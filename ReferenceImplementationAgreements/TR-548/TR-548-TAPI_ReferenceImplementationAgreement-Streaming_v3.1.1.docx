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798A8" w14:textId="77777777" w:rsidR="00722ED2" w:rsidRDefault="00722ED2" w:rsidP="00661FB9">
      <w:pPr>
        <w:jc w:val="both"/>
        <w:rPr>
          <w:rFonts w:cs="Times New Roman"/>
          <w:color w:val="7030A0"/>
          <w:lang w:val="en-GB"/>
        </w:rPr>
      </w:pPr>
    </w:p>
    <w:p w14:paraId="16185E0B" w14:textId="77777777" w:rsidR="004D5AAA" w:rsidRPr="00661FB9" w:rsidRDefault="004D5AAA" w:rsidP="00661FB9">
      <w:pPr>
        <w:jc w:val="both"/>
        <w:rPr>
          <w:rFonts w:cs="Times New Roman"/>
          <w:color w:val="7030A0"/>
          <w:lang w:val="en-GB"/>
        </w:rPr>
      </w:pPr>
    </w:p>
    <w:p w14:paraId="3FDC8CF6" w14:textId="77777777" w:rsidR="00722ED2" w:rsidRPr="00661FB9" w:rsidRDefault="00722ED2" w:rsidP="00661FB9">
      <w:pPr>
        <w:jc w:val="both"/>
        <w:rPr>
          <w:rFonts w:cs="Times New Roman"/>
          <w:color w:val="7030A0"/>
          <w:lang w:val="en-GB"/>
        </w:rPr>
      </w:pPr>
    </w:p>
    <w:p w14:paraId="0B187F5B" w14:textId="7CC64BC0" w:rsidR="00722ED2" w:rsidRDefault="00EC1203" w:rsidP="00EC1203">
      <w:pPr>
        <w:rPr>
          <w:rFonts w:cs="Times New Roman"/>
          <w:color w:val="7030A0"/>
          <w:lang w:val="en-GB"/>
        </w:rPr>
      </w:pPr>
      <w:r w:rsidRPr="007E6AEE">
        <w:rPr>
          <w:noProof/>
          <w:szCs w:val="22"/>
        </w:rPr>
        <w:drawing>
          <wp:inline distT="0" distB="0" distL="0" distR="0" wp14:anchorId="7EA600EA" wp14:editId="417E0C57">
            <wp:extent cx="4486275" cy="1250950"/>
            <wp:effectExtent l="0" t="0" r="0" b="6350"/>
            <wp:docPr id="1556653842" name="Picture 155665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a:ext>
                      </a:extLst>
                    </a:blip>
                    <a:srcRect r="-147893"/>
                    <a:stretch/>
                  </pic:blipFill>
                  <pic:spPr bwMode="auto">
                    <a:xfrm>
                      <a:off x="0" y="0"/>
                      <a:ext cx="4486275" cy="125095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114300" distB="114300" distL="114300" distR="114300" wp14:anchorId="1292DB6B" wp14:editId="26F86280">
            <wp:extent cx="1749425" cy="933450"/>
            <wp:effectExtent l="0" t="0" r="3175" b="0"/>
            <wp:docPr id="578856967" name="image1.png" descr="A blu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578856967" name="image1.png" descr="A blue text on a black background&#10;&#10;Description automatically generated"/>
                    <pic:cNvPicPr preferRelativeResize="0"/>
                  </pic:nvPicPr>
                  <pic:blipFill rotWithShape="1">
                    <a:blip r:embed="rId13" cstate="email">
                      <a:extLst>
                        <a:ext uri="{28A0092B-C50C-407E-A947-70E740481C1C}">
                          <a14:useLocalDpi xmlns:a14="http://schemas.microsoft.com/office/drawing/2010/main"/>
                        </a:ext>
                      </a:extLst>
                    </a:blip>
                    <a:srcRect b="-64074"/>
                    <a:stretch/>
                  </pic:blipFill>
                  <pic:spPr bwMode="auto">
                    <a:xfrm>
                      <a:off x="0" y="0"/>
                      <a:ext cx="1749743" cy="933620"/>
                    </a:xfrm>
                    <a:prstGeom prst="rect">
                      <a:avLst/>
                    </a:prstGeom>
                    <a:ln>
                      <a:noFill/>
                    </a:ln>
                    <a:extLst>
                      <a:ext uri="{53640926-AAD7-44D8-BBD7-CCE9431645EC}">
                        <a14:shadowObscured xmlns:a14="http://schemas.microsoft.com/office/drawing/2010/main"/>
                      </a:ext>
                    </a:extLst>
                  </pic:spPr>
                </pic:pic>
              </a:graphicData>
            </a:graphic>
          </wp:inline>
        </w:drawing>
      </w:r>
    </w:p>
    <w:p w14:paraId="558DFBB6" w14:textId="0BF0DF09" w:rsidR="00EC1203" w:rsidRPr="00661FB9" w:rsidRDefault="00EC1203" w:rsidP="00EC1203">
      <w:pPr>
        <w:jc w:val="center"/>
        <w:rPr>
          <w:rFonts w:cs="Times New Roman"/>
          <w:color w:val="7030A0"/>
          <w:lang w:val="en-GB"/>
        </w:rPr>
      </w:pPr>
      <w:r>
        <w:rPr>
          <w:noProof/>
        </w:rPr>
        <w:drawing>
          <wp:inline distT="0" distB="0" distL="0" distR="0" wp14:anchorId="32A908DA" wp14:editId="19C56FF6">
            <wp:extent cx="1301115" cy="1245870"/>
            <wp:effectExtent l="0" t="0" r="0" b="0"/>
            <wp:docPr id="747804858" name="Grafik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04858" name="Grafik 1" descr="image"/>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01115" cy="1245870"/>
                    </a:xfrm>
                    <a:prstGeom prst="rect">
                      <a:avLst/>
                    </a:prstGeom>
                    <a:noFill/>
                    <a:ln>
                      <a:noFill/>
                    </a:ln>
                  </pic:spPr>
                </pic:pic>
              </a:graphicData>
            </a:graphic>
          </wp:inline>
        </w:drawing>
      </w:r>
    </w:p>
    <w:p w14:paraId="45DA6C32" w14:textId="77777777" w:rsidR="00722ED2" w:rsidRPr="00661FB9" w:rsidRDefault="00722ED2" w:rsidP="00661FB9">
      <w:pPr>
        <w:jc w:val="both"/>
        <w:rPr>
          <w:rFonts w:cs="Times New Roman"/>
        </w:rPr>
      </w:pPr>
    </w:p>
    <w:p w14:paraId="6775A576" w14:textId="77777777" w:rsidR="00722ED2" w:rsidRPr="00661FB9" w:rsidRDefault="00722ED2" w:rsidP="00661FB9">
      <w:pPr>
        <w:jc w:val="both"/>
        <w:rPr>
          <w:rFonts w:cs="Times New Roman"/>
        </w:rPr>
      </w:pPr>
    </w:p>
    <w:p w14:paraId="27597DE7" w14:textId="77777777" w:rsidR="00722ED2" w:rsidRPr="00661FB9" w:rsidRDefault="00722ED2" w:rsidP="00D66E58">
      <w:pPr>
        <w:tabs>
          <w:tab w:val="left" w:pos="7826"/>
        </w:tabs>
        <w:jc w:val="both"/>
        <w:rPr>
          <w:rFonts w:cs="Times New Roman"/>
        </w:rPr>
      </w:pPr>
    </w:p>
    <w:p w14:paraId="2F3FDF2F" w14:textId="77777777" w:rsidR="00722ED2" w:rsidRPr="00661FB9" w:rsidRDefault="00722ED2" w:rsidP="00661FB9">
      <w:pPr>
        <w:jc w:val="both"/>
        <w:rPr>
          <w:rFonts w:cs="Times New Roman"/>
        </w:rPr>
      </w:pPr>
    </w:p>
    <w:p w14:paraId="4061E6DD" w14:textId="77777777" w:rsidR="00722ED2" w:rsidRPr="00661FB9" w:rsidRDefault="00722ED2" w:rsidP="00661FB9">
      <w:pPr>
        <w:jc w:val="both"/>
        <w:rPr>
          <w:rFonts w:cs="Times New Roman"/>
        </w:rPr>
      </w:pPr>
      <w:r w:rsidRPr="00661FB9">
        <w:rPr>
          <w:rFonts w:cs="Times New Roman"/>
          <w:noProof/>
          <w:lang w:eastAsia="en-US"/>
        </w:rPr>
        <mc:AlternateContent>
          <mc:Choice Requires="wps">
            <w:drawing>
              <wp:anchor distT="0" distB="0" distL="114300" distR="114300" simplePos="0" relativeHeight="251658242" behindDoc="0" locked="0" layoutInCell="1" allowOverlap="1" wp14:anchorId="4265DBD1" wp14:editId="58AEB405">
                <wp:simplePos x="0" y="0"/>
                <wp:positionH relativeFrom="column">
                  <wp:posOffset>2337683</wp:posOffset>
                </wp:positionH>
                <wp:positionV relativeFrom="paragraph">
                  <wp:posOffset>2761</wp:posOffset>
                </wp:positionV>
                <wp:extent cx="3657600" cy="2488758"/>
                <wp:effectExtent l="0" t="0" r="0" b="698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248875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A25DC94" w14:textId="2436768C" w:rsidR="00033784" w:rsidRPr="003C7FF8" w:rsidRDefault="00033784" w:rsidP="00F16731">
                            <w:pPr>
                              <w:pStyle w:val="Title"/>
                            </w:pPr>
                            <w:r w:rsidRPr="002D551F">
                              <w:t>TAPI v2.</w:t>
                            </w:r>
                            <w:r w:rsidR="00CA47EF">
                              <w:t>5</w:t>
                            </w:r>
                            <w:r w:rsidR="0039062E">
                              <w:t>.</w:t>
                            </w:r>
                            <w:r w:rsidR="00EC1203">
                              <w:t>2</w:t>
                            </w:r>
                            <w:r w:rsidRPr="002D551F">
                              <w:t xml:space="preserve"> Reference</w:t>
                            </w:r>
                            <w:r>
                              <w:t xml:space="preserve"> Implementation Agreement</w:t>
                            </w:r>
                          </w:p>
                          <w:p w14:paraId="698BD8C7" w14:textId="77777777" w:rsidR="00033784" w:rsidRPr="002D551F" w:rsidRDefault="00033784" w:rsidP="00722ED2">
                            <w:pPr>
                              <w:pStyle w:val="Title"/>
                            </w:pPr>
                          </w:p>
                          <w:p w14:paraId="35084148" w14:textId="77777777" w:rsidR="00033784" w:rsidRPr="002D551F" w:rsidRDefault="00033784" w:rsidP="00722ED2">
                            <w:pPr>
                              <w:pStyle w:val="Title"/>
                            </w:pPr>
                            <w:r w:rsidRPr="002D551F">
                              <w:t>TR-</w:t>
                            </w:r>
                            <w:r>
                              <w:t>548</w:t>
                            </w:r>
                          </w:p>
                          <w:p w14:paraId="18BD2BB8" w14:textId="77777777" w:rsidR="00033784" w:rsidRPr="002D551F" w:rsidRDefault="00033784" w:rsidP="00722ED2">
                            <w:pPr>
                              <w:pStyle w:val="Title"/>
                            </w:pPr>
                          </w:p>
                          <w:p w14:paraId="2C42ED0A" w14:textId="77777777" w:rsidR="00033784" w:rsidRPr="002D551F" w:rsidRDefault="00EA14FC" w:rsidP="00722ED2">
                            <w:pPr>
                              <w:pStyle w:val="Title"/>
                            </w:pPr>
                            <w:r>
                              <w:t xml:space="preserve">TAPI </w:t>
                            </w:r>
                            <w:r w:rsidR="00033784">
                              <w:t>Streaming</w:t>
                            </w:r>
                          </w:p>
                          <w:p w14:paraId="1E8C5F25" w14:textId="4428002F" w:rsidR="00033784" w:rsidRPr="00855B8F" w:rsidRDefault="00085F5E" w:rsidP="00855B8F">
                            <w:pPr>
                              <w:spacing w:after="0"/>
                              <w:rPr>
                                <w:rFonts w:asciiTheme="majorHAnsi" w:hAnsiTheme="majorHAnsi" w:cstheme="majorHAnsi"/>
                              </w:rPr>
                            </w:pPr>
                            <w:r>
                              <w:rPr>
                                <w:rFonts w:asciiTheme="majorHAnsi" w:hAnsiTheme="majorHAnsi" w:cstheme="majorHAnsi"/>
                              </w:rPr>
                              <w:t xml:space="preserve">Draft </w:t>
                            </w:r>
                            <w:r w:rsidR="00033784" w:rsidRPr="002D551F">
                              <w:rPr>
                                <w:rFonts w:asciiTheme="majorHAnsi" w:hAnsiTheme="majorHAnsi" w:cstheme="majorHAnsi"/>
                              </w:rPr>
                              <w:t xml:space="preserve">Version </w:t>
                            </w:r>
                            <w:r w:rsidR="00B53333">
                              <w:rPr>
                                <w:rFonts w:asciiTheme="majorHAnsi" w:hAnsiTheme="majorHAnsi" w:cstheme="majorHAnsi"/>
                              </w:rPr>
                              <w:t>3</w:t>
                            </w:r>
                            <w:r w:rsidR="003D1818">
                              <w:rPr>
                                <w:rFonts w:asciiTheme="majorHAnsi" w:hAnsiTheme="majorHAnsi" w:cstheme="majorHAnsi"/>
                              </w:rPr>
                              <w:t>.</w:t>
                            </w:r>
                            <w:r w:rsidR="00012C3F">
                              <w:rPr>
                                <w:rFonts w:asciiTheme="majorHAnsi" w:hAnsiTheme="majorHAnsi" w:cstheme="majorHAnsi"/>
                              </w:rPr>
                              <w:t>1</w:t>
                            </w:r>
                            <w:r w:rsidR="008E0C88">
                              <w:rPr>
                                <w:rFonts w:asciiTheme="majorHAnsi" w:hAnsiTheme="majorHAnsi" w:cstheme="majorHAnsi"/>
                              </w:rPr>
                              <w:t>.1</w:t>
                            </w:r>
                            <w:r w:rsidR="00855B8F">
                              <w:rPr>
                                <w:rFonts w:asciiTheme="majorHAnsi" w:hAnsiTheme="majorHAnsi" w:cstheme="majorHAnsi"/>
                              </w:rPr>
                              <w:t xml:space="preserve"> (</w:t>
                            </w:r>
                            <w:r w:rsidR="008E0C88">
                              <w:rPr>
                                <w:rFonts w:asciiTheme="majorHAnsi" w:hAnsiTheme="majorHAnsi" w:cstheme="majorHAnsi"/>
                              </w:rPr>
                              <w:t xml:space="preserve">December </w:t>
                            </w:r>
                            <w:r w:rsidR="00855B8F">
                              <w:rPr>
                                <w:rFonts w:asciiTheme="majorHAnsi" w:hAnsiTheme="majorHAnsi" w:cstheme="majorHAnsi"/>
                              </w:rPr>
                              <w:t>202</w:t>
                            </w:r>
                            <w:r w:rsidR="008E0C88">
                              <w:rPr>
                                <w:rFonts w:asciiTheme="majorHAnsi" w:hAnsiTheme="majorHAnsi" w:cstheme="majorHAnsi"/>
                              </w:rPr>
                              <w:t>5</w:t>
                            </w:r>
                            <w:r w:rsidR="00855B8F">
                              <w:rPr>
                                <w:rFonts w:asciiTheme="majorHAnsi" w:hAnsiTheme="majorHAnsi" w:cstheme="majorHAns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65DBD1" id="_x0000_t202" coordsize="21600,21600" o:spt="202" path="m,l,21600r21600,l21600,xe">
                <v:stroke joinstyle="miter"/>
                <v:path gradientshapeok="t" o:connecttype="rect"/>
              </v:shapetype>
              <v:shape id="Text Box 3" o:spid="_x0000_s1026" type="#_x0000_t202" style="position:absolute;left:0;text-align:left;margin-left:184.05pt;margin-top:.2pt;width:4in;height:195.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" filled="f" stroked="f">
                <v:textbox>
                  <w:txbxContent>
                    <w:p w14:paraId="0A25DC94" w14:textId="2436768C" w:rsidR="00033784" w:rsidRPr="003C7FF8" w:rsidRDefault="00033784" w:rsidP="00F16731">
                      <w:pPr>
                        <w:pStyle w:val="Title"/>
                      </w:pPr>
                      <w:r w:rsidRPr="002D551F">
                        <w:t>TAPI v2.</w:t>
                      </w:r>
                      <w:r w:rsidR="00CA47EF">
                        <w:t>5</w:t>
                      </w:r>
                      <w:r w:rsidR="0039062E">
                        <w:t>.</w:t>
                      </w:r>
                      <w:r w:rsidR="00EC1203">
                        <w:t>2</w:t>
                      </w:r>
                      <w:r w:rsidRPr="002D551F">
                        <w:t xml:space="preserve"> Reference</w:t>
                      </w:r>
                      <w:r>
                        <w:t xml:space="preserve"> Implementation Agreement</w:t>
                      </w:r>
                    </w:p>
                    <w:p w14:paraId="698BD8C7" w14:textId="77777777" w:rsidR="00033784" w:rsidRPr="002D551F" w:rsidRDefault="00033784" w:rsidP="00722ED2">
                      <w:pPr>
                        <w:pStyle w:val="Title"/>
                      </w:pPr>
                    </w:p>
                    <w:p w14:paraId="35084148" w14:textId="77777777" w:rsidR="00033784" w:rsidRPr="002D551F" w:rsidRDefault="00033784" w:rsidP="00722ED2">
                      <w:pPr>
                        <w:pStyle w:val="Title"/>
                      </w:pPr>
                      <w:r w:rsidRPr="002D551F">
                        <w:t>TR-</w:t>
                      </w:r>
                      <w:r>
                        <w:t>548</w:t>
                      </w:r>
                    </w:p>
                    <w:p w14:paraId="18BD2BB8" w14:textId="77777777" w:rsidR="00033784" w:rsidRPr="002D551F" w:rsidRDefault="00033784" w:rsidP="00722ED2">
                      <w:pPr>
                        <w:pStyle w:val="Title"/>
                      </w:pPr>
                    </w:p>
                    <w:p w14:paraId="2C42ED0A" w14:textId="77777777" w:rsidR="00033784" w:rsidRPr="002D551F" w:rsidRDefault="00EA14FC" w:rsidP="00722ED2">
                      <w:pPr>
                        <w:pStyle w:val="Title"/>
                      </w:pPr>
                      <w:r>
                        <w:t xml:space="preserve">TAPI </w:t>
                      </w:r>
                      <w:r w:rsidR="00033784">
                        <w:t>Streaming</w:t>
                      </w:r>
                    </w:p>
                    <w:p w14:paraId="1E8C5F25" w14:textId="4428002F" w:rsidR="00033784" w:rsidRPr="00855B8F" w:rsidRDefault="00085F5E" w:rsidP="00855B8F">
                      <w:pPr>
                        <w:spacing w:after="0"/>
                        <w:rPr>
                          <w:rFonts w:asciiTheme="majorHAnsi" w:hAnsiTheme="majorHAnsi" w:cstheme="majorHAnsi"/>
                        </w:rPr>
                      </w:pPr>
                      <w:r>
                        <w:rPr>
                          <w:rFonts w:asciiTheme="majorHAnsi" w:hAnsiTheme="majorHAnsi" w:cstheme="majorHAnsi"/>
                        </w:rPr>
                        <w:t xml:space="preserve">Draft </w:t>
                      </w:r>
                      <w:r w:rsidR="00033784" w:rsidRPr="002D551F">
                        <w:rPr>
                          <w:rFonts w:asciiTheme="majorHAnsi" w:hAnsiTheme="majorHAnsi" w:cstheme="majorHAnsi"/>
                        </w:rPr>
                        <w:t xml:space="preserve">Version </w:t>
                      </w:r>
                      <w:r w:rsidR="00B53333">
                        <w:rPr>
                          <w:rFonts w:asciiTheme="majorHAnsi" w:hAnsiTheme="majorHAnsi" w:cstheme="majorHAnsi"/>
                        </w:rPr>
                        <w:t>3</w:t>
                      </w:r>
                      <w:r w:rsidR="003D1818">
                        <w:rPr>
                          <w:rFonts w:asciiTheme="majorHAnsi" w:hAnsiTheme="majorHAnsi" w:cstheme="majorHAnsi"/>
                        </w:rPr>
                        <w:t>.</w:t>
                      </w:r>
                      <w:r w:rsidR="00012C3F">
                        <w:rPr>
                          <w:rFonts w:asciiTheme="majorHAnsi" w:hAnsiTheme="majorHAnsi" w:cstheme="majorHAnsi"/>
                        </w:rPr>
                        <w:t>1</w:t>
                      </w:r>
                      <w:r w:rsidR="008E0C88">
                        <w:rPr>
                          <w:rFonts w:asciiTheme="majorHAnsi" w:hAnsiTheme="majorHAnsi" w:cstheme="majorHAnsi"/>
                        </w:rPr>
                        <w:t>.1</w:t>
                      </w:r>
                      <w:r w:rsidR="00855B8F">
                        <w:rPr>
                          <w:rFonts w:asciiTheme="majorHAnsi" w:hAnsiTheme="majorHAnsi" w:cstheme="majorHAnsi"/>
                        </w:rPr>
                        <w:t xml:space="preserve"> (</w:t>
                      </w:r>
                      <w:r w:rsidR="008E0C88">
                        <w:rPr>
                          <w:rFonts w:asciiTheme="majorHAnsi" w:hAnsiTheme="majorHAnsi" w:cstheme="majorHAnsi"/>
                        </w:rPr>
                        <w:t xml:space="preserve">December </w:t>
                      </w:r>
                      <w:r w:rsidR="00855B8F">
                        <w:rPr>
                          <w:rFonts w:asciiTheme="majorHAnsi" w:hAnsiTheme="majorHAnsi" w:cstheme="majorHAnsi"/>
                        </w:rPr>
                        <w:t>202</w:t>
                      </w:r>
                      <w:r w:rsidR="008E0C88">
                        <w:rPr>
                          <w:rFonts w:asciiTheme="majorHAnsi" w:hAnsiTheme="majorHAnsi" w:cstheme="majorHAnsi"/>
                        </w:rPr>
                        <w:t>5</w:t>
                      </w:r>
                      <w:r w:rsidR="00855B8F">
                        <w:rPr>
                          <w:rFonts w:asciiTheme="majorHAnsi" w:hAnsiTheme="majorHAnsi" w:cstheme="majorHAnsi"/>
                        </w:rPr>
                        <w:t>)</w:t>
                      </w:r>
                    </w:p>
                  </w:txbxContent>
                </v:textbox>
              </v:shape>
            </w:pict>
          </mc:Fallback>
        </mc:AlternateContent>
      </w:r>
    </w:p>
    <w:p w14:paraId="06E28F7E" w14:textId="77777777" w:rsidR="00722ED2" w:rsidRPr="00661FB9" w:rsidRDefault="00722ED2" w:rsidP="00661FB9">
      <w:pPr>
        <w:jc w:val="both"/>
        <w:rPr>
          <w:rFonts w:cs="Times New Roman"/>
        </w:rPr>
      </w:pPr>
    </w:p>
    <w:p w14:paraId="3CA79B22" w14:textId="77777777" w:rsidR="00722ED2" w:rsidRPr="00661FB9" w:rsidRDefault="00722ED2" w:rsidP="00661FB9">
      <w:pPr>
        <w:jc w:val="both"/>
        <w:rPr>
          <w:rFonts w:cs="Times New Roman"/>
        </w:rPr>
      </w:pPr>
    </w:p>
    <w:p w14:paraId="04F73056" w14:textId="77777777" w:rsidR="00722ED2" w:rsidRPr="00661FB9" w:rsidRDefault="00722ED2" w:rsidP="00661FB9">
      <w:pPr>
        <w:jc w:val="both"/>
        <w:rPr>
          <w:rFonts w:cs="Times New Roman"/>
        </w:rPr>
      </w:pPr>
    </w:p>
    <w:p w14:paraId="1A060393" w14:textId="77777777" w:rsidR="00722ED2" w:rsidRPr="00661FB9" w:rsidRDefault="00722ED2" w:rsidP="00661FB9">
      <w:pPr>
        <w:jc w:val="both"/>
        <w:rPr>
          <w:rFonts w:cs="Times New Roman"/>
        </w:rPr>
      </w:pPr>
    </w:p>
    <w:p w14:paraId="73C3D7F2" w14:textId="77777777" w:rsidR="00722ED2" w:rsidRPr="00661FB9" w:rsidRDefault="00722ED2" w:rsidP="00661FB9">
      <w:pPr>
        <w:jc w:val="both"/>
        <w:rPr>
          <w:rFonts w:cs="Times New Roman"/>
        </w:rPr>
      </w:pPr>
    </w:p>
    <w:p w14:paraId="3B404BEF" w14:textId="77777777" w:rsidR="00722ED2" w:rsidRPr="00661FB9" w:rsidRDefault="00722ED2" w:rsidP="00661FB9">
      <w:pPr>
        <w:jc w:val="both"/>
        <w:rPr>
          <w:rFonts w:cs="Times New Roman"/>
        </w:rPr>
      </w:pPr>
    </w:p>
    <w:p w14:paraId="2CADF4C1" w14:textId="77777777" w:rsidR="00EA14FC" w:rsidRDefault="00EA14FC" w:rsidP="00C52521">
      <w:pPr>
        <w:spacing w:after="40"/>
        <w:rPr>
          <w:rFonts w:cs="Times New Roman"/>
        </w:rPr>
      </w:pPr>
    </w:p>
    <w:p w14:paraId="28935D4B" w14:textId="77777777" w:rsidR="00EA14FC" w:rsidRDefault="00EA14FC" w:rsidP="00C52521">
      <w:pPr>
        <w:spacing w:after="40"/>
        <w:rPr>
          <w:rFonts w:cs="Times New Roman"/>
        </w:rPr>
      </w:pPr>
    </w:p>
    <w:p w14:paraId="386EBD2B" w14:textId="77777777" w:rsidR="00EA14FC" w:rsidRDefault="00EA14FC" w:rsidP="00C52521">
      <w:pPr>
        <w:spacing w:after="40"/>
        <w:rPr>
          <w:rFonts w:cs="Times New Roman"/>
        </w:rPr>
      </w:pPr>
    </w:p>
    <w:p w14:paraId="0B5BF9EF" w14:textId="77777777" w:rsidR="00EA14FC" w:rsidRDefault="00EA14FC" w:rsidP="00C52521">
      <w:pPr>
        <w:spacing w:after="40"/>
        <w:rPr>
          <w:rFonts w:cs="Times New Roman"/>
        </w:rPr>
      </w:pPr>
    </w:p>
    <w:p w14:paraId="628FFB19" w14:textId="77777777" w:rsidR="00EA14FC" w:rsidRDefault="00EA14FC" w:rsidP="00C52521">
      <w:pPr>
        <w:spacing w:after="40"/>
        <w:rPr>
          <w:rFonts w:cs="Times New Roman"/>
        </w:rPr>
      </w:pPr>
    </w:p>
    <w:p w14:paraId="188ED359" w14:textId="77777777" w:rsidR="00EC1203" w:rsidRPr="00351612" w:rsidRDefault="00722ED2" w:rsidP="00EC1203">
      <w:pPr>
        <w:spacing w:after="40"/>
        <w:rPr>
          <w:rFonts w:cs="Times New Roman"/>
          <w:sz w:val="22"/>
          <w:szCs w:val="22"/>
        </w:rPr>
      </w:pPr>
      <w:r w:rsidRPr="00661FB9">
        <w:rPr>
          <w:rFonts w:cs="Times New Roman"/>
        </w:rPr>
        <w:br w:type="page"/>
      </w:r>
      <w:r w:rsidR="00EC1203" w:rsidRPr="00351612">
        <w:rPr>
          <w:rFonts w:cs="Times New Roman"/>
          <w:sz w:val="22"/>
          <w:szCs w:val="22"/>
        </w:rPr>
        <w:lastRenderedPageBreak/>
        <w:t>Document Type: Technical Recommendation</w:t>
      </w:r>
      <w:r w:rsidR="00EC1203" w:rsidRPr="00351612">
        <w:rPr>
          <w:rFonts w:cs="Times New Roman"/>
          <w:sz w:val="22"/>
          <w:szCs w:val="22"/>
        </w:rPr>
        <w:br/>
      </w:r>
    </w:p>
    <w:p w14:paraId="3A4EC7F6" w14:textId="77777777" w:rsidR="00EC1203" w:rsidRPr="00351612" w:rsidRDefault="00EC1203" w:rsidP="00EC1203">
      <w:pPr>
        <w:outlineLvl w:val="0"/>
        <w:rPr>
          <w:rFonts w:cs="Times New Roman"/>
          <w:b/>
          <w:sz w:val="22"/>
          <w:szCs w:val="22"/>
        </w:rPr>
      </w:pPr>
      <w:bookmarkStart w:id="0" w:name="_Toc193311905"/>
      <w:bookmarkStart w:id="1" w:name="_Toc223392174"/>
      <w:r w:rsidRPr="00351612">
        <w:rPr>
          <w:rFonts w:cs="Times New Roman"/>
          <w:b/>
          <w:sz w:val="22"/>
          <w:szCs w:val="22"/>
        </w:rPr>
        <w:t>Disclaimer</w:t>
      </w:r>
      <w:bookmarkEnd w:id="0"/>
      <w:bookmarkEnd w:id="1"/>
    </w:p>
    <w:p w14:paraId="7B59FEE8" w14:textId="77777777" w:rsidR="00EC1203" w:rsidRPr="00351612" w:rsidRDefault="00EC1203" w:rsidP="00EC1203">
      <w:pPr>
        <w:rPr>
          <w:rFonts w:cs="Times New Roman"/>
          <w:spacing w:val="20"/>
          <w:sz w:val="22"/>
          <w:szCs w:val="22"/>
        </w:rPr>
      </w:pPr>
      <w:r w:rsidRPr="00351612">
        <w:rPr>
          <w:rFonts w:cs="Times New Roman"/>
          <w:spacing w:val="20"/>
          <w:sz w:val="22"/>
          <w:szCs w:val="22"/>
        </w:rPr>
        <w:t>THIS SPECIFICATION IS PROVIDED "AS IS" WITH NO WARRANTIES WHATSOEVER, INCLUDING ANY WARRANTY OF MERCHANTABILITY, NONINFRINGEMENT, FITNESS FOR ANY PARTICULAR PURPOSE, OR ANY WARRANTY OTHERWISE ARISING OUT OF ANY PROPOSAL, SPECIFICATION OR SAMPLE.</w:t>
      </w:r>
    </w:p>
    <w:p w14:paraId="4695029E" w14:textId="77777777" w:rsidR="00EC1203" w:rsidRDefault="00EC1203" w:rsidP="00EC1203">
      <w:pPr>
        <w:spacing w:after="0"/>
        <w:rPr>
          <w:rFonts w:cs="Times New Roman"/>
          <w:sz w:val="22"/>
          <w:szCs w:val="22"/>
        </w:rPr>
      </w:pPr>
      <w:r w:rsidRPr="00351612">
        <w:rPr>
          <w:rFonts w:cs="Times New Roman"/>
          <w:sz w:val="22"/>
          <w:szCs w:val="22"/>
        </w:rPr>
        <w:t>Any marks and brands contained herein are the property of their respective owners.</w:t>
      </w:r>
    </w:p>
    <w:p w14:paraId="5D923672" w14:textId="77777777" w:rsidR="00EC1203" w:rsidRDefault="00EC1203" w:rsidP="00EC1203">
      <w:pPr>
        <w:spacing w:after="0"/>
        <w:rPr>
          <w:rFonts w:cs="Times New Roman"/>
          <w:szCs w:val="22"/>
        </w:rPr>
      </w:pPr>
    </w:p>
    <w:p w14:paraId="4D3FA574" w14:textId="77777777" w:rsidR="00EC1203" w:rsidRPr="00EA6CDE" w:rsidRDefault="00EC1203" w:rsidP="00EC1203">
      <w:pPr>
        <w:spacing w:after="0"/>
        <w:rPr>
          <w:rFonts w:cs="Times New Roman"/>
          <w:sz w:val="22"/>
          <w:szCs w:val="20"/>
        </w:rPr>
      </w:pPr>
      <w:r w:rsidRPr="00EA6CDE">
        <w:rPr>
          <w:rFonts w:cs="Times New Roman"/>
          <w:sz w:val="22"/>
          <w:szCs w:val="20"/>
        </w:rPr>
        <w:t>Linux Foundation</w:t>
      </w:r>
    </w:p>
    <w:p w14:paraId="1DBB3E84" w14:textId="77777777" w:rsidR="00EC1203" w:rsidRPr="00EA6CDE" w:rsidRDefault="00EC1203" w:rsidP="00EC1203">
      <w:pPr>
        <w:spacing w:after="0"/>
        <w:rPr>
          <w:rFonts w:cs="Times New Roman"/>
          <w:sz w:val="22"/>
          <w:szCs w:val="20"/>
        </w:rPr>
      </w:pPr>
      <w:r w:rsidRPr="00EA6CDE">
        <w:rPr>
          <w:rFonts w:cs="Times New Roman"/>
          <w:sz w:val="22"/>
          <w:szCs w:val="20"/>
        </w:rPr>
        <w:t>548 Market St, PMB 57274, San Francisco, California, 94104-5401 US</w:t>
      </w:r>
    </w:p>
    <w:p w14:paraId="335A0C98" w14:textId="77777777" w:rsidR="00EC1203" w:rsidRPr="00EA6CDE" w:rsidRDefault="00EC1203" w:rsidP="00EC1203">
      <w:pPr>
        <w:spacing w:after="0"/>
        <w:rPr>
          <w:rFonts w:cs="Times New Roman"/>
          <w:sz w:val="22"/>
          <w:szCs w:val="20"/>
        </w:rPr>
      </w:pPr>
      <w:hyperlink r:id="rId15" w:history="1">
        <w:r w:rsidRPr="00EA6CDE">
          <w:rPr>
            <w:rStyle w:val="Hyperlink"/>
            <w:rFonts w:cs="Times New Roman"/>
            <w:sz w:val="22"/>
            <w:szCs w:val="20"/>
          </w:rPr>
          <w:t>www.linuxfoundation.org</w:t>
        </w:r>
      </w:hyperlink>
    </w:p>
    <w:p w14:paraId="20A1F75E" w14:textId="77777777" w:rsidR="00EC1203" w:rsidRPr="00EA6CDE" w:rsidRDefault="00EC1203" w:rsidP="00EC1203">
      <w:pPr>
        <w:spacing w:after="0"/>
        <w:rPr>
          <w:rFonts w:cs="Times New Roman"/>
          <w:sz w:val="22"/>
          <w:szCs w:val="20"/>
        </w:rPr>
      </w:pPr>
    </w:p>
    <w:p w14:paraId="009B83F4" w14:textId="77777777" w:rsidR="00EC1203" w:rsidRPr="00EA6CDE" w:rsidRDefault="00EC1203" w:rsidP="00EC1203">
      <w:pPr>
        <w:spacing w:after="0"/>
        <w:rPr>
          <w:rFonts w:cs="Times New Roman"/>
          <w:sz w:val="22"/>
          <w:szCs w:val="20"/>
        </w:rPr>
      </w:pPr>
      <w:r w:rsidRPr="00EA6CDE">
        <w:rPr>
          <w:rFonts w:cs="Times New Roman"/>
          <w:sz w:val="22"/>
          <w:szCs w:val="20"/>
        </w:rPr>
        <w:t>Copyright © 2025 The Linux Foundation®. All rights reserved.</w:t>
      </w:r>
    </w:p>
    <w:p w14:paraId="6921E0F5" w14:textId="77777777" w:rsidR="00EC1203" w:rsidRPr="00EA6CDE" w:rsidRDefault="00EC1203" w:rsidP="00EC1203">
      <w:pPr>
        <w:spacing w:after="0"/>
        <w:rPr>
          <w:rFonts w:cs="Times New Roman"/>
          <w:sz w:val="22"/>
          <w:szCs w:val="20"/>
        </w:rPr>
      </w:pPr>
    </w:p>
    <w:p w14:paraId="53C0157C" w14:textId="77777777" w:rsidR="00EC1203" w:rsidRPr="00EA6CDE" w:rsidRDefault="00EC1203" w:rsidP="00EC1203">
      <w:pPr>
        <w:spacing w:after="0"/>
        <w:rPr>
          <w:rFonts w:cs="Times New Roman"/>
          <w:sz w:val="22"/>
          <w:szCs w:val="20"/>
        </w:rPr>
      </w:pPr>
      <w:r w:rsidRPr="00EA6CDE">
        <w:rPr>
          <w:rFonts w:cs="Times New Roman"/>
          <w:sz w:val="22"/>
          <w:szCs w:val="20"/>
        </w:rPr>
        <w:t>The Linux Foundation has registered trademarks and uses trademarks. For more information, including terms of use, privacy policy, and trademark usage, please see our </w:t>
      </w:r>
      <w:hyperlink r:id="rId16" w:history="1">
        <w:r w:rsidRPr="00EA6CDE">
          <w:rPr>
            <w:rStyle w:val="Hyperlink"/>
            <w:rFonts w:cs="Times New Roman"/>
            <w:sz w:val="22"/>
            <w:szCs w:val="20"/>
          </w:rPr>
          <w:t>Policies</w:t>
        </w:r>
      </w:hyperlink>
      <w:r w:rsidRPr="00EA6CDE">
        <w:rPr>
          <w:rFonts w:cs="Times New Roman"/>
          <w:sz w:val="22"/>
          <w:szCs w:val="20"/>
        </w:rPr>
        <w:t> page. </w:t>
      </w:r>
      <w:hyperlink r:id="rId17" w:history="1">
        <w:r w:rsidRPr="00EA6CDE">
          <w:rPr>
            <w:rStyle w:val="Hyperlink"/>
            <w:rFonts w:cs="Times New Roman"/>
            <w:sz w:val="22"/>
            <w:szCs w:val="20"/>
          </w:rPr>
          <w:t>Privacy Policy</w:t>
        </w:r>
      </w:hyperlink>
      <w:r w:rsidRPr="00EA6CDE">
        <w:rPr>
          <w:rFonts w:cs="Times New Roman"/>
          <w:sz w:val="22"/>
          <w:szCs w:val="20"/>
        </w:rPr>
        <w:t> | </w:t>
      </w:r>
      <w:hyperlink r:id="rId18" w:history="1">
        <w:r w:rsidRPr="00EA6CDE">
          <w:rPr>
            <w:rStyle w:val="Hyperlink"/>
            <w:rFonts w:cs="Times New Roman"/>
            <w:sz w:val="22"/>
            <w:szCs w:val="20"/>
          </w:rPr>
          <w:t>Trademark Usage</w:t>
        </w:r>
      </w:hyperlink>
      <w:r>
        <w:rPr>
          <w:rFonts w:cs="Times New Roman"/>
          <w:sz w:val="22"/>
          <w:szCs w:val="20"/>
        </w:rPr>
        <w:t>.</w:t>
      </w:r>
    </w:p>
    <w:p w14:paraId="0B050C5E" w14:textId="77777777" w:rsidR="00EC1203" w:rsidRPr="00351612" w:rsidRDefault="00EC1203" w:rsidP="00EC1203">
      <w:pPr>
        <w:spacing w:after="0"/>
        <w:rPr>
          <w:rFonts w:cs="Times New Roman"/>
          <w:sz w:val="22"/>
          <w:szCs w:val="16"/>
        </w:rPr>
      </w:pPr>
    </w:p>
    <w:p w14:paraId="5BB82F37" w14:textId="77777777" w:rsidR="00EC1203" w:rsidRPr="00351612" w:rsidRDefault="00EC1203" w:rsidP="00EC1203">
      <w:pPr>
        <w:spacing w:after="0"/>
        <w:rPr>
          <w:rFonts w:cs="Times New Roman"/>
          <w:sz w:val="22"/>
          <w:szCs w:val="22"/>
        </w:rPr>
      </w:pPr>
      <w:r w:rsidRPr="00351612">
        <w:rPr>
          <w:rFonts w:cs="Times New Roman"/>
          <w:sz w:val="22"/>
          <w:szCs w:val="22"/>
        </w:rPr>
        <w:t>The Linux Foundation is a non-profit organization that supports the development of Linux and other open source projects. The Linux Foundation provides a neutral, trusted hub for developers to code, manage, and scale open technology projects.</w:t>
      </w:r>
    </w:p>
    <w:p w14:paraId="7C1AF2AE" w14:textId="4C6B53D8" w:rsidR="00722ED2" w:rsidRPr="00661FB9" w:rsidRDefault="00722ED2" w:rsidP="0077114B">
      <w:pPr>
        <w:spacing w:after="40"/>
        <w:rPr>
          <w:rFonts w:cs="Times New Roman"/>
        </w:rPr>
      </w:pPr>
      <w:r w:rsidRPr="00661FB9">
        <w:rPr>
          <w:rFonts w:cs="Times New Roman"/>
        </w:rPr>
        <w:t xml:space="preserve">  </w:t>
      </w:r>
    </w:p>
    <w:p w14:paraId="30DCFA91" w14:textId="77777777" w:rsidR="00722ED2" w:rsidRPr="00661FB9" w:rsidRDefault="00722ED2" w:rsidP="00FA6EF7">
      <w:pPr>
        <w:spacing w:after="0"/>
        <w:rPr>
          <w:rFonts w:cs="Times New Roman"/>
        </w:rPr>
      </w:pPr>
    </w:p>
    <w:p w14:paraId="2885622C" w14:textId="77777777" w:rsidR="00722ED2" w:rsidRPr="00661FB9" w:rsidRDefault="00722ED2" w:rsidP="00661FB9">
      <w:pPr>
        <w:spacing w:after="0"/>
        <w:jc w:val="both"/>
        <w:rPr>
          <w:rFonts w:cs="Times New Roman"/>
        </w:rPr>
      </w:pPr>
    </w:p>
    <w:p w14:paraId="2013EF21" w14:textId="77777777" w:rsidR="00722ED2" w:rsidRPr="00661FB9" w:rsidRDefault="00722ED2" w:rsidP="00661FB9">
      <w:pPr>
        <w:spacing w:after="0"/>
        <w:jc w:val="both"/>
        <w:rPr>
          <w:rFonts w:cs="Times New Roman"/>
        </w:rPr>
      </w:pPr>
      <w:r w:rsidRPr="00661FB9">
        <w:rPr>
          <w:rFonts w:cs="Times New Roman"/>
        </w:rPr>
        <w:br w:type="page"/>
      </w:r>
    </w:p>
    <w:p w14:paraId="37C980DB" w14:textId="77777777" w:rsidR="00722ED2" w:rsidRPr="00661FB9" w:rsidRDefault="00722ED2" w:rsidP="00661FB9">
      <w:pPr>
        <w:pStyle w:val="TOCHeading"/>
        <w:keepNext/>
        <w:jc w:val="both"/>
        <w:rPr>
          <w:rFonts w:ascii="Times New Roman" w:hAnsi="Times New Roman" w:cs="Times New Roman"/>
        </w:rPr>
      </w:pPr>
      <w:r w:rsidRPr="00661FB9">
        <w:rPr>
          <w:rFonts w:ascii="Times New Roman" w:hAnsi="Times New Roman" w:cs="Times New Roman"/>
        </w:rPr>
        <w:lastRenderedPageBreak/>
        <w:t>Table of Contents</w:t>
      </w:r>
    </w:p>
    <w:p w14:paraId="7007AF23" w14:textId="0698B100" w:rsidR="0076067B" w:rsidRDefault="00722ED2">
      <w:pPr>
        <w:pStyle w:val="TOC1"/>
        <w:rPr>
          <w:rFonts w:cstheme="minorBidi"/>
          <w:b w:val="0"/>
          <w:noProof/>
          <w:color w:val="auto"/>
          <w:kern w:val="2"/>
          <w:sz w:val="24"/>
          <w:lang w:val="en-GB" w:eastAsia="en-GB"/>
          <w14:ligatures w14:val="standardContextual"/>
        </w:rPr>
      </w:pPr>
      <w:r w:rsidRPr="00661FB9">
        <w:rPr>
          <w:rFonts w:ascii="Times New Roman" w:hAnsi="Times New Roman" w:cs="Times New Roman"/>
          <w:bCs/>
        </w:rPr>
        <w:fldChar w:fldCharType="begin"/>
      </w:r>
      <w:r w:rsidRPr="00661FB9">
        <w:rPr>
          <w:rFonts w:ascii="Times New Roman" w:hAnsi="Times New Roman" w:cs="Times New Roman"/>
          <w:bCs/>
        </w:rPr>
        <w:instrText xml:space="preserve"> TOC \o "1-4" \h \z \u </w:instrText>
      </w:r>
      <w:r w:rsidRPr="00661FB9">
        <w:rPr>
          <w:rFonts w:ascii="Times New Roman" w:hAnsi="Times New Roman" w:cs="Times New Roman"/>
          <w:bCs/>
        </w:rPr>
        <w:fldChar w:fldCharType="separate"/>
      </w:r>
      <w:hyperlink w:anchor="_Toc223392174" w:history="1">
        <w:r w:rsidR="0076067B" w:rsidRPr="00501418">
          <w:rPr>
            <w:rStyle w:val="Hyperlink"/>
            <w:rFonts w:cs="Times New Roman"/>
            <w:noProof/>
          </w:rPr>
          <w:t>Disclaimer</w:t>
        </w:r>
        <w:r w:rsidR="0076067B">
          <w:rPr>
            <w:noProof/>
            <w:webHidden/>
          </w:rPr>
          <w:tab/>
        </w:r>
        <w:r w:rsidR="0076067B">
          <w:rPr>
            <w:noProof/>
            <w:webHidden/>
          </w:rPr>
          <w:fldChar w:fldCharType="begin"/>
        </w:r>
        <w:r w:rsidR="0076067B">
          <w:rPr>
            <w:noProof/>
            <w:webHidden/>
          </w:rPr>
          <w:instrText xml:space="preserve"> PAGEREF _Toc223392174 \h </w:instrText>
        </w:r>
        <w:r w:rsidR="0076067B">
          <w:rPr>
            <w:noProof/>
            <w:webHidden/>
          </w:rPr>
        </w:r>
        <w:r w:rsidR="0076067B">
          <w:rPr>
            <w:noProof/>
            <w:webHidden/>
          </w:rPr>
          <w:fldChar w:fldCharType="separate"/>
        </w:r>
        <w:r w:rsidR="00916DFC">
          <w:rPr>
            <w:noProof/>
            <w:webHidden/>
          </w:rPr>
          <w:t>2</w:t>
        </w:r>
        <w:r w:rsidR="0076067B">
          <w:rPr>
            <w:noProof/>
            <w:webHidden/>
          </w:rPr>
          <w:fldChar w:fldCharType="end"/>
        </w:r>
      </w:hyperlink>
    </w:p>
    <w:p w14:paraId="71D6B764" w14:textId="32B76BA8" w:rsidR="0076067B" w:rsidRDefault="0076067B">
      <w:pPr>
        <w:pStyle w:val="TOC1"/>
        <w:rPr>
          <w:rFonts w:cstheme="minorBidi"/>
          <w:b w:val="0"/>
          <w:noProof/>
          <w:color w:val="auto"/>
          <w:kern w:val="2"/>
          <w:sz w:val="24"/>
          <w:lang w:val="en-GB" w:eastAsia="en-GB"/>
          <w14:ligatures w14:val="standardContextual"/>
        </w:rPr>
      </w:pPr>
      <w:hyperlink w:anchor="_Toc223392175" w:history="1">
        <w:r w:rsidRPr="00501418">
          <w:rPr>
            <w:rStyle w:val="Hyperlink"/>
            <w:noProof/>
          </w:rPr>
          <w:t>List of Tables</w:t>
        </w:r>
        <w:r>
          <w:rPr>
            <w:noProof/>
            <w:webHidden/>
          </w:rPr>
          <w:tab/>
        </w:r>
        <w:r>
          <w:rPr>
            <w:noProof/>
            <w:webHidden/>
          </w:rPr>
          <w:fldChar w:fldCharType="begin"/>
        </w:r>
        <w:r>
          <w:rPr>
            <w:noProof/>
            <w:webHidden/>
          </w:rPr>
          <w:instrText xml:space="preserve"> PAGEREF _Toc223392175 \h </w:instrText>
        </w:r>
        <w:r>
          <w:rPr>
            <w:noProof/>
            <w:webHidden/>
          </w:rPr>
        </w:r>
        <w:r>
          <w:rPr>
            <w:noProof/>
            <w:webHidden/>
          </w:rPr>
          <w:fldChar w:fldCharType="separate"/>
        </w:r>
        <w:r w:rsidR="00916DFC">
          <w:rPr>
            <w:noProof/>
            <w:webHidden/>
          </w:rPr>
          <w:t>8</w:t>
        </w:r>
        <w:r>
          <w:rPr>
            <w:noProof/>
            <w:webHidden/>
          </w:rPr>
          <w:fldChar w:fldCharType="end"/>
        </w:r>
      </w:hyperlink>
    </w:p>
    <w:p w14:paraId="554663E6" w14:textId="2E884650" w:rsidR="0076067B" w:rsidRDefault="0076067B">
      <w:pPr>
        <w:pStyle w:val="TOC1"/>
        <w:rPr>
          <w:rFonts w:cstheme="minorBidi"/>
          <w:b w:val="0"/>
          <w:noProof/>
          <w:color w:val="auto"/>
          <w:kern w:val="2"/>
          <w:sz w:val="24"/>
          <w:lang w:val="en-GB" w:eastAsia="en-GB"/>
          <w14:ligatures w14:val="standardContextual"/>
        </w:rPr>
      </w:pPr>
      <w:hyperlink w:anchor="_Toc223392176" w:history="1">
        <w:r w:rsidRPr="00501418">
          <w:rPr>
            <w:rStyle w:val="Hyperlink"/>
            <w:rFonts w:ascii="Times New Roman" w:hAnsi="Times New Roman" w:cs="Times New Roman"/>
            <w:noProof/>
          </w:rPr>
          <w:t>Document History</w:t>
        </w:r>
        <w:r>
          <w:rPr>
            <w:noProof/>
            <w:webHidden/>
          </w:rPr>
          <w:tab/>
        </w:r>
        <w:r>
          <w:rPr>
            <w:noProof/>
            <w:webHidden/>
          </w:rPr>
          <w:fldChar w:fldCharType="begin"/>
        </w:r>
        <w:r>
          <w:rPr>
            <w:noProof/>
            <w:webHidden/>
          </w:rPr>
          <w:instrText xml:space="preserve"> PAGEREF _Toc223392176 \h </w:instrText>
        </w:r>
        <w:r>
          <w:rPr>
            <w:noProof/>
            <w:webHidden/>
          </w:rPr>
        </w:r>
        <w:r>
          <w:rPr>
            <w:noProof/>
            <w:webHidden/>
          </w:rPr>
          <w:fldChar w:fldCharType="separate"/>
        </w:r>
        <w:r w:rsidR="00916DFC">
          <w:rPr>
            <w:noProof/>
            <w:webHidden/>
          </w:rPr>
          <w:t>9</w:t>
        </w:r>
        <w:r>
          <w:rPr>
            <w:noProof/>
            <w:webHidden/>
          </w:rPr>
          <w:fldChar w:fldCharType="end"/>
        </w:r>
      </w:hyperlink>
    </w:p>
    <w:p w14:paraId="0873500A" w14:textId="00DFCC84" w:rsidR="0076067B" w:rsidRDefault="0076067B">
      <w:pPr>
        <w:pStyle w:val="TOC1"/>
        <w:tabs>
          <w:tab w:val="left" w:pos="432"/>
        </w:tabs>
        <w:rPr>
          <w:rFonts w:cstheme="minorBidi"/>
          <w:b w:val="0"/>
          <w:noProof/>
          <w:color w:val="auto"/>
          <w:kern w:val="2"/>
          <w:sz w:val="24"/>
          <w:lang w:val="en-GB" w:eastAsia="en-GB"/>
          <w14:ligatures w14:val="standardContextual"/>
        </w:rPr>
      </w:pPr>
      <w:hyperlink w:anchor="_Toc223392177" w:history="1">
        <w:r w:rsidRPr="00501418">
          <w:rPr>
            <w:rStyle w:val="Hyperlink"/>
            <w:noProof/>
          </w:rPr>
          <w:t>1</w:t>
        </w:r>
        <w:r>
          <w:rPr>
            <w:rFonts w:cstheme="minorBidi"/>
            <w:b w:val="0"/>
            <w:noProof/>
            <w:color w:val="auto"/>
            <w:kern w:val="2"/>
            <w:sz w:val="24"/>
            <w:lang w:val="en-GB" w:eastAsia="en-GB"/>
            <w14:ligatures w14:val="standardContextual"/>
          </w:rPr>
          <w:tab/>
        </w:r>
        <w:r w:rsidRPr="00501418">
          <w:rPr>
            <w:rStyle w:val="Hyperlink"/>
            <w:noProof/>
          </w:rPr>
          <w:t>Introduction</w:t>
        </w:r>
        <w:r>
          <w:rPr>
            <w:noProof/>
            <w:webHidden/>
          </w:rPr>
          <w:tab/>
        </w:r>
        <w:r>
          <w:rPr>
            <w:noProof/>
            <w:webHidden/>
          </w:rPr>
          <w:fldChar w:fldCharType="begin"/>
        </w:r>
        <w:r>
          <w:rPr>
            <w:noProof/>
            <w:webHidden/>
          </w:rPr>
          <w:instrText xml:space="preserve"> PAGEREF _Toc223392177 \h </w:instrText>
        </w:r>
        <w:r>
          <w:rPr>
            <w:noProof/>
            <w:webHidden/>
          </w:rPr>
        </w:r>
        <w:r>
          <w:rPr>
            <w:noProof/>
            <w:webHidden/>
          </w:rPr>
          <w:fldChar w:fldCharType="separate"/>
        </w:r>
        <w:r w:rsidR="00916DFC">
          <w:rPr>
            <w:noProof/>
            <w:webHidden/>
          </w:rPr>
          <w:t>10</w:t>
        </w:r>
        <w:r>
          <w:rPr>
            <w:noProof/>
            <w:webHidden/>
          </w:rPr>
          <w:fldChar w:fldCharType="end"/>
        </w:r>
      </w:hyperlink>
    </w:p>
    <w:p w14:paraId="4AD24F2C" w14:textId="67CC6E1F" w:rsidR="0076067B" w:rsidRDefault="0076067B">
      <w:pPr>
        <w:pStyle w:val="TOC2"/>
        <w:rPr>
          <w:rFonts w:cstheme="minorBidi"/>
          <w:noProof/>
          <w:color w:val="auto"/>
          <w:kern w:val="2"/>
          <w:sz w:val="24"/>
          <w:szCs w:val="24"/>
          <w:lang w:val="en-GB" w:eastAsia="en-GB"/>
          <w14:ligatures w14:val="standardContextual"/>
        </w:rPr>
      </w:pPr>
      <w:hyperlink w:anchor="_Toc223392178" w:history="1">
        <w:r w:rsidRPr="00501418">
          <w:rPr>
            <w:rStyle w:val="Hyperlink"/>
            <w:noProof/>
          </w:rPr>
          <w:t>1.1</w:t>
        </w:r>
        <w:r>
          <w:rPr>
            <w:rFonts w:cstheme="minorBidi"/>
            <w:noProof/>
            <w:color w:val="auto"/>
            <w:kern w:val="2"/>
            <w:sz w:val="24"/>
            <w:szCs w:val="24"/>
            <w:lang w:val="en-GB" w:eastAsia="en-GB"/>
            <w14:ligatures w14:val="standardContextual"/>
          </w:rPr>
          <w:tab/>
        </w:r>
        <w:r w:rsidRPr="00501418">
          <w:rPr>
            <w:rStyle w:val="Hyperlink"/>
            <w:noProof/>
          </w:rPr>
          <w:t>General introduction</w:t>
        </w:r>
        <w:r>
          <w:rPr>
            <w:noProof/>
            <w:webHidden/>
          </w:rPr>
          <w:tab/>
        </w:r>
        <w:r>
          <w:rPr>
            <w:noProof/>
            <w:webHidden/>
          </w:rPr>
          <w:fldChar w:fldCharType="begin"/>
        </w:r>
        <w:r>
          <w:rPr>
            <w:noProof/>
            <w:webHidden/>
          </w:rPr>
          <w:instrText xml:space="preserve"> PAGEREF _Toc223392178 \h </w:instrText>
        </w:r>
        <w:r>
          <w:rPr>
            <w:noProof/>
            <w:webHidden/>
          </w:rPr>
        </w:r>
        <w:r>
          <w:rPr>
            <w:noProof/>
            <w:webHidden/>
          </w:rPr>
          <w:fldChar w:fldCharType="separate"/>
        </w:r>
        <w:r w:rsidR="00916DFC">
          <w:rPr>
            <w:noProof/>
            <w:webHidden/>
          </w:rPr>
          <w:t>10</w:t>
        </w:r>
        <w:r>
          <w:rPr>
            <w:noProof/>
            <w:webHidden/>
          </w:rPr>
          <w:fldChar w:fldCharType="end"/>
        </w:r>
      </w:hyperlink>
    </w:p>
    <w:p w14:paraId="01342607" w14:textId="0986966E" w:rsidR="0076067B" w:rsidRDefault="0076067B">
      <w:pPr>
        <w:pStyle w:val="TOC2"/>
        <w:rPr>
          <w:rFonts w:cstheme="minorBidi"/>
          <w:noProof/>
          <w:color w:val="auto"/>
          <w:kern w:val="2"/>
          <w:sz w:val="24"/>
          <w:szCs w:val="24"/>
          <w:lang w:val="en-GB" w:eastAsia="en-GB"/>
          <w14:ligatures w14:val="standardContextual"/>
        </w:rPr>
      </w:pPr>
      <w:hyperlink w:anchor="_Toc223392179" w:history="1">
        <w:r w:rsidRPr="00501418">
          <w:rPr>
            <w:rStyle w:val="Hyperlink"/>
            <w:noProof/>
          </w:rPr>
          <w:t>1.2</w:t>
        </w:r>
        <w:r>
          <w:rPr>
            <w:rFonts w:cstheme="minorBidi"/>
            <w:noProof/>
            <w:color w:val="auto"/>
            <w:kern w:val="2"/>
            <w:sz w:val="24"/>
            <w:szCs w:val="24"/>
            <w:lang w:val="en-GB" w:eastAsia="en-GB"/>
            <w14:ligatures w14:val="standardContextual"/>
          </w:rPr>
          <w:tab/>
        </w:r>
        <w:r w:rsidRPr="00501418">
          <w:rPr>
            <w:rStyle w:val="Hyperlink"/>
            <w:noProof/>
          </w:rPr>
          <w:t>Introduction to this document</w:t>
        </w:r>
        <w:r>
          <w:rPr>
            <w:noProof/>
            <w:webHidden/>
          </w:rPr>
          <w:tab/>
        </w:r>
        <w:r>
          <w:rPr>
            <w:noProof/>
            <w:webHidden/>
          </w:rPr>
          <w:fldChar w:fldCharType="begin"/>
        </w:r>
        <w:r>
          <w:rPr>
            <w:noProof/>
            <w:webHidden/>
          </w:rPr>
          <w:instrText xml:space="preserve"> PAGEREF _Toc223392179 \h </w:instrText>
        </w:r>
        <w:r>
          <w:rPr>
            <w:noProof/>
            <w:webHidden/>
          </w:rPr>
        </w:r>
        <w:r>
          <w:rPr>
            <w:noProof/>
            <w:webHidden/>
          </w:rPr>
          <w:fldChar w:fldCharType="separate"/>
        </w:r>
        <w:r w:rsidR="00916DFC">
          <w:rPr>
            <w:noProof/>
            <w:webHidden/>
          </w:rPr>
          <w:t>10</w:t>
        </w:r>
        <w:r>
          <w:rPr>
            <w:noProof/>
            <w:webHidden/>
          </w:rPr>
          <w:fldChar w:fldCharType="end"/>
        </w:r>
      </w:hyperlink>
    </w:p>
    <w:p w14:paraId="48A38241" w14:textId="0C7463D8" w:rsidR="0076067B" w:rsidRDefault="0076067B">
      <w:pPr>
        <w:pStyle w:val="TOC2"/>
        <w:rPr>
          <w:rFonts w:cstheme="minorBidi"/>
          <w:noProof/>
          <w:color w:val="auto"/>
          <w:kern w:val="2"/>
          <w:sz w:val="24"/>
          <w:szCs w:val="24"/>
          <w:lang w:val="en-GB" w:eastAsia="en-GB"/>
          <w14:ligatures w14:val="standardContextual"/>
        </w:rPr>
      </w:pPr>
      <w:hyperlink w:anchor="_Toc223392180" w:history="1">
        <w:r w:rsidRPr="00501418">
          <w:rPr>
            <w:rStyle w:val="Hyperlink"/>
            <w:noProof/>
          </w:rPr>
          <w:t>1.3</w:t>
        </w:r>
        <w:r>
          <w:rPr>
            <w:rFonts w:cstheme="minorBidi"/>
            <w:noProof/>
            <w:color w:val="auto"/>
            <w:kern w:val="2"/>
            <w:sz w:val="24"/>
            <w:szCs w:val="24"/>
            <w:lang w:val="en-GB" w:eastAsia="en-GB"/>
            <w14:ligatures w14:val="standardContextual"/>
          </w:rPr>
          <w:tab/>
        </w:r>
        <w:r w:rsidRPr="00501418">
          <w:rPr>
            <w:rStyle w:val="Hyperlink"/>
            <w:noProof/>
          </w:rPr>
          <w:t>Specification</w:t>
        </w:r>
        <w:r>
          <w:rPr>
            <w:noProof/>
            <w:webHidden/>
          </w:rPr>
          <w:tab/>
        </w:r>
        <w:r>
          <w:rPr>
            <w:noProof/>
            <w:webHidden/>
          </w:rPr>
          <w:fldChar w:fldCharType="begin"/>
        </w:r>
        <w:r>
          <w:rPr>
            <w:noProof/>
            <w:webHidden/>
          </w:rPr>
          <w:instrText xml:space="preserve"> PAGEREF _Toc223392180 \h </w:instrText>
        </w:r>
        <w:r>
          <w:rPr>
            <w:noProof/>
            <w:webHidden/>
          </w:rPr>
        </w:r>
        <w:r>
          <w:rPr>
            <w:noProof/>
            <w:webHidden/>
          </w:rPr>
          <w:fldChar w:fldCharType="separate"/>
        </w:r>
        <w:r w:rsidR="00916DFC">
          <w:rPr>
            <w:noProof/>
            <w:webHidden/>
          </w:rPr>
          <w:t>10</w:t>
        </w:r>
        <w:r>
          <w:rPr>
            <w:noProof/>
            <w:webHidden/>
          </w:rPr>
          <w:fldChar w:fldCharType="end"/>
        </w:r>
      </w:hyperlink>
    </w:p>
    <w:p w14:paraId="43C8DBCB" w14:textId="3D1EB71F" w:rsidR="0076067B" w:rsidRDefault="0076067B">
      <w:pPr>
        <w:pStyle w:val="TOC1"/>
        <w:tabs>
          <w:tab w:val="left" w:pos="432"/>
        </w:tabs>
        <w:rPr>
          <w:rFonts w:cstheme="minorBidi"/>
          <w:b w:val="0"/>
          <w:noProof/>
          <w:color w:val="auto"/>
          <w:kern w:val="2"/>
          <w:sz w:val="24"/>
          <w:lang w:val="en-GB" w:eastAsia="en-GB"/>
          <w14:ligatures w14:val="standardContextual"/>
        </w:rPr>
      </w:pPr>
      <w:hyperlink w:anchor="_Toc223392181" w:history="1">
        <w:r w:rsidRPr="00501418">
          <w:rPr>
            <w:rStyle w:val="Hyperlink"/>
            <w:rFonts w:eastAsia="Times New Roman"/>
            <w:noProof/>
          </w:rPr>
          <w:t>2</w:t>
        </w:r>
        <w:r>
          <w:rPr>
            <w:rFonts w:cstheme="minorBidi"/>
            <w:b w:val="0"/>
            <w:noProof/>
            <w:color w:val="auto"/>
            <w:kern w:val="2"/>
            <w:sz w:val="24"/>
            <w:lang w:val="en-GB" w:eastAsia="en-GB"/>
            <w14:ligatures w14:val="standardContextual"/>
          </w:rPr>
          <w:tab/>
        </w:r>
        <w:r w:rsidRPr="00501418">
          <w:rPr>
            <w:rStyle w:val="Hyperlink"/>
            <w:rFonts w:eastAsia="Times New Roman"/>
            <w:noProof/>
          </w:rPr>
          <w:t>Overview</w:t>
        </w:r>
        <w:r>
          <w:rPr>
            <w:noProof/>
            <w:webHidden/>
          </w:rPr>
          <w:tab/>
        </w:r>
        <w:r>
          <w:rPr>
            <w:noProof/>
            <w:webHidden/>
          </w:rPr>
          <w:fldChar w:fldCharType="begin"/>
        </w:r>
        <w:r>
          <w:rPr>
            <w:noProof/>
            <w:webHidden/>
          </w:rPr>
          <w:instrText xml:space="preserve"> PAGEREF _Toc223392181 \h </w:instrText>
        </w:r>
        <w:r>
          <w:rPr>
            <w:noProof/>
            <w:webHidden/>
          </w:rPr>
        </w:r>
        <w:r>
          <w:rPr>
            <w:noProof/>
            <w:webHidden/>
          </w:rPr>
          <w:fldChar w:fldCharType="separate"/>
        </w:r>
        <w:r w:rsidR="00916DFC">
          <w:rPr>
            <w:noProof/>
            <w:webHidden/>
          </w:rPr>
          <w:t>11</w:t>
        </w:r>
        <w:r>
          <w:rPr>
            <w:noProof/>
            <w:webHidden/>
          </w:rPr>
          <w:fldChar w:fldCharType="end"/>
        </w:r>
      </w:hyperlink>
    </w:p>
    <w:p w14:paraId="0BA4DA6F" w14:textId="3A4B2277" w:rsidR="0076067B" w:rsidRDefault="0076067B">
      <w:pPr>
        <w:pStyle w:val="TOC2"/>
        <w:rPr>
          <w:rFonts w:cstheme="minorBidi"/>
          <w:noProof/>
          <w:color w:val="auto"/>
          <w:kern w:val="2"/>
          <w:sz w:val="24"/>
          <w:szCs w:val="24"/>
          <w:lang w:val="en-GB" w:eastAsia="en-GB"/>
          <w14:ligatures w14:val="standardContextual"/>
        </w:rPr>
      </w:pPr>
      <w:hyperlink w:anchor="_Toc223392182" w:history="1">
        <w:r w:rsidRPr="00501418">
          <w:rPr>
            <w:rStyle w:val="Hyperlink"/>
            <w:noProof/>
          </w:rPr>
          <w:t>2.1</w:t>
        </w:r>
        <w:r>
          <w:rPr>
            <w:rFonts w:cstheme="minorBidi"/>
            <w:noProof/>
            <w:color w:val="auto"/>
            <w:kern w:val="2"/>
            <w:sz w:val="24"/>
            <w:szCs w:val="24"/>
            <w:lang w:val="en-GB" w:eastAsia="en-GB"/>
            <w14:ligatures w14:val="standardContextual"/>
          </w:rPr>
          <w:tab/>
        </w:r>
        <w:r w:rsidRPr="00501418">
          <w:rPr>
            <w:rStyle w:val="Hyperlink"/>
            <w:noProof/>
          </w:rPr>
          <w:t>Essential feature and benefits</w:t>
        </w:r>
        <w:r>
          <w:rPr>
            <w:noProof/>
            <w:webHidden/>
          </w:rPr>
          <w:tab/>
        </w:r>
        <w:r>
          <w:rPr>
            <w:noProof/>
            <w:webHidden/>
          </w:rPr>
          <w:fldChar w:fldCharType="begin"/>
        </w:r>
        <w:r>
          <w:rPr>
            <w:noProof/>
            <w:webHidden/>
          </w:rPr>
          <w:instrText xml:space="preserve"> PAGEREF _Toc223392182 \h </w:instrText>
        </w:r>
        <w:r>
          <w:rPr>
            <w:noProof/>
            <w:webHidden/>
          </w:rPr>
        </w:r>
        <w:r>
          <w:rPr>
            <w:noProof/>
            <w:webHidden/>
          </w:rPr>
          <w:fldChar w:fldCharType="separate"/>
        </w:r>
        <w:r w:rsidR="00916DFC">
          <w:rPr>
            <w:noProof/>
            <w:webHidden/>
          </w:rPr>
          <w:t>11</w:t>
        </w:r>
        <w:r>
          <w:rPr>
            <w:noProof/>
            <w:webHidden/>
          </w:rPr>
          <w:fldChar w:fldCharType="end"/>
        </w:r>
      </w:hyperlink>
    </w:p>
    <w:p w14:paraId="4E5C8613" w14:textId="1E86065E" w:rsidR="0076067B" w:rsidRDefault="0076067B">
      <w:pPr>
        <w:pStyle w:val="TOC2"/>
        <w:rPr>
          <w:rFonts w:cstheme="minorBidi"/>
          <w:noProof/>
          <w:color w:val="auto"/>
          <w:kern w:val="2"/>
          <w:sz w:val="24"/>
          <w:szCs w:val="24"/>
          <w:lang w:val="en-GB" w:eastAsia="en-GB"/>
          <w14:ligatures w14:val="standardContextual"/>
        </w:rPr>
      </w:pPr>
      <w:hyperlink w:anchor="_Toc223392183" w:history="1">
        <w:r w:rsidRPr="00501418">
          <w:rPr>
            <w:rStyle w:val="Hyperlink"/>
            <w:noProof/>
          </w:rPr>
          <w:t>2.2</w:t>
        </w:r>
        <w:r>
          <w:rPr>
            <w:rFonts w:cstheme="minorBidi"/>
            <w:noProof/>
            <w:color w:val="auto"/>
            <w:kern w:val="2"/>
            <w:sz w:val="24"/>
            <w:szCs w:val="24"/>
            <w:lang w:val="en-GB" w:eastAsia="en-GB"/>
            <w14:ligatures w14:val="standardContextual"/>
          </w:rPr>
          <w:tab/>
        </w:r>
        <w:r w:rsidRPr="00501418">
          <w:rPr>
            <w:rStyle w:val="Hyperlink"/>
            <w:noProof/>
          </w:rPr>
          <w:t>TAPI application</w:t>
        </w:r>
        <w:r>
          <w:rPr>
            <w:noProof/>
            <w:webHidden/>
          </w:rPr>
          <w:tab/>
        </w:r>
        <w:r>
          <w:rPr>
            <w:noProof/>
            <w:webHidden/>
          </w:rPr>
          <w:fldChar w:fldCharType="begin"/>
        </w:r>
        <w:r>
          <w:rPr>
            <w:noProof/>
            <w:webHidden/>
          </w:rPr>
          <w:instrText xml:space="preserve"> PAGEREF _Toc223392183 \h </w:instrText>
        </w:r>
        <w:r>
          <w:rPr>
            <w:noProof/>
            <w:webHidden/>
          </w:rPr>
        </w:r>
        <w:r>
          <w:rPr>
            <w:noProof/>
            <w:webHidden/>
          </w:rPr>
          <w:fldChar w:fldCharType="separate"/>
        </w:r>
        <w:r w:rsidR="00916DFC">
          <w:rPr>
            <w:noProof/>
            <w:webHidden/>
          </w:rPr>
          <w:t>12</w:t>
        </w:r>
        <w:r>
          <w:rPr>
            <w:noProof/>
            <w:webHidden/>
          </w:rPr>
          <w:fldChar w:fldCharType="end"/>
        </w:r>
      </w:hyperlink>
    </w:p>
    <w:p w14:paraId="4E90781E" w14:textId="54F65D69" w:rsidR="0076067B" w:rsidRDefault="0076067B">
      <w:pPr>
        <w:pStyle w:val="TOC1"/>
        <w:tabs>
          <w:tab w:val="left" w:pos="432"/>
        </w:tabs>
        <w:rPr>
          <w:rFonts w:cstheme="minorBidi"/>
          <w:b w:val="0"/>
          <w:noProof/>
          <w:color w:val="auto"/>
          <w:kern w:val="2"/>
          <w:sz w:val="24"/>
          <w:lang w:val="en-GB" w:eastAsia="en-GB"/>
          <w14:ligatures w14:val="standardContextual"/>
        </w:rPr>
      </w:pPr>
      <w:hyperlink w:anchor="_Toc223392184" w:history="1">
        <w:r w:rsidRPr="00501418">
          <w:rPr>
            <w:rStyle w:val="Hyperlink"/>
            <w:noProof/>
          </w:rPr>
          <w:t>3</w:t>
        </w:r>
        <w:r>
          <w:rPr>
            <w:rFonts w:cstheme="minorBidi"/>
            <w:b w:val="0"/>
            <w:noProof/>
            <w:color w:val="auto"/>
            <w:kern w:val="2"/>
            <w:sz w:val="24"/>
            <w:lang w:val="en-GB" w:eastAsia="en-GB"/>
            <w14:ligatures w14:val="standardContextual"/>
          </w:rPr>
          <w:tab/>
        </w:r>
        <w:r w:rsidRPr="00501418">
          <w:rPr>
            <w:rStyle w:val="Hyperlink"/>
            <w:noProof/>
          </w:rPr>
          <w:t>Summary of key considerations</w:t>
        </w:r>
        <w:r>
          <w:rPr>
            <w:noProof/>
            <w:webHidden/>
          </w:rPr>
          <w:tab/>
        </w:r>
        <w:r>
          <w:rPr>
            <w:noProof/>
            <w:webHidden/>
          </w:rPr>
          <w:fldChar w:fldCharType="begin"/>
        </w:r>
        <w:r>
          <w:rPr>
            <w:noProof/>
            <w:webHidden/>
          </w:rPr>
          <w:instrText xml:space="preserve"> PAGEREF _Toc223392184 \h </w:instrText>
        </w:r>
        <w:r>
          <w:rPr>
            <w:noProof/>
            <w:webHidden/>
          </w:rPr>
        </w:r>
        <w:r>
          <w:rPr>
            <w:noProof/>
            <w:webHidden/>
          </w:rPr>
          <w:fldChar w:fldCharType="separate"/>
        </w:r>
        <w:r w:rsidR="00916DFC">
          <w:rPr>
            <w:noProof/>
            <w:webHidden/>
          </w:rPr>
          <w:t>13</w:t>
        </w:r>
        <w:r>
          <w:rPr>
            <w:noProof/>
            <w:webHidden/>
          </w:rPr>
          <w:fldChar w:fldCharType="end"/>
        </w:r>
      </w:hyperlink>
    </w:p>
    <w:p w14:paraId="175D0259" w14:textId="3151529D" w:rsidR="0076067B" w:rsidRDefault="0076067B">
      <w:pPr>
        <w:pStyle w:val="TOC2"/>
        <w:rPr>
          <w:rFonts w:cstheme="minorBidi"/>
          <w:noProof/>
          <w:color w:val="auto"/>
          <w:kern w:val="2"/>
          <w:sz w:val="24"/>
          <w:szCs w:val="24"/>
          <w:lang w:val="en-GB" w:eastAsia="en-GB"/>
          <w14:ligatures w14:val="standardContextual"/>
        </w:rPr>
      </w:pPr>
      <w:hyperlink w:anchor="_Toc223392185" w:history="1">
        <w:r w:rsidRPr="00501418">
          <w:rPr>
            <w:rStyle w:val="Hyperlink"/>
            <w:noProof/>
          </w:rPr>
          <w:t>3.1</w:t>
        </w:r>
        <w:r>
          <w:rPr>
            <w:rFonts w:cstheme="minorBidi"/>
            <w:noProof/>
            <w:color w:val="auto"/>
            <w:kern w:val="2"/>
            <w:sz w:val="24"/>
            <w:szCs w:val="24"/>
            <w:lang w:val="en-GB" w:eastAsia="en-GB"/>
            <w14:ligatures w14:val="standardContextual"/>
          </w:rPr>
          <w:tab/>
        </w:r>
        <w:r w:rsidRPr="00501418">
          <w:rPr>
            <w:rStyle w:val="Hyperlink"/>
            <w:noProof/>
          </w:rPr>
          <w:t>Overview</w:t>
        </w:r>
        <w:r>
          <w:rPr>
            <w:noProof/>
            <w:webHidden/>
          </w:rPr>
          <w:tab/>
        </w:r>
        <w:r>
          <w:rPr>
            <w:noProof/>
            <w:webHidden/>
          </w:rPr>
          <w:fldChar w:fldCharType="begin"/>
        </w:r>
        <w:r>
          <w:rPr>
            <w:noProof/>
            <w:webHidden/>
          </w:rPr>
          <w:instrText xml:space="preserve"> PAGEREF _Toc223392185 \h </w:instrText>
        </w:r>
        <w:r>
          <w:rPr>
            <w:noProof/>
            <w:webHidden/>
          </w:rPr>
        </w:r>
        <w:r>
          <w:rPr>
            <w:noProof/>
            <w:webHidden/>
          </w:rPr>
          <w:fldChar w:fldCharType="separate"/>
        </w:r>
        <w:r w:rsidR="00916DFC">
          <w:rPr>
            <w:noProof/>
            <w:webHidden/>
          </w:rPr>
          <w:t>13</w:t>
        </w:r>
        <w:r>
          <w:rPr>
            <w:noProof/>
            <w:webHidden/>
          </w:rPr>
          <w:fldChar w:fldCharType="end"/>
        </w:r>
      </w:hyperlink>
    </w:p>
    <w:p w14:paraId="662FD5F0" w14:textId="49C45631" w:rsidR="0076067B" w:rsidRDefault="0076067B">
      <w:pPr>
        <w:pStyle w:val="TOC2"/>
        <w:rPr>
          <w:rFonts w:cstheme="minorBidi"/>
          <w:noProof/>
          <w:color w:val="auto"/>
          <w:kern w:val="2"/>
          <w:sz w:val="24"/>
          <w:szCs w:val="24"/>
          <w:lang w:val="en-GB" w:eastAsia="en-GB"/>
          <w14:ligatures w14:val="standardContextual"/>
        </w:rPr>
      </w:pPr>
      <w:hyperlink w:anchor="_Toc223392186" w:history="1">
        <w:r w:rsidRPr="00501418">
          <w:rPr>
            <w:rStyle w:val="Hyperlink"/>
            <w:noProof/>
          </w:rPr>
          <w:t>3.2</w:t>
        </w:r>
        <w:r>
          <w:rPr>
            <w:rFonts w:cstheme="minorBidi"/>
            <w:noProof/>
            <w:color w:val="auto"/>
            <w:kern w:val="2"/>
            <w:sz w:val="24"/>
            <w:szCs w:val="24"/>
            <w:lang w:val="en-GB" w:eastAsia="en-GB"/>
            <w14:ligatures w14:val="standardContextual"/>
          </w:rPr>
          <w:tab/>
        </w:r>
        <w:r w:rsidRPr="00501418">
          <w:rPr>
            <w:rStyle w:val="Hyperlink"/>
            <w:noProof/>
          </w:rPr>
          <w:t>RESTCONF notification mechanism (described in [LF TR-547])</w:t>
        </w:r>
        <w:r>
          <w:rPr>
            <w:noProof/>
            <w:webHidden/>
          </w:rPr>
          <w:tab/>
        </w:r>
        <w:r>
          <w:rPr>
            <w:noProof/>
            <w:webHidden/>
          </w:rPr>
          <w:fldChar w:fldCharType="begin"/>
        </w:r>
        <w:r>
          <w:rPr>
            <w:noProof/>
            <w:webHidden/>
          </w:rPr>
          <w:instrText xml:space="preserve"> PAGEREF _Toc223392186 \h </w:instrText>
        </w:r>
        <w:r>
          <w:rPr>
            <w:noProof/>
            <w:webHidden/>
          </w:rPr>
        </w:r>
        <w:r>
          <w:rPr>
            <w:noProof/>
            <w:webHidden/>
          </w:rPr>
          <w:fldChar w:fldCharType="separate"/>
        </w:r>
        <w:r w:rsidR="00916DFC">
          <w:rPr>
            <w:noProof/>
            <w:webHidden/>
          </w:rPr>
          <w:t>13</w:t>
        </w:r>
        <w:r>
          <w:rPr>
            <w:noProof/>
            <w:webHidden/>
          </w:rPr>
          <w:fldChar w:fldCharType="end"/>
        </w:r>
      </w:hyperlink>
    </w:p>
    <w:p w14:paraId="542F4E93" w14:textId="784D04EC" w:rsidR="0076067B" w:rsidRDefault="0076067B">
      <w:pPr>
        <w:pStyle w:val="TOC2"/>
        <w:rPr>
          <w:rFonts w:cstheme="minorBidi"/>
          <w:noProof/>
          <w:color w:val="auto"/>
          <w:kern w:val="2"/>
          <w:sz w:val="24"/>
          <w:szCs w:val="24"/>
          <w:lang w:val="en-GB" w:eastAsia="en-GB"/>
          <w14:ligatures w14:val="standardContextual"/>
        </w:rPr>
      </w:pPr>
      <w:hyperlink w:anchor="_Toc223392187" w:history="1">
        <w:r w:rsidRPr="00501418">
          <w:rPr>
            <w:rStyle w:val="Hyperlink"/>
            <w:noProof/>
          </w:rPr>
          <w:t>3.3</w:t>
        </w:r>
        <w:r>
          <w:rPr>
            <w:rFonts w:cstheme="minorBidi"/>
            <w:noProof/>
            <w:color w:val="auto"/>
            <w:kern w:val="2"/>
            <w:sz w:val="24"/>
            <w:szCs w:val="24"/>
            <w:lang w:val="en-GB" w:eastAsia="en-GB"/>
            <w14:ligatures w14:val="standardContextual"/>
          </w:rPr>
          <w:tab/>
        </w:r>
        <w:r w:rsidRPr="00501418">
          <w:rPr>
            <w:rStyle w:val="Hyperlink"/>
            <w:noProof/>
          </w:rPr>
          <w:t>TAPI Streaming</w:t>
        </w:r>
        <w:r>
          <w:rPr>
            <w:noProof/>
            <w:webHidden/>
          </w:rPr>
          <w:tab/>
        </w:r>
        <w:r>
          <w:rPr>
            <w:noProof/>
            <w:webHidden/>
          </w:rPr>
          <w:fldChar w:fldCharType="begin"/>
        </w:r>
        <w:r>
          <w:rPr>
            <w:noProof/>
            <w:webHidden/>
          </w:rPr>
          <w:instrText xml:space="preserve"> PAGEREF _Toc223392187 \h </w:instrText>
        </w:r>
        <w:r>
          <w:rPr>
            <w:noProof/>
            <w:webHidden/>
          </w:rPr>
        </w:r>
        <w:r>
          <w:rPr>
            <w:noProof/>
            <w:webHidden/>
          </w:rPr>
          <w:fldChar w:fldCharType="separate"/>
        </w:r>
        <w:r w:rsidR="00916DFC">
          <w:rPr>
            <w:noProof/>
            <w:webHidden/>
          </w:rPr>
          <w:t>13</w:t>
        </w:r>
        <w:r>
          <w:rPr>
            <w:noProof/>
            <w:webHidden/>
          </w:rPr>
          <w:fldChar w:fldCharType="end"/>
        </w:r>
      </w:hyperlink>
    </w:p>
    <w:p w14:paraId="35E636F1" w14:textId="7333D601" w:rsidR="0076067B" w:rsidRDefault="0076067B">
      <w:pPr>
        <w:pStyle w:val="TOC2"/>
        <w:rPr>
          <w:rFonts w:cstheme="minorBidi"/>
          <w:noProof/>
          <w:color w:val="auto"/>
          <w:kern w:val="2"/>
          <w:sz w:val="24"/>
          <w:szCs w:val="24"/>
          <w:lang w:val="en-GB" w:eastAsia="en-GB"/>
          <w14:ligatures w14:val="standardContextual"/>
        </w:rPr>
      </w:pPr>
      <w:hyperlink w:anchor="_Toc223392188" w:history="1">
        <w:r w:rsidRPr="00501418">
          <w:rPr>
            <w:rStyle w:val="Hyperlink"/>
            <w:noProof/>
          </w:rPr>
          <w:t>3.4</w:t>
        </w:r>
        <w:r>
          <w:rPr>
            <w:rFonts w:cstheme="minorBidi"/>
            <w:noProof/>
            <w:color w:val="auto"/>
            <w:kern w:val="2"/>
            <w:sz w:val="24"/>
            <w:szCs w:val="24"/>
            <w:lang w:val="en-GB" w:eastAsia="en-GB"/>
            <w14:ligatures w14:val="standardContextual"/>
          </w:rPr>
          <w:tab/>
        </w:r>
        <w:r w:rsidRPr="00501418">
          <w:rPr>
            <w:rStyle w:val="Hyperlink"/>
            <w:noProof/>
          </w:rPr>
          <w:t>Stream content</w:t>
        </w:r>
        <w:r>
          <w:rPr>
            <w:noProof/>
            <w:webHidden/>
          </w:rPr>
          <w:tab/>
        </w:r>
        <w:r>
          <w:rPr>
            <w:noProof/>
            <w:webHidden/>
          </w:rPr>
          <w:fldChar w:fldCharType="begin"/>
        </w:r>
        <w:r>
          <w:rPr>
            <w:noProof/>
            <w:webHidden/>
          </w:rPr>
          <w:instrText xml:space="preserve"> PAGEREF _Toc223392188 \h </w:instrText>
        </w:r>
        <w:r>
          <w:rPr>
            <w:noProof/>
            <w:webHidden/>
          </w:rPr>
        </w:r>
        <w:r>
          <w:rPr>
            <w:noProof/>
            <w:webHidden/>
          </w:rPr>
          <w:fldChar w:fldCharType="separate"/>
        </w:r>
        <w:r w:rsidR="00916DFC">
          <w:rPr>
            <w:noProof/>
            <w:webHidden/>
          </w:rPr>
          <w:t>14</w:t>
        </w:r>
        <w:r>
          <w:rPr>
            <w:noProof/>
            <w:webHidden/>
          </w:rPr>
          <w:fldChar w:fldCharType="end"/>
        </w:r>
      </w:hyperlink>
    </w:p>
    <w:p w14:paraId="5BD697B6" w14:textId="44278D0B" w:rsidR="0076067B" w:rsidRDefault="0076067B">
      <w:pPr>
        <w:pStyle w:val="TOC2"/>
        <w:rPr>
          <w:rFonts w:cstheme="minorBidi"/>
          <w:noProof/>
          <w:color w:val="auto"/>
          <w:kern w:val="2"/>
          <w:sz w:val="24"/>
          <w:szCs w:val="24"/>
          <w:lang w:val="en-GB" w:eastAsia="en-GB"/>
          <w14:ligatures w14:val="standardContextual"/>
        </w:rPr>
      </w:pPr>
      <w:hyperlink w:anchor="_Toc223392189" w:history="1">
        <w:r w:rsidRPr="00501418">
          <w:rPr>
            <w:rStyle w:val="Hyperlink"/>
            <w:noProof/>
          </w:rPr>
          <w:t>3.5</w:t>
        </w:r>
        <w:r>
          <w:rPr>
            <w:rFonts w:cstheme="minorBidi"/>
            <w:noProof/>
            <w:color w:val="auto"/>
            <w:kern w:val="2"/>
            <w:sz w:val="24"/>
            <w:szCs w:val="24"/>
            <w:lang w:val="en-GB" w:eastAsia="en-GB"/>
            <w14:ligatures w14:val="standardContextual"/>
          </w:rPr>
          <w:tab/>
        </w:r>
        <w:r w:rsidRPr="00501418">
          <w:rPr>
            <w:rStyle w:val="Hyperlink"/>
            <w:noProof/>
          </w:rPr>
          <w:t>TAPI Application in detail</w:t>
        </w:r>
        <w:r>
          <w:rPr>
            <w:noProof/>
            <w:webHidden/>
          </w:rPr>
          <w:tab/>
        </w:r>
        <w:r>
          <w:rPr>
            <w:noProof/>
            <w:webHidden/>
          </w:rPr>
          <w:fldChar w:fldCharType="begin"/>
        </w:r>
        <w:r>
          <w:rPr>
            <w:noProof/>
            <w:webHidden/>
          </w:rPr>
          <w:instrText xml:space="preserve"> PAGEREF _Toc223392189 \h </w:instrText>
        </w:r>
        <w:r>
          <w:rPr>
            <w:noProof/>
            <w:webHidden/>
          </w:rPr>
        </w:r>
        <w:r>
          <w:rPr>
            <w:noProof/>
            <w:webHidden/>
          </w:rPr>
          <w:fldChar w:fldCharType="separate"/>
        </w:r>
        <w:r w:rsidR="00916DFC">
          <w:rPr>
            <w:noProof/>
            <w:webHidden/>
          </w:rPr>
          <w:t>14</w:t>
        </w:r>
        <w:r>
          <w:rPr>
            <w:noProof/>
            <w:webHidden/>
          </w:rPr>
          <w:fldChar w:fldCharType="end"/>
        </w:r>
      </w:hyperlink>
    </w:p>
    <w:p w14:paraId="52870AFD" w14:textId="7E216A8B" w:rsidR="0076067B" w:rsidRDefault="0076067B">
      <w:pPr>
        <w:pStyle w:val="TOC2"/>
        <w:rPr>
          <w:rFonts w:cstheme="minorBidi"/>
          <w:noProof/>
          <w:color w:val="auto"/>
          <w:kern w:val="2"/>
          <w:sz w:val="24"/>
          <w:szCs w:val="24"/>
          <w:lang w:val="en-GB" w:eastAsia="en-GB"/>
          <w14:ligatures w14:val="standardContextual"/>
        </w:rPr>
      </w:pPr>
      <w:hyperlink w:anchor="_Toc223392190" w:history="1">
        <w:r w:rsidRPr="00501418">
          <w:rPr>
            <w:rStyle w:val="Hyperlink"/>
            <w:noProof/>
          </w:rPr>
          <w:t>3.6</w:t>
        </w:r>
        <w:r>
          <w:rPr>
            <w:rFonts w:cstheme="minorBidi"/>
            <w:noProof/>
            <w:color w:val="auto"/>
            <w:kern w:val="2"/>
            <w:sz w:val="24"/>
            <w:szCs w:val="24"/>
            <w:lang w:val="en-GB" w:eastAsia="en-GB"/>
            <w14:ligatures w14:val="standardContextual"/>
          </w:rPr>
          <w:tab/>
        </w:r>
        <w:r w:rsidRPr="00501418">
          <w:rPr>
            <w:rStyle w:val="Hyperlink"/>
            <w:noProof/>
          </w:rPr>
          <w:t>Summary of Streaming Characteristics</w:t>
        </w:r>
        <w:r>
          <w:rPr>
            <w:noProof/>
            <w:webHidden/>
          </w:rPr>
          <w:tab/>
        </w:r>
        <w:r>
          <w:rPr>
            <w:noProof/>
            <w:webHidden/>
          </w:rPr>
          <w:fldChar w:fldCharType="begin"/>
        </w:r>
        <w:r>
          <w:rPr>
            <w:noProof/>
            <w:webHidden/>
          </w:rPr>
          <w:instrText xml:space="preserve"> PAGEREF _Toc223392190 \h </w:instrText>
        </w:r>
        <w:r>
          <w:rPr>
            <w:noProof/>
            <w:webHidden/>
          </w:rPr>
        </w:r>
        <w:r>
          <w:rPr>
            <w:noProof/>
            <w:webHidden/>
          </w:rPr>
          <w:fldChar w:fldCharType="separate"/>
        </w:r>
        <w:r w:rsidR="00916DFC">
          <w:rPr>
            <w:noProof/>
            <w:webHidden/>
          </w:rPr>
          <w:t>15</w:t>
        </w:r>
        <w:r>
          <w:rPr>
            <w:noProof/>
            <w:webHidden/>
          </w:rPr>
          <w:fldChar w:fldCharType="end"/>
        </w:r>
      </w:hyperlink>
    </w:p>
    <w:p w14:paraId="21BD7F01" w14:textId="42DB600E" w:rsidR="0076067B" w:rsidRDefault="0076067B">
      <w:pPr>
        <w:pStyle w:val="TOC2"/>
        <w:rPr>
          <w:rFonts w:cstheme="minorBidi"/>
          <w:noProof/>
          <w:color w:val="auto"/>
          <w:kern w:val="2"/>
          <w:sz w:val="24"/>
          <w:szCs w:val="24"/>
          <w:lang w:val="en-GB" w:eastAsia="en-GB"/>
          <w14:ligatures w14:val="standardContextual"/>
        </w:rPr>
      </w:pPr>
      <w:hyperlink w:anchor="_Toc223392191" w:history="1">
        <w:r w:rsidRPr="00501418">
          <w:rPr>
            <w:rStyle w:val="Hyperlink"/>
            <w:noProof/>
          </w:rPr>
          <w:t>3.7</w:t>
        </w:r>
        <w:r>
          <w:rPr>
            <w:rFonts w:cstheme="minorBidi"/>
            <w:noProof/>
            <w:color w:val="auto"/>
            <w:kern w:val="2"/>
            <w:sz w:val="24"/>
            <w:szCs w:val="24"/>
            <w:lang w:val="en-GB" w:eastAsia="en-GB"/>
            <w14:ligatures w14:val="standardContextual"/>
          </w:rPr>
          <w:tab/>
        </w:r>
        <w:r w:rsidRPr="00501418">
          <w:rPr>
            <w:rStyle w:val="Hyperlink"/>
            <w:noProof/>
          </w:rPr>
          <w:t>Supported and available streams</w:t>
        </w:r>
        <w:r>
          <w:rPr>
            <w:noProof/>
            <w:webHidden/>
          </w:rPr>
          <w:tab/>
        </w:r>
        <w:r>
          <w:rPr>
            <w:noProof/>
            <w:webHidden/>
          </w:rPr>
          <w:fldChar w:fldCharType="begin"/>
        </w:r>
        <w:r>
          <w:rPr>
            <w:noProof/>
            <w:webHidden/>
          </w:rPr>
          <w:instrText xml:space="preserve"> PAGEREF _Toc223392191 \h </w:instrText>
        </w:r>
        <w:r>
          <w:rPr>
            <w:noProof/>
            <w:webHidden/>
          </w:rPr>
        </w:r>
        <w:r>
          <w:rPr>
            <w:noProof/>
            <w:webHidden/>
          </w:rPr>
          <w:fldChar w:fldCharType="separate"/>
        </w:r>
        <w:r w:rsidR="00916DFC">
          <w:rPr>
            <w:noProof/>
            <w:webHidden/>
          </w:rPr>
          <w:t>16</w:t>
        </w:r>
        <w:r>
          <w:rPr>
            <w:noProof/>
            <w:webHidden/>
          </w:rPr>
          <w:fldChar w:fldCharType="end"/>
        </w:r>
      </w:hyperlink>
    </w:p>
    <w:p w14:paraId="7DBDFCD6" w14:textId="3DCDA712" w:rsidR="0076067B" w:rsidRDefault="0076067B">
      <w:pPr>
        <w:pStyle w:val="TOC3"/>
        <w:rPr>
          <w:rFonts w:cstheme="minorBidi"/>
          <w:noProof/>
          <w:color w:val="auto"/>
          <w:kern w:val="2"/>
          <w:sz w:val="24"/>
          <w:szCs w:val="24"/>
          <w:lang w:val="en-GB" w:eastAsia="en-GB"/>
          <w14:ligatures w14:val="standardContextual"/>
        </w:rPr>
      </w:pPr>
      <w:hyperlink w:anchor="_Toc223392192" w:history="1">
        <w:r w:rsidRPr="00501418">
          <w:rPr>
            <w:rStyle w:val="Hyperlink"/>
            <w:noProof/>
          </w:rPr>
          <w:t>3.7.1</w:t>
        </w:r>
        <w:r>
          <w:rPr>
            <w:rFonts w:cstheme="minorBidi"/>
            <w:noProof/>
            <w:color w:val="auto"/>
            <w:kern w:val="2"/>
            <w:sz w:val="24"/>
            <w:szCs w:val="24"/>
            <w:lang w:val="en-GB" w:eastAsia="en-GB"/>
            <w14:ligatures w14:val="standardContextual"/>
          </w:rPr>
          <w:tab/>
        </w:r>
        <w:r w:rsidRPr="00501418">
          <w:rPr>
            <w:rStyle w:val="Hyperlink"/>
            <w:noProof/>
          </w:rPr>
          <w:t>Supported stream type</w:t>
        </w:r>
        <w:r>
          <w:rPr>
            <w:noProof/>
            <w:webHidden/>
          </w:rPr>
          <w:tab/>
        </w:r>
        <w:r>
          <w:rPr>
            <w:noProof/>
            <w:webHidden/>
          </w:rPr>
          <w:fldChar w:fldCharType="begin"/>
        </w:r>
        <w:r>
          <w:rPr>
            <w:noProof/>
            <w:webHidden/>
          </w:rPr>
          <w:instrText xml:space="preserve"> PAGEREF _Toc223392192 \h </w:instrText>
        </w:r>
        <w:r>
          <w:rPr>
            <w:noProof/>
            <w:webHidden/>
          </w:rPr>
        </w:r>
        <w:r>
          <w:rPr>
            <w:noProof/>
            <w:webHidden/>
          </w:rPr>
          <w:fldChar w:fldCharType="separate"/>
        </w:r>
        <w:r w:rsidR="00916DFC">
          <w:rPr>
            <w:noProof/>
            <w:webHidden/>
          </w:rPr>
          <w:t>16</w:t>
        </w:r>
        <w:r>
          <w:rPr>
            <w:noProof/>
            <w:webHidden/>
          </w:rPr>
          <w:fldChar w:fldCharType="end"/>
        </w:r>
      </w:hyperlink>
    </w:p>
    <w:p w14:paraId="7C9995C6" w14:textId="2F4438D4" w:rsidR="0076067B" w:rsidRDefault="0076067B">
      <w:pPr>
        <w:pStyle w:val="TOC4"/>
        <w:rPr>
          <w:kern w:val="2"/>
          <w:sz w:val="24"/>
          <w:szCs w:val="24"/>
          <w:lang w:val="en-GB" w:eastAsia="en-GB"/>
          <w14:ligatures w14:val="standardContextual"/>
        </w:rPr>
      </w:pPr>
      <w:hyperlink w:anchor="_Toc223392193" w:history="1">
        <w:r w:rsidRPr="00501418">
          <w:rPr>
            <w:rStyle w:val="Hyperlink"/>
            <w:rFonts w:ascii="Times New Roman" w:hAnsi="Times New Roman" w:cs="Times New Roman"/>
          </w:rPr>
          <w:t>3.7.1.1</w:t>
        </w:r>
        <w:r>
          <w:rPr>
            <w:kern w:val="2"/>
            <w:sz w:val="24"/>
            <w:szCs w:val="24"/>
            <w:lang w:val="en-GB" w:eastAsia="en-GB"/>
            <w14:ligatures w14:val="standardContextual"/>
          </w:rPr>
          <w:tab/>
        </w:r>
        <w:r w:rsidRPr="00501418">
          <w:rPr>
            <w:rStyle w:val="Hyperlink"/>
          </w:rPr>
          <w:t>Supported stream type combinations</w:t>
        </w:r>
        <w:r>
          <w:rPr>
            <w:webHidden/>
          </w:rPr>
          <w:tab/>
        </w:r>
        <w:r>
          <w:rPr>
            <w:webHidden/>
          </w:rPr>
          <w:fldChar w:fldCharType="begin"/>
        </w:r>
        <w:r>
          <w:rPr>
            <w:webHidden/>
          </w:rPr>
          <w:instrText xml:space="preserve"> PAGEREF _Toc223392193 \h </w:instrText>
        </w:r>
        <w:r>
          <w:rPr>
            <w:webHidden/>
          </w:rPr>
        </w:r>
        <w:r>
          <w:rPr>
            <w:webHidden/>
          </w:rPr>
          <w:fldChar w:fldCharType="separate"/>
        </w:r>
        <w:r w:rsidR="00916DFC">
          <w:rPr>
            <w:webHidden/>
          </w:rPr>
          <w:t>25</w:t>
        </w:r>
        <w:r>
          <w:rPr>
            <w:webHidden/>
          </w:rPr>
          <w:fldChar w:fldCharType="end"/>
        </w:r>
      </w:hyperlink>
    </w:p>
    <w:p w14:paraId="2B13CCD5" w14:textId="5BB381BF" w:rsidR="0076067B" w:rsidRDefault="0076067B">
      <w:pPr>
        <w:pStyle w:val="TOC3"/>
        <w:rPr>
          <w:rFonts w:cstheme="minorBidi"/>
          <w:noProof/>
          <w:color w:val="auto"/>
          <w:kern w:val="2"/>
          <w:sz w:val="24"/>
          <w:szCs w:val="24"/>
          <w:lang w:val="en-GB" w:eastAsia="en-GB"/>
          <w14:ligatures w14:val="standardContextual"/>
        </w:rPr>
      </w:pPr>
      <w:hyperlink w:anchor="_Toc223392194" w:history="1">
        <w:r w:rsidRPr="00501418">
          <w:rPr>
            <w:rStyle w:val="Hyperlink"/>
            <w:noProof/>
          </w:rPr>
          <w:t>3.7.2</w:t>
        </w:r>
        <w:r>
          <w:rPr>
            <w:rFonts w:cstheme="minorBidi"/>
            <w:noProof/>
            <w:color w:val="auto"/>
            <w:kern w:val="2"/>
            <w:sz w:val="24"/>
            <w:szCs w:val="24"/>
            <w:lang w:val="en-GB" w:eastAsia="en-GB"/>
            <w14:ligatures w14:val="standardContextual"/>
          </w:rPr>
          <w:tab/>
        </w:r>
        <w:r w:rsidRPr="00501418">
          <w:rPr>
            <w:rStyle w:val="Hyperlink"/>
            <w:noProof/>
          </w:rPr>
          <w:t>Available Streams</w:t>
        </w:r>
        <w:r>
          <w:rPr>
            <w:noProof/>
            <w:webHidden/>
          </w:rPr>
          <w:tab/>
        </w:r>
        <w:r>
          <w:rPr>
            <w:noProof/>
            <w:webHidden/>
          </w:rPr>
          <w:fldChar w:fldCharType="begin"/>
        </w:r>
        <w:r>
          <w:rPr>
            <w:noProof/>
            <w:webHidden/>
          </w:rPr>
          <w:instrText xml:space="preserve"> PAGEREF _Toc223392194 \h </w:instrText>
        </w:r>
        <w:r>
          <w:rPr>
            <w:noProof/>
            <w:webHidden/>
          </w:rPr>
        </w:r>
        <w:r>
          <w:rPr>
            <w:noProof/>
            <w:webHidden/>
          </w:rPr>
          <w:fldChar w:fldCharType="separate"/>
        </w:r>
        <w:r w:rsidR="00916DFC">
          <w:rPr>
            <w:noProof/>
            <w:webHidden/>
          </w:rPr>
          <w:t>26</w:t>
        </w:r>
        <w:r>
          <w:rPr>
            <w:noProof/>
            <w:webHidden/>
          </w:rPr>
          <w:fldChar w:fldCharType="end"/>
        </w:r>
      </w:hyperlink>
    </w:p>
    <w:p w14:paraId="31A5E39E" w14:textId="68B0E510" w:rsidR="0076067B" w:rsidRDefault="0076067B">
      <w:pPr>
        <w:pStyle w:val="TOC2"/>
        <w:rPr>
          <w:rFonts w:cstheme="minorBidi"/>
          <w:noProof/>
          <w:color w:val="auto"/>
          <w:kern w:val="2"/>
          <w:sz w:val="24"/>
          <w:szCs w:val="24"/>
          <w:lang w:val="en-GB" w:eastAsia="en-GB"/>
          <w14:ligatures w14:val="standardContextual"/>
        </w:rPr>
      </w:pPr>
      <w:hyperlink w:anchor="_Toc223392195" w:history="1">
        <w:r w:rsidRPr="00501418">
          <w:rPr>
            <w:rStyle w:val="Hyperlink"/>
            <w:noProof/>
          </w:rPr>
          <w:t>3.8</w:t>
        </w:r>
        <w:r>
          <w:rPr>
            <w:rFonts w:cstheme="minorBidi"/>
            <w:noProof/>
            <w:color w:val="auto"/>
            <w:kern w:val="2"/>
            <w:sz w:val="24"/>
            <w:szCs w:val="24"/>
            <w:lang w:val="en-GB" w:eastAsia="en-GB"/>
            <w14:ligatures w14:val="standardContextual"/>
          </w:rPr>
          <w:tab/>
        </w:r>
        <w:r w:rsidRPr="00501418">
          <w:rPr>
            <w:rStyle w:val="Hyperlink"/>
            <w:noProof/>
          </w:rPr>
          <w:t>Streaming approach and log strategy</w:t>
        </w:r>
        <w:r>
          <w:rPr>
            <w:noProof/>
            <w:webHidden/>
          </w:rPr>
          <w:tab/>
        </w:r>
        <w:r>
          <w:rPr>
            <w:noProof/>
            <w:webHidden/>
          </w:rPr>
          <w:fldChar w:fldCharType="begin"/>
        </w:r>
        <w:r>
          <w:rPr>
            <w:noProof/>
            <w:webHidden/>
          </w:rPr>
          <w:instrText xml:space="preserve"> PAGEREF _Toc223392195 \h </w:instrText>
        </w:r>
        <w:r>
          <w:rPr>
            <w:noProof/>
            <w:webHidden/>
          </w:rPr>
        </w:r>
        <w:r>
          <w:rPr>
            <w:noProof/>
            <w:webHidden/>
          </w:rPr>
          <w:fldChar w:fldCharType="separate"/>
        </w:r>
        <w:r w:rsidR="00916DFC">
          <w:rPr>
            <w:noProof/>
            <w:webHidden/>
          </w:rPr>
          <w:t>27</w:t>
        </w:r>
        <w:r>
          <w:rPr>
            <w:noProof/>
            <w:webHidden/>
          </w:rPr>
          <w:fldChar w:fldCharType="end"/>
        </w:r>
      </w:hyperlink>
    </w:p>
    <w:p w14:paraId="4419EEE1" w14:textId="5FBE4620" w:rsidR="0076067B" w:rsidRDefault="0076067B">
      <w:pPr>
        <w:pStyle w:val="TOC3"/>
        <w:rPr>
          <w:rFonts w:cstheme="minorBidi"/>
          <w:noProof/>
          <w:color w:val="auto"/>
          <w:kern w:val="2"/>
          <w:sz w:val="24"/>
          <w:szCs w:val="24"/>
          <w:lang w:val="en-GB" w:eastAsia="en-GB"/>
          <w14:ligatures w14:val="standardContextual"/>
        </w:rPr>
      </w:pPr>
      <w:hyperlink w:anchor="_Toc223392196" w:history="1">
        <w:r w:rsidRPr="00501418">
          <w:rPr>
            <w:rStyle w:val="Hyperlink"/>
            <w:noProof/>
          </w:rPr>
          <w:t>3.8.1</w:t>
        </w:r>
        <w:r>
          <w:rPr>
            <w:rFonts w:cstheme="minorBidi"/>
            <w:noProof/>
            <w:color w:val="auto"/>
            <w:kern w:val="2"/>
            <w:sz w:val="24"/>
            <w:szCs w:val="24"/>
            <w:lang w:val="en-GB" w:eastAsia="en-GB"/>
            <w14:ligatures w14:val="standardContextual"/>
          </w:rPr>
          <w:tab/>
        </w:r>
        <w:r w:rsidRPr="00501418">
          <w:rPr>
            <w:rStyle w:val="Hyperlink"/>
            <w:noProof/>
          </w:rPr>
          <w:t>Log storage strategy</w:t>
        </w:r>
        <w:r>
          <w:rPr>
            <w:noProof/>
            <w:webHidden/>
          </w:rPr>
          <w:tab/>
        </w:r>
        <w:r>
          <w:rPr>
            <w:noProof/>
            <w:webHidden/>
          </w:rPr>
          <w:fldChar w:fldCharType="begin"/>
        </w:r>
        <w:r>
          <w:rPr>
            <w:noProof/>
            <w:webHidden/>
          </w:rPr>
          <w:instrText xml:space="preserve"> PAGEREF _Toc223392196 \h </w:instrText>
        </w:r>
        <w:r>
          <w:rPr>
            <w:noProof/>
            <w:webHidden/>
          </w:rPr>
        </w:r>
        <w:r>
          <w:rPr>
            <w:noProof/>
            <w:webHidden/>
          </w:rPr>
          <w:fldChar w:fldCharType="separate"/>
        </w:r>
        <w:r w:rsidR="00916DFC">
          <w:rPr>
            <w:noProof/>
            <w:webHidden/>
          </w:rPr>
          <w:t>27</w:t>
        </w:r>
        <w:r>
          <w:rPr>
            <w:noProof/>
            <w:webHidden/>
          </w:rPr>
          <w:fldChar w:fldCharType="end"/>
        </w:r>
      </w:hyperlink>
    </w:p>
    <w:p w14:paraId="31EDF658" w14:textId="6F074EAD" w:rsidR="0076067B" w:rsidRDefault="0076067B">
      <w:pPr>
        <w:pStyle w:val="TOC4"/>
        <w:rPr>
          <w:kern w:val="2"/>
          <w:sz w:val="24"/>
          <w:szCs w:val="24"/>
          <w:lang w:val="en-GB" w:eastAsia="en-GB"/>
          <w14:ligatures w14:val="standardContextual"/>
        </w:rPr>
      </w:pPr>
      <w:hyperlink w:anchor="_Toc223392197" w:history="1">
        <w:r w:rsidRPr="00501418">
          <w:rPr>
            <w:rStyle w:val="Hyperlink"/>
            <w:rFonts w:ascii="Times New Roman" w:hAnsi="Times New Roman" w:cs="Times New Roman"/>
          </w:rPr>
          <w:t>3.8.1.1</w:t>
        </w:r>
        <w:r>
          <w:rPr>
            <w:kern w:val="2"/>
            <w:sz w:val="24"/>
            <w:szCs w:val="24"/>
            <w:lang w:val="en-GB" w:eastAsia="en-GB"/>
            <w14:ligatures w14:val="standardContextual"/>
          </w:rPr>
          <w:tab/>
        </w:r>
        <w:r w:rsidRPr="00501418">
          <w:rPr>
            <w:rStyle w:val="Hyperlink"/>
          </w:rPr>
          <w:t>Compacted log</w:t>
        </w:r>
        <w:r>
          <w:rPr>
            <w:webHidden/>
          </w:rPr>
          <w:tab/>
        </w:r>
        <w:r>
          <w:rPr>
            <w:webHidden/>
          </w:rPr>
          <w:fldChar w:fldCharType="begin"/>
        </w:r>
        <w:r>
          <w:rPr>
            <w:webHidden/>
          </w:rPr>
          <w:instrText xml:space="preserve"> PAGEREF _Toc223392197 \h </w:instrText>
        </w:r>
        <w:r>
          <w:rPr>
            <w:webHidden/>
          </w:rPr>
        </w:r>
        <w:r>
          <w:rPr>
            <w:webHidden/>
          </w:rPr>
          <w:fldChar w:fldCharType="separate"/>
        </w:r>
        <w:r w:rsidR="00916DFC">
          <w:rPr>
            <w:webHidden/>
          </w:rPr>
          <w:t>27</w:t>
        </w:r>
        <w:r>
          <w:rPr>
            <w:webHidden/>
          </w:rPr>
          <w:fldChar w:fldCharType="end"/>
        </w:r>
      </w:hyperlink>
    </w:p>
    <w:p w14:paraId="11106830" w14:textId="0096B3C9" w:rsidR="0076067B" w:rsidRDefault="0076067B">
      <w:pPr>
        <w:pStyle w:val="TOC4"/>
        <w:rPr>
          <w:kern w:val="2"/>
          <w:sz w:val="24"/>
          <w:szCs w:val="24"/>
          <w:lang w:val="en-GB" w:eastAsia="en-GB"/>
          <w14:ligatures w14:val="standardContextual"/>
        </w:rPr>
      </w:pPr>
      <w:hyperlink w:anchor="_Toc223392198" w:history="1">
        <w:r w:rsidRPr="00501418">
          <w:rPr>
            <w:rStyle w:val="Hyperlink"/>
            <w:rFonts w:ascii="Times New Roman" w:hAnsi="Times New Roman" w:cs="Times New Roman"/>
          </w:rPr>
          <w:t>3.8.1.2</w:t>
        </w:r>
        <w:r>
          <w:rPr>
            <w:kern w:val="2"/>
            <w:sz w:val="24"/>
            <w:szCs w:val="24"/>
            <w:lang w:val="en-GB" w:eastAsia="en-GB"/>
            <w14:ligatures w14:val="standardContextual"/>
          </w:rPr>
          <w:tab/>
        </w:r>
        <w:r w:rsidRPr="00501418">
          <w:rPr>
            <w:rStyle w:val="Hyperlink"/>
          </w:rPr>
          <w:t>Truncated log</w:t>
        </w:r>
        <w:r>
          <w:rPr>
            <w:webHidden/>
          </w:rPr>
          <w:tab/>
        </w:r>
        <w:r>
          <w:rPr>
            <w:webHidden/>
          </w:rPr>
          <w:fldChar w:fldCharType="begin"/>
        </w:r>
        <w:r>
          <w:rPr>
            <w:webHidden/>
          </w:rPr>
          <w:instrText xml:space="preserve"> PAGEREF _Toc223392198 \h </w:instrText>
        </w:r>
        <w:r>
          <w:rPr>
            <w:webHidden/>
          </w:rPr>
        </w:r>
        <w:r>
          <w:rPr>
            <w:webHidden/>
          </w:rPr>
          <w:fldChar w:fldCharType="separate"/>
        </w:r>
        <w:r w:rsidR="00916DFC">
          <w:rPr>
            <w:webHidden/>
          </w:rPr>
          <w:t>28</w:t>
        </w:r>
        <w:r>
          <w:rPr>
            <w:webHidden/>
          </w:rPr>
          <w:fldChar w:fldCharType="end"/>
        </w:r>
      </w:hyperlink>
    </w:p>
    <w:p w14:paraId="3D79A13A" w14:textId="1C6D36A1" w:rsidR="0076067B" w:rsidRDefault="0076067B">
      <w:pPr>
        <w:pStyle w:val="TOC4"/>
        <w:rPr>
          <w:kern w:val="2"/>
          <w:sz w:val="24"/>
          <w:szCs w:val="24"/>
          <w:lang w:val="en-GB" w:eastAsia="en-GB"/>
          <w14:ligatures w14:val="standardContextual"/>
        </w:rPr>
      </w:pPr>
      <w:hyperlink w:anchor="_Toc223392199" w:history="1">
        <w:r w:rsidRPr="00501418">
          <w:rPr>
            <w:rStyle w:val="Hyperlink"/>
            <w:rFonts w:ascii="Times New Roman" w:hAnsi="Times New Roman" w:cs="Times New Roman"/>
          </w:rPr>
          <w:t>3.8.1.3</w:t>
        </w:r>
        <w:r>
          <w:rPr>
            <w:kern w:val="2"/>
            <w:sz w:val="24"/>
            <w:szCs w:val="24"/>
            <w:lang w:val="en-GB" w:eastAsia="en-GB"/>
            <w14:ligatures w14:val="standardContextual"/>
          </w:rPr>
          <w:tab/>
        </w:r>
        <w:r w:rsidRPr="00501418">
          <w:rPr>
            <w:rStyle w:val="Hyperlink"/>
          </w:rPr>
          <w:t>Full history log</w:t>
        </w:r>
        <w:r>
          <w:rPr>
            <w:webHidden/>
          </w:rPr>
          <w:tab/>
        </w:r>
        <w:r>
          <w:rPr>
            <w:webHidden/>
          </w:rPr>
          <w:fldChar w:fldCharType="begin"/>
        </w:r>
        <w:r>
          <w:rPr>
            <w:webHidden/>
          </w:rPr>
          <w:instrText xml:space="preserve"> PAGEREF _Toc223392199 \h </w:instrText>
        </w:r>
        <w:r>
          <w:rPr>
            <w:webHidden/>
          </w:rPr>
        </w:r>
        <w:r>
          <w:rPr>
            <w:webHidden/>
          </w:rPr>
          <w:fldChar w:fldCharType="separate"/>
        </w:r>
        <w:r w:rsidR="00916DFC">
          <w:rPr>
            <w:webHidden/>
          </w:rPr>
          <w:t>29</w:t>
        </w:r>
        <w:r>
          <w:rPr>
            <w:webHidden/>
          </w:rPr>
          <w:fldChar w:fldCharType="end"/>
        </w:r>
      </w:hyperlink>
    </w:p>
    <w:p w14:paraId="7E2AF2DA" w14:textId="2CA88526" w:rsidR="0076067B" w:rsidRDefault="0076067B">
      <w:pPr>
        <w:pStyle w:val="TOC4"/>
        <w:rPr>
          <w:kern w:val="2"/>
          <w:sz w:val="24"/>
          <w:szCs w:val="24"/>
          <w:lang w:val="en-GB" w:eastAsia="en-GB"/>
          <w14:ligatures w14:val="standardContextual"/>
        </w:rPr>
      </w:pPr>
      <w:hyperlink w:anchor="_Toc223392200" w:history="1">
        <w:r w:rsidRPr="00501418">
          <w:rPr>
            <w:rStyle w:val="Hyperlink"/>
            <w:rFonts w:ascii="Times New Roman" w:hAnsi="Times New Roman" w:cs="Times New Roman"/>
          </w:rPr>
          <w:t>3.8.1.4</w:t>
        </w:r>
        <w:r>
          <w:rPr>
            <w:kern w:val="2"/>
            <w:sz w:val="24"/>
            <w:szCs w:val="24"/>
            <w:lang w:val="en-GB" w:eastAsia="en-GB"/>
            <w14:ligatures w14:val="standardContextual"/>
          </w:rPr>
          <w:tab/>
        </w:r>
        <w:r w:rsidRPr="00501418">
          <w:rPr>
            <w:rStyle w:val="Hyperlink"/>
          </w:rPr>
          <w:t>Full history with periodic baseline log</w:t>
        </w:r>
        <w:r>
          <w:rPr>
            <w:webHidden/>
          </w:rPr>
          <w:tab/>
        </w:r>
        <w:r>
          <w:rPr>
            <w:webHidden/>
          </w:rPr>
          <w:fldChar w:fldCharType="begin"/>
        </w:r>
        <w:r>
          <w:rPr>
            <w:webHidden/>
          </w:rPr>
          <w:instrText xml:space="preserve"> PAGEREF _Toc223392200 \h </w:instrText>
        </w:r>
        <w:r>
          <w:rPr>
            <w:webHidden/>
          </w:rPr>
        </w:r>
        <w:r>
          <w:rPr>
            <w:webHidden/>
          </w:rPr>
          <w:fldChar w:fldCharType="separate"/>
        </w:r>
        <w:r w:rsidR="00916DFC">
          <w:rPr>
            <w:webHidden/>
          </w:rPr>
          <w:t>29</w:t>
        </w:r>
        <w:r>
          <w:rPr>
            <w:webHidden/>
          </w:rPr>
          <w:fldChar w:fldCharType="end"/>
        </w:r>
      </w:hyperlink>
    </w:p>
    <w:p w14:paraId="50B38BA8" w14:textId="64048A35" w:rsidR="0076067B" w:rsidRDefault="0076067B">
      <w:pPr>
        <w:pStyle w:val="TOC3"/>
        <w:rPr>
          <w:rFonts w:cstheme="minorBidi"/>
          <w:noProof/>
          <w:color w:val="auto"/>
          <w:kern w:val="2"/>
          <w:sz w:val="24"/>
          <w:szCs w:val="24"/>
          <w:lang w:val="en-GB" w:eastAsia="en-GB"/>
          <w14:ligatures w14:val="standardContextual"/>
        </w:rPr>
      </w:pPr>
      <w:hyperlink w:anchor="_Toc223392201" w:history="1">
        <w:r w:rsidRPr="00501418">
          <w:rPr>
            <w:rStyle w:val="Hyperlink"/>
            <w:noProof/>
          </w:rPr>
          <w:t>3.8.2</w:t>
        </w:r>
        <w:r>
          <w:rPr>
            <w:rFonts w:cstheme="minorBidi"/>
            <w:noProof/>
            <w:color w:val="auto"/>
            <w:kern w:val="2"/>
            <w:sz w:val="24"/>
            <w:szCs w:val="24"/>
            <w:lang w:val="en-GB" w:eastAsia="en-GB"/>
            <w14:ligatures w14:val="standardContextual"/>
          </w:rPr>
          <w:tab/>
        </w:r>
        <w:r w:rsidRPr="00501418">
          <w:rPr>
            <w:rStyle w:val="Hyperlink"/>
            <w:noProof/>
          </w:rPr>
          <w:t>Log record strategy and record trigger</w:t>
        </w:r>
        <w:r>
          <w:rPr>
            <w:noProof/>
            <w:webHidden/>
          </w:rPr>
          <w:tab/>
        </w:r>
        <w:r>
          <w:rPr>
            <w:noProof/>
            <w:webHidden/>
          </w:rPr>
          <w:fldChar w:fldCharType="begin"/>
        </w:r>
        <w:r>
          <w:rPr>
            <w:noProof/>
            <w:webHidden/>
          </w:rPr>
          <w:instrText xml:space="preserve"> PAGEREF _Toc223392201 \h </w:instrText>
        </w:r>
        <w:r>
          <w:rPr>
            <w:noProof/>
            <w:webHidden/>
          </w:rPr>
        </w:r>
        <w:r>
          <w:rPr>
            <w:noProof/>
            <w:webHidden/>
          </w:rPr>
          <w:fldChar w:fldCharType="separate"/>
        </w:r>
        <w:r w:rsidR="00916DFC">
          <w:rPr>
            <w:noProof/>
            <w:webHidden/>
          </w:rPr>
          <w:t>29</w:t>
        </w:r>
        <w:r>
          <w:rPr>
            <w:noProof/>
            <w:webHidden/>
          </w:rPr>
          <w:fldChar w:fldCharType="end"/>
        </w:r>
      </w:hyperlink>
    </w:p>
    <w:p w14:paraId="13018C9E" w14:textId="607D1484" w:rsidR="0076067B" w:rsidRDefault="0076067B">
      <w:pPr>
        <w:pStyle w:val="TOC4"/>
        <w:rPr>
          <w:kern w:val="2"/>
          <w:sz w:val="24"/>
          <w:szCs w:val="24"/>
          <w:lang w:val="en-GB" w:eastAsia="en-GB"/>
          <w14:ligatures w14:val="standardContextual"/>
        </w:rPr>
      </w:pPr>
      <w:hyperlink w:anchor="_Toc223392202" w:history="1">
        <w:r w:rsidRPr="00501418">
          <w:rPr>
            <w:rStyle w:val="Hyperlink"/>
            <w:rFonts w:ascii="Times New Roman" w:hAnsi="Times New Roman" w:cs="Times New Roman"/>
          </w:rPr>
          <w:t>3.8.2.1</w:t>
        </w:r>
        <w:r>
          <w:rPr>
            <w:kern w:val="2"/>
            <w:sz w:val="24"/>
            <w:szCs w:val="24"/>
            <w:lang w:val="en-GB" w:eastAsia="en-GB"/>
            <w14:ligatures w14:val="standardContextual"/>
          </w:rPr>
          <w:tab/>
        </w:r>
        <w:r w:rsidRPr="00501418">
          <w:rPr>
            <w:rStyle w:val="Hyperlink"/>
          </w:rPr>
          <w:t>Whole entity on change</w:t>
        </w:r>
        <w:r>
          <w:rPr>
            <w:webHidden/>
          </w:rPr>
          <w:tab/>
        </w:r>
        <w:r>
          <w:rPr>
            <w:webHidden/>
          </w:rPr>
          <w:fldChar w:fldCharType="begin"/>
        </w:r>
        <w:r>
          <w:rPr>
            <w:webHidden/>
          </w:rPr>
          <w:instrText xml:space="preserve"> PAGEREF _Toc223392202 \h </w:instrText>
        </w:r>
        <w:r>
          <w:rPr>
            <w:webHidden/>
          </w:rPr>
        </w:r>
        <w:r>
          <w:rPr>
            <w:webHidden/>
          </w:rPr>
          <w:fldChar w:fldCharType="separate"/>
        </w:r>
        <w:r w:rsidR="00916DFC">
          <w:rPr>
            <w:webHidden/>
          </w:rPr>
          <w:t>29</w:t>
        </w:r>
        <w:r>
          <w:rPr>
            <w:webHidden/>
          </w:rPr>
          <w:fldChar w:fldCharType="end"/>
        </w:r>
      </w:hyperlink>
    </w:p>
    <w:p w14:paraId="3D7C420B" w14:textId="578AA463" w:rsidR="0076067B" w:rsidRDefault="0076067B">
      <w:pPr>
        <w:pStyle w:val="TOC4"/>
        <w:rPr>
          <w:kern w:val="2"/>
          <w:sz w:val="24"/>
          <w:szCs w:val="24"/>
          <w:lang w:val="en-GB" w:eastAsia="en-GB"/>
          <w14:ligatures w14:val="standardContextual"/>
        </w:rPr>
      </w:pPr>
      <w:hyperlink w:anchor="_Toc223392203" w:history="1">
        <w:r w:rsidRPr="00501418">
          <w:rPr>
            <w:rStyle w:val="Hyperlink"/>
            <w:rFonts w:ascii="Times New Roman" w:hAnsi="Times New Roman" w:cs="Times New Roman"/>
          </w:rPr>
          <w:t>3.8.2.2</w:t>
        </w:r>
        <w:r>
          <w:rPr>
            <w:kern w:val="2"/>
            <w:sz w:val="24"/>
            <w:szCs w:val="24"/>
            <w:lang w:val="en-GB" w:eastAsia="en-GB"/>
            <w14:ligatures w14:val="standardContextual"/>
          </w:rPr>
          <w:tab/>
        </w:r>
        <w:r w:rsidRPr="00501418">
          <w:rPr>
            <w:rStyle w:val="Hyperlink"/>
          </w:rPr>
          <w:t>Change only</w:t>
        </w:r>
        <w:r>
          <w:rPr>
            <w:webHidden/>
          </w:rPr>
          <w:tab/>
        </w:r>
        <w:r>
          <w:rPr>
            <w:webHidden/>
          </w:rPr>
          <w:fldChar w:fldCharType="begin"/>
        </w:r>
        <w:r>
          <w:rPr>
            <w:webHidden/>
          </w:rPr>
          <w:instrText xml:space="preserve"> PAGEREF _Toc223392203 \h </w:instrText>
        </w:r>
        <w:r>
          <w:rPr>
            <w:webHidden/>
          </w:rPr>
        </w:r>
        <w:r>
          <w:rPr>
            <w:webHidden/>
          </w:rPr>
          <w:fldChar w:fldCharType="separate"/>
        </w:r>
        <w:r w:rsidR="00916DFC">
          <w:rPr>
            <w:webHidden/>
          </w:rPr>
          <w:t>30</w:t>
        </w:r>
        <w:r>
          <w:rPr>
            <w:webHidden/>
          </w:rPr>
          <w:fldChar w:fldCharType="end"/>
        </w:r>
      </w:hyperlink>
    </w:p>
    <w:p w14:paraId="62FE861F" w14:textId="03932278" w:rsidR="0076067B" w:rsidRDefault="0076067B">
      <w:pPr>
        <w:pStyle w:val="TOC4"/>
        <w:rPr>
          <w:kern w:val="2"/>
          <w:sz w:val="24"/>
          <w:szCs w:val="24"/>
          <w:lang w:val="en-GB" w:eastAsia="en-GB"/>
          <w14:ligatures w14:val="standardContextual"/>
        </w:rPr>
      </w:pPr>
      <w:hyperlink w:anchor="_Toc223392204" w:history="1">
        <w:r w:rsidRPr="00501418">
          <w:rPr>
            <w:rStyle w:val="Hyperlink"/>
            <w:rFonts w:ascii="Times New Roman" w:hAnsi="Times New Roman" w:cs="Times New Roman"/>
          </w:rPr>
          <w:t>3.8.2.3</w:t>
        </w:r>
        <w:r>
          <w:rPr>
            <w:kern w:val="2"/>
            <w:sz w:val="24"/>
            <w:szCs w:val="24"/>
            <w:lang w:val="en-GB" w:eastAsia="en-GB"/>
            <w14:ligatures w14:val="standardContextual"/>
          </w:rPr>
          <w:tab/>
        </w:r>
        <w:r w:rsidRPr="00501418">
          <w:rPr>
            <w:rStyle w:val="Hyperlink"/>
          </w:rPr>
          <w:t>Whole entity periodic</w:t>
        </w:r>
        <w:r>
          <w:rPr>
            <w:webHidden/>
          </w:rPr>
          <w:tab/>
        </w:r>
        <w:r>
          <w:rPr>
            <w:webHidden/>
          </w:rPr>
          <w:fldChar w:fldCharType="begin"/>
        </w:r>
        <w:r>
          <w:rPr>
            <w:webHidden/>
          </w:rPr>
          <w:instrText xml:space="preserve"> PAGEREF _Toc223392204 \h </w:instrText>
        </w:r>
        <w:r>
          <w:rPr>
            <w:webHidden/>
          </w:rPr>
        </w:r>
        <w:r>
          <w:rPr>
            <w:webHidden/>
          </w:rPr>
          <w:fldChar w:fldCharType="separate"/>
        </w:r>
        <w:r w:rsidR="00916DFC">
          <w:rPr>
            <w:webHidden/>
          </w:rPr>
          <w:t>30</w:t>
        </w:r>
        <w:r>
          <w:rPr>
            <w:webHidden/>
          </w:rPr>
          <w:fldChar w:fldCharType="end"/>
        </w:r>
      </w:hyperlink>
    </w:p>
    <w:p w14:paraId="596C4334" w14:textId="4EA99667" w:rsidR="0076067B" w:rsidRDefault="0076067B">
      <w:pPr>
        <w:pStyle w:val="TOC4"/>
        <w:rPr>
          <w:kern w:val="2"/>
          <w:sz w:val="24"/>
          <w:szCs w:val="24"/>
          <w:lang w:val="en-GB" w:eastAsia="en-GB"/>
          <w14:ligatures w14:val="standardContextual"/>
        </w:rPr>
      </w:pPr>
      <w:hyperlink w:anchor="_Toc223392205" w:history="1">
        <w:r w:rsidRPr="00501418">
          <w:rPr>
            <w:rStyle w:val="Hyperlink"/>
            <w:rFonts w:ascii="Times New Roman" w:hAnsi="Times New Roman" w:cs="Times New Roman"/>
          </w:rPr>
          <w:t>3.8.2.4</w:t>
        </w:r>
        <w:r>
          <w:rPr>
            <w:kern w:val="2"/>
            <w:sz w:val="24"/>
            <w:szCs w:val="24"/>
            <w:lang w:val="en-GB" w:eastAsia="en-GB"/>
            <w14:ligatures w14:val="standardContextual"/>
          </w:rPr>
          <w:tab/>
        </w:r>
        <w:r w:rsidRPr="00501418">
          <w:rPr>
            <w:rStyle w:val="Hyperlink"/>
          </w:rPr>
          <w:t>Change-only periodic</w:t>
        </w:r>
        <w:r>
          <w:rPr>
            <w:webHidden/>
          </w:rPr>
          <w:tab/>
        </w:r>
        <w:r>
          <w:rPr>
            <w:webHidden/>
          </w:rPr>
          <w:fldChar w:fldCharType="begin"/>
        </w:r>
        <w:r>
          <w:rPr>
            <w:webHidden/>
          </w:rPr>
          <w:instrText xml:space="preserve"> PAGEREF _Toc223392205 \h </w:instrText>
        </w:r>
        <w:r>
          <w:rPr>
            <w:webHidden/>
          </w:rPr>
        </w:r>
        <w:r>
          <w:rPr>
            <w:webHidden/>
          </w:rPr>
          <w:fldChar w:fldCharType="separate"/>
        </w:r>
        <w:r w:rsidR="00916DFC">
          <w:rPr>
            <w:webHidden/>
          </w:rPr>
          <w:t>30</w:t>
        </w:r>
        <w:r>
          <w:rPr>
            <w:webHidden/>
          </w:rPr>
          <w:fldChar w:fldCharType="end"/>
        </w:r>
      </w:hyperlink>
    </w:p>
    <w:p w14:paraId="295B09F8" w14:textId="07C78446" w:rsidR="0076067B" w:rsidRDefault="0076067B">
      <w:pPr>
        <w:pStyle w:val="TOC2"/>
        <w:rPr>
          <w:rFonts w:cstheme="minorBidi"/>
          <w:noProof/>
          <w:color w:val="auto"/>
          <w:kern w:val="2"/>
          <w:sz w:val="24"/>
          <w:szCs w:val="24"/>
          <w:lang w:val="en-GB" w:eastAsia="en-GB"/>
          <w14:ligatures w14:val="standardContextual"/>
        </w:rPr>
      </w:pPr>
      <w:hyperlink w:anchor="_Toc223392206" w:history="1">
        <w:r w:rsidRPr="00501418">
          <w:rPr>
            <w:rStyle w:val="Hyperlink"/>
            <w:noProof/>
          </w:rPr>
          <w:t>3.9</w:t>
        </w:r>
        <w:r>
          <w:rPr>
            <w:rFonts w:cstheme="minorBidi"/>
            <w:noProof/>
            <w:color w:val="auto"/>
            <w:kern w:val="2"/>
            <w:sz w:val="24"/>
            <w:szCs w:val="24"/>
            <w:lang w:val="en-GB" w:eastAsia="en-GB"/>
            <w14:ligatures w14:val="standardContextual"/>
          </w:rPr>
          <w:tab/>
        </w:r>
        <w:r w:rsidRPr="00501418">
          <w:rPr>
            <w:rStyle w:val="Hyperlink"/>
            <w:noProof/>
          </w:rPr>
          <w:t>Using the stream</w:t>
        </w:r>
        <w:r>
          <w:rPr>
            <w:noProof/>
            <w:webHidden/>
          </w:rPr>
          <w:tab/>
        </w:r>
        <w:r>
          <w:rPr>
            <w:noProof/>
            <w:webHidden/>
          </w:rPr>
          <w:fldChar w:fldCharType="begin"/>
        </w:r>
        <w:r>
          <w:rPr>
            <w:noProof/>
            <w:webHidden/>
          </w:rPr>
          <w:instrText xml:space="preserve"> PAGEREF _Toc223392206 \h </w:instrText>
        </w:r>
        <w:r>
          <w:rPr>
            <w:noProof/>
            <w:webHidden/>
          </w:rPr>
        </w:r>
        <w:r>
          <w:rPr>
            <w:noProof/>
            <w:webHidden/>
          </w:rPr>
          <w:fldChar w:fldCharType="separate"/>
        </w:r>
        <w:r w:rsidR="00916DFC">
          <w:rPr>
            <w:noProof/>
            <w:webHidden/>
          </w:rPr>
          <w:t>31</w:t>
        </w:r>
        <w:r>
          <w:rPr>
            <w:noProof/>
            <w:webHidden/>
          </w:rPr>
          <w:fldChar w:fldCharType="end"/>
        </w:r>
      </w:hyperlink>
    </w:p>
    <w:p w14:paraId="249A2E09" w14:textId="47D0EA36" w:rsidR="0076067B" w:rsidRDefault="0076067B">
      <w:pPr>
        <w:pStyle w:val="TOC3"/>
        <w:rPr>
          <w:rFonts w:cstheme="minorBidi"/>
          <w:noProof/>
          <w:color w:val="auto"/>
          <w:kern w:val="2"/>
          <w:sz w:val="24"/>
          <w:szCs w:val="24"/>
          <w:lang w:val="en-GB" w:eastAsia="en-GB"/>
          <w14:ligatures w14:val="standardContextual"/>
        </w:rPr>
      </w:pPr>
      <w:hyperlink w:anchor="_Toc223392207" w:history="1">
        <w:r w:rsidRPr="00501418">
          <w:rPr>
            <w:rStyle w:val="Hyperlink"/>
            <w:noProof/>
          </w:rPr>
          <w:t>3.9.1</w:t>
        </w:r>
        <w:r>
          <w:rPr>
            <w:rFonts w:cstheme="minorBidi"/>
            <w:noProof/>
            <w:color w:val="auto"/>
            <w:kern w:val="2"/>
            <w:sz w:val="24"/>
            <w:szCs w:val="24"/>
            <w:lang w:val="en-GB" w:eastAsia="en-GB"/>
            <w14:ligatures w14:val="standardContextual"/>
          </w:rPr>
          <w:tab/>
        </w:r>
        <w:r w:rsidRPr="00501418">
          <w:rPr>
            <w:rStyle w:val="Hyperlink"/>
            <w:noProof/>
          </w:rPr>
          <w:t>Streaming the context</w:t>
        </w:r>
        <w:r>
          <w:rPr>
            <w:noProof/>
            <w:webHidden/>
          </w:rPr>
          <w:tab/>
        </w:r>
        <w:r>
          <w:rPr>
            <w:noProof/>
            <w:webHidden/>
          </w:rPr>
          <w:fldChar w:fldCharType="begin"/>
        </w:r>
        <w:r>
          <w:rPr>
            <w:noProof/>
            <w:webHidden/>
          </w:rPr>
          <w:instrText xml:space="preserve"> PAGEREF _Toc223392207 \h </w:instrText>
        </w:r>
        <w:r>
          <w:rPr>
            <w:noProof/>
            <w:webHidden/>
          </w:rPr>
        </w:r>
        <w:r>
          <w:rPr>
            <w:noProof/>
            <w:webHidden/>
          </w:rPr>
          <w:fldChar w:fldCharType="separate"/>
        </w:r>
        <w:r w:rsidR="00916DFC">
          <w:rPr>
            <w:noProof/>
            <w:webHidden/>
          </w:rPr>
          <w:t>31</w:t>
        </w:r>
        <w:r>
          <w:rPr>
            <w:noProof/>
            <w:webHidden/>
          </w:rPr>
          <w:fldChar w:fldCharType="end"/>
        </w:r>
      </w:hyperlink>
    </w:p>
    <w:p w14:paraId="49E4D8EC" w14:textId="447493BA" w:rsidR="0076067B" w:rsidRDefault="0076067B">
      <w:pPr>
        <w:pStyle w:val="TOC4"/>
        <w:rPr>
          <w:kern w:val="2"/>
          <w:sz w:val="24"/>
          <w:szCs w:val="24"/>
          <w:lang w:val="en-GB" w:eastAsia="en-GB"/>
          <w14:ligatures w14:val="standardContextual"/>
        </w:rPr>
      </w:pPr>
      <w:hyperlink w:anchor="_Toc223392208" w:history="1">
        <w:r w:rsidRPr="00501418">
          <w:rPr>
            <w:rStyle w:val="Hyperlink"/>
            <w:rFonts w:ascii="Times New Roman" w:hAnsi="Times New Roman" w:cs="Times New Roman"/>
          </w:rPr>
          <w:t>3.9.1.1</w:t>
        </w:r>
        <w:r>
          <w:rPr>
            <w:kern w:val="2"/>
            <w:sz w:val="24"/>
            <w:szCs w:val="24"/>
            <w:lang w:val="en-GB" w:eastAsia="en-GB"/>
            <w14:ligatures w14:val="standardContextual"/>
          </w:rPr>
          <w:tab/>
        </w:r>
        <w:r w:rsidRPr="00501418">
          <w:rPr>
            <w:rStyle w:val="Hyperlink"/>
          </w:rPr>
          <w:t>Effect of streaming approach and compacted log characteristics on alignment</w:t>
        </w:r>
        <w:r>
          <w:rPr>
            <w:webHidden/>
          </w:rPr>
          <w:tab/>
        </w:r>
        <w:r>
          <w:rPr>
            <w:webHidden/>
          </w:rPr>
          <w:fldChar w:fldCharType="begin"/>
        </w:r>
        <w:r>
          <w:rPr>
            <w:webHidden/>
          </w:rPr>
          <w:instrText xml:space="preserve"> PAGEREF _Toc223392208 \h </w:instrText>
        </w:r>
        <w:r>
          <w:rPr>
            <w:webHidden/>
          </w:rPr>
        </w:r>
        <w:r>
          <w:rPr>
            <w:webHidden/>
          </w:rPr>
          <w:fldChar w:fldCharType="separate"/>
        </w:r>
        <w:r w:rsidR="00916DFC">
          <w:rPr>
            <w:webHidden/>
          </w:rPr>
          <w:t>31</w:t>
        </w:r>
        <w:r>
          <w:rPr>
            <w:webHidden/>
          </w:rPr>
          <w:fldChar w:fldCharType="end"/>
        </w:r>
      </w:hyperlink>
    </w:p>
    <w:p w14:paraId="6B62C4C7" w14:textId="005DF9FA" w:rsidR="0076067B" w:rsidRDefault="0076067B">
      <w:pPr>
        <w:pStyle w:val="TOC4"/>
        <w:rPr>
          <w:kern w:val="2"/>
          <w:sz w:val="24"/>
          <w:szCs w:val="24"/>
          <w:lang w:val="en-GB" w:eastAsia="en-GB"/>
          <w14:ligatures w14:val="standardContextual"/>
        </w:rPr>
      </w:pPr>
      <w:hyperlink w:anchor="_Toc223392209" w:history="1">
        <w:r w:rsidRPr="00501418">
          <w:rPr>
            <w:rStyle w:val="Hyperlink"/>
            <w:rFonts w:ascii="Times New Roman" w:hAnsi="Times New Roman" w:cs="Times New Roman"/>
          </w:rPr>
          <w:t>3.9.1.2</w:t>
        </w:r>
        <w:r>
          <w:rPr>
            <w:kern w:val="2"/>
            <w:sz w:val="24"/>
            <w:szCs w:val="24"/>
            <w:lang w:val="en-GB" w:eastAsia="en-GB"/>
            <w14:ligatures w14:val="standardContextual"/>
          </w:rPr>
          <w:tab/>
        </w:r>
        <w:r w:rsidRPr="00501418">
          <w:rPr>
            <w:rStyle w:val="Hyperlink"/>
          </w:rPr>
          <w:t>Preparing to connect</w:t>
        </w:r>
        <w:r>
          <w:rPr>
            <w:webHidden/>
          </w:rPr>
          <w:tab/>
        </w:r>
        <w:r>
          <w:rPr>
            <w:webHidden/>
          </w:rPr>
          <w:fldChar w:fldCharType="begin"/>
        </w:r>
        <w:r>
          <w:rPr>
            <w:webHidden/>
          </w:rPr>
          <w:instrText xml:space="preserve"> PAGEREF _Toc223392209 \h </w:instrText>
        </w:r>
        <w:r>
          <w:rPr>
            <w:webHidden/>
          </w:rPr>
        </w:r>
        <w:r>
          <w:rPr>
            <w:webHidden/>
          </w:rPr>
          <w:fldChar w:fldCharType="separate"/>
        </w:r>
        <w:r w:rsidR="00916DFC">
          <w:rPr>
            <w:webHidden/>
          </w:rPr>
          <w:t>31</w:t>
        </w:r>
        <w:r>
          <w:rPr>
            <w:webHidden/>
          </w:rPr>
          <w:fldChar w:fldCharType="end"/>
        </w:r>
      </w:hyperlink>
    </w:p>
    <w:p w14:paraId="4723E77A" w14:textId="60A97297" w:rsidR="0076067B" w:rsidRDefault="0076067B">
      <w:pPr>
        <w:pStyle w:val="TOC4"/>
        <w:rPr>
          <w:kern w:val="2"/>
          <w:sz w:val="24"/>
          <w:szCs w:val="24"/>
          <w:lang w:val="en-GB" w:eastAsia="en-GB"/>
          <w14:ligatures w14:val="standardContextual"/>
        </w:rPr>
      </w:pPr>
      <w:hyperlink w:anchor="_Toc223392210" w:history="1">
        <w:r w:rsidRPr="00501418">
          <w:rPr>
            <w:rStyle w:val="Hyperlink"/>
            <w:rFonts w:ascii="Times New Roman" w:hAnsi="Times New Roman" w:cs="Times New Roman"/>
          </w:rPr>
          <w:t>3.9.1.3</w:t>
        </w:r>
        <w:r>
          <w:rPr>
            <w:kern w:val="2"/>
            <w:sz w:val="24"/>
            <w:szCs w:val="24"/>
            <w:lang w:val="en-GB" w:eastAsia="en-GB"/>
            <w14:ligatures w14:val="standardContextual"/>
          </w:rPr>
          <w:tab/>
        </w:r>
        <w:r w:rsidRPr="00501418">
          <w:rPr>
            <w:rStyle w:val="Hyperlink"/>
          </w:rPr>
          <w:t>Initial connection</w:t>
        </w:r>
        <w:r>
          <w:rPr>
            <w:webHidden/>
          </w:rPr>
          <w:tab/>
        </w:r>
        <w:r>
          <w:rPr>
            <w:webHidden/>
          </w:rPr>
          <w:fldChar w:fldCharType="begin"/>
        </w:r>
        <w:r>
          <w:rPr>
            <w:webHidden/>
          </w:rPr>
          <w:instrText xml:space="preserve"> PAGEREF _Toc223392210 \h </w:instrText>
        </w:r>
        <w:r>
          <w:rPr>
            <w:webHidden/>
          </w:rPr>
        </w:r>
        <w:r>
          <w:rPr>
            <w:webHidden/>
          </w:rPr>
          <w:fldChar w:fldCharType="separate"/>
        </w:r>
        <w:r w:rsidR="00916DFC">
          <w:rPr>
            <w:webHidden/>
          </w:rPr>
          <w:t>31</w:t>
        </w:r>
        <w:r>
          <w:rPr>
            <w:webHidden/>
          </w:rPr>
          <w:fldChar w:fldCharType="end"/>
        </w:r>
      </w:hyperlink>
    </w:p>
    <w:p w14:paraId="4773FD6D" w14:textId="4B04682D" w:rsidR="0076067B" w:rsidRDefault="0076067B">
      <w:pPr>
        <w:pStyle w:val="TOC4"/>
        <w:rPr>
          <w:kern w:val="2"/>
          <w:sz w:val="24"/>
          <w:szCs w:val="24"/>
          <w:lang w:val="en-GB" w:eastAsia="en-GB"/>
          <w14:ligatures w14:val="standardContextual"/>
        </w:rPr>
      </w:pPr>
      <w:hyperlink w:anchor="_Toc223392211" w:history="1">
        <w:r w:rsidRPr="00501418">
          <w:rPr>
            <w:rStyle w:val="Hyperlink"/>
            <w:rFonts w:ascii="Times New Roman" w:hAnsi="Times New Roman" w:cs="Times New Roman"/>
          </w:rPr>
          <w:t>3.9.1.4</w:t>
        </w:r>
        <w:r>
          <w:rPr>
            <w:kern w:val="2"/>
            <w:sz w:val="24"/>
            <w:szCs w:val="24"/>
            <w:lang w:val="en-GB" w:eastAsia="en-GB"/>
            <w14:ligatures w14:val="standardContextual"/>
          </w:rPr>
          <w:tab/>
        </w:r>
        <w:r w:rsidRPr="00501418">
          <w:rPr>
            <w:rStyle w:val="Hyperlink"/>
          </w:rPr>
          <w:t>TOMBSTONE record (delete) retention passed</w:t>
        </w:r>
        <w:r>
          <w:rPr>
            <w:webHidden/>
          </w:rPr>
          <w:tab/>
        </w:r>
        <w:r>
          <w:rPr>
            <w:webHidden/>
          </w:rPr>
          <w:fldChar w:fldCharType="begin"/>
        </w:r>
        <w:r>
          <w:rPr>
            <w:webHidden/>
          </w:rPr>
          <w:instrText xml:space="preserve"> PAGEREF _Toc223392211 \h </w:instrText>
        </w:r>
        <w:r>
          <w:rPr>
            <w:webHidden/>
          </w:rPr>
        </w:r>
        <w:r>
          <w:rPr>
            <w:webHidden/>
          </w:rPr>
          <w:fldChar w:fldCharType="separate"/>
        </w:r>
        <w:r w:rsidR="00916DFC">
          <w:rPr>
            <w:webHidden/>
          </w:rPr>
          <w:t>32</w:t>
        </w:r>
        <w:r>
          <w:rPr>
            <w:webHidden/>
          </w:rPr>
          <w:fldChar w:fldCharType="end"/>
        </w:r>
      </w:hyperlink>
    </w:p>
    <w:p w14:paraId="47CE0ABA" w14:textId="18D1E52E" w:rsidR="0076067B" w:rsidRDefault="0076067B">
      <w:pPr>
        <w:pStyle w:val="TOC4"/>
        <w:rPr>
          <w:kern w:val="2"/>
          <w:sz w:val="24"/>
          <w:szCs w:val="24"/>
          <w:lang w:val="en-GB" w:eastAsia="en-GB"/>
          <w14:ligatures w14:val="standardContextual"/>
        </w:rPr>
      </w:pPr>
      <w:hyperlink w:anchor="_Toc223392212" w:history="1">
        <w:r w:rsidRPr="00501418">
          <w:rPr>
            <w:rStyle w:val="Hyperlink"/>
            <w:rFonts w:ascii="Times New Roman" w:hAnsi="Times New Roman" w:cs="Times New Roman"/>
          </w:rPr>
          <w:t>3.9.1.5</w:t>
        </w:r>
        <w:r>
          <w:rPr>
            <w:kern w:val="2"/>
            <w:sz w:val="24"/>
            <w:szCs w:val="24"/>
            <w:lang w:val="en-GB" w:eastAsia="en-GB"/>
            <w14:ligatures w14:val="standardContextual"/>
          </w:rPr>
          <w:tab/>
        </w:r>
        <w:r w:rsidRPr="00501418">
          <w:rPr>
            <w:rStyle w:val="Hyperlink"/>
          </w:rPr>
          <w:t>Compaction delay passed</w:t>
        </w:r>
        <w:r>
          <w:rPr>
            <w:webHidden/>
          </w:rPr>
          <w:tab/>
        </w:r>
        <w:r>
          <w:rPr>
            <w:webHidden/>
          </w:rPr>
          <w:fldChar w:fldCharType="begin"/>
        </w:r>
        <w:r>
          <w:rPr>
            <w:webHidden/>
          </w:rPr>
          <w:instrText xml:space="preserve"> PAGEREF _Toc223392212 \h </w:instrText>
        </w:r>
        <w:r>
          <w:rPr>
            <w:webHidden/>
          </w:rPr>
        </w:r>
        <w:r>
          <w:rPr>
            <w:webHidden/>
          </w:rPr>
          <w:fldChar w:fldCharType="separate"/>
        </w:r>
        <w:r w:rsidR="00916DFC">
          <w:rPr>
            <w:webHidden/>
          </w:rPr>
          <w:t>32</w:t>
        </w:r>
        <w:r>
          <w:rPr>
            <w:webHidden/>
          </w:rPr>
          <w:fldChar w:fldCharType="end"/>
        </w:r>
      </w:hyperlink>
    </w:p>
    <w:p w14:paraId="467E4A07" w14:textId="2BB0B04C" w:rsidR="0076067B" w:rsidRDefault="0076067B">
      <w:pPr>
        <w:pStyle w:val="TOC4"/>
        <w:rPr>
          <w:kern w:val="2"/>
          <w:sz w:val="24"/>
          <w:szCs w:val="24"/>
          <w:lang w:val="en-GB" w:eastAsia="en-GB"/>
          <w14:ligatures w14:val="standardContextual"/>
        </w:rPr>
      </w:pPr>
      <w:hyperlink w:anchor="_Toc223392213" w:history="1">
        <w:r w:rsidRPr="00501418">
          <w:rPr>
            <w:rStyle w:val="Hyperlink"/>
            <w:rFonts w:ascii="Times New Roman" w:hAnsi="Times New Roman" w:cs="Times New Roman"/>
          </w:rPr>
          <w:t>3.9.1.6</w:t>
        </w:r>
        <w:r>
          <w:rPr>
            <w:kern w:val="2"/>
            <w:sz w:val="24"/>
            <w:szCs w:val="24"/>
            <w:lang w:val="en-GB" w:eastAsia="en-GB"/>
            <w14:ligatures w14:val="standardContextual"/>
          </w:rPr>
          <w:tab/>
        </w:r>
        <w:r w:rsidRPr="00501418">
          <w:rPr>
            <w:rStyle w:val="Hyperlink"/>
          </w:rPr>
          <w:t>(Eventual) Consistency achieved</w:t>
        </w:r>
        <w:r>
          <w:rPr>
            <w:webHidden/>
          </w:rPr>
          <w:tab/>
        </w:r>
        <w:r>
          <w:rPr>
            <w:webHidden/>
          </w:rPr>
          <w:fldChar w:fldCharType="begin"/>
        </w:r>
        <w:r>
          <w:rPr>
            <w:webHidden/>
          </w:rPr>
          <w:instrText xml:space="preserve"> PAGEREF _Toc223392213 \h </w:instrText>
        </w:r>
        <w:r>
          <w:rPr>
            <w:webHidden/>
          </w:rPr>
        </w:r>
        <w:r>
          <w:rPr>
            <w:webHidden/>
          </w:rPr>
          <w:fldChar w:fldCharType="separate"/>
        </w:r>
        <w:r w:rsidR="00916DFC">
          <w:rPr>
            <w:webHidden/>
          </w:rPr>
          <w:t>32</w:t>
        </w:r>
        <w:r>
          <w:rPr>
            <w:webHidden/>
          </w:rPr>
          <w:fldChar w:fldCharType="end"/>
        </w:r>
      </w:hyperlink>
    </w:p>
    <w:p w14:paraId="75EABAD1" w14:textId="1ADE0F60" w:rsidR="0076067B" w:rsidRDefault="0076067B">
      <w:pPr>
        <w:pStyle w:val="TOC4"/>
        <w:rPr>
          <w:kern w:val="2"/>
          <w:sz w:val="24"/>
          <w:szCs w:val="24"/>
          <w:lang w:val="en-GB" w:eastAsia="en-GB"/>
          <w14:ligatures w14:val="standardContextual"/>
        </w:rPr>
      </w:pPr>
      <w:hyperlink w:anchor="_Toc223392214" w:history="1">
        <w:r w:rsidRPr="00501418">
          <w:rPr>
            <w:rStyle w:val="Hyperlink"/>
            <w:rFonts w:ascii="Times New Roman" w:hAnsi="Times New Roman" w:cs="Times New Roman"/>
          </w:rPr>
          <w:t>3.9.1.7</w:t>
        </w:r>
        <w:r>
          <w:rPr>
            <w:kern w:val="2"/>
            <w:sz w:val="24"/>
            <w:szCs w:val="24"/>
            <w:lang w:val="en-GB" w:eastAsia="en-GB"/>
            <w14:ligatures w14:val="standardContextual"/>
          </w:rPr>
          <w:tab/>
        </w:r>
        <w:r w:rsidRPr="00501418">
          <w:rPr>
            <w:rStyle w:val="Hyperlink"/>
          </w:rPr>
          <w:t>Degraded performance</w:t>
        </w:r>
        <w:r>
          <w:rPr>
            <w:webHidden/>
          </w:rPr>
          <w:tab/>
        </w:r>
        <w:r>
          <w:rPr>
            <w:webHidden/>
          </w:rPr>
          <w:fldChar w:fldCharType="begin"/>
        </w:r>
        <w:r>
          <w:rPr>
            <w:webHidden/>
          </w:rPr>
          <w:instrText xml:space="preserve"> PAGEREF _Toc223392214 \h </w:instrText>
        </w:r>
        <w:r>
          <w:rPr>
            <w:webHidden/>
          </w:rPr>
        </w:r>
        <w:r>
          <w:rPr>
            <w:webHidden/>
          </w:rPr>
          <w:fldChar w:fldCharType="separate"/>
        </w:r>
        <w:r w:rsidR="00916DFC">
          <w:rPr>
            <w:webHidden/>
          </w:rPr>
          <w:t>32</w:t>
        </w:r>
        <w:r>
          <w:rPr>
            <w:webHidden/>
          </w:rPr>
          <w:fldChar w:fldCharType="end"/>
        </w:r>
      </w:hyperlink>
    </w:p>
    <w:p w14:paraId="490DE0AE" w14:textId="35EF58DB" w:rsidR="0076067B" w:rsidRDefault="0076067B">
      <w:pPr>
        <w:pStyle w:val="TOC4"/>
        <w:rPr>
          <w:kern w:val="2"/>
          <w:sz w:val="24"/>
          <w:szCs w:val="24"/>
          <w:lang w:val="en-GB" w:eastAsia="en-GB"/>
          <w14:ligatures w14:val="standardContextual"/>
        </w:rPr>
      </w:pPr>
      <w:hyperlink w:anchor="_Toc223392215" w:history="1">
        <w:r w:rsidRPr="00501418">
          <w:rPr>
            <w:rStyle w:val="Hyperlink"/>
            <w:rFonts w:ascii="Times New Roman" w:hAnsi="Times New Roman" w:cs="Times New Roman"/>
          </w:rPr>
          <w:t>3.9.1.8</w:t>
        </w:r>
        <w:r>
          <w:rPr>
            <w:kern w:val="2"/>
            <w:sz w:val="24"/>
            <w:szCs w:val="24"/>
            <w:lang w:val="en-GB" w:eastAsia="en-GB"/>
            <w14:ligatures w14:val="standardContextual"/>
          </w:rPr>
          <w:tab/>
        </w:r>
        <w:r w:rsidRPr="00501418">
          <w:rPr>
            <w:rStyle w:val="Hyperlink"/>
          </w:rPr>
          <w:t>Need for realignment</w:t>
        </w:r>
        <w:r>
          <w:rPr>
            <w:webHidden/>
          </w:rPr>
          <w:tab/>
        </w:r>
        <w:r>
          <w:rPr>
            <w:webHidden/>
          </w:rPr>
          <w:fldChar w:fldCharType="begin"/>
        </w:r>
        <w:r>
          <w:rPr>
            <w:webHidden/>
          </w:rPr>
          <w:instrText xml:space="preserve"> PAGEREF _Toc223392215 \h </w:instrText>
        </w:r>
        <w:r>
          <w:rPr>
            <w:webHidden/>
          </w:rPr>
        </w:r>
        <w:r>
          <w:rPr>
            <w:webHidden/>
          </w:rPr>
          <w:fldChar w:fldCharType="separate"/>
        </w:r>
        <w:r w:rsidR="00916DFC">
          <w:rPr>
            <w:webHidden/>
          </w:rPr>
          <w:t>32</w:t>
        </w:r>
        <w:r>
          <w:rPr>
            <w:webHidden/>
          </w:rPr>
          <w:fldChar w:fldCharType="end"/>
        </w:r>
      </w:hyperlink>
    </w:p>
    <w:p w14:paraId="34715DAF" w14:textId="76C873EC" w:rsidR="0076067B" w:rsidRDefault="0076067B">
      <w:pPr>
        <w:pStyle w:val="TOC4"/>
        <w:rPr>
          <w:kern w:val="2"/>
          <w:sz w:val="24"/>
          <w:szCs w:val="24"/>
          <w:lang w:val="en-GB" w:eastAsia="en-GB"/>
          <w14:ligatures w14:val="standardContextual"/>
        </w:rPr>
      </w:pPr>
      <w:hyperlink w:anchor="_Toc223392216" w:history="1">
        <w:r w:rsidRPr="00501418">
          <w:rPr>
            <w:rStyle w:val="Hyperlink"/>
            <w:rFonts w:ascii="Times New Roman" w:hAnsi="Times New Roman" w:cs="Times New Roman"/>
          </w:rPr>
          <w:t>3.9.1.9</w:t>
        </w:r>
        <w:r>
          <w:rPr>
            <w:kern w:val="2"/>
            <w:sz w:val="24"/>
            <w:szCs w:val="24"/>
            <w:lang w:val="en-GB" w:eastAsia="en-GB"/>
            <w14:ligatures w14:val="standardContextual"/>
          </w:rPr>
          <w:tab/>
        </w:r>
        <w:r w:rsidRPr="00501418">
          <w:rPr>
            <w:rStyle w:val="Hyperlink"/>
          </w:rPr>
          <w:t>Summary</w:t>
        </w:r>
        <w:r>
          <w:rPr>
            <w:webHidden/>
          </w:rPr>
          <w:tab/>
        </w:r>
        <w:r>
          <w:rPr>
            <w:webHidden/>
          </w:rPr>
          <w:fldChar w:fldCharType="begin"/>
        </w:r>
        <w:r>
          <w:rPr>
            <w:webHidden/>
          </w:rPr>
          <w:instrText xml:space="preserve"> PAGEREF _Toc223392216 \h </w:instrText>
        </w:r>
        <w:r>
          <w:rPr>
            <w:webHidden/>
          </w:rPr>
        </w:r>
        <w:r>
          <w:rPr>
            <w:webHidden/>
          </w:rPr>
          <w:fldChar w:fldCharType="separate"/>
        </w:r>
        <w:r w:rsidR="00916DFC">
          <w:rPr>
            <w:webHidden/>
          </w:rPr>
          <w:t>32</w:t>
        </w:r>
        <w:r>
          <w:rPr>
            <w:webHidden/>
          </w:rPr>
          <w:fldChar w:fldCharType="end"/>
        </w:r>
      </w:hyperlink>
    </w:p>
    <w:p w14:paraId="7C23E0AE" w14:textId="35C8C925" w:rsidR="0076067B" w:rsidRDefault="0076067B">
      <w:pPr>
        <w:pStyle w:val="TOC3"/>
        <w:rPr>
          <w:rFonts w:cstheme="minorBidi"/>
          <w:noProof/>
          <w:color w:val="auto"/>
          <w:kern w:val="2"/>
          <w:sz w:val="24"/>
          <w:szCs w:val="24"/>
          <w:lang w:val="en-GB" w:eastAsia="en-GB"/>
          <w14:ligatures w14:val="standardContextual"/>
        </w:rPr>
      </w:pPr>
      <w:hyperlink w:anchor="_Toc223392217" w:history="1">
        <w:r w:rsidRPr="00501418">
          <w:rPr>
            <w:rStyle w:val="Hyperlink"/>
            <w:noProof/>
          </w:rPr>
          <w:t>3.9.2</w:t>
        </w:r>
        <w:r>
          <w:rPr>
            <w:rFonts w:cstheme="minorBidi"/>
            <w:noProof/>
            <w:color w:val="auto"/>
            <w:kern w:val="2"/>
            <w:sz w:val="24"/>
            <w:szCs w:val="24"/>
            <w:lang w:val="en-GB" w:eastAsia="en-GB"/>
            <w14:ligatures w14:val="standardContextual"/>
          </w:rPr>
          <w:tab/>
        </w:r>
        <w:r w:rsidRPr="00501418">
          <w:rPr>
            <w:rStyle w:val="Hyperlink"/>
            <w:noProof/>
          </w:rPr>
          <w:t>Future combination considerations (by example)</w:t>
        </w:r>
        <w:r>
          <w:rPr>
            <w:noProof/>
            <w:webHidden/>
          </w:rPr>
          <w:tab/>
        </w:r>
        <w:r>
          <w:rPr>
            <w:noProof/>
            <w:webHidden/>
          </w:rPr>
          <w:fldChar w:fldCharType="begin"/>
        </w:r>
        <w:r>
          <w:rPr>
            <w:noProof/>
            <w:webHidden/>
          </w:rPr>
          <w:instrText xml:space="preserve"> PAGEREF _Toc223392217 \h </w:instrText>
        </w:r>
        <w:r>
          <w:rPr>
            <w:noProof/>
            <w:webHidden/>
          </w:rPr>
        </w:r>
        <w:r>
          <w:rPr>
            <w:noProof/>
            <w:webHidden/>
          </w:rPr>
          <w:fldChar w:fldCharType="separate"/>
        </w:r>
        <w:r w:rsidR="00916DFC">
          <w:rPr>
            <w:noProof/>
            <w:webHidden/>
          </w:rPr>
          <w:t>33</w:t>
        </w:r>
        <w:r>
          <w:rPr>
            <w:noProof/>
            <w:webHidden/>
          </w:rPr>
          <w:fldChar w:fldCharType="end"/>
        </w:r>
      </w:hyperlink>
    </w:p>
    <w:p w14:paraId="076F78D0" w14:textId="1AEBC808" w:rsidR="0076067B" w:rsidRDefault="0076067B">
      <w:pPr>
        <w:pStyle w:val="TOC4"/>
        <w:rPr>
          <w:kern w:val="2"/>
          <w:sz w:val="24"/>
          <w:szCs w:val="24"/>
          <w:lang w:val="en-GB" w:eastAsia="en-GB"/>
          <w14:ligatures w14:val="standardContextual"/>
        </w:rPr>
      </w:pPr>
      <w:hyperlink w:anchor="_Toc223392218" w:history="1">
        <w:r w:rsidRPr="00501418">
          <w:rPr>
            <w:rStyle w:val="Hyperlink"/>
            <w:rFonts w:ascii="Times New Roman" w:hAnsi="Times New Roman" w:cs="Times New Roman"/>
          </w:rPr>
          <w:t>3.9.2.1</w:t>
        </w:r>
        <w:r>
          <w:rPr>
            <w:kern w:val="2"/>
            <w:sz w:val="24"/>
            <w:szCs w:val="24"/>
            <w:lang w:val="en-GB" w:eastAsia="en-GB"/>
            <w14:ligatures w14:val="standardContextual"/>
          </w:rPr>
          <w:tab/>
        </w:r>
        <w:r w:rsidRPr="00501418">
          <w:rPr>
            <w:rStyle w:val="Hyperlink"/>
          </w:rPr>
          <w:t>Many clients</w:t>
        </w:r>
        <w:r>
          <w:rPr>
            <w:webHidden/>
          </w:rPr>
          <w:tab/>
        </w:r>
        <w:r>
          <w:rPr>
            <w:webHidden/>
          </w:rPr>
          <w:fldChar w:fldCharType="begin"/>
        </w:r>
        <w:r>
          <w:rPr>
            <w:webHidden/>
          </w:rPr>
          <w:instrText xml:space="preserve"> PAGEREF _Toc223392218 \h </w:instrText>
        </w:r>
        <w:r>
          <w:rPr>
            <w:webHidden/>
          </w:rPr>
        </w:r>
        <w:r>
          <w:rPr>
            <w:webHidden/>
          </w:rPr>
          <w:fldChar w:fldCharType="separate"/>
        </w:r>
        <w:r w:rsidR="00916DFC">
          <w:rPr>
            <w:webHidden/>
          </w:rPr>
          <w:t>33</w:t>
        </w:r>
        <w:r>
          <w:rPr>
            <w:webHidden/>
          </w:rPr>
          <w:fldChar w:fldCharType="end"/>
        </w:r>
      </w:hyperlink>
    </w:p>
    <w:p w14:paraId="5A7A71F1" w14:textId="6DC08F83" w:rsidR="0076067B" w:rsidRDefault="0076067B">
      <w:pPr>
        <w:pStyle w:val="TOC4"/>
        <w:rPr>
          <w:kern w:val="2"/>
          <w:sz w:val="24"/>
          <w:szCs w:val="24"/>
          <w:lang w:val="en-GB" w:eastAsia="en-GB"/>
          <w14:ligatures w14:val="standardContextual"/>
        </w:rPr>
      </w:pPr>
      <w:hyperlink w:anchor="_Toc223392219" w:history="1">
        <w:r w:rsidRPr="00501418">
          <w:rPr>
            <w:rStyle w:val="Hyperlink"/>
            <w:rFonts w:ascii="Times New Roman" w:hAnsi="Times New Roman" w:cs="Times New Roman"/>
          </w:rPr>
          <w:t>3.9.2.2</w:t>
        </w:r>
        <w:r>
          <w:rPr>
            <w:kern w:val="2"/>
            <w:sz w:val="24"/>
            <w:szCs w:val="24"/>
            <w:lang w:val="en-GB" w:eastAsia="en-GB"/>
            <w14:ligatures w14:val="standardContextual"/>
          </w:rPr>
          <w:tab/>
        </w:r>
        <w:r w:rsidRPr="00501418">
          <w:rPr>
            <w:rStyle w:val="Hyperlink"/>
          </w:rPr>
          <w:t>Many views and many clients (with a few clients per view)</w:t>
        </w:r>
        <w:r>
          <w:rPr>
            <w:webHidden/>
          </w:rPr>
          <w:tab/>
        </w:r>
        <w:r>
          <w:rPr>
            <w:webHidden/>
          </w:rPr>
          <w:fldChar w:fldCharType="begin"/>
        </w:r>
        <w:r>
          <w:rPr>
            <w:webHidden/>
          </w:rPr>
          <w:instrText xml:space="preserve"> PAGEREF _Toc223392219 \h </w:instrText>
        </w:r>
        <w:r>
          <w:rPr>
            <w:webHidden/>
          </w:rPr>
        </w:r>
        <w:r>
          <w:rPr>
            <w:webHidden/>
          </w:rPr>
          <w:fldChar w:fldCharType="separate"/>
        </w:r>
        <w:r w:rsidR="00916DFC">
          <w:rPr>
            <w:webHidden/>
          </w:rPr>
          <w:t>33</w:t>
        </w:r>
        <w:r>
          <w:rPr>
            <w:webHidden/>
          </w:rPr>
          <w:fldChar w:fldCharType="end"/>
        </w:r>
      </w:hyperlink>
    </w:p>
    <w:p w14:paraId="2672151A" w14:textId="520E5FC1" w:rsidR="0076067B" w:rsidRDefault="0076067B">
      <w:pPr>
        <w:pStyle w:val="TOC4"/>
        <w:rPr>
          <w:kern w:val="2"/>
          <w:sz w:val="24"/>
          <w:szCs w:val="24"/>
          <w:lang w:val="en-GB" w:eastAsia="en-GB"/>
          <w14:ligatures w14:val="standardContextual"/>
        </w:rPr>
      </w:pPr>
      <w:hyperlink w:anchor="_Toc223392220" w:history="1">
        <w:r w:rsidRPr="00501418">
          <w:rPr>
            <w:rStyle w:val="Hyperlink"/>
            <w:rFonts w:ascii="Times New Roman" w:hAnsi="Times New Roman" w:cs="Times New Roman"/>
          </w:rPr>
          <w:t>3.9.2.3</w:t>
        </w:r>
        <w:r>
          <w:rPr>
            <w:kern w:val="2"/>
            <w:sz w:val="24"/>
            <w:szCs w:val="24"/>
            <w:lang w:val="en-GB" w:eastAsia="en-GB"/>
            <w14:ligatures w14:val="standardContextual"/>
          </w:rPr>
          <w:tab/>
        </w:r>
        <w:r w:rsidRPr="00501418">
          <w:rPr>
            <w:rStyle w:val="Hyperlink"/>
          </w:rPr>
          <w:t>Many short-lived clients</w:t>
        </w:r>
        <w:r>
          <w:rPr>
            <w:webHidden/>
          </w:rPr>
          <w:tab/>
        </w:r>
        <w:r>
          <w:rPr>
            <w:webHidden/>
          </w:rPr>
          <w:fldChar w:fldCharType="begin"/>
        </w:r>
        <w:r>
          <w:rPr>
            <w:webHidden/>
          </w:rPr>
          <w:instrText xml:space="preserve"> PAGEREF _Toc223392220 \h </w:instrText>
        </w:r>
        <w:r>
          <w:rPr>
            <w:webHidden/>
          </w:rPr>
        </w:r>
        <w:r>
          <w:rPr>
            <w:webHidden/>
          </w:rPr>
          <w:fldChar w:fldCharType="separate"/>
        </w:r>
        <w:r w:rsidR="00916DFC">
          <w:rPr>
            <w:webHidden/>
          </w:rPr>
          <w:t>33</w:t>
        </w:r>
        <w:r>
          <w:rPr>
            <w:webHidden/>
          </w:rPr>
          <w:fldChar w:fldCharType="end"/>
        </w:r>
      </w:hyperlink>
    </w:p>
    <w:p w14:paraId="01A0452A" w14:textId="18CAD603" w:rsidR="0076067B" w:rsidRDefault="0076067B">
      <w:pPr>
        <w:pStyle w:val="TOC4"/>
        <w:rPr>
          <w:kern w:val="2"/>
          <w:sz w:val="24"/>
          <w:szCs w:val="24"/>
          <w:lang w:val="en-GB" w:eastAsia="en-GB"/>
          <w14:ligatures w14:val="standardContextual"/>
        </w:rPr>
      </w:pPr>
      <w:hyperlink w:anchor="_Toc223392221" w:history="1">
        <w:r w:rsidRPr="00501418">
          <w:rPr>
            <w:rStyle w:val="Hyperlink"/>
            <w:rFonts w:ascii="Times New Roman" w:hAnsi="Times New Roman" w:cs="Times New Roman"/>
          </w:rPr>
          <w:t>3.9.2.4</w:t>
        </w:r>
        <w:r>
          <w:rPr>
            <w:kern w:val="2"/>
            <w:sz w:val="24"/>
            <w:szCs w:val="24"/>
            <w:lang w:val="en-GB" w:eastAsia="en-GB"/>
            <w14:ligatures w14:val="standardContextual"/>
          </w:rPr>
          <w:tab/>
        </w:r>
        <w:r w:rsidRPr="00501418">
          <w:rPr>
            <w:rStyle w:val="Hyperlink"/>
          </w:rPr>
          <w:t>Live measurements</w:t>
        </w:r>
        <w:r>
          <w:rPr>
            <w:webHidden/>
          </w:rPr>
          <w:tab/>
        </w:r>
        <w:r>
          <w:rPr>
            <w:webHidden/>
          </w:rPr>
          <w:fldChar w:fldCharType="begin"/>
        </w:r>
        <w:r>
          <w:rPr>
            <w:webHidden/>
          </w:rPr>
          <w:instrText xml:space="preserve"> PAGEREF _Toc223392221 \h </w:instrText>
        </w:r>
        <w:r>
          <w:rPr>
            <w:webHidden/>
          </w:rPr>
        </w:r>
        <w:r>
          <w:rPr>
            <w:webHidden/>
          </w:rPr>
          <w:fldChar w:fldCharType="separate"/>
        </w:r>
        <w:r w:rsidR="00916DFC">
          <w:rPr>
            <w:webHidden/>
          </w:rPr>
          <w:t>33</w:t>
        </w:r>
        <w:r>
          <w:rPr>
            <w:webHidden/>
          </w:rPr>
          <w:fldChar w:fldCharType="end"/>
        </w:r>
      </w:hyperlink>
    </w:p>
    <w:p w14:paraId="7C8A1101" w14:textId="44827833" w:rsidR="0076067B" w:rsidRDefault="0076067B">
      <w:pPr>
        <w:pStyle w:val="TOC4"/>
        <w:rPr>
          <w:kern w:val="2"/>
          <w:sz w:val="24"/>
          <w:szCs w:val="24"/>
          <w:lang w:val="en-GB" w:eastAsia="en-GB"/>
          <w14:ligatures w14:val="standardContextual"/>
        </w:rPr>
      </w:pPr>
      <w:hyperlink w:anchor="_Toc223392222" w:history="1">
        <w:r w:rsidRPr="00501418">
          <w:rPr>
            <w:rStyle w:val="Hyperlink"/>
            <w:rFonts w:ascii="Times New Roman" w:hAnsi="Times New Roman" w:cs="Times New Roman"/>
          </w:rPr>
          <w:t>3.9.2.5</w:t>
        </w:r>
        <w:r>
          <w:rPr>
            <w:kern w:val="2"/>
            <w:sz w:val="24"/>
            <w:szCs w:val="24"/>
            <w:lang w:val="en-GB" w:eastAsia="en-GB"/>
            <w14:ligatures w14:val="standardContextual"/>
          </w:rPr>
          <w:tab/>
        </w:r>
        <w:r w:rsidRPr="00501418">
          <w:rPr>
            <w:rStyle w:val="Hyperlink"/>
          </w:rPr>
          <w:t>Threshold Crossing</w:t>
        </w:r>
        <w:r>
          <w:rPr>
            <w:webHidden/>
          </w:rPr>
          <w:tab/>
        </w:r>
        <w:r>
          <w:rPr>
            <w:webHidden/>
          </w:rPr>
          <w:fldChar w:fldCharType="begin"/>
        </w:r>
        <w:r>
          <w:rPr>
            <w:webHidden/>
          </w:rPr>
          <w:instrText xml:space="preserve"> PAGEREF _Toc223392222 \h </w:instrText>
        </w:r>
        <w:r>
          <w:rPr>
            <w:webHidden/>
          </w:rPr>
        </w:r>
        <w:r>
          <w:rPr>
            <w:webHidden/>
          </w:rPr>
          <w:fldChar w:fldCharType="separate"/>
        </w:r>
        <w:r w:rsidR="00916DFC">
          <w:rPr>
            <w:webHidden/>
          </w:rPr>
          <w:t>34</w:t>
        </w:r>
        <w:r>
          <w:rPr>
            <w:webHidden/>
          </w:rPr>
          <w:fldChar w:fldCharType="end"/>
        </w:r>
      </w:hyperlink>
    </w:p>
    <w:p w14:paraId="57BB4EC5" w14:textId="228DB735" w:rsidR="0076067B" w:rsidRDefault="0076067B">
      <w:pPr>
        <w:pStyle w:val="TOC4"/>
        <w:rPr>
          <w:kern w:val="2"/>
          <w:sz w:val="24"/>
          <w:szCs w:val="24"/>
          <w:lang w:val="en-GB" w:eastAsia="en-GB"/>
          <w14:ligatures w14:val="standardContextual"/>
        </w:rPr>
      </w:pPr>
      <w:hyperlink w:anchor="_Toc223392223" w:history="1">
        <w:r w:rsidRPr="00501418">
          <w:rPr>
            <w:rStyle w:val="Hyperlink"/>
            <w:rFonts w:ascii="Times New Roman" w:hAnsi="Times New Roman" w:cs="Times New Roman"/>
          </w:rPr>
          <w:t>3.9.2.6</w:t>
        </w:r>
        <w:r>
          <w:rPr>
            <w:kern w:val="2"/>
            <w:sz w:val="24"/>
            <w:szCs w:val="24"/>
            <w:lang w:val="en-GB" w:eastAsia="en-GB"/>
            <w14:ligatures w14:val="standardContextual"/>
          </w:rPr>
          <w:tab/>
        </w:r>
        <w:r w:rsidRPr="00501418">
          <w:rPr>
            <w:rStyle w:val="Hyperlink"/>
          </w:rPr>
          <w:t>Periodic measurement data</w:t>
        </w:r>
        <w:r>
          <w:rPr>
            <w:webHidden/>
          </w:rPr>
          <w:tab/>
        </w:r>
        <w:r>
          <w:rPr>
            <w:webHidden/>
          </w:rPr>
          <w:fldChar w:fldCharType="begin"/>
        </w:r>
        <w:r>
          <w:rPr>
            <w:webHidden/>
          </w:rPr>
          <w:instrText xml:space="preserve"> PAGEREF _Toc223392223 \h </w:instrText>
        </w:r>
        <w:r>
          <w:rPr>
            <w:webHidden/>
          </w:rPr>
        </w:r>
        <w:r>
          <w:rPr>
            <w:webHidden/>
          </w:rPr>
          <w:fldChar w:fldCharType="separate"/>
        </w:r>
        <w:r w:rsidR="00916DFC">
          <w:rPr>
            <w:webHidden/>
          </w:rPr>
          <w:t>34</w:t>
        </w:r>
        <w:r>
          <w:rPr>
            <w:webHidden/>
          </w:rPr>
          <w:fldChar w:fldCharType="end"/>
        </w:r>
      </w:hyperlink>
    </w:p>
    <w:p w14:paraId="47C9C73D" w14:textId="51428259" w:rsidR="0076067B" w:rsidRDefault="0076067B">
      <w:pPr>
        <w:pStyle w:val="TOC4"/>
        <w:rPr>
          <w:kern w:val="2"/>
          <w:sz w:val="24"/>
          <w:szCs w:val="24"/>
          <w:lang w:val="en-GB" w:eastAsia="en-GB"/>
          <w14:ligatures w14:val="standardContextual"/>
        </w:rPr>
      </w:pPr>
      <w:hyperlink w:anchor="_Toc223392224" w:history="1">
        <w:r w:rsidRPr="00501418">
          <w:rPr>
            <w:rStyle w:val="Hyperlink"/>
            <w:rFonts w:ascii="Times New Roman" w:hAnsi="Times New Roman" w:cs="Times New Roman"/>
          </w:rPr>
          <w:t>3.9.2.7</w:t>
        </w:r>
        <w:r>
          <w:rPr>
            <w:kern w:val="2"/>
            <w:sz w:val="24"/>
            <w:szCs w:val="24"/>
            <w:lang w:val="en-GB" w:eastAsia="en-GB"/>
            <w14:ligatures w14:val="standardContextual"/>
          </w:rPr>
          <w:tab/>
        </w:r>
        <w:r w:rsidRPr="00501418">
          <w:rPr>
            <w:rStyle w:val="Hyperlink"/>
          </w:rPr>
          <w:t>Bulk Performance Monitoring (PM) data</w:t>
        </w:r>
        <w:r>
          <w:rPr>
            <w:webHidden/>
          </w:rPr>
          <w:tab/>
        </w:r>
        <w:r>
          <w:rPr>
            <w:webHidden/>
          </w:rPr>
          <w:fldChar w:fldCharType="begin"/>
        </w:r>
        <w:r>
          <w:rPr>
            <w:webHidden/>
          </w:rPr>
          <w:instrText xml:space="preserve"> PAGEREF _Toc223392224 \h </w:instrText>
        </w:r>
        <w:r>
          <w:rPr>
            <w:webHidden/>
          </w:rPr>
        </w:r>
        <w:r>
          <w:rPr>
            <w:webHidden/>
          </w:rPr>
          <w:fldChar w:fldCharType="separate"/>
        </w:r>
        <w:r w:rsidR="00916DFC">
          <w:rPr>
            <w:webHidden/>
          </w:rPr>
          <w:t>34</w:t>
        </w:r>
        <w:r>
          <w:rPr>
            <w:webHidden/>
          </w:rPr>
          <w:fldChar w:fldCharType="end"/>
        </w:r>
      </w:hyperlink>
    </w:p>
    <w:p w14:paraId="22ED49AD" w14:textId="3D673A75" w:rsidR="0076067B" w:rsidRDefault="0076067B">
      <w:pPr>
        <w:pStyle w:val="TOC2"/>
        <w:rPr>
          <w:rFonts w:cstheme="minorBidi"/>
          <w:noProof/>
          <w:color w:val="auto"/>
          <w:kern w:val="2"/>
          <w:sz w:val="24"/>
          <w:szCs w:val="24"/>
          <w:lang w:val="en-GB" w:eastAsia="en-GB"/>
          <w14:ligatures w14:val="standardContextual"/>
        </w:rPr>
      </w:pPr>
      <w:hyperlink w:anchor="_Toc223392225" w:history="1">
        <w:r w:rsidRPr="00501418">
          <w:rPr>
            <w:rStyle w:val="Hyperlink"/>
            <w:noProof/>
          </w:rPr>
          <w:t>3.10</w:t>
        </w:r>
        <w:r>
          <w:rPr>
            <w:rFonts w:cstheme="minorBidi"/>
            <w:noProof/>
            <w:color w:val="auto"/>
            <w:kern w:val="2"/>
            <w:sz w:val="24"/>
            <w:szCs w:val="24"/>
            <w:lang w:val="en-GB" w:eastAsia="en-GB"/>
            <w14:ligatures w14:val="standardContextual"/>
          </w:rPr>
          <w:tab/>
        </w:r>
        <w:r w:rsidRPr="00501418">
          <w:rPr>
            <w:rStyle w:val="Hyperlink"/>
            <w:noProof/>
          </w:rPr>
          <w:t>Record content</w:t>
        </w:r>
        <w:r>
          <w:rPr>
            <w:noProof/>
            <w:webHidden/>
          </w:rPr>
          <w:tab/>
        </w:r>
        <w:r>
          <w:rPr>
            <w:noProof/>
            <w:webHidden/>
          </w:rPr>
          <w:fldChar w:fldCharType="begin"/>
        </w:r>
        <w:r>
          <w:rPr>
            <w:noProof/>
            <w:webHidden/>
          </w:rPr>
          <w:instrText xml:space="preserve"> PAGEREF _Toc223392225 \h </w:instrText>
        </w:r>
        <w:r>
          <w:rPr>
            <w:noProof/>
            <w:webHidden/>
          </w:rPr>
        </w:r>
        <w:r>
          <w:rPr>
            <w:noProof/>
            <w:webHidden/>
          </w:rPr>
          <w:fldChar w:fldCharType="separate"/>
        </w:r>
        <w:r w:rsidR="00916DFC">
          <w:rPr>
            <w:noProof/>
            <w:webHidden/>
          </w:rPr>
          <w:t>35</w:t>
        </w:r>
        <w:r>
          <w:rPr>
            <w:noProof/>
            <w:webHidden/>
          </w:rPr>
          <w:fldChar w:fldCharType="end"/>
        </w:r>
      </w:hyperlink>
    </w:p>
    <w:p w14:paraId="04303583" w14:textId="27D9394D" w:rsidR="0076067B" w:rsidRDefault="0076067B">
      <w:pPr>
        <w:pStyle w:val="TOC3"/>
        <w:rPr>
          <w:rFonts w:cstheme="minorBidi"/>
          <w:noProof/>
          <w:color w:val="auto"/>
          <w:kern w:val="2"/>
          <w:sz w:val="24"/>
          <w:szCs w:val="24"/>
          <w:lang w:val="en-GB" w:eastAsia="en-GB"/>
          <w14:ligatures w14:val="standardContextual"/>
        </w:rPr>
      </w:pPr>
      <w:hyperlink w:anchor="_Toc223392226" w:history="1">
        <w:r w:rsidRPr="00501418">
          <w:rPr>
            <w:rStyle w:val="Hyperlink"/>
            <w:noProof/>
          </w:rPr>
          <w:t>3.10.1</w:t>
        </w:r>
        <w:r>
          <w:rPr>
            <w:rFonts w:cstheme="minorBidi"/>
            <w:noProof/>
            <w:color w:val="auto"/>
            <w:kern w:val="2"/>
            <w:sz w:val="24"/>
            <w:szCs w:val="24"/>
            <w:lang w:val="en-GB" w:eastAsia="en-GB"/>
            <w14:ligatures w14:val="standardContextual"/>
          </w:rPr>
          <w:tab/>
        </w:r>
        <w:r w:rsidRPr="00501418">
          <w:rPr>
            <w:rStyle w:val="Hyperlink"/>
            <w:noProof/>
          </w:rPr>
          <w:t>Log Record Header</w:t>
        </w:r>
        <w:r>
          <w:rPr>
            <w:noProof/>
            <w:webHidden/>
          </w:rPr>
          <w:tab/>
        </w:r>
        <w:r>
          <w:rPr>
            <w:noProof/>
            <w:webHidden/>
          </w:rPr>
          <w:fldChar w:fldCharType="begin"/>
        </w:r>
        <w:r>
          <w:rPr>
            <w:noProof/>
            <w:webHidden/>
          </w:rPr>
          <w:instrText xml:space="preserve"> PAGEREF _Toc223392226 \h </w:instrText>
        </w:r>
        <w:r>
          <w:rPr>
            <w:noProof/>
            <w:webHidden/>
          </w:rPr>
        </w:r>
        <w:r>
          <w:rPr>
            <w:noProof/>
            <w:webHidden/>
          </w:rPr>
          <w:fldChar w:fldCharType="separate"/>
        </w:r>
        <w:r w:rsidR="00916DFC">
          <w:rPr>
            <w:noProof/>
            <w:webHidden/>
          </w:rPr>
          <w:t>35</w:t>
        </w:r>
        <w:r>
          <w:rPr>
            <w:noProof/>
            <w:webHidden/>
          </w:rPr>
          <w:fldChar w:fldCharType="end"/>
        </w:r>
      </w:hyperlink>
    </w:p>
    <w:p w14:paraId="488196E4" w14:textId="3D6EA280" w:rsidR="0076067B" w:rsidRDefault="0076067B">
      <w:pPr>
        <w:pStyle w:val="TOC3"/>
        <w:rPr>
          <w:rFonts w:cstheme="minorBidi"/>
          <w:noProof/>
          <w:color w:val="auto"/>
          <w:kern w:val="2"/>
          <w:sz w:val="24"/>
          <w:szCs w:val="24"/>
          <w:lang w:val="en-GB" w:eastAsia="en-GB"/>
          <w14:ligatures w14:val="standardContextual"/>
        </w:rPr>
      </w:pPr>
      <w:hyperlink w:anchor="_Toc223392227" w:history="1">
        <w:r w:rsidRPr="00501418">
          <w:rPr>
            <w:rStyle w:val="Hyperlink"/>
            <w:noProof/>
          </w:rPr>
          <w:t>3.10.2</w:t>
        </w:r>
        <w:r>
          <w:rPr>
            <w:rFonts w:cstheme="minorBidi"/>
            <w:noProof/>
            <w:color w:val="auto"/>
            <w:kern w:val="2"/>
            <w:sz w:val="24"/>
            <w:szCs w:val="24"/>
            <w:lang w:val="en-GB" w:eastAsia="en-GB"/>
            <w14:ligatures w14:val="standardContextual"/>
          </w:rPr>
          <w:tab/>
        </w:r>
        <w:r w:rsidRPr="00501418">
          <w:rPr>
            <w:rStyle w:val="Hyperlink"/>
            <w:noProof/>
          </w:rPr>
          <w:t>Log Record Body</w:t>
        </w:r>
        <w:r>
          <w:rPr>
            <w:noProof/>
            <w:webHidden/>
          </w:rPr>
          <w:tab/>
        </w:r>
        <w:r>
          <w:rPr>
            <w:noProof/>
            <w:webHidden/>
          </w:rPr>
          <w:fldChar w:fldCharType="begin"/>
        </w:r>
        <w:r>
          <w:rPr>
            <w:noProof/>
            <w:webHidden/>
          </w:rPr>
          <w:instrText xml:space="preserve"> PAGEREF _Toc223392227 \h </w:instrText>
        </w:r>
        <w:r>
          <w:rPr>
            <w:noProof/>
            <w:webHidden/>
          </w:rPr>
        </w:r>
        <w:r>
          <w:rPr>
            <w:noProof/>
            <w:webHidden/>
          </w:rPr>
          <w:fldChar w:fldCharType="separate"/>
        </w:r>
        <w:r w:rsidR="00916DFC">
          <w:rPr>
            <w:noProof/>
            <w:webHidden/>
          </w:rPr>
          <w:t>38</w:t>
        </w:r>
        <w:r>
          <w:rPr>
            <w:noProof/>
            <w:webHidden/>
          </w:rPr>
          <w:fldChar w:fldCharType="end"/>
        </w:r>
      </w:hyperlink>
    </w:p>
    <w:p w14:paraId="2E867A6D" w14:textId="7C0290B1" w:rsidR="0076067B" w:rsidRDefault="0076067B">
      <w:pPr>
        <w:pStyle w:val="TOC3"/>
        <w:rPr>
          <w:rFonts w:cstheme="minorBidi"/>
          <w:noProof/>
          <w:color w:val="auto"/>
          <w:kern w:val="2"/>
          <w:sz w:val="24"/>
          <w:szCs w:val="24"/>
          <w:lang w:val="en-GB" w:eastAsia="en-GB"/>
          <w14:ligatures w14:val="standardContextual"/>
        </w:rPr>
      </w:pPr>
      <w:hyperlink w:anchor="_Toc223392228" w:history="1">
        <w:r w:rsidRPr="00501418">
          <w:rPr>
            <w:rStyle w:val="Hyperlink"/>
            <w:noProof/>
          </w:rPr>
          <w:t>3.10.3</w:t>
        </w:r>
        <w:r>
          <w:rPr>
            <w:rFonts w:cstheme="minorBidi"/>
            <w:noProof/>
            <w:color w:val="auto"/>
            <w:kern w:val="2"/>
            <w:sz w:val="24"/>
            <w:szCs w:val="24"/>
            <w:lang w:val="en-GB" w:eastAsia="en-GB"/>
            <w14:ligatures w14:val="standardContextual"/>
          </w:rPr>
          <w:tab/>
        </w:r>
        <w:r w:rsidRPr="00501418">
          <w:rPr>
            <w:rStyle w:val="Hyperlink"/>
            <w:noProof/>
          </w:rPr>
          <w:t>Considering parent-address</w:t>
        </w:r>
        <w:r>
          <w:rPr>
            <w:noProof/>
            <w:webHidden/>
          </w:rPr>
          <w:tab/>
        </w:r>
        <w:r>
          <w:rPr>
            <w:noProof/>
            <w:webHidden/>
          </w:rPr>
          <w:fldChar w:fldCharType="begin"/>
        </w:r>
        <w:r>
          <w:rPr>
            <w:noProof/>
            <w:webHidden/>
          </w:rPr>
          <w:instrText xml:space="preserve"> PAGEREF _Toc223392228 \h </w:instrText>
        </w:r>
        <w:r>
          <w:rPr>
            <w:noProof/>
            <w:webHidden/>
          </w:rPr>
        </w:r>
        <w:r>
          <w:rPr>
            <w:noProof/>
            <w:webHidden/>
          </w:rPr>
          <w:fldChar w:fldCharType="separate"/>
        </w:r>
        <w:r w:rsidR="00916DFC">
          <w:rPr>
            <w:noProof/>
            <w:webHidden/>
          </w:rPr>
          <w:t>42</w:t>
        </w:r>
        <w:r>
          <w:rPr>
            <w:noProof/>
            <w:webHidden/>
          </w:rPr>
          <w:fldChar w:fldCharType="end"/>
        </w:r>
      </w:hyperlink>
    </w:p>
    <w:p w14:paraId="78137A04" w14:textId="07543464" w:rsidR="0076067B" w:rsidRDefault="0076067B">
      <w:pPr>
        <w:pStyle w:val="TOC2"/>
        <w:rPr>
          <w:rFonts w:cstheme="minorBidi"/>
          <w:noProof/>
          <w:color w:val="auto"/>
          <w:kern w:val="2"/>
          <w:sz w:val="24"/>
          <w:szCs w:val="24"/>
          <w:lang w:val="en-GB" w:eastAsia="en-GB"/>
          <w14:ligatures w14:val="standardContextual"/>
        </w:rPr>
      </w:pPr>
      <w:hyperlink w:anchor="_Toc223392229" w:history="1">
        <w:r w:rsidRPr="00501418">
          <w:rPr>
            <w:rStyle w:val="Hyperlink"/>
            <w:noProof/>
          </w:rPr>
          <w:t>3.11</w:t>
        </w:r>
        <w:r>
          <w:rPr>
            <w:rFonts w:cstheme="minorBidi"/>
            <w:noProof/>
            <w:color w:val="auto"/>
            <w:kern w:val="2"/>
            <w:sz w:val="24"/>
            <w:szCs w:val="24"/>
            <w:lang w:val="en-GB" w:eastAsia="en-GB"/>
            <w14:ligatures w14:val="standardContextual"/>
          </w:rPr>
          <w:tab/>
        </w:r>
        <w:r w:rsidRPr="00501418">
          <w:rPr>
            <w:rStyle w:val="Hyperlink"/>
            <w:noProof/>
          </w:rPr>
          <w:t>Considering order/sequence and cause/effect</w:t>
        </w:r>
        <w:r>
          <w:rPr>
            <w:noProof/>
            <w:webHidden/>
          </w:rPr>
          <w:tab/>
        </w:r>
        <w:r>
          <w:rPr>
            <w:noProof/>
            <w:webHidden/>
          </w:rPr>
          <w:fldChar w:fldCharType="begin"/>
        </w:r>
        <w:r>
          <w:rPr>
            <w:noProof/>
            <w:webHidden/>
          </w:rPr>
          <w:instrText xml:space="preserve"> PAGEREF _Toc223392229 \h </w:instrText>
        </w:r>
        <w:r>
          <w:rPr>
            <w:noProof/>
            <w:webHidden/>
          </w:rPr>
        </w:r>
        <w:r>
          <w:rPr>
            <w:noProof/>
            <w:webHidden/>
          </w:rPr>
          <w:fldChar w:fldCharType="separate"/>
        </w:r>
        <w:r w:rsidR="00916DFC">
          <w:rPr>
            <w:noProof/>
            <w:webHidden/>
          </w:rPr>
          <w:t>46</w:t>
        </w:r>
        <w:r>
          <w:rPr>
            <w:noProof/>
            <w:webHidden/>
          </w:rPr>
          <w:fldChar w:fldCharType="end"/>
        </w:r>
      </w:hyperlink>
    </w:p>
    <w:p w14:paraId="1E3CE42A" w14:textId="494A6546" w:rsidR="0076067B" w:rsidRDefault="0076067B">
      <w:pPr>
        <w:pStyle w:val="TOC3"/>
        <w:rPr>
          <w:rFonts w:cstheme="minorBidi"/>
          <w:noProof/>
          <w:color w:val="auto"/>
          <w:kern w:val="2"/>
          <w:sz w:val="24"/>
          <w:szCs w:val="24"/>
          <w:lang w:val="en-GB" w:eastAsia="en-GB"/>
          <w14:ligatures w14:val="standardContextual"/>
        </w:rPr>
      </w:pPr>
      <w:hyperlink w:anchor="_Toc223392230" w:history="1">
        <w:r w:rsidRPr="00501418">
          <w:rPr>
            <w:rStyle w:val="Hyperlink"/>
            <w:noProof/>
          </w:rPr>
          <w:t>3.11.1</w:t>
        </w:r>
        <w:r>
          <w:rPr>
            <w:rFonts w:cstheme="minorBidi"/>
            <w:noProof/>
            <w:color w:val="auto"/>
            <w:kern w:val="2"/>
            <w:sz w:val="24"/>
            <w:szCs w:val="24"/>
            <w:lang w:val="en-GB" w:eastAsia="en-GB"/>
            <w14:ligatures w14:val="standardContextual"/>
          </w:rPr>
          <w:tab/>
        </w:r>
        <w:r w:rsidRPr="00501418">
          <w:rPr>
            <w:rStyle w:val="Hyperlink"/>
            <w:noProof/>
          </w:rPr>
          <w:t>Time</w:t>
        </w:r>
        <w:r>
          <w:rPr>
            <w:noProof/>
            <w:webHidden/>
          </w:rPr>
          <w:tab/>
        </w:r>
        <w:r>
          <w:rPr>
            <w:noProof/>
            <w:webHidden/>
          </w:rPr>
          <w:fldChar w:fldCharType="begin"/>
        </w:r>
        <w:r>
          <w:rPr>
            <w:noProof/>
            <w:webHidden/>
          </w:rPr>
          <w:instrText xml:space="preserve"> PAGEREF _Toc223392230 \h </w:instrText>
        </w:r>
        <w:r>
          <w:rPr>
            <w:noProof/>
            <w:webHidden/>
          </w:rPr>
        </w:r>
        <w:r>
          <w:rPr>
            <w:noProof/>
            <w:webHidden/>
          </w:rPr>
          <w:fldChar w:fldCharType="separate"/>
        </w:r>
        <w:r w:rsidR="00916DFC">
          <w:rPr>
            <w:noProof/>
            <w:webHidden/>
          </w:rPr>
          <w:t>46</w:t>
        </w:r>
        <w:r>
          <w:rPr>
            <w:noProof/>
            <w:webHidden/>
          </w:rPr>
          <w:fldChar w:fldCharType="end"/>
        </w:r>
      </w:hyperlink>
    </w:p>
    <w:p w14:paraId="2109EAB6" w14:textId="3B8D3B37" w:rsidR="0076067B" w:rsidRDefault="0076067B">
      <w:pPr>
        <w:pStyle w:val="TOC3"/>
        <w:rPr>
          <w:rFonts w:cstheme="minorBidi"/>
          <w:noProof/>
          <w:color w:val="auto"/>
          <w:kern w:val="2"/>
          <w:sz w:val="24"/>
          <w:szCs w:val="24"/>
          <w:lang w:val="en-GB" w:eastAsia="en-GB"/>
          <w14:ligatures w14:val="standardContextual"/>
        </w:rPr>
      </w:pPr>
      <w:hyperlink w:anchor="_Toc223392231" w:history="1">
        <w:r w:rsidRPr="00501418">
          <w:rPr>
            <w:rStyle w:val="Hyperlink"/>
            <w:noProof/>
          </w:rPr>
          <w:t>3.11.2</w:t>
        </w:r>
        <w:r>
          <w:rPr>
            <w:rFonts w:cstheme="minorBidi"/>
            <w:noProof/>
            <w:color w:val="auto"/>
            <w:kern w:val="2"/>
            <w:sz w:val="24"/>
            <w:szCs w:val="24"/>
            <w:lang w:val="en-GB" w:eastAsia="en-GB"/>
            <w14:ligatures w14:val="standardContextual"/>
          </w:rPr>
          <w:tab/>
        </w:r>
        <w:r w:rsidRPr="00501418">
          <w:rPr>
            <w:rStyle w:val="Hyperlink"/>
            <w:noProof/>
          </w:rPr>
          <w:t>Backend stream details</w:t>
        </w:r>
        <w:r>
          <w:rPr>
            <w:noProof/>
            <w:webHidden/>
          </w:rPr>
          <w:tab/>
        </w:r>
        <w:r>
          <w:rPr>
            <w:noProof/>
            <w:webHidden/>
          </w:rPr>
          <w:fldChar w:fldCharType="begin"/>
        </w:r>
        <w:r>
          <w:rPr>
            <w:noProof/>
            <w:webHidden/>
          </w:rPr>
          <w:instrText xml:space="preserve"> PAGEREF _Toc223392231 \h </w:instrText>
        </w:r>
        <w:r>
          <w:rPr>
            <w:noProof/>
            <w:webHidden/>
          </w:rPr>
        </w:r>
        <w:r>
          <w:rPr>
            <w:noProof/>
            <w:webHidden/>
          </w:rPr>
          <w:fldChar w:fldCharType="separate"/>
        </w:r>
        <w:r w:rsidR="00916DFC">
          <w:rPr>
            <w:noProof/>
            <w:webHidden/>
          </w:rPr>
          <w:t>46</w:t>
        </w:r>
        <w:r>
          <w:rPr>
            <w:noProof/>
            <w:webHidden/>
          </w:rPr>
          <w:fldChar w:fldCharType="end"/>
        </w:r>
      </w:hyperlink>
    </w:p>
    <w:p w14:paraId="147E1E96" w14:textId="1CE8EC87" w:rsidR="0076067B" w:rsidRDefault="0076067B">
      <w:pPr>
        <w:pStyle w:val="TOC2"/>
        <w:rPr>
          <w:rFonts w:cstheme="minorBidi"/>
          <w:noProof/>
          <w:color w:val="auto"/>
          <w:kern w:val="2"/>
          <w:sz w:val="24"/>
          <w:szCs w:val="24"/>
          <w:lang w:val="en-GB" w:eastAsia="en-GB"/>
          <w14:ligatures w14:val="standardContextual"/>
        </w:rPr>
      </w:pPr>
      <w:hyperlink w:anchor="_Toc223392232" w:history="1">
        <w:r w:rsidRPr="00501418">
          <w:rPr>
            <w:rStyle w:val="Hyperlink"/>
            <w:noProof/>
          </w:rPr>
          <w:t>3.12</w:t>
        </w:r>
        <w:r>
          <w:rPr>
            <w:rFonts w:cstheme="minorBidi"/>
            <w:noProof/>
            <w:color w:val="auto"/>
            <w:kern w:val="2"/>
            <w:sz w:val="24"/>
            <w:szCs w:val="24"/>
            <w:lang w:val="en-GB" w:eastAsia="en-GB"/>
            <w14:ligatures w14:val="standardContextual"/>
          </w:rPr>
          <w:tab/>
        </w:r>
        <w:r w:rsidRPr="00501418">
          <w:rPr>
            <w:rStyle w:val="Hyperlink"/>
            <w:noProof/>
          </w:rPr>
          <w:t>The Context</w:t>
        </w:r>
        <w:r>
          <w:rPr>
            <w:noProof/>
            <w:webHidden/>
          </w:rPr>
          <w:tab/>
        </w:r>
        <w:r>
          <w:rPr>
            <w:noProof/>
            <w:webHidden/>
          </w:rPr>
          <w:fldChar w:fldCharType="begin"/>
        </w:r>
        <w:r>
          <w:rPr>
            <w:noProof/>
            <w:webHidden/>
          </w:rPr>
          <w:instrText xml:space="preserve"> PAGEREF _Toc223392232 \h </w:instrText>
        </w:r>
        <w:r>
          <w:rPr>
            <w:noProof/>
            <w:webHidden/>
          </w:rPr>
        </w:r>
        <w:r>
          <w:rPr>
            <w:noProof/>
            <w:webHidden/>
          </w:rPr>
          <w:fldChar w:fldCharType="separate"/>
        </w:r>
        <w:r w:rsidR="00916DFC">
          <w:rPr>
            <w:noProof/>
            <w:webHidden/>
          </w:rPr>
          <w:t>47</w:t>
        </w:r>
        <w:r>
          <w:rPr>
            <w:noProof/>
            <w:webHidden/>
          </w:rPr>
          <w:fldChar w:fldCharType="end"/>
        </w:r>
      </w:hyperlink>
    </w:p>
    <w:p w14:paraId="45682B7F" w14:textId="16ED1D77" w:rsidR="0076067B" w:rsidRDefault="0076067B">
      <w:pPr>
        <w:pStyle w:val="TOC2"/>
        <w:rPr>
          <w:rFonts w:cstheme="minorBidi"/>
          <w:noProof/>
          <w:color w:val="auto"/>
          <w:kern w:val="2"/>
          <w:sz w:val="24"/>
          <w:szCs w:val="24"/>
          <w:lang w:val="en-GB" w:eastAsia="en-GB"/>
          <w14:ligatures w14:val="standardContextual"/>
        </w:rPr>
      </w:pPr>
      <w:hyperlink w:anchor="_Toc223392233" w:history="1">
        <w:r w:rsidRPr="00501418">
          <w:rPr>
            <w:rStyle w:val="Hyperlink"/>
            <w:noProof/>
          </w:rPr>
          <w:t>3.13</w:t>
        </w:r>
        <w:r>
          <w:rPr>
            <w:rFonts w:cstheme="minorBidi"/>
            <w:noProof/>
            <w:color w:val="auto"/>
            <w:kern w:val="2"/>
            <w:sz w:val="24"/>
            <w:szCs w:val="24"/>
            <w:lang w:val="en-GB" w:eastAsia="en-GB"/>
            <w14:ligatures w14:val="standardContextual"/>
          </w:rPr>
          <w:tab/>
        </w:r>
        <w:r w:rsidRPr="00501418">
          <w:rPr>
            <w:rStyle w:val="Hyperlink"/>
            <w:noProof/>
          </w:rPr>
          <w:t>Handling changes in the Context</w:t>
        </w:r>
        <w:r>
          <w:rPr>
            <w:noProof/>
            <w:webHidden/>
          </w:rPr>
          <w:tab/>
        </w:r>
        <w:r>
          <w:rPr>
            <w:noProof/>
            <w:webHidden/>
          </w:rPr>
          <w:fldChar w:fldCharType="begin"/>
        </w:r>
        <w:r>
          <w:rPr>
            <w:noProof/>
            <w:webHidden/>
          </w:rPr>
          <w:instrText xml:space="preserve"> PAGEREF _Toc223392233 \h </w:instrText>
        </w:r>
        <w:r>
          <w:rPr>
            <w:noProof/>
            <w:webHidden/>
          </w:rPr>
        </w:r>
        <w:r>
          <w:rPr>
            <w:noProof/>
            <w:webHidden/>
          </w:rPr>
          <w:fldChar w:fldCharType="separate"/>
        </w:r>
        <w:r w:rsidR="00916DFC">
          <w:rPr>
            <w:noProof/>
            <w:webHidden/>
          </w:rPr>
          <w:t>47</w:t>
        </w:r>
        <w:r>
          <w:rPr>
            <w:noProof/>
            <w:webHidden/>
          </w:rPr>
          <w:fldChar w:fldCharType="end"/>
        </w:r>
      </w:hyperlink>
    </w:p>
    <w:p w14:paraId="48597A28" w14:textId="30546F4C" w:rsidR="0076067B" w:rsidRDefault="0076067B">
      <w:pPr>
        <w:pStyle w:val="TOC2"/>
        <w:rPr>
          <w:rFonts w:cstheme="minorBidi"/>
          <w:noProof/>
          <w:color w:val="auto"/>
          <w:kern w:val="2"/>
          <w:sz w:val="24"/>
          <w:szCs w:val="24"/>
          <w:lang w:val="en-GB" w:eastAsia="en-GB"/>
          <w14:ligatures w14:val="standardContextual"/>
        </w:rPr>
      </w:pPr>
      <w:hyperlink w:anchor="_Toc223392234" w:history="1">
        <w:r w:rsidRPr="00501418">
          <w:rPr>
            <w:rStyle w:val="Hyperlink"/>
            <w:noProof/>
          </w:rPr>
          <w:t>3.14</w:t>
        </w:r>
        <w:r>
          <w:rPr>
            <w:rFonts w:cstheme="minorBidi"/>
            <w:noProof/>
            <w:color w:val="auto"/>
            <w:kern w:val="2"/>
            <w:sz w:val="24"/>
            <w:szCs w:val="24"/>
            <w:lang w:val="en-GB" w:eastAsia="en-GB"/>
            <w14:ligatures w14:val="standardContextual"/>
          </w:rPr>
          <w:tab/>
        </w:r>
        <w:r w:rsidRPr="00501418">
          <w:rPr>
            <w:rStyle w:val="Hyperlink"/>
            <w:noProof/>
          </w:rPr>
          <w:t>Reporting change</w:t>
        </w:r>
        <w:r>
          <w:rPr>
            <w:noProof/>
            <w:webHidden/>
          </w:rPr>
          <w:tab/>
        </w:r>
        <w:r>
          <w:rPr>
            <w:noProof/>
            <w:webHidden/>
          </w:rPr>
          <w:fldChar w:fldCharType="begin"/>
        </w:r>
        <w:r>
          <w:rPr>
            <w:noProof/>
            <w:webHidden/>
          </w:rPr>
          <w:instrText xml:space="preserve"> PAGEREF _Toc223392234 \h </w:instrText>
        </w:r>
        <w:r>
          <w:rPr>
            <w:noProof/>
            <w:webHidden/>
          </w:rPr>
        </w:r>
        <w:r>
          <w:rPr>
            <w:noProof/>
            <w:webHidden/>
          </w:rPr>
          <w:fldChar w:fldCharType="separate"/>
        </w:r>
        <w:r w:rsidR="00916DFC">
          <w:rPr>
            <w:noProof/>
            <w:webHidden/>
          </w:rPr>
          <w:t>47</w:t>
        </w:r>
        <w:r>
          <w:rPr>
            <w:noProof/>
            <w:webHidden/>
          </w:rPr>
          <w:fldChar w:fldCharType="end"/>
        </w:r>
      </w:hyperlink>
    </w:p>
    <w:p w14:paraId="2BB03443" w14:textId="21E2A3DC" w:rsidR="0076067B" w:rsidRDefault="0076067B">
      <w:pPr>
        <w:pStyle w:val="TOC2"/>
        <w:rPr>
          <w:rFonts w:cstheme="minorBidi"/>
          <w:noProof/>
          <w:color w:val="auto"/>
          <w:kern w:val="2"/>
          <w:sz w:val="24"/>
          <w:szCs w:val="24"/>
          <w:lang w:val="en-GB" w:eastAsia="en-GB"/>
          <w14:ligatures w14:val="standardContextual"/>
        </w:rPr>
      </w:pPr>
      <w:hyperlink w:anchor="_Toc223392235" w:history="1">
        <w:r w:rsidRPr="00501418">
          <w:rPr>
            <w:rStyle w:val="Hyperlink"/>
            <w:noProof/>
          </w:rPr>
          <w:t>3.15</w:t>
        </w:r>
        <w:r>
          <w:rPr>
            <w:rFonts w:cstheme="minorBidi"/>
            <w:noProof/>
            <w:color w:val="auto"/>
            <w:kern w:val="2"/>
            <w:sz w:val="24"/>
            <w:szCs w:val="24"/>
            <w:lang w:val="en-GB" w:eastAsia="en-GB"/>
            <w14:ligatures w14:val="standardContextual"/>
          </w:rPr>
          <w:tab/>
        </w:r>
        <w:r w:rsidRPr="00501418">
          <w:rPr>
            <w:rStyle w:val="Hyperlink"/>
            <w:noProof/>
          </w:rPr>
          <w:t>Model implications</w:t>
        </w:r>
        <w:r>
          <w:rPr>
            <w:noProof/>
            <w:webHidden/>
          </w:rPr>
          <w:tab/>
        </w:r>
        <w:r>
          <w:rPr>
            <w:noProof/>
            <w:webHidden/>
          </w:rPr>
          <w:fldChar w:fldCharType="begin"/>
        </w:r>
        <w:r>
          <w:rPr>
            <w:noProof/>
            <w:webHidden/>
          </w:rPr>
          <w:instrText xml:space="preserve"> PAGEREF _Toc223392235 \h </w:instrText>
        </w:r>
        <w:r>
          <w:rPr>
            <w:noProof/>
            <w:webHidden/>
          </w:rPr>
        </w:r>
        <w:r>
          <w:rPr>
            <w:noProof/>
            <w:webHidden/>
          </w:rPr>
          <w:fldChar w:fldCharType="separate"/>
        </w:r>
        <w:r w:rsidR="00916DFC">
          <w:rPr>
            <w:noProof/>
            <w:webHidden/>
          </w:rPr>
          <w:t>48</w:t>
        </w:r>
        <w:r>
          <w:rPr>
            <w:noProof/>
            <w:webHidden/>
          </w:rPr>
          <w:fldChar w:fldCharType="end"/>
        </w:r>
      </w:hyperlink>
    </w:p>
    <w:p w14:paraId="21D1BF1D" w14:textId="517FD9A0" w:rsidR="0076067B" w:rsidRDefault="0076067B">
      <w:pPr>
        <w:pStyle w:val="TOC2"/>
        <w:rPr>
          <w:rFonts w:cstheme="minorBidi"/>
          <w:noProof/>
          <w:color w:val="auto"/>
          <w:kern w:val="2"/>
          <w:sz w:val="24"/>
          <w:szCs w:val="24"/>
          <w:lang w:val="en-GB" w:eastAsia="en-GB"/>
          <w14:ligatures w14:val="standardContextual"/>
        </w:rPr>
      </w:pPr>
      <w:hyperlink w:anchor="_Toc223392236" w:history="1">
        <w:r w:rsidRPr="00501418">
          <w:rPr>
            <w:rStyle w:val="Hyperlink"/>
            <w:noProof/>
          </w:rPr>
          <w:t>3.16</w:t>
        </w:r>
        <w:r>
          <w:rPr>
            <w:rFonts w:cstheme="minorBidi"/>
            <w:noProof/>
            <w:color w:val="auto"/>
            <w:kern w:val="2"/>
            <w:sz w:val="24"/>
            <w:szCs w:val="24"/>
            <w:lang w:val="en-GB" w:eastAsia="en-GB"/>
            <w14:ligatures w14:val="standardContextual"/>
          </w:rPr>
          <w:tab/>
        </w:r>
        <w:r w:rsidRPr="00501418">
          <w:rPr>
            <w:rStyle w:val="Hyperlink"/>
            <w:noProof/>
          </w:rPr>
          <w:t>System engineering</w:t>
        </w:r>
        <w:r>
          <w:rPr>
            <w:noProof/>
            <w:webHidden/>
          </w:rPr>
          <w:tab/>
        </w:r>
        <w:r>
          <w:rPr>
            <w:noProof/>
            <w:webHidden/>
          </w:rPr>
          <w:fldChar w:fldCharType="begin"/>
        </w:r>
        <w:r>
          <w:rPr>
            <w:noProof/>
            <w:webHidden/>
          </w:rPr>
          <w:instrText xml:space="preserve"> PAGEREF _Toc223392236 \h </w:instrText>
        </w:r>
        <w:r>
          <w:rPr>
            <w:noProof/>
            <w:webHidden/>
          </w:rPr>
        </w:r>
        <w:r>
          <w:rPr>
            <w:noProof/>
            <w:webHidden/>
          </w:rPr>
          <w:fldChar w:fldCharType="separate"/>
        </w:r>
        <w:r w:rsidR="00916DFC">
          <w:rPr>
            <w:noProof/>
            <w:webHidden/>
          </w:rPr>
          <w:t>48</w:t>
        </w:r>
        <w:r>
          <w:rPr>
            <w:noProof/>
            <w:webHidden/>
          </w:rPr>
          <w:fldChar w:fldCharType="end"/>
        </w:r>
      </w:hyperlink>
    </w:p>
    <w:p w14:paraId="069D8E09" w14:textId="35E28442" w:rsidR="0076067B" w:rsidRDefault="0076067B">
      <w:pPr>
        <w:pStyle w:val="TOC2"/>
        <w:rPr>
          <w:rFonts w:cstheme="minorBidi"/>
          <w:noProof/>
          <w:color w:val="auto"/>
          <w:kern w:val="2"/>
          <w:sz w:val="24"/>
          <w:szCs w:val="24"/>
          <w:lang w:val="en-GB" w:eastAsia="en-GB"/>
          <w14:ligatures w14:val="standardContextual"/>
        </w:rPr>
      </w:pPr>
      <w:hyperlink w:anchor="_Toc223392237" w:history="1">
        <w:r w:rsidRPr="00501418">
          <w:rPr>
            <w:rStyle w:val="Hyperlink"/>
            <w:noProof/>
          </w:rPr>
          <w:t>3.17</w:t>
        </w:r>
        <w:r>
          <w:rPr>
            <w:rFonts w:cstheme="minorBidi"/>
            <w:noProof/>
            <w:color w:val="auto"/>
            <w:kern w:val="2"/>
            <w:sz w:val="24"/>
            <w:szCs w:val="24"/>
            <w:lang w:val="en-GB" w:eastAsia="en-GB"/>
            <w14:ligatures w14:val="standardContextual"/>
          </w:rPr>
          <w:tab/>
        </w:r>
        <w:r w:rsidRPr="00501418">
          <w:rPr>
            <w:rStyle w:val="Hyperlink"/>
            <w:noProof/>
          </w:rPr>
          <w:t>Eventual Consistency and Fidelity</w:t>
        </w:r>
        <w:r>
          <w:rPr>
            <w:noProof/>
            <w:webHidden/>
          </w:rPr>
          <w:tab/>
        </w:r>
        <w:r>
          <w:rPr>
            <w:noProof/>
            <w:webHidden/>
          </w:rPr>
          <w:fldChar w:fldCharType="begin"/>
        </w:r>
        <w:r>
          <w:rPr>
            <w:noProof/>
            <w:webHidden/>
          </w:rPr>
          <w:instrText xml:space="preserve"> PAGEREF _Toc223392237 \h </w:instrText>
        </w:r>
        <w:r>
          <w:rPr>
            <w:noProof/>
            <w:webHidden/>
          </w:rPr>
        </w:r>
        <w:r>
          <w:rPr>
            <w:noProof/>
            <w:webHidden/>
          </w:rPr>
          <w:fldChar w:fldCharType="separate"/>
        </w:r>
        <w:r w:rsidR="00916DFC">
          <w:rPr>
            <w:noProof/>
            <w:webHidden/>
          </w:rPr>
          <w:t>48</w:t>
        </w:r>
        <w:r>
          <w:rPr>
            <w:noProof/>
            <w:webHidden/>
          </w:rPr>
          <w:fldChar w:fldCharType="end"/>
        </w:r>
      </w:hyperlink>
    </w:p>
    <w:p w14:paraId="655EA238" w14:textId="56F5E5AD" w:rsidR="0076067B" w:rsidRDefault="0076067B">
      <w:pPr>
        <w:pStyle w:val="TOC3"/>
        <w:rPr>
          <w:rFonts w:cstheme="minorBidi"/>
          <w:noProof/>
          <w:color w:val="auto"/>
          <w:kern w:val="2"/>
          <w:sz w:val="24"/>
          <w:szCs w:val="24"/>
          <w:lang w:val="en-GB" w:eastAsia="en-GB"/>
          <w14:ligatures w14:val="standardContextual"/>
        </w:rPr>
      </w:pPr>
      <w:hyperlink w:anchor="_Toc223392238" w:history="1">
        <w:r w:rsidRPr="00501418">
          <w:rPr>
            <w:rStyle w:val="Hyperlink"/>
            <w:noProof/>
          </w:rPr>
          <w:t>3.17.1</w:t>
        </w:r>
        <w:r>
          <w:rPr>
            <w:rFonts w:cstheme="minorBidi"/>
            <w:noProof/>
            <w:color w:val="auto"/>
            <w:kern w:val="2"/>
            <w:sz w:val="24"/>
            <w:szCs w:val="24"/>
            <w:lang w:val="en-GB" w:eastAsia="en-GB"/>
            <w14:ligatures w14:val="standardContextual"/>
          </w:rPr>
          <w:tab/>
        </w:r>
        <w:r w:rsidRPr="00501418">
          <w:rPr>
            <w:rStyle w:val="Hyperlink"/>
            <w:noProof/>
          </w:rPr>
          <w:t>Eventual Consistency</w:t>
        </w:r>
        <w:r>
          <w:rPr>
            <w:noProof/>
            <w:webHidden/>
          </w:rPr>
          <w:tab/>
        </w:r>
        <w:r>
          <w:rPr>
            <w:noProof/>
            <w:webHidden/>
          </w:rPr>
          <w:fldChar w:fldCharType="begin"/>
        </w:r>
        <w:r>
          <w:rPr>
            <w:noProof/>
            <w:webHidden/>
          </w:rPr>
          <w:instrText xml:space="preserve"> PAGEREF _Toc223392238 \h </w:instrText>
        </w:r>
        <w:r>
          <w:rPr>
            <w:noProof/>
            <w:webHidden/>
          </w:rPr>
        </w:r>
        <w:r>
          <w:rPr>
            <w:noProof/>
            <w:webHidden/>
          </w:rPr>
          <w:fldChar w:fldCharType="separate"/>
        </w:r>
        <w:r w:rsidR="00916DFC">
          <w:rPr>
            <w:noProof/>
            <w:webHidden/>
          </w:rPr>
          <w:t>48</w:t>
        </w:r>
        <w:r>
          <w:rPr>
            <w:noProof/>
            <w:webHidden/>
          </w:rPr>
          <w:fldChar w:fldCharType="end"/>
        </w:r>
      </w:hyperlink>
    </w:p>
    <w:p w14:paraId="7A822BF6" w14:textId="689FEBA1" w:rsidR="0076067B" w:rsidRDefault="0076067B">
      <w:pPr>
        <w:pStyle w:val="TOC3"/>
        <w:rPr>
          <w:rFonts w:cstheme="minorBidi"/>
          <w:noProof/>
          <w:color w:val="auto"/>
          <w:kern w:val="2"/>
          <w:sz w:val="24"/>
          <w:szCs w:val="24"/>
          <w:lang w:val="en-GB" w:eastAsia="en-GB"/>
          <w14:ligatures w14:val="standardContextual"/>
        </w:rPr>
      </w:pPr>
      <w:hyperlink w:anchor="_Toc223392239" w:history="1">
        <w:r w:rsidRPr="00501418">
          <w:rPr>
            <w:rStyle w:val="Hyperlink"/>
            <w:noProof/>
          </w:rPr>
          <w:t>3.17.2</w:t>
        </w:r>
        <w:r>
          <w:rPr>
            <w:rFonts w:cstheme="minorBidi"/>
            <w:noProof/>
            <w:color w:val="auto"/>
            <w:kern w:val="2"/>
            <w:sz w:val="24"/>
            <w:szCs w:val="24"/>
            <w:lang w:val="en-GB" w:eastAsia="en-GB"/>
            <w14:ligatures w14:val="standardContextual"/>
          </w:rPr>
          <w:tab/>
        </w:r>
        <w:r w:rsidRPr="00501418">
          <w:rPr>
            <w:rStyle w:val="Hyperlink"/>
            <w:noProof/>
          </w:rPr>
          <w:t>Fidelity</w:t>
        </w:r>
        <w:r>
          <w:rPr>
            <w:noProof/>
            <w:webHidden/>
          </w:rPr>
          <w:tab/>
        </w:r>
        <w:r>
          <w:rPr>
            <w:noProof/>
            <w:webHidden/>
          </w:rPr>
          <w:fldChar w:fldCharType="begin"/>
        </w:r>
        <w:r>
          <w:rPr>
            <w:noProof/>
            <w:webHidden/>
          </w:rPr>
          <w:instrText xml:space="preserve"> PAGEREF _Toc223392239 \h </w:instrText>
        </w:r>
        <w:r>
          <w:rPr>
            <w:noProof/>
            <w:webHidden/>
          </w:rPr>
        </w:r>
        <w:r>
          <w:rPr>
            <w:noProof/>
            <w:webHidden/>
          </w:rPr>
          <w:fldChar w:fldCharType="separate"/>
        </w:r>
        <w:r w:rsidR="00916DFC">
          <w:rPr>
            <w:noProof/>
            <w:webHidden/>
          </w:rPr>
          <w:t>48</w:t>
        </w:r>
        <w:r>
          <w:rPr>
            <w:noProof/>
            <w:webHidden/>
          </w:rPr>
          <w:fldChar w:fldCharType="end"/>
        </w:r>
      </w:hyperlink>
    </w:p>
    <w:p w14:paraId="6EDD729A" w14:textId="031F75BF" w:rsidR="0076067B" w:rsidRDefault="0076067B">
      <w:pPr>
        <w:pStyle w:val="TOC3"/>
        <w:rPr>
          <w:rFonts w:cstheme="minorBidi"/>
          <w:noProof/>
          <w:color w:val="auto"/>
          <w:kern w:val="2"/>
          <w:sz w:val="24"/>
          <w:szCs w:val="24"/>
          <w:lang w:val="en-GB" w:eastAsia="en-GB"/>
          <w14:ligatures w14:val="standardContextual"/>
        </w:rPr>
      </w:pPr>
      <w:hyperlink w:anchor="_Toc223392240" w:history="1">
        <w:r w:rsidRPr="00501418">
          <w:rPr>
            <w:rStyle w:val="Hyperlink"/>
            <w:noProof/>
          </w:rPr>
          <w:t>3.17.3</w:t>
        </w:r>
        <w:r>
          <w:rPr>
            <w:rFonts w:cstheme="minorBidi"/>
            <w:noProof/>
            <w:color w:val="auto"/>
            <w:kern w:val="2"/>
            <w:sz w:val="24"/>
            <w:szCs w:val="24"/>
            <w:lang w:val="en-GB" w:eastAsia="en-GB"/>
            <w14:ligatures w14:val="standardContextual"/>
          </w:rPr>
          <w:tab/>
        </w:r>
        <w:r w:rsidRPr="00501418">
          <w:rPr>
            <w:rStyle w:val="Hyperlink"/>
            <w:noProof/>
          </w:rPr>
          <w:t>Related stream characteristics</w:t>
        </w:r>
        <w:r>
          <w:rPr>
            <w:noProof/>
            <w:webHidden/>
          </w:rPr>
          <w:tab/>
        </w:r>
        <w:r>
          <w:rPr>
            <w:noProof/>
            <w:webHidden/>
          </w:rPr>
          <w:fldChar w:fldCharType="begin"/>
        </w:r>
        <w:r>
          <w:rPr>
            <w:noProof/>
            <w:webHidden/>
          </w:rPr>
          <w:instrText xml:space="preserve"> PAGEREF _Toc223392240 \h </w:instrText>
        </w:r>
        <w:r>
          <w:rPr>
            <w:noProof/>
            <w:webHidden/>
          </w:rPr>
        </w:r>
        <w:r>
          <w:rPr>
            <w:noProof/>
            <w:webHidden/>
          </w:rPr>
          <w:fldChar w:fldCharType="separate"/>
        </w:r>
        <w:r w:rsidR="00916DFC">
          <w:rPr>
            <w:noProof/>
            <w:webHidden/>
          </w:rPr>
          <w:t>49</w:t>
        </w:r>
        <w:r>
          <w:rPr>
            <w:noProof/>
            <w:webHidden/>
          </w:rPr>
          <w:fldChar w:fldCharType="end"/>
        </w:r>
      </w:hyperlink>
    </w:p>
    <w:p w14:paraId="40827010" w14:textId="14BB2817" w:rsidR="0076067B" w:rsidRDefault="0076067B">
      <w:pPr>
        <w:pStyle w:val="TOC2"/>
        <w:rPr>
          <w:rFonts w:cstheme="minorBidi"/>
          <w:noProof/>
          <w:color w:val="auto"/>
          <w:kern w:val="2"/>
          <w:sz w:val="24"/>
          <w:szCs w:val="24"/>
          <w:lang w:val="en-GB" w:eastAsia="en-GB"/>
          <w14:ligatures w14:val="standardContextual"/>
        </w:rPr>
      </w:pPr>
      <w:hyperlink w:anchor="_Toc223392241" w:history="1">
        <w:r w:rsidRPr="00501418">
          <w:rPr>
            <w:rStyle w:val="Hyperlink"/>
            <w:noProof/>
          </w:rPr>
          <w:t>3.18</w:t>
        </w:r>
        <w:r>
          <w:rPr>
            <w:rFonts w:cstheme="minorBidi"/>
            <w:noProof/>
            <w:color w:val="auto"/>
            <w:kern w:val="2"/>
            <w:sz w:val="24"/>
            <w:szCs w:val="24"/>
            <w:lang w:val="en-GB" w:eastAsia="en-GB"/>
            <w14:ligatures w14:val="standardContextual"/>
          </w:rPr>
          <w:tab/>
        </w:r>
        <w:r w:rsidRPr="00501418">
          <w:rPr>
            <w:rStyle w:val="Hyperlink"/>
            <w:noProof/>
          </w:rPr>
          <w:t>Stream Monitor</w:t>
        </w:r>
        <w:r>
          <w:rPr>
            <w:noProof/>
            <w:webHidden/>
          </w:rPr>
          <w:tab/>
        </w:r>
        <w:r>
          <w:rPr>
            <w:noProof/>
            <w:webHidden/>
          </w:rPr>
          <w:fldChar w:fldCharType="begin"/>
        </w:r>
        <w:r>
          <w:rPr>
            <w:noProof/>
            <w:webHidden/>
          </w:rPr>
          <w:instrText xml:space="preserve"> PAGEREF _Toc223392241 \h </w:instrText>
        </w:r>
        <w:r>
          <w:rPr>
            <w:noProof/>
            <w:webHidden/>
          </w:rPr>
        </w:r>
        <w:r>
          <w:rPr>
            <w:noProof/>
            <w:webHidden/>
          </w:rPr>
          <w:fldChar w:fldCharType="separate"/>
        </w:r>
        <w:r w:rsidR="00916DFC">
          <w:rPr>
            <w:noProof/>
            <w:webHidden/>
          </w:rPr>
          <w:t>49</w:t>
        </w:r>
        <w:r>
          <w:rPr>
            <w:noProof/>
            <w:webHidden/>
          </w:rPr>
          <w:fldChar w:fldCharType="end"/>
        </w:r>
      </w:hyperlink>
    </w:p>
    <w:p w14:paraId="6711E1DD" w14:textId="225B8689" w:rsidR="0076067B" w:rsidRDefault="0076067B">
      <w:pPr>
        <w:pStyle w:val="TOC2"/>
        <w:rPr>
          <w:rFonts w:cstheme="minorBidi"/>
          <w:noProof/>
          <w:color w:val="auto"/>
          <w:kern w:val="2"/>
          <w:sz w:val="24"/>
          <w:szCs w:val="24"/>
          <w:lang w:val="en-GB" w:eastAsia="en-GB"/>
          <w14:ligatures w14:val="standardContextual"/>
        </w:rPr>
      </w:pPr>
      <w:hyperlink w:anchor="_Toc223392242" w:history="1">
        <w:r w:rsidRPr="00501418">
          <w:rPr>
            <w:rStyle w:val="Hyperlink"/>
            <w:noProof/>
          </w:rPr>
          <w:t>3.19</w:t>
        </w:r>
        <w:r>
          <w:rPr>
            <w:rFonts w:cstheme="minorBidi"/>
            <w:noProof/>
            <w:color w:val="auto"/>
            <w:kern w:val="2"/>
            <w:sz w:val="24"/>
            <w:szCs w:val="24"/>
            <w:lang w:val="en-GB" w:eastAsia="en-GB"/>
            <w14:ligatures w14:val="standardContextual"/>
          </w:rPr>
          <w:tab/>
        </w:r>
        <w:r w:rsidRPr="00501418">
          <w:rPr>
            <w:rStyle w:val="Hyperlink"/>
            <w:noProof/>
          </w:rPr>
          <w:t>Solution structure – Architecture Options</w:t>
        </w:r>
        <w:r>
          <w:rPr>
            <w:noProof/>
            <w:webHidden/>
          </w:rPr>
          <w:tab/>
        </w:r>
        <w:r>
          <w:rPr>
            <w:noProof/>
            <w:webHidden/>
          </w:rPr>
          <w:fldChar w:fldCharType="begin"/>
        </w:r>
        <w:r>
          <w:rPr>
            <w:noProof/>
            <w:webHidden/>
          </w:rPr>
          <w:instrText xml:space="preserve"> PAGEREF _Toc223392242 \h </w:instrText>
        </w:r>
        <w:r>
          <w:rPr>
            <w:noProof/>
            <w:webHidden/>
          </w:rPr>
        </w:r>
        <w:r>
          <w:rPr>
            <w:noProof/>
            <w:webHidden/>
          </w:rPr>
          <w:fldChar w:fldCharType="separate"/>
        </w:r>
        <w:r w:rsidR="00916DFC">
          <w:rPr>
            <w:noProof/>
            <w:webHidden/>
          </w:rPr>
          <w:t>49</w:t>
        </w:r>
        <w:r>
          <w:rPr>
            <w:noProof/>
            <w:webHidden/>
          </w:rPr>
          <w:fldChar w:fldCharType="end"/>
        </w:r>
      </w:hyperlink>
    </w:p>
    <w:p w14:paraId="3412C323" w14:textId="6B4A60D5" w:rsidR="0076067B" w:rsidRDefault="0076067B">
      <w:pPr>
        <w:pStyle w:val="TOC3"/>
        <w:rPr>
          <w:rFonts w:cstheme="minorBidi"/>
          <w:noProof/>
          <w:color w:val="auto"/>
          <w:kern w:val="2"/>
          <w:sz w:val="24"/>
          <w:szCs w:val="24"/>
          <w:lang w:val="en-GB" w:eastAsia="en-GB"/>
          <w14:ligatures w14:val="standardContextual"/>
        </w:rPr>
      </w:pPr>
      <w:hyperlink w:anchor="_Toc223392243" w:history="1">
        <w:r w:rsidRPr="00501418">
          <w:rPr>
            <w:rStyle w:val="Hyperlink"/>
            <w:noProof/>
          </w:rPr>
          <w:t>3.19.1</w:t>
        </w:r>
        <w:r>
          <w:rPr>
            <w:rFonts w:cstheme="minorBidi"/>
            <w:noProof/>
            <w:color w:val="auto"/>
            <w:kern w:val="2"/>
            <w:sz w:val="24"/>
            <w:szCs w:val="24"/>
            <w:lang w:val="en-GB" w:eastAsia="en-GB"/>
            <w14:ligatures w14:val="standardContextual"/>
          </w:rPr>
          <w:tab/>
        </w:r>
        <w:r w:rsidRPr="00501418">
          <w:rPr>
            <w:rStyle w:val="Hyperlink"/>
            <w:noProof/>
          </w:rPr>
          <w:t>Full compacted log</w:t>
        </w:r>
        <w:r>
          <w:rPr>
            <w:noProof/>
            <w:webHidden/>
          </w:rPr>
          <w:tab/>
        </w:r>
        <w:r>
          <w:rPr>
            <w:noProof/>
            <w:webHidden/>
          </w:rPr>
          <w:fldChar w:fldCharType="begin"/>
        </w:r>
        <w:r>
          <w:rPr>
            <w:noProof/>
            <w:webHidden/>
          </w:rPr>
          <w:instrText xml:space="preserve"> PAGEREF _Toc223392243 \h </w:instrText>
        </w:r>
        <w:r>
          <w:rPr>
            <w:noProof/>
            <w:webHidden/>
          </w:rPr>
        </w:r>
        <w:r>
          <w:rPr>
            <w:noProof/>
            <w:webHidden/>
          </w:rPr>
          <w:fldChar w:fldCharType="separate"/>
        </w:r>
        <w:r w:rsidR="00916DFC">
          <w:rPr>
            <w:noProof/>
            <w:webHidden/>
          </w:rPr>
          <w:t>50</w:t>
        </w:r>
        <w:r>
          <w:rPr>
            <w:noProof/>
            <w:webHidden/>
          </w:rPr>
          <w:fldChar w:fldCharType="end"/>
        </w:r>
      </w:hyperlink>
    </w:p>
    <w:p w14:paraId="4ED4E61D" w14:textId="682C4C72" w:rsidR="0076067B" w:rsidRDefault="0076067B">
      <w:pPr>
        <w:pStyle w:val="TOC3"/>
        <w:rPr>
          <w:rFonts w:cstheme="minorBidi"/>
          <w:noProof/>
          <w:color w:val="auto"/>
          <w:kern w:val="2"/>
          <w:sz w:val="24"/>
          <w:szCs w:val="24"/>
          <w:lang w:val="en-GB" w:eastAsia="en-GB"/>
          <w14:ligatures w14:val="standardContextual"/>
        </w:rPr>
      </w:pPr>
      <w:hyperlink w:anchor="_Toc223392244" w:history="1">
        <w:r w:rsidRPr="00501418">
          <w:rPr>
            <w:rStyle w:val="Hyperlink"/>
            <w:rFonts w:eastAsia="Times New Roman"/>
            <w:noProof/>
          </w:rPr>
          <w:t>3.19.2</w:t>
        </w:r>
        <w:r>
          <w:rPr>
            <w:rFonts w:cstheme="minorBidi"/>
            <w:noProof/>
            <w:color w:val="auto"/>
            <w:kern w:val="2"/>
            <w:sz w:val="24"/>
            <w:szCs w:val="24"/>
            <w:lang w:val="en-GB" w:eastAsia="en-GB"/>
            <w14:ligatures w14:val="standardContextual"/>
          </w:rPr>
          <w:tab/>
        </w:r>
        <w:r w:rsidRPr="00501418">
          <w:rPr>
            <w:rStyle w:val="Hyperlink"/>
            <w:rFonts w:eastAsia="Times New Roman"/>
            <w:noProof/>
          </w:rPr>
          <w:t>Emulated compaction</w:t>
        </w:r>
        <w:r>
          <w:rPr>
            <w:noProof/>
            <w:webHidden/>
          </w:rPr>
          <w:tab/>
        </w:r>
        <w:r>
          <w:rPr>
            <w:noProof/>
            <w:webHidden/>
          </w:rPr>
          <w:fldChar w:fldCharType="begin"/>
        </w:r>
        <w:r>
          <w:rPr>
            <w:noProof/>
            <w:webHidden/>
          </w:rPr>
          <w:instrText xml:space="preserve"> PAGEREF _Toc223392244 \h </w:instrText>
        </w:r>
        <w:r>
          <w:rPr>
            <w:noProof/>
            <w:webHidden/>
          </w:rPr>
        </w:r>
        <w:r>
          <w:rPr>
            <w:noProof/>
            <w:webHidden/>
          </w:rPr>
          <w:fldChar w:fldCharType="separate"/>
        </w:r>
        <w:r w:rsidR="00916DFC">
          <w:rPr>
            <w:noProof/>
            <w:webHidden/>
          </w:rPr>
          <w:t>51</w:t>
        </w:r>
        <w:r>
          <w:rPr>
            <w:noProof/>
            <w:webHidden/>
          </w:rPr>
          <w:fldChar w:fldCharType="end"/>
        </w:r>
      </w:hyperlink>
    </w:p>
    <w:p w14:paraId="588CBC8D" w14:textId="1F50295B" w:rsidR="0076067B" w:rsidRDefault="0076067B">
      <w:pPr>
        <w:pStyle w:val="TOC3"/>
        <w:rPr>
          <w:rFonts w:cstheme="minorBidi"/>
          <w:noProof/>
          <w:color w:val="auto"/>
          <w:kern w:val="2"/>
          <w:sz w:val="24"/>
          <w:szCs w:val="24"/>
          <w:lang w:val="en-GB" w:eastAsia="en-GB"/>
          <w14:ligatures w14:val="standardContextual"/>
        </w:rPr>
      </w:pPr>
      <w:hyperlink w:anchor="_Toc223392245" w:history="1">
        <w:r w:rsidRPr="00501418">
          <w:rPr>
            <w:rStyle w:val="Hyperlink"/>
            <w:noProof/>
          </w:rPr>
          <w:t>3.19.3</w:t>
        </w:r>
        <w:r>
          <w:rPr>
            <w:rFonts w:cstheme="minorBidi"/>
            <w:noProof/>
            <w:color w:val="auto"/>
            <w:kern w:val="2"/>
            <w:sz w:val="24"/>
            <w:szCs w:val="24"/>
            <w:lang w:val="en-GB" w:eastAsia="en-GB"/>
            <w14:ligatures w14:val="standardContextual"/>
          </w:rPr>
          <w:tab/>
        </w:r>
        <w:r w:rsidRPr="00501418">
          <w:rPr>
            <w:rStyle w:val="Hyperlink"/>
            <w:noProof/>
          </w:rPr>
          <w:t>Comparing the full compacted log and the emulated compacted log</w:t>
        </w:r>
        <w:r>
          <w:rPr>
            <w:noProof/>
            <w:webHidden/>
          </w:rPr>
          <w:tab/>
        </w:r>
        <w:r>
          <w:rPr>
            <w:noProof/>
            <w:webHidden/>
          </w:rPr>
          <w:fldChar w:fldCharType="begin"/>
        </w:r>
        <w:r>
          <w:rPr>
            <w:noProof/>
            <w:webHidden/>
          </w:rPr>
          <w:instrText xml:space="preserve"> PAGEREF _Toc223392245 \h </w:instrText>
        </w:r>
        <w:r>
          <w:rPr>
            <w:noProof/>
            <w:webHidden/>
          </w:rPr>
        </w:r>
        <w:r>
          <w:rPr>
            <w:noProof/>
            <w:webHidden/>
          </w:rPr>
          <w:fldChar w:fldCharType="separate"/>
        </w:r>
        <w:r w:rsidR="00916DFC">
          <w:rPr>
            <w:noProof/>
            <w:webHidden/>
          </w:rPr>
          <w:t>53</w:t>
        </w:r>
        <w:r>
          <w:rPr>
            <w:noProof/>
            <w:webHidden/>
          </w:rPr>
          <w:fldChar w:fldCharType="end"/>
        </w:r>
      </w:hyperlink>
    </w:p>
    <w:p w14:paraId="2A2A5B25" w14:textId="3BE1B7F2" w:rsidR="0076067B" w:rsidRDefault="0076067B">
      <w:pPr>
        <w:pStyle w:val="TOC1"/>
        <w:tabs>
          <w:tab w:val="left" w:pos="432"/>
        </w:tabs>
        <w:rPr>
          <w:rFonts w:cstheme="minorBidi"/>
          <w:b w:val="0"/>
          <w:noProof/>
          <w:color w:val="auto"/>
          <w:kern w:val="2"/>
          <w:sz w:val="24"/>
          <w:lang w:val="en-GB" w:eastAsia="en-GB"/>
          <w14:ligatures w14:val="standardContextual"/>
        </w:rPr>
      </w:pPr>
      <w:hyperlink w:anchor="_Toc223392246" w:history="1">
        <w:r w:rsidRPr="00501418">
          <w:rPr>
            <w:rStyle w:val="Hyperlink"/>
            <w:noProof/>
          </w:rPr>
          <w:t>4</w:t>
        </w:r>
        <w:r>
          <w:rPr>
            <w:rFonts w:cstheme="minorBidi"/>
            <w:b w:val="0"/>
            <w:noProof/>
            <w:color w:val="auto"/>
            <w:kern w:val="2"/>
            <w:sz w:val="24"/>
            <w:lang w:val="en-GB" w:eastAsia="en-GB"/>
            <w14:ligatures w14:val="standardContextual"/>
          </w:rPr>
          <w:tab/>
        </w:r>
        <w:r w:rsidRPr="00501418">
          <w:rPr>
            <w:rStyle w:val="Hyperlink"/>
            <w:noProof/>
          </w:rPr>
          <w:t>Using the compacted log approach for alarm reporting</w:t>
        </w:r>
        <w:r>
          <w:rPr>
            <w:noProof/>
            <w:webHidden/>
          </w:rPr>
          <w:tab/>
        </w:r>
        <w:r>
          <w:rPr>
            <w:noProof/>
            <w:webHidden/>
          </w:rPr>
          <w:fldChar w:fldCharType="begin"/>
        </w:r>
        <w:r>
          <w:rPr>
            <w:noProof/>
            <w:webHidden/>
          </w:rPr>
          <w:instrText xml:space="preserve"> PAGEREF _Toc223392246 \h </w:instrText>
        </w:r>
        <w:r>
          <w:rPr>
            <w:noProof/>
            <w:webHidden/>
          </w:rPr>
        </w:r>
        <w:r>
          <w:rPr>
            <w:noProof/>
            <w:webHidden/>
          </w:rPr>
          <w:fldChar w:fldCharType="separate"/>
        </w:r>
        <w:r w:rsidR="00916DFC">
          <w:rPr>
            <w:noProof/>
            <w:webHidden/>
          </w:rPr>
          <w:t>54</w:t>
        </w:r>
        <w:r>
          <w:rPr>
            <w:noProof/>
            <w:webHidden/>
          </w:rPr>
          <w:fldChar w:fldCharType="end"/>
        </w:r>
      </w:hyperlink>
    </w:p>
    <w:p w14:paraId="35F75FD3" w14:textId="75F0E94F" w:rsidR="0076067B" w:rsidRDefault="0076067B">
      <w:pPr>
        <w:pStyle w:val="TOC2"/>
        <w:rPr>
          <w:rFonts w:cstheme="minorBidi"/>
          <w:noProof/>
          <w:color w:val="auto"/>
          <w:kern w:val="2"/>
          <w:sz w:val="24"/>
          <w:szCs w:val="24"/>
          <w:lang w:val="en-GB" w:eastAsia="en-GB"/>
          <w14:ligatures w14:val="standardContextual"/>
        </w:rPr>
      </w:pPr>
      <w:hyperlink w:anchor="_Toc223392247" w:history="1">
        <w:r w:rsidRPr="00501418">
          <w:rPr>
            <w:rStyle w:val="Hyperlink"/>
            <w:noProof/>
          </w:rPr>
          <w:t>4.1</w:t>
        </w:r>
        <w:r>
          <w:rPr>
            <w:rFonts w:cstheme="minorBidi"/>
            <w:noProof/>
            <w:color w:val="auto"/>
            <w:kern w:val="2"/>
            <w:sz w:val="24"/>
            <w:szCs w:val="24"/>
            <w:lang w:val="en-GB" w:eastAsia="en-GB"/>
            <w14:ligatures w14:val="standardContextual"/>
          </w:rPr>
          <w:tab/>
        </w:r>
        <w:r w:rsidRPr="00501418">
          <w:rPr>
            <w:rStyle w:val="Hyperlink"/>
            <w:noProof/>
          </w:rPr>
          <w:t>Specific alarm characteristics - raising/clearing an alarm</w:t>
        </w:r>
        <w:r>
          <w:rPr>
            <w:noProof/>
            <w:webHidden/>
          </w:rPr>
          <w:tab/>
        </w:r>
        <w:r>
          <w:rPr>
            <w:noProof/>
            <w:webHidden/>
          </w:rPr>
          <w:fldChar w:fldCharType="begin"/>
        </w:r>
        <w:r>
          <w:rPr>
            <w:noProof/>
            <w:webHidden/>
          </w:rPr>
          <w:instrText xml:space="preserve"> PAGEREF _Toc223392247 \h </w:instrText>
        </w:r>
        <w:r>
          <w:rPr>
            <w:noProof/>
            <w:webHidden/>
          </w:rPr>
        </w:r>
        <w:r>
          <w:rPr>
            <w:noProof/>
            <w:webHidden/>
          </w:rPr>
          <w:fldChar w:fldCharType="separate"/>
        </w:r>
        <w:r w:rsidR="00916DFC">
          <w:rPr>
            <w:noProof/>
            <w:webHidden/>
          </w:rPr>
          <w:t>54</w:t>
        </w:r>
        <w:r>
          <w:rPr>
            <w:noProof/>
            <w:webHidden/>
          </w:rPr>
          <w:fldChar w:fldCharType="end"/>
        </w:r>
      </w:hyperlink>
    </w:p>
    <w:p w14:paraId="6E240322" w14:textId="7158B0E6" w:rsidR="0076067B" w:rsidRDefault="0076067B">
      <w:pPr>
        <w:pStyle w:val="TOC2"/>
        <w:rPr>
          <w:rFonts w:cstheme="minorBidi"/>
          <w:noProof/>
          <w:color w:val="auto"/>
          <w:kern w:val="2"/>
          <w:sz w:val="24"/>
          <w:szCs w:val="24"/>
          <w:lang w:val="en-GB" w:eastAsia="en-GB"/>
          <w14:ligatures w14:val="standardContextual"/>
        </w:rPr>
      </w:pPr>
      <w:hyperlink w:anchor="_Toc223392248" w:history="1">
        <w:r w:rsidRPr="00501418">
          <w:rPr>
            <w:rStyle w:val="Hyperlink"/>
            <w:noProof/>
          </w:rPr>
          <w:t>4.2</w:t>
        </w:r>
        <w:r>
          <w:rPr>
            <w:rFonts w:cstheme="minorBidi"/>
            <w:noProof/>
            <w:color w:val="auto"/>
            <w:kern w:val="2"/>
            <w:sz w:val="24"/>
            <w:szCs w:val="24"/>
            <w:lang w:val="en-GB" w:eastAsia="en-GB"/>
            <w14:ligatures w14:val="standardContextual"/>
          </w:rPr>
          <w:tab/>
        </w:r>
        <w:r w:rsidRPr="00501418">
          <w:rPr>
            <w:rStyle w:val="Hyperlink"/>
            <w:noProof/>
          </w:rPr>
          <w:t>Key Features of an alarm solution (example usage)</w:t>
        </w:r>
        <w:r>
          <w:rPr>
            <w:noProof/>
            <w:webHidden/>
          </w:rPr>
          <w:tab/>
        </w:r>
        <w:r>
          <w:rPr>
            <w:noProof/>
            <w:webHidden/>
          </w:rPr>
          <w:fldChar w:fldCharType="begin"/>
        </w:r>
        <w:r>
          <w:rPr>
            <w:noProof/>
            <w:webHidden/>
          </w:rPr>
          <w:instrText xml:space="preserve"> PAGEREF _Toc223392248 \h </w:instrText>
        </w:r>
        <w:r>
          <w:rPr>
            <w:noProof/>
            <w:webHidden/>
          </w:rPr>
        </w:r>
        <w:r>
          <w:rPr>
            <w:noProof/>
            <w:webHidden/>
          </w:rPr>
          <w:fldChar w:fldCharType="separate"/>
        </w:r>
        <w:r w:rsidR="00916DFC">
          <w:rPr>
            <w:noProof/>
            <w:webHidden/>
          </w:rPr>
          <w:t>54</w:t>
        </w:r>
        <w:r>
          <w:rPr>
            <w:noProof/>
            <w:webHidden/>
          </w:rPr>
          <w:fldChar w:fldCharType="end"/>
        </w:r>
      </w:hyperlink>
    </w:p>
    <w:p w14:paraId="76991540" w14:textId="4ED278BD" w:rsidR="0076067B" w:rsidRDefault="0076067B">
      <w:pPr>
        <w:pStyle w:val="TOC2"/>
        <w:rPr>
          <w:rFonts w:cstheme="minorBidi"/>
          <w:noProof/>
          <w:color w:val="auto"/>
          <w:kern w:val="2"/>
          <w:sz w:val="24"/>
          <w:szCs w:val="24"/>
          <w:lang w:val="en-GB" w:eastAsia="en-GB"/>
          <w14:ligatures w14:val="standardContextual"/>
        </w:rPr>
      </w:pPr>
      <w:hyperlink w:anchor="_Toc223392249" w:history="1">
        <w:r w:rsidRPr="00501418">
          <w:rPr>
            <w:rStyle w:val="Hyperlink"/>
            <w:noProof/>
          </w:rPr>
          <w:t>4.3</w:t>
        </w:r>
        <w:r>
          <w:rPr>
            <w:rFonts w:cstheme="minorBidi"/>
            <w:noProof/>
            <w:color w:val="auto"/>
            <w:kern w:val="2"/>
            <w:sz w:val="24"/>
            <w:szCs w:val="24"/>
            <w:lang w:val="en-GB" w:eastAsia="en-GB"/>
            <w14:ligatures w14:val="standardContextual"/>
          </w:rPr>
          <w:tab/>
        </w:r>
        <w:r w:rsidRPr="00501418">
          <w:rPr>
            <w:rStyle w:val="Hyperlink"/>
            <w:noProof/>
          </w:rPr>
          <w:t>Log strategy</w:t>
        </w:r>
        <w:r>
          <w:rPr>
            <w:noProof/>
            <w:webHidden/>
          </w:rPr>
          <w:tab/>
        </w:r>
        <w:r>
          <w:rPr>
            <w:noProof/>
            <w:webHidden/>
          </w:rPr>
          <w:fldChar w:fldCharType="begin"/>
        </w:r>
        <w:r>
          <w:rPr>
            <w:noProof/>
            <w:webHidden/>
          </w:rPr>
          <w:instrText xml:space="preserve"> PAGEREF _Toc223392249 \h </w:instrText>
        </w:r>
        <w:r>
          <w:rPr>
            <w:noProof/>
            <w:webHidden/>
          </w:rPr>
        </w:r>
        <w:r>
          <w:rPr>
            <w:noProof/>
            <w:webHidden/>
          </w:rPr>
          <w:fldChar w:fldCharType="separate"/>
        </w:r>
        <w:r w:rsidR="00916DFC">
          <w:rPr>
            <w:noProof/>
            <w:webHidden/>
          </w:rPr>
          <w:t>54</w:t>
        </w:r>
        <w:r>
          <w:rPr>
            <w:noProof/>
            <w:webHidden/>
          </w:rPr>
          <w:fldChar w:fldCharType="end"/>
        </w:r>
      </w:hyperlink>
    </w:p>
    <w:p w14:paraId="69D139A6" w14:textId="6494A73D" w:rsidR="0076067B" w:rsidRDefault="0076067B">
      <w:pPr>
        <w:pStyle w:val="TOC2"/>
        <w:rPr>
          <w:rFonts w:cstheme="minorBidi"/>
          <w:noProof/>
          <w:color w:val="auto"/>
          <w:kern w:val="2"/>
          <w:sz w:val="24"/>
          <w:szCs w:val="24"/>
          <w:lang w:val="en-GB" w:eastAsia="en-GB"/>
          <w14:ligatures w14:val="standardContextual"/>
        </w:rPr>
      </w:pPr>
      <w:hyperlink w:anchor="_Toc223392250" w:history="1">
        <w:r w:rsidRPr="00501418">
          <w:rPr>
            <w:rStyle w:val="Hyperlink"/>
            <w:noProof/>
          </w:rPr>
          <w:t>4.4</w:t>
        </w:r>
        <w:r>
          <w:rPr>
            <w:rFonts w:cstheme="minorBidi"/>
            <w:noProof/>
            <w:color w:val="auto"/>
            <w:kern w:val="2"/>
            <w:sz w:val="24"/>
            <w:szCs w:val="24"/>
            <w:lang w:val="en-GB" w:eastAsia="en-GB"/>
            <w14:ligatures w14:val="standardContextual"/>
          </w:rPr>
          <w:tab/>
        </w:r>
        <w:r w:rsidRPr="00501418">
          <w:rPr>
            <w:rStyle w:val="Hyperlink"/>
            <w:noProof/>
          </w:rPr>
          <w:t>Alarm behavior</w:t>
        </w:r>
        <w:r>
          <w:rPr>
            <w:noProof/>
            <w:webHidden/>
          </w:rPr>
          <w:tab/>
        </w:r>
        <w:r>
          <w:rPr>
            <w:noProof/>
            <w:webHidden/>
          </w:rPr>
          <w:fldChar w:fldCharType="begin"/>
        </w:r>
        <w:r>
          <w:rPr>
            <w:noProof/>
            <w:webHidden/>
          </w:rPr>
          <w:instrText xml:space="preserve"> PAGEREF _Toc223392250 \h </w:instrText>
        </w:r>
        <w:r>
          <w:rPr>
            <w:noProof/>
            <w:webHidden/>
          </w:rPr>
        </w:r>
        <w:r>
          <w:rPr>
            <w:noProof/>
            <w:webHidden/>
          </w:rPr>
          <w:fldChar w:fldCharType="separate"/>
        </w:r>
        <w:r w:rsidR="00916DFC">
          <w:rPr>
            <w:noProof/>
            <w:webHidden/>
          </w:rPr>
          <w:t>55</w:t>
        </w:r>
        <w:r>
          <w:rPr>
            <w:noProof/>
            <w:webHidden/>
          </w:rPr>
          <w:fldChar w:fldCharType="end"/>
        </w:r>
      </w:hyperlink>
    </w:p>
    <w:p w14:paraId="1A9D89D2" w14:textId="0830261F" w:rsidR="0076067B" w:rsidRDefault="0076067B">
      <w:pPr>
        <w:pStyle w:val="TOC2"/>
        <w:rPr>
          <w:rFonts w:cstheme="minorBidi"/>
          <w:noProof/>
          <w:color w:val="auto"/>
          <w:kern w:val="2"/>
          <w:sz w:val="24"/>
          <w:szCs w:val="24"/>
          <w:lang w:val="en-GB" w:eastAsia="en-GB"/>
          <w14:ligatures w14:val="standardContextual"/>
        </w:rPr>
      </w:pPr>
      <w:hyperlink w:anchor="_Toc223392251" w:history="1">
        <w:r w:rsidRPr="00501418">
          <w:rPr>
            <w:rStyle w:val="Hyperlink"/>
            <w:noProof/>
          </w:rPr>
          <w:t>4.5</w:t>
        </w:r>
        <w:r>
          <w:rPr>
            <w:rFonts w:cstheme="minorBidi"/>
            <w:noProof/>
            <w:color w:val="auto"/>
            <w:kern w:val="2"/>
            <w:sz w:val="24"/>
            <w:szCs w:val="24"/>
            <w:lang w:val="en-GB" w:eastAsia="en-GB"/>
            <w14:ligatures w14:val="standardContextual"/>
          </w:rPr>
          <w:tab/>
        </w:r>
        <w:r w:rsidRPr="00501418">
          <w:rPr>
            <w:rStyle w:val="Hyperlink"/>
            <w:noProof/>
          </w:rPr>
          <w:t>Condition detector and alarm structure</w:t>
        </w:r>
        <w:r>
          <w:rPr>
            <w:noProof/>
            <w:webHidden/>
          </w:rPr>
          <w:tab/>
        </w:r>
        <w:r>
          <w:rPr>
            <w:noProof/>
            <w:webHidden/>
          </w:rPr>
          <w:fldChar w:fldCharType="begin"/>
        </w:r>
        <w:r>
          <w:rPr>
            <w:noProof/>
            <w:webHidden/>
          </w:rPr>
          <w:instrText xml:space="preserve"> PAGEREF _Toc223392251 \h </w:instrText>
        </w:r>
        <w:r>
          <w:rPr>
            <w:noProof/>
            <w:webHidden/>
          </w:rPr>
        </w:r>
        <w:r>
          <w:rPr>
            <w:noProof/>
            <w:webHidden/>
          </w:rPr>
          <w:fldChar w:fldCharType="separate"/>
        </w:r>
        <w:r w:rsidR="00916DFC">
          <w:rPr>
            <w:noProof/>
            <w:webHidden/>
          </w:rPr>
          <w:t>56</w:t>
        </w:r>
        <w:r>
          <w:rPr>
            <w:noProof/>
            <w:webHidden/>
          </w:rPr>
          <w:fldChar w:fldCharType="end"/>
        </w:r>
      </w:hyperlink>
    </w:p>
    <w:p w14:paraId="28BD0213" w14:textId="58C0A28E" w:rsidR="0076067B" w:rsidRDefault="0076067B">
      <w:pPr>
        <w:pStyle w:val="TOC3"/>
        <w:rPr>
          <w:rFonts w:cstheme="minorBidi"/>
          <w:noProof/>
          <w:color w:val="auto"/>
          <w:kern w:val="2"/>
          <w:sz w:val="24"/>
          <w:szCs w:val="24"/>
          <w:lang w:val="en-GB" w:eastAsia="en-GB"/>
          <w14:ligatures w14:val="standardContextual"/>
        </w:rPr>
      </w:pPr>
      <w:hyperlink w:anchor="_Toc223392252" w:history="1">
        <w:r w:rsidRPr="00501418">
          <w:rPr>
            <w:rStyle w:val="Hyperlink"/>
            <w:noProof/>
          </w:rPr>
          <w:t>4.5.1</w:t>
        </w:r>
        <w:r>
          <w:rPr>
            <w:rFonts w:cstheme="minorBidi"/>
            <w:noProof/>
            <w:color w:val="auto"/>
            <w:kern w:val="2"/>
            <w:sz w:val="24"/>
            <w:szCs w:val="24"/>
            <w:lang w:val="en-GB" w:eastAsia="en-GB"/>
            <w14:ligatures w14:val="standardContextual"/>
          </w:rPr>
          <w:tab/>
        </w:r>
        <w:r w:rsidRPr="00501418">
          <w:rPr>
            <w:rStyle w:val="Hyperlink"/>
            <w:noProof/>
          </w:rPr>
          <w:t>condition-detector from tapi-streaming.yang</w:t>
        </w:r>
        <w:r>
          <w:rPr>
            <w:noProof/>
            <w:webHidden/>
          </w:rPr>
          <w:tab/>
        </w:r>
        <w:r>
          <w:rPr>
            <w:noProof/>
            <w:webHidden/>
          </w:rPr>
          <w:fldChar w:fldCharType="begin"/>
        </w:r>
        <w:r>
          <w:rPr>
            <w:noProof/>
            <w:webHidden/>
          </w:rPr>
          <w:instrText xml:space="preserve"> PAGEREF _Toc223392252 \h </w:instrText>
        </w:r>
        <w:r>
          <w:rPr>
            <w:noProof/>
            <w:webHidden/>
          </w:rPr>
        </w:r>
        <w:r>
          <w:rPr>
            <w:noProof/>
            <w:webHidden/>
          </w:rPr>
          <w:fldChar w:fldCharType="separate"/>
        </w:r>
        <w:r w:rsidR="00916DFC">
          <w:rPr>
            <w:noProof/>
            <w:webHidden/>
          </w:rPr>
          <w:t>57</w:t>
        </w:r>
        <w:r>
          <w:rPr>
            <w:noProof/>
            <w:webHidden/>
          </w:rPr>
          <w:fldChar w:fldCharType="end"/>
        </w:r>
      </w:hyperlink>
    </w:p>
    <w:p w14:paraId="760562FF" w14:textId="4B95DE07" w:rsidR="0076067B" w:rsidRDefault="0076067B">
      <w:pPr>
        <w:pStyle w:val="TOC3"/>
        <w:rPr>
          <w:rFonts w:cstheme="minorBidi"/>
          <w:noProof/>
          <w:color w:val="auto"/>
          <w:kern w:val="2"/>
          <w:sz w:val="24"/>
          <w:szCs w:val="24"/>
          <w:lang w:val="en-GB" w:eastAsia="en-GB"/>
          <w14:ligatures w14:val="standardContextual"/>
        </w:rPr>
      </w:pPr>
      <w:hyperlink w:anchor="_Toc223392253" w:history="1">
        <w:r w:rsidRPr="00501418">
          <w:rPr>
            <w:rStyle w:val="Hyperlink"/>
            <w:noProof/>
          </w:rPr>
          <w:t>4.5.2</w:t>
        </w:r>
        <w:r>
          <w:rPr>
            <w:rFonts w:cstheme="minorBidi"/>
            <w:noProof/>
            <w:color w:val="auto"/>
            <w:kern w:val="2"/>
            <w:sz w:val="24"/>
            <w:szCs w:val="24"/>
            <w:lang w:val="en-GB" w:eastAsia="en-GB"/>
            <w14:ligatures w14:val="standardContextual"/>
          </w:rPr>
          <w:tab/>
        </w:r>
        <w:r w:rsidRPr="00501418">
          <w:rPr>
            <w:rStyle w:val="Hyperlink"/>
            <w:noProof/>
          </w:rPr>
          <w:t>detected-condition from tapi-fm.yang</w:t>
        </w:r>
        <w:r>
          <w:rPr>
            <w:noProof/>
            <w:webHidden/>
          </w:rPr>
          <w:tab/>
        </w:r>
        <w:r>
          <w:rPr>
            <w:noProof/>
            <w:webHidden/>
          </w:rPr>
          <w:fldChar w:fldCharType="begin"/>
        </w:r>
        <w:r>
          <w:rPr>
            <w:noProof/>
            <w:webHidden/>
          </w:rPr>
          <w:instrText xml:space="preserve"> PAGEREF _Toc223392253 \h </w:instrText>
        </w:r>
        <w:r>
          <w:rPr>
            <w:noProof/>
            <w:webHidden/>
          </w:rPr>
        </w:r>
        <w:r>
          <w:rPr>
            <w:noProof/>
            <w:webHidden/>
          </w:rPr>
          <w:fldChar w:fldCharType="separate"/>
        </w:r>
        <w:r w:rsidR="00916DFC">
          <w:rPr>
            <w:noProof/>
            <w:webHidden/>
          </w:rPr>
          <w:t>60</w:t>
        </w:r>
        <w:r>
          <w:rPr>
            <w:noProof/>
            <w:webHidden/>
          </w:rPr>
          <w:fldChar w:fldCharType="end"/>
        </w:r>
      </w:hyperlink>
    </w:p>
    <w:p w14:paraId="47B3D782" w14:textId="2161404E" w:rsidR="0076067B" w:rsidRDefault="0076067B">
      <w:pPr>
        <w:pStyle w:val="TOC3"/>
        <w:rPr>
          <w:rFonts w:cstheme="minorBidi"/>
          <w:noProof/>
          <w:color w:val="auto"/>
          <w:kern w:val="2"/>
          <w:sz w:val="24"/>
          <w:szCs w:val="24"/>
          <w:lang w:val="en-GB" w:eastAsia="en-GB"/>
          <w14:ligatures w14:val="standardContextual"/>
        </w:rPr>
      </w:pPr>
      <w:hyperlink w:anchor="_Toc223392254" w:history="1">
        <w:r w:rsidRPr="00501418">
          <w:rPr>
            <w:rStyle w:val="Hyperlink"/>
            <w:noProof/>
          </w:rPr>
          <w:t>4.5.3</w:t>
        </w:r>
        <w:r>
          <w:rPr>
            <w:rFonts w:cstheme="minorBidi"/>
            <w:noProof/>
            <w:color w:val="auto"/>
            <w:kern w:val="2"/>
            <w:sz w:val="24"/>
            <w:szCs w:val="24"/>
            <w:lang w:val="en-GB" w:eastAsia="en-GB"/>
            <w14:ligatures w14:val="standardContextual"/>
          </w:rPr>
          <w:tab/>
        </w:r>
        <w:r w:rsidRPr="00501418">
          <w:rPr>
            <w:rStyle w:val="Hyperlink"/>
            <w:noProof/>
          </w:rPr>
          <w:t>alarm-condition-detector-detail from tapi-streaming.yang</w:t>
        </w:r>
        <w:r>
          <w:rPr>
            <w:noProof/>
            <w:webHidden/>
          </w:rPr>
          <w:tab/>
        </w:r>
        <w:r>
          <w:rPr>
            <w:noProof/>
            <w:webHidden/>
          </w:rPr>
          <w:fldChar w:fldCharType="begin"/>
        </w:r>
        <w:r>
          <w:rPr>
            <w:noProof/>
            <w:webHidden/>
          </w:rPr>
          <w:instrText xml:space="preserve"> PAGEREF _Toc223392254 \h </w:instrText>
        </w:r>
        <w:r>
          <w:rPr>
            <w:noProof/>
            <w:webHidden/>
          </w:rPr>
        </w:r>
        <w:r>
          <w:rPr>
            <w:noProof/>
            <w:webHidden/>
          </w:rPr>
          <w:fldChar w:fldCharType="separate"/>
        </w:r>
        <w:r w:rsidR="00916DFC">
          <w:rPr>
            <w:noProof/>
            <w:webHidden/>
          </w:rPr>
          <w:t>66</w:t>
        </w:r>
        <w:r>
          <w:rPr>
            <w:noProof/>
            <w:webHidden/>
          </w:rPr>
          <w:fldChar w:fldCharType="end"/>
        </w:r>
      </w:hyperlink>
    </w:p>
    <w:p w14:paraId="595F6E44" w14:textId="58A7B6EF" w:rsidR="0076067B" w:rsidRDefault="0076067B">
      <w:pPr>
        <w:pStyle w:val="TOC2"/>
        <w:rPr>
          <w:rFonts w:cstheme="minorBidi"/>
          <w:noProof/>
          <w:color w:val="auto"/>
          <w:kern w:val="2"/>
          <w:sz w:val="24"/>
          <w:szCs w:val="24"/>
          <w:lang w:val="en-GB" w:eastAsia="en-GB"/>
          <w14:ligatures w14:val="standardContextual"/>
        </w:rPr>
      </w:pPr>
      <w:hyperlink w:anchor="_Toc223392255" w:history="1">
        <w:r w:rsidRPr="00501418">
          <w:rPr>
            <w:rStyle w:val="Hyperlink"/>
            <w:noProof/>
          </w:rPr>
          <w:t>4.6</w:t>
        </w:r>
        <w:r>
          <w:rPr>
            <w:rFonts w:cstheme="minorBidi"/>
            <w:noProof/>
            <w:color w:val="auto"/>
            <w:kern w:val="2"/>
            <w:sz w:val="24"/>
            <w:szCs w:val="24"/>
            <w:lang w:val="en-GB" w:eastAsia="en-GB"/>
            <w14:ligatures w14:val="standardContextual"/>
          </w:rPr>
          <w:tab/>
        </w:r>
        <w:r w:rsidRPr="00501418">
          <w:rPr>
            <w:rStyle w:val="Hyperlink"/>
            <w:noProof/>
          </w:rPr>
          <w:t>Alarm Identifier and location</w:t>
        </w:r>
        <w:r>
          <w:rPr>
            <w:noProof/>
            <w:webHidden/>
          </w:rPr>
          <w:tab/>
        </w:r>
        <w:r>
          <w:rPr>
            <w:noProof/>
            <w:webHidden/>
          </w:rPr>
          <w:fldChar w:fldCharType="begin"/>
        </w:r>
        <w:r>
          <w:rPr>
            <w:noProof/>
            <w:webHidden/>
          </w:rPr>
          <w:instrText xml:space="preserve"> PAGEREF _Toc223392255 \h </w:instrText>
        </w:r>
        <w:r>
          <w:rPr>
            <w:noProof/>
            <w:webHidden/>
          </w:rPr>
        </w:r>
        <w:r>
          <w:rPr>
            <w:noProof/>
            <w:webHidden/>
          </w:rPr>
          <w:fldChar w:fldCharType="separate"/>
        </w:r>
        <w:r w:rsidR="00916DFC">
          <w:rPr>
            <w:noProof/>
            <w:webHidden/>
          </w:rPr>
          <w:t>67</w:t>
        </w:r>
        <w:r>
          <w:rPr>
            <w:noProof/>
            <w:webHidden/>
          </w:rPr>
          <w:fldChar w:fldCharType="end"/>
        </w:r>
      </w:hyperlink>
    </w:p>
    <w:p w14:paraId="3D1610F4" w14:textId="6C836EC6" w:rsidR="0076067B" w:rsidRDefault="0076067B">
      <w:pPr>
        <w:pStyle w:val="TOC2"/>
        <w:rPr>
          <w:rFonts w:cstheme="minorBidi"/>
          <w:noProof/>
          <w:color w:val="auto"/>
          <w:kern w:val="2"/>
          <w:sz w:val="24"/>
          <w:szCs w:val="24"/>
          <w:lang w:val="en-GB" w:eastAsia="en-GB"/>
          <w14:ligatures w14:val="standardContextual"/>
        </w:rPr>
      </w:pPr>
      <w:hyperlink w:anchor="_Toc223392256" w:history="1">
        <w:r w:rsidRPr="00501418">
          <w:rPr>
            <w:rStyle w:val="Hyperlink"/>
            <w:noProof/>
          </w:rPr>
          <w:t>4.7</w:t>
        </w:r>
        <w:r>
          <w:rPr>
            <w:rFonts w:cstheme="minorBidi"/>
            <w:noProof/>
            <w:color w:val="auto"/>
            <w:kern w:val="2"/>
            <w:sz w:val="24"/>
            <w:szCs w:val="24"/>
            <w:lang w:val="en-GB" w:eastAsia="en-GB"/>
            <w14:ligatures w14:val="standardContextual"/>
          </w:rPr>
          <w:tab/>
        </w:r>
        <w:r w:rsidRPr="00501418">
          <w:rPr>
            <w:rStyle w:val="Hyperlink"/>
            <w:noProof/>
          </w:rPr>
          <w:t>Alarm TOMBSTONE record behavior</w:t>
        </w:r>
        <w:r>
          <w:rPr>
            <w:noProof/>
            <w:webHidden/>
          </w:rPr>
          <w:tab/>
        </w:r>
        <w:r>
          <w:rPr>
            <w:noProof/>
            <w:webHidden/>
          </w:rPr>
          <w:fldChar w:fldCharType="begin"/>
        </w:r>
        <w:r>
          <w:rPr>
            <w:noProof/>
            <w:webHidden/>
          </w:rPr>
          <w:instrText xml:space="preserve"> PAGEREF _Toc223392256 \h </w:instrText>
        </w:r>
        <w:r>
          <w:rPr>
            <w:noProof/>
            <w:webHidden/>
          </w:rPr>
        </w:r>
        <w:r>
          <w:rPr>
            <w:noProof/>
            <w:webHidden/>
          </w:rPr>
          <w:fldChar w:fldCharType="separate"/>
        </w:r>
        <w:r w:rsidR="00916DFC">
          <w:rPr>
            <w:noProof/>
            <w:webHidden/>
          </w:rPr>
          <w:t>67</w:t>
        </w:r>
        <w:r>
          <w:rPr>
            <w:noProof/>
            <w:webHidden/>
          </w:rPr>
          <w:fldChar w:fldCharType="end"/>
        </w:r>
      </w:hyperlink>
    </w:p>
    <w:p w14:paraId="129529D9" w14:textId="17743E4C" w:rsidR="0076067B" w:rsidRDefault="0076067B">
      <w:pPr>
        <w:pStyle w:val="TOC2"/>
        <w:rPr>
          <w:rFonts w:cstheme="minorBidi"/>
          <w:noProof/>
          <w:color w:val="auto"/>
          <w:kern w:val="2"/>
          <w:sz w:val="24"/>
          <w:szCs w:val="24"/>
          <w:lang w:val="en-GB" w:eastAsia="en-GB"/>
          <w14:ligatures w14:val="standardContextual"/>
        </w:rPr>
      </w:pPr>
      <w:hyperlink w:anchor="_Toc223392257" w:history="1">
        <w:r w:rsidRPr="00501418">
          <w:rPr>
            <w:rStyle w:val="Hyperlink"/>
            <w:noProof/>
          </w:rPr>
          <w:t>4.8</w:t>
        </w:r>
        <w:r>
          <w:rPr>
            <w:rFonts w:cstheme="minorBidi"/>
            <w:noProof/>
            <w:color w:val="auto"/>
            <w:kern w:val="2"/>
            <w:sz w:val="24"/>
            <w:szCs w:val="24"/>
            <w:lang w:val="en-GB" w:eastAsia="en-GB"/>
            <w14:ligatures w14:val="standardContextual"/>
          </w:rPr>
          <w:tab/>
        </w:r>
        <w:r w:rsidRPr="00501418">
          <w:rPr>
            <w:rStyle w:val="Hyperlink"/>
            <w:noProof/>
          </w:rPr>
          <w:t>Time</w:t>
        </w:r>
        <w:r>
          <w:rPr>
            <w:noProof/>
            <w:webHidden/>
          </w:rPr>
          <w:tab/>
        </w:r>
        <w:r>
          <w:rPr>
            <w:noProof/>
            <w:webHidden/>
          </w:rPr>
          <w:fldChar w:fldCharType="begin"/>
        </w:r>
        <w:r>
          <w:rPr>
            <w:noProof/>
            <w:webHidden/>
          </w:rPr>
          <w:instrText xml:space="preserve"> PAGEREF _Toc223392257 \h </w:instrText>
        </w:r>
        <w:r>
          <w:rPr>
            <w:noProof/>
            <w:webHidden/>
          </w:rPr>
        </w:r>
        <w:r>
          <w:rPr>
            <w:noProof/>
            <w:webHidden/>
          </w:rPr>
          <w:fldChar w:fldCharType="separate"/>
        </w:r>
        <w:r w:rsidR="00916DFC">
          <w:rPr>
            <w:noProof/>
            <w:webHidden/>
          </w:rPr>
          <w:t>68</w:t>
        </w:r>
        <w:r>
          <w:rPr>
            <w:noProof/>
            <w:webHidden/>
          </w:rPr>
          <w:fldChar w:fldCharType="end"/>
        </w:r>
      </w:hyperlink>
    </w:p>
    <w:p w14:paraId="7F732F10" w14:textId="073364EA" w:rsidR="0076067B" w:rsidRDefault="0076067B">
      <w:pPr>
        <w:pStyle w:val="TOC2"/>
        <w:rPr>
          <w:rFonts w:cstheme="minorBidi"/>
          <w:noProof/>
          <w:color w:val="auto"/>
          <w:kern w:val="2"/>
          <w:sz w:val="24"/>
          <w:szCs w:val="24"/>
          <w:lang w:val="en-GB" w:eastAsia="en-GB"/>
          <w14:ligatures w14:val="standardContextual"/>
        </w:rPr>
      </w:pPr>
      <w:hyperlink w:anchor="_Toc223392258" w:history="1">
        <w:r w:rsidRPr="00501418">
          <w:rPr>
            <w:rStyle w:val="Hyperlink"/>
            <w:noProof/>
          </w:rPr>
          <w:t>4.9</w:t>
        </w:r>
        <w:r>
          <w:rPr>
            <w:rFonts w:cstheme="minorBidi"/>
            <w:noProof/>
            <w:color w:val="auto"/>
            <w:kern w:val="2"/>
            <w:sz w:val="24"/>
            <w:szCs w:val="24"/>
            <w:lang w:val="en-GB" w:eastAsia="en-GB"/>
            <w14:ligatures w14:val="standardContextual"/>
          </w:rPr>
          <w:tab/>
        </w:r>
        <w:r w:rsidRPr="00501418">
          <w:rPr>
            <w:rStyle w:val="Hyperlink"/>
            <w:noProof/>
          </w:rPr>
          <w:t>Detected Condition normalization</w:t>
        </w:r>
        <w:r>
          <w:rPr>
            <w:noProof/>
            <w:webHidden/>
          </w:rPr>
          <w:tab/>
        </w:r>
        <w:r>
          <w:rPr>
            <w:noProof/>
            <w:webHidden/>
          </w:rPr>
          <w:fldChar w:fldCharType="begin"/>
        </w:r>
        <w:r>
          <w:rPr>
            <w:noProof/>
            <w:webHidden/>
          </w:rPr>
          <w:instrText xml:space="preserve"> PAGEREF _Toc223392258 \h </w:instrText>
        </w:r>
        <w:r>
          <w:rPr>
            <w:noProof/>
            <w:webHidden/>
          </w:rPr>
        </w:r>
        <w:r>
          <w:rPr>
            <w:noProof/>
            <w:webHidden/>
          </w:rPr>
          <w:fldChar w:fldCharType="separate"/>
        </w:r>
        <w:r w:rsidR="00916DFC">
          <w:rPr>
            <w:noProof/>
            <w:webHidden/>
          </w:rPr>
          <w:t>68</w:t>
        </w:r>
        <w:r>
          <w:rPr>
            <w:noProof/>
            <w:webHidden/>
          </w:rPr>
          <w:fldChar w:fldCharType="end"/>
        </w:r>
      </w:hyperlink>
    </w:p>
    <w:p w14:paraId="00E172BA" w14:textId="467741F4" w:rsidR="0076067B" w:rsidRDefault="0076067B">
      <w:pPr>
        <w:pStyle w:val="TOC2"/>
        <w:rPr>
          <w:rFonts w:cstheme="minorBidi"/>
          <w:noProof/>
          <w:color w:val="auto"/>
          <w:kern w:val="2"/>
          <w:sz w:val="24"/>
          <w:szCs w:val="24"/>
          <w:lang w:val="en-GB" w:eastAsia="en-GB"/>
          <w14:ligatures w14:val="standardContextual"/>
        </w:rPr>
      </w:pPr>
      <w:hyperlink w:anchor="_Toc223392259" w:history="1">
        <w:r w:rsidRPr="00501418">
          <w:rPr>
            <w:rStyle w:val="Hyperlink"/>
            <w:noProof/>
          </w:rPr>
          <w:t>4.10</w:t>
        </w:r>
        <w:r>
          <w:rPr>
            <w:rFonts w:cstheme="minorBidi"/>
            <w:noProof/>
            <w:color w:val="auto"/>
            <w:kern w:val="2"/>
            <w:sz w:val="24"/>
            <w:szCs w:val="24"/>
            <w:lang w:val="en-GB" w:eastAsia="en-GB"/>
            <w14:ligatures w14:val="standardContextual"/>
          </w:rPr>
          <w:tab/>
        </w:r>
        <w:r w:rsidRPr="00501418">
          <w:rPr>
            <w:rStyle w:val="Hyperlink"/>
            <w:noProof/>
          </w:rPr>
          <w:t>Meaningful detection (device or any other source)</w:t>
        </w:r>
        <w:r>
          <w:rPr>
            <w:noProof/>
            <w:webHidden/>
          </w:rPr>
          <w:tab/>
        </w:r>
        <w:r>
          <w:rPr>
            <w:noProof/>
            <w:webHidden/>
          </w:rPr>
          <w:fldChar w:fldCharType="begin"/>
        </w:r>
        <w:r>
          <w:rPr>
            <w:noProof/>
            <w:webHidden/>
          </w:rPr>
          <w:instrText xml:space="preserve"> PAGEREF _Toc223392259 \h </w:instrText>
        </w:r>
        <w:r>
          <w:rPr>
            <w:noProof/>
            <w:webHidden/>
          </w:rPr>
        </w:r>
        <w:r>
          <w:rPr>
            <w:noProof/>
            <w:webHidden/>
          </w:rPr>
          <w:fldChar w:fldCharType="separate"/>
        </w:r>
        <w:r w:rsidR="00916DFC">
          <w:rPr>
            <w:noProof/>
            <w:webHidden/>
          </w:rPr>
          <w:t>68</w:t>
        </w:r>
        <w:r>
          <w:rPr>
            <w:noProof/>
            <w:webHidden/>
          </w:rPr>
          <w:fldChar w:fldCharType="end"/>
        </w:r>
      </w:hyperlink>
    </w:p>
    <w:p w14:paraId="63FAEB10" w14:textId="2D8DC0F4" w:rsidR="0076067B" w:rsidRDefault="0076067B">
      <w:pPr>
        <w:pStyle w:val="TOC1"/>
        <w:tabs>
          <w:tab w:val="left" w:pos="432"/>
        </w:tabs>
        <w:rPr>
          <w:rFonts w:cstheme="minorBidi"/>
          <w:b w:val="0"/>
          <w:noProof/>
          <w:color w:val="auto"/>
          <w:kern w:val="2"/>
          <w:sz w:val="24"/>
          <w:lang w:val="en-GB" w:eastAsia="en-GB"/>
          <w14:ligatures w14:val="standardContextual"/>
        </w:rPr>
      </w:pPr>
      <w:hyperlink w:anchor="_Toc223392260" w:history="1">
        <w:r w:rsidRPr="00501418">
          <w:rPr>
            <w:rStyle w:val="Hyperlink"/>
            <w:noProof/>
          </w:rPr>
          <w:t>5</w:t>
        </w:r>
        <w:r>
          <w:rPr>
            <w:rFonts w:cstheme="minorBidi"/>
            <w:b w:val="0"/>
            <w:noProof/>
            <w:color w:val="auto"/>
            <w:kern w:val="2"/>
            <w:sz w:val="24"/>
            <w:lang w:val="en-GB" w:eastAsia="en-GB"/>
            <w14:ligatures w14:val="standardContextual"/>
          </w:rPr>
          <w:tab/>
        </w:r>
        <w:r w:rsidRPr="00501418">
          <w:rPr>
            <w:rStyle w:val="Hyperlink"/>
            <w:noProof/>
          </w:rPr>
          <w:t>Reporting Change Only</w:t>
        </w:r>
        <w:r>
          <w:rPr>
            <w:noProof/>
            <w:webHidden/>
          </w:rPr>
          <w:tab/>
        </w:r>
        <w:r>
          <w:rPr>
            <w:noProof/>
            <w:webHidden/>
          </w:rPr>
          <w:fldChar w:fldCharType="begin"/>
        </w:r>
        <w:r>
          <w:rPr>
            <w:noProof/>
            <w:webHidden/>
          </w:rPr>
          <w:instrText xml:space="preserve"> PAGEREF _Toc223392260 \h </w:instrText>
        </w:r>
        <w:r>
          <w:rPr>
            <w:noProof/>
            <w:webHidden/>
          </w:rPr>
        </w:r>
        <w:r>
          <w:rPr>
            <w:noProof/>
            <w:webHidden/>
          </w:rPr>
          <w:fldChar w:fldCharType="separate"/>
        </w:r>
        <w:r w:rsidR="00916DFC">
          <w:rPr>
            <w:noProof/>
            <w:webHidden/>
          </w:rPr>
          <w:t>70</w:t>
        </w:r>
        <w:r>
          <w:rPr>
            <w:noProof/>
            <w:webHidden/>
          </w:rPr>
          <w:fldChar w:fldCharType="end"/>
        </w:r>
      </w:hyperlink>
    </w:p>
    <w:p w14:paraId="2C18A612" w14:textId="7C702723" w:rsidR="0076067B" w:rsidRDefault="0076067B">
      <w:pPr>
        <w:pStyle w:val="TOC2"/>
        <w:rPr>
          <w:rFonts w:cstheme="minorBidi"/>
          <w:noProof/>
          <w:color w:val="auto"/>
          <w:kern w:val="2"/>
          <w:sz w:val="24"/>
          <w:szCs w:val="24"/>
          <w:lang w:val="en-GB" w:eastAsia="en-GB"/>
          <w14:ligatures w14:val="standardContextual"/>
        </w:rPr>
      </w:pPr>
      <w:hyperlink w:anchor="_Toc223392261" w:history="1">
        <w:r w:rsidRPr="00501418">
          <w:rPr>
            <w:rStyle w:val="Hyperlink"/>
            <w:noProof/>
          </w:rPr>
          <w:t>5.1</w:t>
        </w:r>
        <w:r>
          <w:rPr>
            <w:rFonts w:cstheme="minorBidi"/>
            <w:noProof/>
            <w:color w:val="auto"/>
            <w:kern w:val="2"/>
            <w:sz w:val="24"/>
            <w:szCs w:val="24"/>
            <w:lang w:val="en-GB" w:eastAsia="en-GB"/>
            <w14:ligatures w14:val="standardContextual"/>
          </w:rPr>
          <w:tab/>
        </w:r>
        <w:r w:rsidRPr="00501418">
          <w:rPr>
            <w:rStyle w:val="Hyperlink"/>
            <w:noProof/>
          </w:rPr>
          <w:t>Behaviors and Capabilities</w:t>
        </w:r>
        <w:r>
          <w:rPr>
            <w:noProof/>
            <w:webHidden/>
          </w:rPr>
          <w:tab/>
        </w:r>
        <w:r>
          <w:rPr>
            <w:noProof/>
            <w:webHidden/>
          </w:rPr>
          <w:fldChar w:fldCharType="begin"/>
        </w:r>
        <w:r>
          <w:rPr>
            <w:noProof/>
            <w:webHidden/>
          </w:rPr>
          <w:instrText xml:space="preserve"> PAGEREF _Toc223392261 \h </w:instrText>
        </w:r>
        <w:r>
          <w:rPr>
            <w:noProof/>
            <w:webHidden/>
          </w:rPr>
        </w:r>
        <w:r>
          <w:rPr>
            <w:noProof/>
            <w:webHidden/>
          </w:rPr>
          <w:fldChar w:fldCharType="separate"/>
        </w:r>
        <w:r w:rsidR="00916DFC">
          <w:rPr>
            <w:noProof/>
            <w:webHidden/>
          </w:rPr>
          <w:t>70</w:t>
        </w:r>
        <w:r>
          <w:rPr>
            <w:noProof/>
            <w:webHidden/>
          </w:rPr>
          <w:fldChar w:fldCharType="end"/>
        </w:r>
      </w:hyperlink>
    </w:p>
    <w:p w14:paraId="48A7DD00" w14:textId="3FA79080" w:rsidR="0076067B" w:rsidRDefault="0076067B">
      <w:pPr>
        <w:pStyle w:val="TOC2"/>
        <w:rPr>
          <w:rFonts w:cstheme="minorBidi"/>
          <w:noProof/>
          <w:color w:val="auto"/>
          <w:kern w:val="2"/>
          <w:sz w:val="24"/>
          <w:szCs w:val="24"/>
          <w:lang w:val="en-GB" w:eastAsia="en-GB"/>
          <w14:ligatures w14:val="standardContextual"/>
        </w:rPr>
      </w:pPr>
      <w:hyperlink w:anchor="_Toc223392262" w:history="1">
        <w:r w:rsidRPr="00501418">
          <w:rPr>
            <w:rStyle w:val="Hyperlink"/>
            <w:noProof/>
          </w:rPr>
          <w:t>5.2</w:t>
        </w:r>
        <w:r>
          <w:rPr>
            <w:rFonts w:cstheme="minorBidi"/>
            <w:noProof/>
            <w:color w:val="auto"/>
            <w:kern w:val="2"/>
            <w:sz w:val="24"/>
            <w:szCs w:val="24"/>
            <w:lang w:val="en-GB" w:eastAsia="en-GB"/>
            <w14:ligatures w14:val="standardContextual"/>
          </w:rPr>
          <w:tab/>
        </w:r>
        <w:r w:rsidRPr="00501418">
          <w:rPr>
            <w:rStyle w:val="Hyperlink"/>
            <w:noProof/>
          </w:rPr>
          <w:t>CHANGE_ONLY Streaming</w:t>
        </w:r>
        <w:r>
          <w:rPr>
            <w:noProof/>
            <w:webHidden/>
          </w:rPr>
          <w:tab/>
        </w:r>
        <w:r>
          <w:rPr>
            <w:noProof/>
            <w:webHidden/>
          </w:rPr>
          <w:fldChar w:fldCharType="begin"/>
        </w:r>
        <w:r>
          <w:rPr>
            <w:noProof/>
            <w:webHidden/>
          </w:rPr>
          <w:instrText xml:space="preserve"> PAGEREF _Toc223392262 \h </w:instrText>
        </w:r>
        <w:r>
          <w:rPr>
            <w:noProof/>
            <w:webHidden/>
          </w:rPr>
        </w:r>
        <w:r>
          <w:rPr>
            <w:noProof/>
            <w:webHidden/>
          </w:rPr>
          <w:fldChar w:fldCharType="separate"/>
        </w:r>
        <w:r w:rsidR="00916DFC">
          <w:rPr>
            <w:noProof/>
            <w:webHidden/>
          </w:rPr>
          <w:t>71</w:t>
        </w:r>
        <w:r>
          <w:rPr>
            <w:noProof/>
            <w:webHidden/>
          </w:rPr>
          <w:fldChar w:fldCharType="end"/>
        </w:r>
      </w:hyperlink>
    </w:p>
    <w:p w14:paraId="6AD62862" w14:textId="56FAD135" w:rsidR="0076067B" w:rsidRDefault="0076067B">
      <w:pPr>
        <w:pStyle w:val="TOC2"/>
        <w:rPr>
          <w:rFonts w:cstheme="minorBidi"/>
          <w:noProof/>
          <w:color w:val="auto"/>
          <w:kern w:val="2"/>
          <w:sz w:val="24"/>
          <w:szCs w:val="24"/>
          <w:lang w:val="en-GB" w:eastAsia="en-GB"/>
          <w14:ligatures w14:val="standardContextual"/>
        </w:rPr>
      </w:pPr>
      <w:hyperlink w:anchor="_Toc223392263" w:history="1">
        <w:r w:rsidRPr="00501418">
          <w:rPr>
            <w:rStyle w:val="Hyperlink"/>
            <w:noProof/>
          </w:rPr>
          <w:t>5.3</w:t>
        </w:r>
        <w:r>
          <w:rPr>
            <w:rFonts w:cstheme="minorBidi"/>
            <w:noProof/>
            <w:color w:val="auto"/>
            <w:kern w:val="2"/>
            <w:sz w:val="24"/>
            <w:szCs w:val="24"/>
            <w:lang w:val="en-GB" w:eastAsia="en-GB"/>
            <w14:ligatures w14:val="standardContextual"/>
          </w:rPr>
          <w:tab/>
        </w:r>
        <w:r w:rsidRPr="00501418">
          <w:rPr>
            <w:rStyle w:val="Hyperlink"/>
            <w:noProof/>
            <w:lang w:val="en-GB"/>
          </w:rPr>
          <w:t>Client view of sequence number</w:t>
        </w:r>
        <w:r>
          <w:rPr>
            <w:noProof/>
            <w:webHidden/>
          </w:rPr>
          <w:tab/>
        </w:r>
        <w:r>
          <w:rPr>
            <w:noProof/>
            <w:webHidden/>
          </w:rPr>
          <w:fldChar w:fldCharType="begin"/>
        </w:r>
        <w:r>
          <w:rPr>
            <w:noProof/>
            <w:webHidden/>
          </w:rPr>
          <w:instrText xml:space="preserve"> PAGEREF _Toc223392263 \h </w:instrText>
        </w:r>
        <w:r>
          <w:rPr>
            <w:noProof/>
            <w:webHidden/>
          </w:rPr>
        </w:r>
        <w:r>
          <w:rPr>
            <w:noProof/>
            <w:webHidden/>
          </w:rPr>
          <w:fldChar w:fldCharType="separate"/>
        </w:r>
        <w:r w:rsidR="00916DFC">
          <w:rPr>
            <w:noProof/>
            <w:webHidden/>
          </w:rPr>
          <w:t>73</w:t>
        </w:r>
        <w:r>
          <w:rPr>
            <w:noProof/>
            <w:webHidden/>
          </w:rPr>
          <w:fldChar w:fldCharType="end"/>
        </w:r>
      </w:hyperlink>
    </w:p>
    <w:p w14:paraId="34D81A35" w14:textId="6F87F08B" w:rsidR="0076067B" w:rsidRDefault="0076067B">
      <w:pPr>
        <w:pStyle w:val="TOC2"/>
        <w:rPr>
          <w:rFonts w:cstheme="minorBidi"/>
          <w:noProof/>
          <w:color w:val="auto"/>
          <w:kern w:val="2"/>
          <w:sz w:val="24"/>
          <w:szCs w:val="24"/>
          <w:lang w:val="en-GB" w:eastAsia="en-GB"/>
          <w14:ligatures w14:val="standardContextual"/>
        </w:rPr>
      </w:pPr>
      <w:hyperlink w:anchor="_Toc223392264" w:history="1">
        <w:r w:rsidRPr="00501418">
          <w:rPr>
            <w:rStyle w:val="Hyperlink"/>
            <w:noProof/>
          </w:rPr>
          <w:t>5.4</w:t>
        </w:r>
        <w:r>
          <w:rPr>
            <w:rFonts w:cstheme="minorBidi"/>
            <w:noProof/>
            <w:color w:val="auto"/>
            <w:kern w:val="2"/>
            <w:sz w:val="24"/>
            <w:szCs w:val="24"/>
            <w:lang w:val="en-GB" w:eastAsia="en-GB"/>
            <w14:ligatures w14:val="standardContextual"/>
          </w:rPr>
          <w:tab/>
        </w:r>
        <w:r w:rsidRPr="00501418">
          <w:rPr>
            <w:rStyle w:val="Hyperlink"/>
            <w:noProof/>
          </w:rPr>
          <w:t>Client processing considerations</w:t>
        </w:r>
        <w:r>
          <w:rPr>
            <w:noProof/>
            <w:webHidden/>
          </w:rPr>
          <w:tab/>
        </w:r>
        <w:r>
          <w:rPr>
            <w:noProof/>
            <w:webHidden/>
          </w:rPr>
          <w:fldChar w:fldCharType="begin"/>
        </w:r>
        <w:r>
          <w:rPr>
            <w:noProof/>
            <w:webHidden/>
          </w:rPr>
          <w:instrText xml:space="preserve"> PAGEREF _Toc223392264 \h </w:instrText>
        </w:r>
        <w:r>
          <w:rPr>
            <w:noProof/>
            <w:webHidden/>
          </w:rPr>
        </w:r>
        <w:r>
          <w:rPr>
            <w:noProof/>
            <w:webHidden/>
          </w:rPr>
          <w:fldChar w:fldCharType="separate"/>
        </w:r>
        <w:r w:rsidR="00916DFC">
          <w:rPr>
            <w:noProof/>
            <w:webHidden/>
          </w:rPr>
          <w:t>73</w:t>
        </w:r>
        <w:r>
          <w:rPr>
            <w:noProof/>
            <w:webHidden/>
          </w:rPr>
          <w:fldChar w:fldCharType="end"/>
        </w:r>
      </w:hyperlink>
    </w:p>
    <w:p w14:paraId="61723E97" w14:textId="7506D01F" w:rsidR="0076067B" w:rsidRDefault="0076067B">
      <w:pPr>
        <w:pStyle w:val="TOC2"/>
        <w:rPr>
          <w:rFonts w:cstheme="minorBidi"/>
          <w:noProof/>
          <w:color w:val="auto"/>
          <w:kern w:val="2"/>
          <w:sz w:val="24"/>
          <w:szCs w:val="24"/>
          <w:lang w:val="en-GB" w:eastAsia="en-GB"/>
          <w14:ligatures w14:val="standardContextual"/>
        </w:rPr>
      </w:pPr>
      <w:hyperlink w:anchor="_Toc223392265" w:history="1">
        <w:r w:rsidRPr="00501418">
          <w:rPr>
            <w:rStyle w:val="Hyperlink"/>
            <w:noProof/>
            <w:lang w:val="en-GB"/>
          </w:rPr>
          <w:t>5.5</w:t>
        </w:r>
        <w:r>
          <w:rPr>
            <w:rFonts w:cstheme="minorBidi"/>
            <w:noProof/>
            <w:color w:val="auto"/>
            <w:kern w:val="2"/>
            <w:sz w:val="24"/>
            <w:szCs w:val="24"/>
            <w:lang w:val="en-GB" w:eastAsia="en-GB"/>
            <w14:ligatures w14:val="standardContextual"/>
          </w:rPr>
          <w:tab/>
        </w:r>
        <w:r w:rsidRPr="00501418">
          <w:rPr>
            <w:rStyle w:val="Hyperlink"/>
            <w:noProof/>
            <w:lang w:val="en-GB"/>
          </w:rPr>
          <w:t>Dealing with changes in lists</w:t>
        </w:r>
        <w:r>
          <w:rPr>
            <w:noProof/>
            <w:webHidden/>
          </w:rPr>
          <w:tab/>
        </w:r>
        <w:r>
          <w:rPr>
            <w:noProof/>
            <w:webHidden/>
          </w:rPr>
          <w:fldChar w:fldCharType="begin"/>
        </w:r>
        <w:r>
          <w:rPr>
            <w:noProof/>
            <w:webHidden/>
          </w:rPr>
          <w:instrText xml:space="preserve"> PAGEREF _Toc223392265 \h </w:instrText>
        </w:r>
        <w:r>
          <w:rPr>
            <w:noProof/>
            <w:webHidden/>
          </w:rPr>
        </w:r>
        <w:r>
          <w:rPr>
            <w:noProof/>
            <w:webHidden/>
          </w:rPr>
          <w:fldChar w:fldCharType="separate"/>
        </w:r>
        <w:r w:rsidR="00916DFC">
          <w:rPr>
            <w:noProof/>
            <w:webHidden/>
          </w:rPr>
          <w:t>74</w:t>
        </w:r>
        <w:r>
          <w:rPr>
            <w:noProof/>
            <w:webHidden/>
          </w:rPr>
          <w:fldChar w:fldCharType="end"/>
        </w:r>
      </w:hyperlink>
    </w:p>
    <w:p w14:paraId="76D810CD" w14:textId="29C67E5B" w:rsidR="0076067B" w:rsidRDefault="0076067B">
      <w:pPr>
        <w:pStyle w:val="TOC2"/>
        <w:rPr>
          <w:rFonts w:cstheme="minorBidi"/>
          <w:noProof/>
          <w:color w:val="auto"/>
          <w:kern w:val="2"/>
          <w:sz w:val="24"/>
          <w:szCs w:val="24"/>
          <w:lang w:val="en-GB" w:eastAsia="en-GB"/>
          <w14:ligatures w14:val="standardContextual"/>
        </w:rPr>
      </w:pPr>
      <w:hyperlink w:anchor="_Toc223392266" w:history="1">
        <w:r w:rsidRPr="00501418">
          <w:rPr>
            <w:rStyle w:val="Hyperlink"/>
            <w:noProof/>
          </w:rPr>
          <w:t>5.6</w:t>
        </w:r>
        <w:r>
          <w:rPr>
            <w:rFonts w:cstheme="minorBidi"/>
            <w:noProof/>
            <w:color w:val="auto"/>
            <w:kern w:val="2"/>
            <w:sz w:val="24"/>
            <w:szCs w:val="24"/>
            <w:lang w:val="en-GB" w:eastAsia="en-GB"/>
            <w14:ligatures w14:val="standardContextual"/>
          </w:rPr>
          <w:tab/>
        </w:r>
        <w:r w:rsidRPr="00501418">
          <w:rPr>
            <w:rStyle w:val="Hyperlink"/>
            <w:noProof/>
          </w:rPr>
          <w:t>Future opportunities for stream tuning</w:t>
        </w:r>
        <w:r>
          <w:rPr>
            <w:noProof/>
            <w:webHidden/>
          </w:rPr>
          <w:tab/>
        </w:r>
        <w:r>
          <w:rPr>
            <w:noProof/>
            <w:webHidden/>
          </w:rPr>
          <w:fldChar w:fldCharType="begin"/>
        </w:r>
        <w:r>
          <w:rPr>
            <w:noProof/>
            <w:webHidden/>
          </w:rPr>
          <w:instrText xml:space="preserve"> PAGEREF _Toc223392266 \h </w:instrText>
        </w:r>
        <w:r>
          <w:rPr>
            <w:noProof/>
            <w:webHidden/>
          </w:rPr>
        </w:r>
        <w:r>
          <w:rPr>
            <w:noProof/>
            <w:webHidden/>
          </w:rPr>
          <w:fldChar w:fldCharType="separate"/>
        </w:r>
        <w:r w:rsidR="00916DFC">
          <w:rPr>
            <w:noProof/>
            <w:webHidden/>
          </w:rPr>
          <w:t>74</w:t>
        </w:r>
        <w:r>
          <w:rPr>
            <w:noProof/>
            <w:webHidden/>
          </w:rPr>
          <w:fldChar w:fldCharType="end"/>
        </w:r>
      </w:hyperlink>
    </w:p>
    <w:p w14:paraId="5A098288" w14:textId="380791EA" w:rsidR="0076067B" w:rsidRDefault="0076067B">
      <w:pPr>
        <w:pStyle w:val="TOC1"/>
        <w:tabs>
          <w:tab w:val="left" w:pos="432"/>
        </w:tabs>
        <w:rPr>
          <w:rFonts w:cstheme="minorBidi"/>
          <w:b w:val="0"/>
          <w:noProof/>
          <w:color w:val="auto"/>
          <w:kern w:val="2"/>
          <w:sz w:val="24"/>
          <w:lang w:val="en-GB" w:eastAsia="en-GB"/>
          <w14:ligatures w14:val="standardContextual"/>
        </w:rPr>
      </w:pPr>
      <w:hyperlink w:anchor="_Toc223392267" w:history="1">
        <w:r w:rsidRPr="00501418">
          <w:rPr>
            <w:rStyle w:val="Hyperlink"/>
            <w:noProof/>
          </w:rPr>
          <w:t>6</w:t>
        </w:r>
        <w:r>
          <w:rPr>
            <w:rFonts w:cstheme="minorBidi"/>
            <w:b w:val="0"/>
            <w:noProof/>
            <w:color w:val="auto"/>
            <w:kern w:val="2"/>
            <w:sz w:val="24"/>
            <w:lang w:val="en-GB" w:eastAsia="en-GB"/>
            <w14:ligatures w14:val="standardContextual"/>
          </w:rPr>
          <w:tab/>
        </w:r>
        <w:r w:rsidRPr="00501418">
          <w:rPr>
            <w:rStyle w:val="Hyperlink"/>
            <w:noProof/>
          </w:rPr>
          <w:t>Streaming of measurement data for performance monitoring</w:t>
        </w:r>
        <w:r>
          <w:rPr>
            <w:noProof/>
            <w:webHidden/>
          </w:rPr>
          <w:tab/>
        </w:r>
        <w:r>
          <w:rPr>
            <w:noProof/>
            <w:webHidden/>
          </w:rPr>
          <w:fldChar w:fldCharType="begin"/>
        </w:r>
        <w:r>
          <w:rPr>
            <w:noProof/>
            <w:webHidden/>
          </w:rPr>
          <w:instrText xml:space="preserve"> PAGEREF _Toc223392267 \h </w:instrText>
        </w:r>
        <w:r>
          <w:rPr>
            <w:noProof/>
            <w:webHidden/>
          </w:rPr>
        </w:r>
        <w:r>
          <w:rPr>
            <w:noProof/>
            <w:webHidden/>
          </w:rPr>
          <w:fldChar w:fldCharType="separate"/>
        </w:r>
        <w:r w:rsidR="00916DFC">
          <w:rPr>
            <w:noProof/>
            <w:webHidden/>
          </w:rPr>
          <w:t>75</w:t>
        </w:r>
        <w:r>
          <w:rPr>
            <w:noProof/>
            <w:webHidden/>
          </w:rPr>
          <w:fldChar w:fldCharType="end"/>
        </w:r>
      </w:hyperlink>
    </w:p>
    <w:p w14:paraId="39E17133" w14:textId="59F920E4" w:rsidR="0076067B" w:rsidRDefault="0076067B">
      <w:pPr>
        <w:pStyle w:val="TOC2"/>
        <w:rPr>
          <w:rFonts w:cstheme="minorBidi"/>
          <w:noProof/>
          <w:color w:val="auto"/>
          <w:kern w:val="2"/>
          <w:sz w:val="24"/>
          <w:szCs w:val="24"/>
          <w:lang w:val="en-GB" w:eastAsia="en-GB"/>
          <w14:ligatures w14:val="standardContextual"/>
        </w:rPr>
      </w:pPr>
      <w:hyperlink w:anchor="_Toc223392268" w:history="1">
        <w:r w:rsidRPr="00501418">
          <w:rPr>
            <w:rStyle w:val="Hyperlink"/>
            <w:noProof/>
          </w:rPr>
          <w:t>6.1</w:t>
        </w:r>
        <w:r>
          <w:rPr>
            <w:rFonts w:cstheme="minorBidi"/>
            <w:noProof/>
            <w:color w:val="auto"/>
            <w:kern w:val="2"/>
            <w:sz w:val="24"/>
            <w:szCs w:val="24"/>
            <w:lang w:val="en-GB" w:eastAsia="en-GB"/>
            <w14:ligatures w14:val="standardContextual"/>
          </w:rPr>
          <w:tab/>
        </w:r>
        <w:r w:rsidRPr="00501418">
          <w:rPr>
            <w:rStyle w:val="Hyperlink"/>
            <w:noProof/>
          </w:rPr>
          <w:t>Reporting measurement data</w:t>
        </w:r>
        <w:r>
          <w:rPr>
            <w:noProof/>
            <w:webHidden/>
          </w:rPr>
          <w:tab/>
        </w:r>
        <w:r>
          <w:rPr>
            <w:noProof/>
            <w:webHidden/>
          </w:rPr>
          <w:fldChar w:fldCharType="begin"/>
        </w:r>
        <w:r>
          <w:rPr>
            <w:noProof/>
            <w:webHidden/>
          </w:rPr>
          <w:instrText xml:space="preserve"> PAGEREF _Toc223392268 \h </w:instrText>
        </w:r>
        <w:r>
          <w:rPr>
            <w:noProof/>
            <w:webHidden/>
          </w:rPr>
        </w:r>
        <w:r>
          <w:rPr>
            <w:noProof/>
            <w:webHidden/>
          </w:rPr>
          <w:fldChar w:fldCharType="separate"/>
        </w:r>
        <w:r w:rsidR="00916DFC">
          <w:rPr>
            <w:noProof/>
            <w:webHidden/>
          </w:rPr>
          <w:t>75</w:t>
        </w:r>
        <w:r>
          <w:rPr>
            <w:noProof/>
            <w:webHidden/>
          </w:rPr>
          <w:fldChar w:fldCharType="end"/>
        </w:r>
      </w:hyperlink>
    </w:p>
    <w:p w14:paraId="18C08A8B" w14:textId="6B7C72B5" w:rsidR="0076067B" w:rsidRDefault="0076067B">
      <w:pPr>
        <w:pStyle w:val="TOC3"/>
        <w:rPr>
          <w:rFonts w:cstheme="minorBidi"/>
          <w:noProof/>
          <w:color w:val="auto"/>
          <w:kern w:val="2"/>
          <w:sz w:val="24"/>
          <w:szCs w:val="24"/>
          <w:lang w:val="en-GB" w:eastAsia="en-GB"/>
          <w14:ligatures w14:val="standardContextual"/>
        </w:rPr>
      </w:pPr>
      <w:hyperlink w:anchor="_Toc223392269" w:history="1">
        <w:r w:rsidRPr="00501418">
          <w:rPr>
            <w:rStyle w:val="Hyperlink"/>
            <w:noProof/>
          </w:rPr>
          <w:t>6.1.1</w:t>
        </w:r>
        <w:r>
          <w:rPr>
            <w:rFonts w:cstheme="minorBidi"/>
            <w:noProof/>
            <w:color w:val="auto"/>
            <w:kern w:val="2"/>
            <w:sz w:val="24"/>
            <w:szCs w:val="24"/>
            <w:lang w:val="en-GB" w:eastAsia="en-GB"/>
            <w14:ligatures w14:val="standardContextual"/>
          </w:rPr>
          <w:tab/>
        </w:r>
        <w:r w:rsidRPr="00501418">
          <w:rPr>
            <w:rStyle w:val="Hyperlink"/>
            <w:noProof/>
          </w:rPr>
          <w:t>Volume of data</w:t>
        </w:r>
        <w:r>
          <w:rPr>
            <w:noProof/>
            <w:webHidden/>
          </w:rPr>
          <w:tab/>
        </w:r>
        <w:r>
          <w:rPr>
            <w:noProof/>
            <w:webHidden/>
          </w:rPr>
          <w:fldChar w:fldCharType="begin"/>
        </w:r>
        <w:r>
          <w:rPr>
            <w:noProof/>
            <w:webHidden/>
          </w:rPr>
          <w:instrText xml:space="preserve"> PAGEREF _Toc223392269 \h </w:instrText>
        </w:r>
        <w:r>
          <w:rPr>
            <w:noProof/>
            <w:webHidden/>
          </w:rPr>
        </w:r>
        <w:r>
          <w:rPr>
            <w:noProof/>
            <w:webHidden/>
          </w:rPr>
          <w:fldChar w:fldCharType="separate"/>
        </w:r>
        <w:r w:rsidR="00916DFC">
          <w:rPr>
            <w:noProof/>
            <w:webHidden/>
          </w:rPr>
          <w:t>75</w:t>
        </w:r>
        <w:r>
          <w:rPr>
            <w:noProof/>
            <w:webHidden/>
          </w:rPr>
          <w:fldChar w:fldCharType="end"/>
        </w:r>
      </w:hyperlink>
    </w:p>
    <w:p w14:paraId="2D8FC83F" w14:textId="3DB1CB08" w:rsidR="0076067B" w:rsidRDefault="0076067B">
      <w:pPr>
        <w:pStyle w:val="TOC3"/>
        <w:rPr>
          <w:rFonts w:cstheme="minorBidi"/>
          <w:noProof/>
          <w:color w:val="auto"/>
          <w:kern w:val="2"/>
          <w:sz w:val="24"/>
          <w:szCs w:val="24"/>
          <w:lang w:val="en-GB" w:eastAsia="en-GB"/>
          <w14:ligatures w14:val="standardContextual"/>
        </w:rPr>
      </w:pPr>
      <w:hyperlink w:anchor="_Toc223392270" w:history="1">
        <w:r w:rsidRPr="00501418">
          <w:rPr>
            <w:rStyle w:val="Hyperlink"/>
            <w:noProof/>
          </w:rPr>
          <w:t>6.1.2</w:t>
        </w:r>
        <w:r>
          <w:rPr>
            <w:rFonts w:cstheme="minorBidi"/>
            <w:noProof/>
            <w:color w:val="auto"/>
            <w:kern w:val="2"/>
            <w:sz w:val="24"/>
            <w:szCs w:val="24"/>
            <w:lang w:val="en-GB" w:eastAsia="en-GB"/>
            <w14:ligatures w14:val="standardContextual"/>
          </w:rPr>
          <w:tab/>
        </w:r>
        <w:r w:rsidRPr="00501418">
          <w:rPr>
            <w:rStyle w:val="Hyperlink"/>
            <w:noProof/>
          </w:rPr>
          <w:t>Responsibility for measurement data</w:t>
        </w:r>
        <w:r>
          <w:rPr>
            <w:noProof/>
            <w:webHidden/>
          </w:rPr>
          <w:tab/>
        </w:r>
        <w:r>
          <w:rPr>
            <w:noProof/>
            <w:webHidden/>
          </w:rPr>
          <w:fldChar w:fldCharType="begin"/>
        </w:r>
        <w:r>
          <w:rPr>
            <w:noProof/>
            <w:webHidden/>
          </w:rPr>
          <w:instrText xml:space="preserve"> PAGEREF _Toc223392270 \h </w:instrText>
        </w:r>
        <w:r>
          <w:rPr>
            <w:noProof/>
            <w:webHidden/>
          </w:rPr>
        </w:r>
        <w:r>
          <w:rPr>
            <w:noProof/>
            <w:webHidden/>
          </w:rPr>
          <w:fldChar w:fldCharType="separate"/>
        </w:r>
        <w:r w:rsidR="00916DFC">
          <w:rPr>
            <w:noProof/>
            <w:webHidden/>
          </w:rPr>
          <w:t>76</w:t>
        </w:r>
        <w:r>
          <w:rPr>
            <w:noProof/>
            <w:webHidden/>
          </w:rPr>
          <w:fldChar w:fldCharType="end"/>
        </w:r>
      </w:hyperlink>
    </w:p>
    <w:p w14:paraId="0001D2E3" w14:textId="2FA8375C" w:rsidR="0076067B" w:rsidRDefault="0076067B">
      <w:pPr>
        <w:pStyle w:val="TOC3"/>
        <w:rPr>
          <w:rFonts w:cstheme="minorBidi"/>
          <w:noProof/>
          <w:color w:val="auto"/>
          <w:kern w:val="2"/>
          <w:sz w:val="24"/>
          <w:szCs w:val="24"/>
          <w:lang w:val="en-GB" w:eastAsia="en-GB"/>
          <w14:ligatures w14:val="standardContextual"/>
        </w:rPr>
      </w:pPr>
      <w:hyperlink w:anchor="_Toc223392271" w:history="1">
        <w:r w:rsidRPr="00501418">
          <w:rPr>
            <w:rStyle w:val="Hyperlink"/>
            <w:noProof/>
          </w:rPr>
          <w:t>6.1.3</w:t>
        </w:r>
        <w:r>
          <w:rPr>
            <w:rFonts w:cstheme="minorBidi"/>
            <w:noProof/>
            <w:color w:val="auto"/>
            <w:kern w:val="2"/>
            <w:sz w:val="24"/>
            <w:szCs w:val="24"/>
            <w:lang w:val="en-GB" w:eastAsia="en-GB"/>
            <w14:ligatures w14:val="standardContextual"/>
          </w:rPr>
          <w:tab/>
        </w:r>
        <w:r w:rsidRPr="00501418">
          <w:rPr>
            <w:rStyle w:val="Hyperlink"/>
            <w:noProof/>
          </w:rPr>
          <w:t>Efficient streaming</w:t>
        </w:r>
        <w:r>
          <w:rPr>
            <w:noProof/>
            <w:webHidden/>
          </w:rPr>
          <w:tab/>
        </w:r>
        <w:r>
          <w:rPr>
            <w:noProof/>
            <w:webHidden/>
          </w:rPr>
          <w:fldChar w:fldCharType="begin"/>
        </w:r>
        <w:r>
          <w:rPr>
            <w:noProof/>
            <w:webHidden/>
          </w:rPr>
          <w:instrText xml:space="preserve"> PAGEREF _Toc223392271 \h </w:instrText>
        </w:r>
        <w:r>
          <w:rPr>
            <w:noProof/>
            <w:webHidden/>
          </w:rPr>
        </w:r>
        <w:r>
          <w:rPr>
            <w:noProof/>
            <w:webHidden/>
          </w:rPr>
          <w:fldChar w:fldCharType="separate"/>
        </w:r>
        <w:r w:rsidR="00916DFC">
          <w:rPr>
            <w:noProof/>
            <w:webHidden/>
          </w:rPr>
          <w:t>76</w:t>
        </w:r>
        <w:r>
          <w:rPr>
            <w:noProof/>
            <w:webHidden/>
          </w:rPr>
          <w:fldChar w:fldCharType="end"/>
        </w:r>
      </w:hyperlink>
    </w:p>
    <w:p w14:paraId="6103F234" w14:textId="09994510" w:rsidR="0076067B" w:rsidRDefault="0076067B">
      <w:pPr>
        <w:pStyle w:val="TOC3"/>
        <w:rPr>
          <w:rFonts w:cstheme="minorBidi"/>
          <w:noProof/>
          <w:color w:val="auto"/>
          <w:kern w:val="2"/>
          <w:sz w:val="24"/>
          <w:szCs w:val="24"/>
          <w:lang w:val="en-GB" w:eastAsia="en-GB"/>
          <w14:ligatures w14:val="standardContextual"/>
        </w:rPr>
      </w:pPr>
      <w:hyperlink w:anchor="_Toc223392272" w:history="1">
        <w:r w:rsidRPr="00501418">
          <w:rPr>
            <w:rStyle w:val="Hyperlink"/>
            <w:noProof/>
          </w:rPr>
          <w:t>6.1.4</w:t>
        </w:r>
        <w:r>
          <w:rPr>
            <w:rFonts w:cstheme="minorBidi"/>
            <w:noProof/>
            <w:color w:val="auto"/>
            <w:kern w:val="2"/>
            <w:sz w:val="24"/>
            <w:szCs w:val="24"/>
            <w:lang w:val="en-GB" w:eastAsia="en-GB"/>
            <w14:ligatures w14:val="standardContextual"/>
          </w:rPr>
          <w:tab/>
        </w:r>
        <w:r w:rsidRPr="00501418">
          <w:rPr>
            <w:rStyle w:val="Hyperlink"/>
            <w:noProof/>
          </w:rPr>
          <w:t>Streaming of measurement data</w:t>
        </w:r>
        <w:r>
          <w:rPr>
            <w:noProof/>
            <w:webHidden/>
          </w:rPr>
          <w:tab/>
        </w:r>
        <w:r>
          <w:rPr>
            <w:noProof/>
            <w:webHidden/>
          </w:rPr>
          <w:fldChar w:fldCharType="begin"/>
        </w:r>
        <w:r>
          <w:rPr>
            <w:noProof/>
            <w:webHidden/>
          </w:rPr>
          <w:instrText xml:space="preserve"> PAGEREF _Toc223392272 \h </w:instrText>
        </w:r>
        <w:r>
          <w:rPr>
            <w:noProof/>
            <w:webHidden/>
          </w:rPr>
        </w:r>
        <w:r>
          <w:rPr>
            <w:noProof/>
            <w:webHidden/>
          </w:rPr>
          <w:fldChar w:fldCharType="separate"/>
        </w:r>
        <w:r w:rsidR="00916DFC">
          <w:rPr>
            <w:noProof/>
            <w:webHidden/>
          </w:rPr>
          <w:t>77</w:t>
        </w:r>
        <w:r>
          <w:rPr>
            <w:noProof/>
            <w:webHidden/>
          </w:rPr>
          <w:fldChar w:fldCharType="end"/>
        </w:r>
      </w:hyperlink>
    </w:p>
    <w:p w14:paraId="6F6FA761" w14:textId="5A24C3F5" w:rsidR="0076067B" w:rsidRDefault="0076067B">
      <w:pPr>
        <w:pStyle w:val="TOC3"/>
        <w:rPr>
          <w:rFonts w:cstheme="minorBidi"/>
          <w:noProof/>
          <w:color w:val="auto"/>
          <w:kern w:val="2"/>
          <w:sz w:val="24"/>
          <w:szCs w:val="24"/>
          <w:lang w:val="en-GB" w:eastAsia="en-GB"/>
          <w14:ligatures w14:val="standardContextual"/>
        </w:rPr>
      </w:pPr>
      <w:hyperlink w:anchor="_Toc223392273" w:history="1">
        <w:r w:rsidRPr="00501418">
          <w:rPr>
            <w:rStyle w:val="Hyperlink"/>
            <w:noProof/>
          </w:rPr>
          <w:t>6.1.5</w:t>
        </w:r>
        <w:r>
          <w:rPr>
            <w:rFonts w:cstheme="minorBidi"/>
            <w:noProof/>
            <w:color w:val="auto"/>
            <w:kern w:val="2"/>
            <w:sz w:val="24"/>
            <w:szCs w:val="24"/>
            <w:lang w:val="en-GB" w:eastAsia="en-GB"/>
            <w14:ligatures w14:val="standardContextual"/>
          </w:rPr>
          <w:tab/>
        </w:r>
        <w:r w:rsidRPr="00501418">
          <w:rPr>
            <w:rStyle w:val="Hyperlink"/>
            <w:noProof/>
          </w:rPr>
          <w:t>Dealing with Comms failures</w:t>
        </w:r>
        <w:r>
          <w:rPr>
            <w:noProof/>
            <w:webHidden/>
          </w:rPr>
          <w:tab/>
        </w:r>
        <w:r>
          <w:rPr>
            <w:noProof/>
            <w:webHidden/>
          </w:rPr>
          <w:fldChar w:fldCharType="begin"/>
        </w:r>
        <w:r>
          <w:rPr>
            <w:noProof/>
            <w:webHidden/>
          </w:rPr>
          <w:instrText xml:space="preserve"> PAGEREF _Toc223392273 \h </w:instrText>
        </w:r>
        <w:r>
          <w:rPr>
            <w:noProof/>
            <w:webHidden/>
          </w:rPr>
        </w:r>
        <w:r>
          <w:rPr>
            <w:noProof/>
            <w:webHidden/>
          </w:rPr>
          <w:fldChar w:fldCharType="separate"/>
        </w:r>
        <w:r w:rsidR="00916DFC">
          <w:rPr>
            <w:noProof/>
            <w:webHidden/>
          </w:rPr>
          <w:t>77</w:t>
        </w:r>
        <w:r>
          <w:rPr>
            <w:noProof/>
            <w:webHidden/>
          </w:rPr>
          <w:fldChar w:fldCharType="end"/>
        </w:r>
      </w:hyperlink>
    </w:p>
    <w:p w14:paraId="297530EC" w14:textId="4250D963" w:rsidR="0076067B" w:rsidRDefault="0076067B">
      <w:pPr>
        <w:pStyle w:val="TOC3"/>
        <w:rPr>
          <w:rFonts w:cstheme="minorBidi"/>
          <w:noProof/>
          <w:color w:val="auto"/>
          <w:kern w:val="2"/>
          <w:sz w:val="24"/>
          <w:szCs w:val="24"/>
          <w:lang w:val="en-GB" w:eastAsia="en-GB"/>
          <w14:ligatures w14:val="standardContextual"/>
        </w:rPr>
      </w:pPr>
      <w:hyperlink w:anchor="_Toc223392274" w:history="1">
        <w:r w:rsidRPr="00501418">
          <w:rPr>
            <w:rStyle w:val="Hyperlink"/>
            <w:noProof/>
          </w:rPr>
          <w:t>6.1.6</w:t>
        </w:r>
        <w:r>
          <w:rPr>
            <w:rFonts w:cstheme="minorBidi"/>
            <w:noProof/>
            <w:color w:val="auto"/>
            <w:kern w:val="2"/>
            <w:sz w:val="24"/>
            <w:szCs w:val="24"/>
            <w:lang w:val="en-GB" w:eastAsia="en-GB"/>
            <w14:ligatures w14:val="standardContextual"/>
          </w:rPr>
          <w:tab/>
        </w:r>
        <w:r w:rsidRPr="00501418">
          <w:rPr>
            <w:rStyle w:val="Hyperlink"/>
            <w:noProof/>
          </w:rPr>
          <w:t>Data Sources</w:t>
        </w:r>
        <w:r>
          <w:rPr>
            <w:noProof/>
            <w:webHidden/>
          </w:rPr>
          <w:tab/>
        </w:r>
        <w:r>
          <w:rPr>
            <w:noProof/>
            <w:webHidden/>
          </w:rPr>
          <w:fldChar w:fldCharType="begin"/>
        </w:r>
        <w:r>
          <w:rPr>
            <w:noProof/>
            <w:webHidden/>
          </w:rPr>
          <w:instrText xml:space="preserve"> PAGEREF _Toc223392274 \h </w:instrText>
        </w:r>
        <w:r>
          <w:rPr>
            <w:noProof/>
            <w:webHidden/>
          </w:rPr>
        </w:r>
        <w:r>
          <w:rPr>
            <w:noProof/>
            <w:webHidden/>
          </w:rPr>
          <w:fldChar w:fldCharType="separate"/>
        </w:r>
        <w:r w:rsidR="00916DFC">
          <w:rPr>
            <w:noProof/>
            <w:webHidden/>
          </w:rPr>
          <w:t>78</w:t>
        </w:r>
        <w:r>
          <w:rPr>
            <w:noProof/>
            <w:webHidden/>
          </w:rPr>
          <w:fldChar w:fldCharType="end"/>
        </w:r>
      </w:hyperlink>
    </w:p>
    <w:p w14:paraId="0FE28ACE" w14:textId="389BC7BE" w:rsidR="0076067B" w:rsidRDefault="0076067B">
      <w:pPr>
        <w:pStyle w:val="TOC3"/>
        <w:rPr>
          <w:rFonts w:cstheme="minorBidi"/>
          <w:noProof/>
          <w:color w:val="auto"/>
          <w:kern w:val="2"/>
          <w:sz w:val="24"/>
          <w:szCs w:val="24"/>
          <w:lang w:val="en-GB" w:eastAsia="en-GB"/>
          <w14:ligatures w14:val="standardContextual"/>
        </w:rPr>
      </w:pPr>
      <w:hyperlink w:anchor="_Toc223392275" w:history="1">
        <w:r w:rsidRPr="00501418">
          <w:rPr>
            <w:rStyle w:val="Hyperlink"/>
            <w:noProof/>
          </w:rPr>
          <w:t>6.1.7</w:t>
        </w:r>
        <w:r>
          <w:rPr>
            <w:rFonts w:cstheme="minorBidi"/>
            <w:noProof/>
            <w:color w:val="auto"/>
            <w:kern w:val="2"/>
            <w:sz w:val="24"/>
            <w:szCs w:val="24"/>
            <w:lang w:val="en-GB" w:eastAsia="en-GB"/>
            <w14:ligatures w14:val="standardContextual"/>
          </w:rPr>
          <w:tab/>
        </w:r>
        <w:r w:rsidRPr="00501418">
          <w:rPr>
            <w:rStyle w:val="Hyperlink"/>
            <w:noProof/>
          </w:rPr>
          <w:t>Time</w:t>
        </w:r>
        <w:r>
          <w:rPr>
            <w:noProof/>
            <w:webHidden/>
          </w:rPr>
          <w:tab/>
        </w:r>
        <w:r>
          <w:rPr>
            <w:noProof/>
            <w:webHidden/>
          </w:rPr>
          <w:fldChar w:fldCharType="begin"/>
        </w:r>
        <w:r>
          <w:rPr>
            <w:noProof/>
            <w:webHidden/>
          </w:rPr>
          <w:instrText xml:space="preserve"> PAGEREF _Toc223392275 \h </w:instrText>
        </w:r>
        <w:r>
          <w:rPr>
            <w:noProof/>
            <w:webHidden/>
          </w:rPr>
        </w:r>
        <w:r>
          <w:rPr>
            <w:noProof/>
            <w:webHidden/>
          </w:rPr>
          <w:fldChar w:fldCharType="separate"/>
        </w:r>
        <w:r w:rsidR="00916DFC">
          <w:rPr>
            <w:noProof/>
            <w:webHidden/>
          </w:rPr>
          <w:t>78</w:t>
        </w:r>
        <w:r>
          <w:rPr>
            <w:noProof/>
            <w:webHidden/>
          </w:rPr>
          <w:fldChar w:fldCharType="end"/>
        </w:r>
      </w:hyperlink>
    </w:p>
    <w:p w14:paraId="00F3B5BD" w14:textId="06B6EE8F" w:rsidR="0076067B" w:rsidRDefault="0076067B">
      <w:pPr>
        <w:pStyle w:val="TOC3"/>
        <w:rPr>
          <w:rFonts w:cstheme="minorBidi"/>
          <w:noProof/>
          <w:color w:val="auto"/>
          <w:kern w:val="2"/>
          <w:sz w:val="24"/>
          <w:szCs w:val="24"/>
          <w:lang w:val="en-GB" w:eastAsia="en-GB"/>
          <w14:ligatures w14:val="standardContextual"/>
        </w:rPr>
      </w:pPr>
      <w:hyperlink w:anchor="_Toc223392276" w:history="1">
        <w:r w:rsidRPr="00501418">
          <w:rPr>
            <w:rStyle w:val="Hyperlink"/>
            <w:noProof/>
          </w:rPr>
          <w:t>6.1.8</w:t>
        </w:r>
        <w:r>
          <w:rPr>
            <w:rFonts w:cstheme="minorBidi"/>
            <w:noProof/>
            <w:color w:val="auto"/>
            <w:kern w:val="2"/>
            <w:sz w:val="24"/>
            <w:szCs w:val="24"/>
            <w:lang w:val="en-GB" w:eastAsia="en-GB"/>
            <w14:ligatures w14:val="standardContextual"/>
          </w:rPr>
          <w:tab/>
        </w:r>
        <w:r w:rsidRPr="00501418">
          <w:rPr>
            <w:rStyle w:val="Hyperlink"/>
            <w:noProof/>
          </w:rPr>
          <w:t>Problems with a measurement</w:t>
        </w:r>
        <w:r>
          <w:rPr>
            <w:noProof/>
            <w:webHidden/>
          </w:rPr>
          <w:tab/>
        </w:r>
        <w:r>
          <w:rPr>
            <w:noProof/>
            <w:webHidden/>
          </w:rPr>
          <w:fldChar w:fldCharType="begin"/>
        </w:r>
        <w:r>
          <w:rPr>
            <w:noProof/>
            <w:webHidden/>
          </w:rPr>
          <w:instrText xml:space="preserve"> PAGEREF _Toc223392276 \h </w:instrText>
        </w:r>
        <w:r>
          <w:rPr>
            <w:noProof/>
            <w:webHidden/>
          </w:rPr>
        </w:r>
        <w:r>
          <w:rPr>
            <w:noProof/>
            <w:webHidden/>
          </w:rPr>
          <w:fldChar w:fldCharType="separate"/>
        </w:r>
        <w:r w:rsidR="00916DFC">
          <w:rPr>
            <w:noProof/>
            <w:webHidden/>
          </w:rPr>
          <w:t>78</w:t>
        </w:r>
        <w:r>
          <w:rPr>
            <w:noProof/>
            <w:webHidden/>
          </w:rPr>
          <w:fldChar w:fldCharType="end"/>
        </w:r>
      </w:hyperlink>
    </w:p>
    <w:p w14:paraId="208FD048" w14:textId="6C55A70D" w:rsidR="0076067B" w:rsidRDefault="0076067B">
      <w:pPr>
        <w:pStyle w:val="TOC3"/>
        <w:rPr>
          <w:rFonts w:cstheme="minorBidi"/>
          <w:noProof/>
          <w:color w:val="auto"/>
          <w:kern w:val="2"/>
          <w:sz w:val="24"/>
          <w:szCs w:val="24"/>
          <w:lang w:val="en-GB" w:eastAsia="en-GB"/>
          <w14:ligatures w14:val="standardContextual"/>
        </w:rPr>
      </w:pPr>
      <w:hyperlink w:anchor="_Toc223392277" w:history="1">
        <w:r w:rsidRPr="00501418">
          <w:rPr>
            <w:rStyle w:val="Hyperlink"/>
            <w:noProof/>
          </w:rPr>
          <w:t>6.1.9</w:t>
        </w:r>
        <w:r>
          <w:rPr>
            <w:rFonts w:cstheme="minorBidi"/>
            <w:noProof/>
            <w:color w:val="auto"/>
            <w:kern w:val="2"/>
            <w:sz w:val="24"/>
            <w:szCs w:val="24"/>
            <w:lang w:val="en-GB" w:eastAsia="en-GB"/>
            <w14:ligatures w14:val="standardContextual"/>
          </w:rPr>
          <w:tab/>
        </w:r>
        <w:r w:rsidRPr="00501418">
          <w:rPr>
            <w:rStyle w:val="Hyperlink"/>
            <w:noProof/>
          </w:rPr>
          <w:t>Framing a measure</w:t>
        </w:r>
        <w:r>
          <w:rPr>
            <w:noProof/>
            <w:webHidden/>
          </w:rPr>
          <w:tab/>
        </w:r>
        <w:r>
          <w:rPr>
            <w:noProof/>
            <w:webHidden/>
          </w:rPr>
          <w:fldChar w:fldCharType="begin"/>
        </w:r>
        <w:r>
          <w:rPr>
            <w:noProof/>
            <w:webHidden/>
          </w:rPr>
          <w:instrText xml:space="preserve"> PAGEREF _Toc223392277 \h </w:instrText>
        </w:r>
        <w:r>
          <w:rPr>
            <w:noProof/>
            <w:webHidden/>
          </w:rPr>
        </w:r>
        <w:r>
          <w:rPr>
            <w:noProof/>
            <w:webHidden/>
          </w:rPr>
          <w:fldChar w:fldCharType="separate"/>
        </w:r>
        <w:r w:rsidR="00916DFC">
          <w:rPr>
            <w:noProof/>
            <w:webHidden/>
          </w:rPr>
          <w:t>78</w:t>
        </w:r>
        <w:r>
          <w:rPr>
            <w:noProof/>
            <w:webHidden/>
          </w:rPr>
          <w:fldChar w:fldCharType="end"/>
        </w:r>
      </w:hyperlink>
    </w:p>
    <w:p w14:paraId="48360B9C" w14:textId="0BDEC13B" w:rsidR="0076067B" w:rsidRDefault="0076067B">
      <w:pPr>
        <w:pStyle w:val="TOC3"/>
        <w:rPr>
          <w:rFonts w:cstheme="minorBidi"/>
          <w:noProof/>
          <w:color w:val="auto"/>
          <w:kern w:val="2"/>
          <w:sz w:val="24"/>
          <w:szCs w:val="24"/>
          <w:lang w:val="en-GB" w:eastAsia="en-GB"/>
          <w14:ligatures w14:val="standardContextual"/>
        </w:rPr>
      </w:pPr>
      <w:hyperlink w:anchor="_Toc223392278" w:history="1">
        <w:r w:rsidRPr="00501418">
          <w:rPr>
            <w:rStyle w:val="Hyperlink"/>
            <w:noProof/>
          </w:rPr>
          <w:t>6.1.10</w:t>
        </w:r>
        <w:r>
          <w:rPr>
            <w:rFonts w:cstheme="minorBidi"/>
            <w:noProof/>
            <w:color w:val="auto"/>
            <w:kern w:val="2"/>
            <w:sz w:val="24"/>
            <w:szCs w:val="24"/>
            <w:lang w:val="en-GB" w:eastAsia="en-GB"/>
            <w14:ligatures w14:val="standardContextual"/>
          </w:rPr>
          <w:tab/>
        </w:r>
        <w:r w:rsidRPr="00501418">
          <w:rPr>
            <w:rStyle w:val="Hyperlink"/>
            <w:noProof/>
          </w:rPr>
          <w:t>Relative measurements</w:t>
        </w:r>
        <w:r>
          <w:rPr>
            <w:noProof/>
            <w:webHidden/>
          </w:rPr>
          <w:tab/>
        </w:r>
        <w:r>
          <w:rPr>
            <w:noProof/>
            <w:webHidden/>
          </w:rPr>
          <w:fldChar w:fldCharType="begin"/>
        </w:r>
        <w:r>
          <w:rPr>
            <w:noProof/>
            <w:webHidden/>
          </w:rPr>
          <w:instrText xml:space="preserve"> PAGEREF _Toc223392278 \h </w:instrText>
        </w:r>
        <w:r>
          <w:rPr>
            <w:noProof/>
            <w:webHidden/>
          </w:rPr>
        </w:r>
        <w:r>
          <w:rPr>
            <w:noProof/>
            <w:webHidden/>
          </w:rPr>
          <w:fldChar w:fldCharType="separate"/>
        </w:r>
        <w:r w:rsidR="00916DFC">
          <w:rPr>
            <w:noProof/>
            <w:webHidden/>
          </w:rPr>
          <w:t>79</w:t>
        </w:r>
        <w:r>
          <w:rPr>
            <w:noProof/>
            <w:webHidden/>
          </w:rPr>
          <w:fldChar w:fldCharType="end"/>
        </w:r>
      </w:hyperlink>
    </w:p>
    <w:p w14:paraId="5C684084" w14:textId="6A0C8560" w:rsidR="0076067B" w:rsidRDefault="0076067B">
      <w:pPr>
        <w:pStyle w:val="TOC3"/>
        <w:rPr>
          <w:rFonts w:cstheme="minorBidi"/>
          <w:noProof/>
          <w:color w:val="auto"/>
          <w:kern w:val="2"/>
          <w:sz w:val="24"/>
          <w:szCs w:val="24"/>
          <w:lang w:val="en-GB" w:eastAsia="en-GB"/>
          <w14:ligatures w14:val="standardContextual"/>
        </w:rPr>
      </w:pPr>
      <w:hyperlink w:anchor="_Toc223392279" w:history="1">
        <w:r w:rsidRPr="00501418">
          <w:rPr>
            <w:rStyle w:val="Hyperlink"/>
            <w:noProof/>
          </w:rPr>
          <w:t>6.1.11</w:t>
        </w:r>
        <w:r>
          <w:rPr>
            <w:rFonts w:cstheme="minorBidi"/>
            <w:noProof/>
            <w:color w:val="auto"/>
            <w:kern w:val="2"/>
            <w:sz w:val="24"/>
            <w:szCs w:val="24"/>
            <w:lang w:val="en-GB" w:eastAsia="en-GB"/>
            <w14:ligatures w14:val="standardContextual"/>
          </w:rPr>
          <w:tab/>
        </w:r>
        <w:r w:rsidRPr="00501418">
          <w:rPr>
            <w:rStyle w:val="Hyperlink"/>
            <w:noProof/>
          </w:rPr>
          <w:t>Qualifying the measurement</w:t>
        </w:r>
        <w:r>
          <w:rPr>
            <w:noProof/>
            <w:webHidden/>
          </w:rPr>
          <w:tab/>
        </w:r>
        <w:r>
          <w:rPr>
            <w:noProof/>
            <w:webHidden/>
          </w:rPr>
          <w:fldChar w:fldCharType="begin"/>
        </w:r>
        <w:r>
          <w:rPr>
            <w:noProof/>
            <w:webHidden/>
          </w:rPr>
          <w:instrText xml:space="preserve"> PAGEREF _Toc223392279 \h </w:instrText>
        </w:r>
        <w:r>
          <w:rPr>
            <w:noProof/>
            <w:webHidden/>
          </w:rPr>
        </w:r>
        <w:r>
          <w:rPr>
            <w:noProof/>
            <w:webHidden/>
          </w:rPr>
          <w:fldChar w:fldCharType="separate"/>
        </w:r>
        <w:r w:rsidR="00916DFC">
          <w:rPr>
            <w:noProof/>
            <w:webHidden/>
          </w:rPr>
          <w:t>79</w:t>
        </w:r>
        <w:r>
          <w:rPr>
            <w:noProof/>
            <w:webHidden/>
          </w:rPr>
          <w:fldChar w:fldCharType="end"/>
        </w:r>
      </w:hyperlink>
    </w:p>
    <w:p w14:paraId="267FEC36" w14:textId="3E281E10" w:rsidR="0076067B" w:rsidRDefault="0076067B">
      <w:pPr>
        <w:pStyle w:val="TOC2"/>
        <w:rPr>
          <w:rFonts w:cstheme="minorBidi"/>
          <w:noProof/>
          <w:color w:val="auto"/>
          <w:kern w:val="2"/>
          <w:sz w:val="24"/>
          <w:szCs w:val="24"/>
          <w:lang w:val="en-GB" w:eastAsia="en-GB"/>
          <w14:ligatures w14:val="standardContextual"/>
        </w:rPr>
      </w:pPr>
      <w:hyperlink w:anchor="_Toc223392280" w:history="1">
        <w:r w:rsidRPr="00501418">
          <w:rPr>
            <w:rStyle w:val="Hyperlink"/>
            <w:noProof/>
          </w:rPr>
          <w:t>6.2</w:t>
        </w:r>
        <w:r>
          <w:rPr>
            <w:rFonts w:cstheme="minorBidi"/>
            <w:noProof/>
            <w:color w:val="auto"/>
            <w:kern w:val="2"/>
            <w:sz w:val="24"/>
            <w:szCs w:val="24"/>
            <w:lang w:val="en-GB" w:eastAsia="en-GB"/>
            <w14:ligatures w14:val="standardContextual"/>
          </w:rPr>
          <w:tab/>
        </w:r>
        <w:r w:rsidRPr="00501418">
          <w:rPr>
            <w:rStyle w:val="Hyperlink"/>
            <w:noProof/>
          </w:rPr>
          <w:t>The solution</w:t>
        </w:r>
        <w:r>
          <w:rPr>
            <w:noProof/>
            <w:webHidden/>
          </w:rPr>
          <w:tab/>
        </w:r>
        <w:r>
          <w:rPr>
            <w:noProof/>
            <w:webHidden/>
          </w:rPr>
          <w:fldChar w:fldCharType="begin"/>
        </w:r>
        <w:r>
          <w:rPr>
            <w:noProof/>
            <w:webHidden/>
          </w:rPr>
          <w:instrText xml:space="preserve"> PAGEREF _Toc223392280 \h </w:instrText>
        </w:r>
        <w:r>
          <w:rPr>
            <w:noProof/>
            <w:webHidden/>
          </w:rPr>
        </w:r>
        <w:r>
          <w:rPr>
            <w:noProof/>
            <w:webHidden/>
          </w:rPr>
          <w:fldChar w:fldCharType="separate"/>
        </w:r>
        <w:r w:rsidR="00916DFC">
          <w:rPr>
            <w:noProof/>
            <w:webHidden/>
          </w:rPr>
          <w:t>79</w:t>
        </w:r>
        <w:r>
          <w:rPr>
            <w:noProof/>
            <w:webHidden/>
          </w:rPr>
          <w:fldChar w:fldCharType="end"/>
        </w:r>
      </w:hyperlink>
    </w:p>
    <w:p w14:paraId="14958872" w14:textId="0189BF84" w:rsidR="0076067B" w:rsidRDefault="0076067B">
      <w:pPr>
        <w:pStyle w:val="TOC3"/>
        <w:rPr>
          <w:rFonts w:cstheme="minorBidi"/>
          <w:noProof/>
          <w:color w:val="auto"/>
          <w:kern w:val="2"/>
          <w:sz w:val="24"/>
          <w:szCs w:val="24"/>
          <w:lang w:val="en-GB" w:eastAsia="en-GB"/>
          <w14:ligatures w14:val="standardContextual"/>
        </w:rPr>
      </w:pPr>
      <w:hyperlink w:anchor="_Toc223392281" w:history="1">
        <w:r w:rsidRPr="00501418">
          <w:rPr>
            <w:rStyle w:val="Hyperlink"/>
            <w:noProof/>
          </w:rPr>
          <w:t>6.2.1</w:t>
        </w:r>
        <w:r>
          <w:rPr>
            <w:rFonts w:cstheme="minorBidi"/>
            <w:noProof/>
            <w:color w:val="auto"/>
            <w:kern w:val="2"/>
            <w:sz w:val="24"/>
            <w:szCs w:val="24"/>
            <w:lang w:val="en-GB" w:eastAsia="en-GB"/>
            <w14:ligatures w14:val="standardContextual"/>
          </w:rPr>
          <w:tab/>
        </w:r>
        <w:r w:rsidRPr="00501418">
          <w:rPr>
            <w:rStyle w:val="Hyperlink"/>
            <w:noProof/>
          </w:rPr>
          <w:t>Solution technology</w:t>
        </w:r>
        <w:r>
          <w:rPr>
            <w:noProof/>
            <w:webHidden/>
          </w:rPr>
          <w:tab/>
        </w:r>
        <w:r>
          <w:rPr>
            <w:noProof/>
            <w:webHidden/>
          </w:rPr>
          <w:fldChar w:fldCharType="begin"/>
        </w:r>
        <w:r>
          <w:rPr>
            <w:noProof/>
            <w:webHidden/>
          </w:rPr>
          <w:instrText xml:space="preserve"> PAGEREF _Toc223392281 \h </w:instrText>
        </w:r>
        <w:r>
          <w:rPr>
            <w:noProof/>
            <w:webHidden/>
          </w:rPr>
        </w:r>
        <w:r>
          <w:rPr>
            <w:noProof/>
            <w:webHidden/>
          </w:rPr>
          <w:fldChar w:fldCharType="separate"/>
        </w:r>
        <w:r w:rsidR="00916DFC">
          <w:rPr>
            <w:noProof/>
            <w:webHidden/>
          </w:rPr>
          <w:t>79</w:t>
        </w:r>
        <w:r>
          <w:rPr>
            <w:noProof/>
            <w:webHidden/>
          </w:rPr>
          <w:fldChar w:fldCharType="end"/>
        </w:r>
      </w:hyperlink>
    </w:p>
    <w:p w14:paraId="47A03310" w14:textId="2F533F46" w:rsidR="0076067B" w:rsidRDefault="0076067B">
      <w:pPr>
        <w:pStyle w:val="TOC3"/>
        <w:rPr>
          <w:rFonts w:cstheme="minorBidi"/>
          <w:noProof/>
          <w:color w:val="auto"/>
          <w:kern w:val="2"/>
          <w:sz w:val="24"/>
          <w:szCs w:val="24"/>
          <w:lang w:val="en-GB" w:eastAsia="en-GB"/>
          <w14:ligatures w14:val="standardContextual"/>
        </w:rPr>
      </w:pPr>
      <w:hyperlink w:anchor="_Toc223392282" w:history="1">
        <w:r w:rsidRPr="00501418">
          <w:rPr>
            <w:rStyle w:val="Hyperlink"/>
            <w:noProof/>
          </w:rPr>
          <w:t>6.2.2</w:t>
        </w:r>
        <w:r>
          <w:rPr>
            <w:rFonts w:cstheme="minorBidi"/>
            <w:noProof/>
            <w:color w:val="auto"/>
            <w:kern w:val="2"/>
            <w:sz w:val="24"/>
            <w:szCs w:val="24"/>
            <w:lang w:val="en-GB" w:eastAsia="en-GB"/>
            <w14:ligatures w14:val="standardContextual"/>
          </w:rPr>
          <w:tab/>
        </w:r>
        <w:r w:rsidRPr="00501418">
          <w:rPr>
            <w:rStyle w:val="Hyperlink"/>
            <w:noProof/>
          </w:rPr>
          <w:t>Discover supported and available streams</w:t>
        </w:r>
        <w:r>
          <w:rPr>
            <w:noProof/>
            <w:webHidden/>
          </w:rPr>
          <w:tab/>
        </w:r>
        <w:r>
          <w:rPr>
            <w:noProof/>
            <w:webHidden/>
          </w:rPr>
          <w:fldChar w:fldCharType="begin"/>
        </w:r>
        <w:r>
          <w:rPr>
            <w:noProof/>
            <w:webHidden/>
          </w:rPr>
          <w:instrText xml:space="preserve"> PAGEREF _Toc223392282 \h </w:instrText>
        </w:r>
        <w:r>
          <w:rPr>
            <w:noProof/>
            <w:webHidden/>
          </w:rPr>
        </w:r>
        <w:r>
          <w:rPr>
            <w:noProof/>
            <w:webHidden/>
          </w:rPr>
          <w:fldChar w:fldCharType="separate"/>
        </w:r>
        <w:r w:rsidR="00916DFC">
          <w:rPr>
            <w:noProof/>
            <w:webHidden/>
          </w:rPr>
          <w:t>79</w:t>
        </w:r>
        <w:r>
          <w:rPr>
            <w:noProof/>
            <w:webHidden/>
          </w:rPr>
          <w:fldChar w:fldCharType="end"/>
        </w:r>
      </w:hyperlink>
    </w:p>
    <w:p w14:paraId="67D3C8BF" w14:textId="081A8DA7" w:rsidR="0076067B" w:rsidRDefault="0076067B">
      <w:pPr>
        <w:pStyle w:val="TOC3"/>
        <w:rPr>
          <w:rFonts w:cstheme="minorBidi"/>
          <w:noProof/>
          <w:color w:val="auto"/>
          <w:kern w:val="2"/>
          <w:sz w:val="24"/>
          <w:szCs w:val="24"/>
          <w:lang w:val="en-GB" w:eastAsia="en-GB"/>
          <w14:ligatures w14:val="standardContextual"/>
        </w:rPr>
      </w:pPr>
      <w:hyperlink w:anchor="_Toc223392283" w:history="1">
        <w:r w:rsidRPr="00501418">
          <w:rPr>
            <w:rStyle w:val="Hyperlink"/>
            <w:noProof/>
          </w:rPr>
          <w:t>6.2.3</w:t>
        </w:r>
        <w:r>
          <w:rPr>
            <w:rFonts w:cstheme="minorBidi"/>
            <w:noProof/>
            <w:color w:val="auto"/>
            <w:kern w:val="2"/>
            <w:sz w:val="24"/>
            <w:szCs w:val="24"/>
            <w:lang w:val="en-GB" w:eastAsia="en-GB"/>
            <w14:ligatures w14:val="standardContextual"/>
          </w:rPr>
          <w:tab/>
        </w:r>
        <w:r w:rsidRPr="00501418">
          <w:rPr>
            <w:rStyle w:val="Hyperlink"/>
            <w:noProof/>
          </w:rPr>
          <w:t>TAPI Model</w:t>
        </w:r>
        <w:r>
          <w:rPr>
            <w:noProof/>
            <w:webHidden/>
          </w:rPr>
          <w:tab/>
        </w:r>
        <w:r>
          <w:rPr>
            <w:noProof/>
            <w:webHidden/>
          </w:rPr>
          <w:fldChar w:fldCharType="begin"/>
        </w:r>
        <w:r>
          <w:rPr>
            <w:noProof/>
            <w:webHidden/>
          </w:rPr>
          <w:instrText xml:space="preserve"> PAGEREF _Toc223392283 \h </w:instrText>
        </w:r>
        <w:r>
          <w:rPr>
            <w:noProof/>
            <w:webHidden/>
          </w:rPr>
        </w:r>
        <w:r>
          <w:rPr>
            <w:noProof/>
            <w:webHidden/>
          </w:rPr>
          <w:fldChar w:fldCharType="separate"/>
        </w:r>
        <w:r w:rsidR="00916DFC">
          <w:rPr>
            <w:noProof/>
            <w:webHidden/>
          </w:rPr>
          <w:t>80</w:t>
        </w:r>
        <w:r>
          <w:rPr>
            <w:noProof/>
            <w:webHidden/>
          </w:rPr>
          <w:fldChar w:fldCharType="end"/>
        </w:r>
      </w:hyperlink>
    </w:p>
    <w:p w14:paraId="42C942B8" w14:textId="3AC93A63" w:rsidR="0076067B" w:rsidRDefault="0076067B">
      <w:pPr>
        <w:pStyle w:val="TOC3"/>
        <w:rPr>
          <w:rFonts w:cstheme="minorBidi"/>
          <w:noProof/>
          <w:color w:val="auto"/>
          <w:kern w:val="2"/>
          <w:sz w:val="24"/>
          <w:szCs w:val="24"/>
          <w:lang w:val="en-GB" w:eastAsia="en-GB"/>
          <w14:ligatures w14:val="standardContextual"/>
        </w:rPr>
      </w:pPr>
      <w:hyperlink w:anchor="_Toc223392284" w:history="1">
        <w:r w:rsidRPr="00501418">
          <w:rPr>
            <w:rStyle w:val="Hyperlink"/>
            <w:noProof/>
          </w:rPr>
          <w:t>6.2.4</w:t>
        </w:r>
        <w:r>
          <w:rPr>
            <w:rFonts w:cstheme="minorBidi"/>
            <w:noProof/>
            <w:color w:val="auto"/>
            <w:kern w:val="2"/>
            <w:sz w:val="24"/>
            <w:szCs w:val="24"/>
            <w:lang w:val="en-GB" w:eastAsia="en-GB"/>
            <w14:ligatures w14:val="standardContextual"/>
          </w:rPr>
          <w:tab/>
        </w:r>
        <w:r w:rsidRPr="00501418">
          <w:rPr>
            <w:rStyle w:val="Hyperlink"/>
            <w:noProof/>
          </w:rPr>
          <w:t>Transfer technologies</w:t>
        </w:r>
        <w:r>
          <w:rPr>
            <w:noProof/>
            <w:webHidden/>
          </w:rPr>
          <w:tab/>
        </w:r>
        <w:r>
          <w:rPr>
            <w:noProof/>
            <w:webHidden/>
          </w:rPr>
          <w:fldChar w:fldCharType="begin"/>
        </w:r>
        <w:r>
          <w:rPr>
            <w:noProof/>
            <w:webHidden/>
          </w:rPr>
          <w:instrText xml:space="preserve"> PAGEREF _Toc223392284 \h </w:instrText>
        </w:r>
        <w:r>
          <w:rPr>
            <w:noProof/>
            <w:webHidden/>
          </w:rPr>
        </w:r>
        <w:r>
          <w:rPr>
            <w:noProof/>
            <w:webHidden/>
          </w:rPr>
          <w:fldChar w:fldCharType="separate"/>
        </w:r>
        <w:r w:rsidR="00916DFC">
          <w:rPr>
            <w:noProof/>
            <w:webHidden/>
          </w:rPr>
          <w:t>80</w:t>
        </w:r>
        <w:r>
          <w:rPr>
            <w:noProof/>
            <w:webHidden/>
          </w:rPr>
          <w:fldChar w:fldCharType="end"/>
        </w:r>
      </w:hyperlink>
    </w:p>
    <w:p w14:paraId="3E1165EF" w14:textId="0C4A216D" w:rsidR="0076067B" w:rsidRDefault="0076067B">
      <w:pPr>
        <w:pStyle w:val="TOC2"/>
        <w:rPr>
          <w:rFonts w:cstheme="minorBidi"/>
          <w:noProof/>
          <w:color w:val="auto"/>
          <w:kern w:val="2"/>
          <w:sz w:val="24"/>
          <w:szCs w:val="24"/>
          <w:lang w:val="en-GB" w:eastAsia="en-GB"/>
          <w14:ligatures w14:val="standardContextual"/>
        </w:rPr>
      </w:pPr>
      <w:hyperlink w:anchor="_Toc223392285" w:history="1">
        <w:r w:rsidRPr="00501418">
          <w:rPr>
            <w:rStyle w:val="Hyperlink"/>
            <w:noProof/>
          </w:rPr>
          <w:t>6.3</w:t>
        </w:r>
        <w:r>
          <w:rPr>
            <w:rFonts w:cstheme="minorBidi"/>
            <w:noProof/>
            <w:color w:val="auto"/>
            <w:kern w:val="2"/>
            <w:sz w:val="24"/>
            <w:szCs w:val="24"/>
            <w:lang w:val="en-GB" w:eastAsia="en-GB"/>
            <w14:ligatures w14:val="standardContextual"/>
          </w:rPr>
          <w:tab/>
        </w:r>
        <w:r w:rsidRPr="00501418">
          <w:rPr>
            <w:rStyle w:val="Hyperlink"/>
            <w:noProof/>
          </w:rPr>
          <w:t>The gNMI Stream</w:t>
        </w:r>
        <w:r>
          <w:rPr>
            <w:noProof/>
            <w:webHidden/>
          </w:rPr>
          <w:tab/>
        </w:r>
        <w:r>
          <w:rPr>
            <w:noProof/>
            <w:webHidden/>
          </w:rPr>
          <w:fldChar w:fldCharType="begin"/>
        </w:r>
        <w:r>
          <w:rPr>
            <w:noProof/>
            <w:webHidden/>
          </w:rPr>
          <w:instrText xml:space="preserve"> PAGEREF _Toc223392285 \h </w:instrText>
        </w:r>
        <w:r>
          <w:rPr>
            <w:noProof/>
            <w:webHidden/>
          </w:rPr>
        </w:r>
        <w:r>
          <w:rPr>
            <w:noProof/>
            <w:webHidden/>
          </w:rPr>
          <w:fldChar w:fldCharType="separate"/>
        </w:r>
        <w:r w:rsidR="00916DFC">
          <w:rPr>
            <w:noProof/>
            <w:webHidden/>
          </w:rPr>
          <w:t>80</w:t>
        </w:r>
        <w:r>
          <w:rPr>
            <w:noProof/>
            <w:webHidden/>
          </w:rPr>
          <w:fldChar w:fldCharType="end"/>
        </w:r>
      </w:hyperlink>
    </w:p>
    <w:p w14:paraId="3C805A8A" w14:textId="4690B566" w:rsidR="0076067B" w:rsidRDefault="0076067B">
      <w:pPr>
        <w:pStyle w:val="TOC3"/>
        <w:rPr>
          <w:rFonts w:cstheme="minorBidi"/>
          <w:noProof/>
          <w:color w:val="auto"/>
          <w:kern w:val="2"/>
          <w:sz w:val="24"/>
          <w:szCs w:val="24"/>
          <w:lang w:val="en-GB" w:eastAsia="en-GB"/>
          <w14:ligatures w14:val="standardContextual"/>
        </w:rPr>
      </w:pPr>
      <w:hyperlink w:anchor="_Toc223392286" w:history="1">
        <w:r w:rsidRPr="00501418">
          <w:rPr>
            <w:rStyle w:val="Hyperlink"/>
            <w:noProof/>
          </w:rPr>
          <w:t>6.3.1</w:t>
        </w:r>
        <w:r>
          <w:rPr>
            <w:rFonts w:cstheme="minorBidi"/>
            <w:noProof/>
            <w:color w:val="auto"/>
            <w:kern w:val="2"/>
            <w:sz w:val="24"/>
            <w:szCs w:val="24"/>
            <w:lang w:val="en-GB" w:eastAsia="en-GB"/>
            <w14:ligatures w14:val="standardContextual"/>
          </w:rPr>
          <w:tab/>
        </w:r>
        <w:r w:rsidRPr="00501418">
          <w:rPr>
            <w:rStyle w:val="Hyperlink"/>
            <w:noProof/>
          </w:rPr>
          <w:t>YANG and Protobuf</w:t>
        </w:r>
        <w:r>
          <w:rPr>
            <w:noProof/>
            <w:webHidden/>
          </w:rPr>
          <w:tab/>
        </w:r>
        <w:r>
          <w:rPr>
            <w:noProof/>
            <w:webHidden/>
          </w:rPr>
          <w:fldChar w:fldCharType="begin"/>
        </w:r>
        <w:r>
          <w:rPr>
            <w:noProof/>
            <w:webHidden/>
          </w:rPr>
          <w:instrText xml:space="preserve"> PAGEREF _Toc223392286 \h </w:instrText>
        </w:r>
        <w:r>
          <w:rPr>
            <w:noProof/>
            <w:webHidden/>
          </w:rPr>
        </w:r>
        <w:r>
          <w:rPr>
            <w:noProof/>
            <w:webHidden/>
          </w:rPr>
          <w:fldChar w:fldCharType="separate"/>
        </w:r>
        <w:r w:rsidR="00916DFC">
          <w:rPr>
            <w:noProof/>
            <w:webHidden/>
          </w:rPr>
          <w:t>80</w:t>
        </w:r>
        <w:r>
          <w:rPr>
            <w:noProof/>
            <w:webHidden/>
          </w:rPr>
          <w:fldChar w:fldCharType="end"/>
        </w:r>
      </w:hyperlink>
    </w:p>
    <w:p w14:paraId="231E3C5F" w14:textId="685F691F" w:rsidR="0076067B" w:rsidRDefault="0076067B">
      <w:pPr>
        <w:pStyle w:val="TOC4"/>
        <w:rPr>
          <w:kern w:val="2"/>
          <w:sz w:val="24"/>
          <w:szCs w:val="24"/>
          <w:lang w:val="en-GB" w:eastAsia="en-GB"/>
          <w14:ligatures w14:val="standardContextual"/>
        </w:rPr>
      </w:pPr>
      <w:hyperlink w:anchor="_Toc223392287" w:history="1">
        <w:r w:rsidRPr="00501418">
          <w:rPr>
            <w:rStyle w:val="Hyperlink"/>
            <w:rFonts w:ascii="Times New Roman" w:hAnsi="Times New Roman" w:cs="Times New Roman"/>
          </w:rPr>
          <w:t>6.3.1.1</w:t>
        </w:r>
        <w:r>
          <w:rPr>
            <w:kern w:val="2"/>
            <w:sz w:val="24"/>
            <w:szCs w:val="24"/>
            <w:lang w:val="en-GB" w:eastAsia="en-GB"/>
            <w14:ligatures w14:val="standardContextual"/>
          </w:rPr>
          <w:tab/>
        </w:r>
        <w:r w:rsidRPr="00501418">
          <w:rPr>
            <w:rStyle w:val="Hyperlink"/>
          </w:rPr>
          <w:t>The YANG schema</w:t>
        </w:r>
        <w:r>
          <w:rPr>
            <w:webHidden/>
          </w:rPr>
          <w:tab/>
        </w:r>
        <w:r>
          <w:rPr>
            <w:webHidden/>
          </w:rPr>
          <w:fldChar w:fldCharType="begin"/>
        </w:r>
        <w:r>
          <w:rPr>
            <w:webHidden/>
          </w:rPr>
          <w:instrText xml:space="preserve"> PAGEREF _Toc223392287 \h </w:instrText>
        </w:r>
        <w:r>
          <w:rPr>
            <w:webHidden/>
          </w:rPr>
        </w:r>
        <w:r>
          <w:rPr>
            <w:webHidden/>
          </w:rPr>
          <w:fldChar w:fldCharType="separate"/>
        </w:r>
        <w:r w:rsidR="00916DFC">
          <w:rPr>
            <w:webHidden/>
          </w:rPr>
          <w:t>81</w:t>
        </w:r>
        <w:r>
          <w:rPr>
            <w:webHidden/>
          </w:rPr>
          <w:fldChar w:fldCharType="end"/>
        </w:r>
      </w:hyperlink>
    </w:p>
    <w:p w14:paraId="59FED2FD" w14:textId="47859F25" w:rsidR="0076067B" w:rsidRDefault="0076067B">
      <w:pPr>
        <w:pStyle w:val="TOC4"/>
        <w:rPr>
          <w:kern w:val="2"/>
          <w:sz w:val="24"/>
          <w:szCs w:val="24"/>
          <w:lang w:val="en-GB" w:eastAsia="en-GB"/>
          <w14:ligatures w14:val="standardContextual"/>
        </w:rPr>
      </w:pPr>
      <w:hyperlink w:anchor="_Toc223392288" w:history="1">
        <w:r w:rsidRPr="00501418">
          <w:rPr>
            <w:rStyle w:val="Hyperlink"/>
            <w:rFonts w:ascii="Times New Roman" w:hAnsi="Times New Roman" w:cs="Times New Roman"/>
          </w:rPr>
          <w:t>6.3.1.2</w:t>
        </w:r>
        <w:r>
          <w:rPr>
            <w:kern w:val="2"/>
            <w:sz w:val="24"/>
            <w:szCs w:val="24"/>
            <w:lang w:val="en-GB" w:eastAsia="en-GB"/>
            <w14:ligatures w14:val="standardContextual"/>
          </w:rPr>
          <w:tab/>
        </w:r>
        <w:r w:rsidRPr="00501418">
          <w:rPr>
            <w:rStyle w:val="Hyperlink"/>
          </w:rPr>
          <w:t>The protobuf structure</w:t>
        </w:r>
        <w:r>
          <w:rPr>
            <w:webHidden/>
          </w:rPr>
          <w:tab/>
        </w:r>
        <w:r>
          <w:rPr>
            <w:webHidden/>
          </w:rPr>
          <w:fldChar w:fldCharType="begin"/>
        </w:r>
        <w:r>
          <w:rPr>
            <w:webHidden/>
          </w:rPr>
          <w:instrText xml:space="preserve"> PAGEREF _Toc223392288 \h </w:instrText>
        </w:r>
        <w:r>
          <w:rPr>
            <w:webHidden/>
          </w:rPr>
        </w:r>
        <w:r>
          <w:rPr>
            <w:webHidden/>
          </w:rPr>
          <w:fldChar w:fldCharType="separate"/>
        </w:r>
        <w:r w:rsidR="00916DFC">
          <w:rPr>
            <w:webHidden/>
          </w:rPr>
          <w:t>82</w:t>
        </w:r>
        <w:r>
          <w:rPr>
            <w:webHidden/>
          </w:rPr>
          <w:fldChar w:fldCharType="end"/>
        </w:r>
      </w:hyperlink>
    </w:p>
    <w:p w14:paraId="1FF122E2" w14:textId="1DBD450D" w:rsidR="0076067B" w:rsidRDefault="0076067B">
      <w:pPr>
        <w:pStyle w:val="TOC3"/>
        <w:rPr>
          <w:rFonts w:cstheme="minorBidi"/>
          <w:noProof/>
          <w:color w:val="auto"/>
          <w:kern w:val="2"/>
          <w:sz w:val="24"/>
          <w:szCs w:val="24"/>
          <w:lang w:val="en-GB" w:eastAsia="en-GB"/>
          <w14:ligatures w14:val="standardContextual"/>
        </w:rPr>
      </w:pPr>
      <w:hyperlink w:anchor="_Toc223392289" w:history="1">
        <w:r w:rsidRPr="00501418">
          <w:rPr>
            <w:rStyle w:val="Hyperlink"/>
            <w:noProof/>
          </w:rPr>
          <w:t>6.3.2</w:t>
        </w:r>
        <w:r>
          <w:rPr>
            <w:rFonts w:cstheme="minorBidi"/>
            <w:noProof/>
            <w:color w:val="auto"/>
            <w:kern w:val="2"/>
            <w:sz w:val="24"/>
            <w:szCs w:val="24"/>
            <w:lang w:val="en-GB" w:eastAsia="en-GB"/>
            <w14:ligatures w14:val="standardContextual"/>
          </w:rPr>
          <w:tab/>
        </w:r>
        <w:r w:rsidRPr="00501418">
          <w:rPr>
            <w:rStyle w:val="Hyperlink"/>
            <w:noProof/>
          </w:rPr>
          <w:t>Contents of path</w:t>
        </w:r>
        <w:r>
          <w:rPr>
            <w:noProof/>
            <w:webHidden/>
          </w:rPr>
          <w:tab/>
        </w:r>
        <w:r>
          <w:rPr>
            <w:noProof/>
            <w:webHidden/>
          </w:rPr>
          <w:fldChar w:fldCharType="begin"/>
        </w:r>
        <w:r>
          <w:rPr>
            <w:noProof/>
            <w:webHidden/>
          </w:rPr>
          <w:instrText xml:space="preserve"> PAGEREF _Toc223392289 \h </w:instrText>
        </w:r>
        <w:r>
          <w:rPr>
            <w:noProof/>
            <w:webHidden/>
          </w:rPr>
        </w:r>
        <w:r>
          <w:rPr>
            <w:noProof/>
            <w:webHidden/>
          </w:rPr>
          <w:fldChar w:fldCharType="separate"/>
        </w:r>
        <w:r w:rsidR="00916DFC">
          <w:rPr>
            <w:noProof/>
            <w:webHidden/>
          </w:rPr>
          <w:t>82</w:t>
        </w:r>
        <w:r>
          <w:rPr>
            <w:noProof/>
            <w:webHidden/>
          </w:rPr>
          <w:fldChar w:fldCharType="end"/>
        </w:r>
      </w:hyperlink>
    </w:p>
    <w:p w14:paraId="00D3EBF5" w14:textId="2F03D544" w:rsidR="0076067B" w:rsidRDefault="0076067B">
      <w:pPr>
        <w:pStyle w:val="TOC3"/>
        <w:rPr>
          <w:rFonts w:cstheme="minorBidi"/>
          <w:noProof/>
          <w:color w:val="auto"/>
          <w:kern w:val="2"/>
          <w:sz w:val="24"/>
          <w:szCs w:val="24"/>
          <w:lang w:val="en-GB" w:eastAsia="en-GB"/>
          <w14:ligatures w14:val="standardContextual"/>
        </w:rPr>
      </w:pPr>
      <w:hyperlink w:anchor="_Toc223392290" w:history="1">
        <w:r w:rsidRPr="00501418">
          <w:rPr>
            <w:rStyle w:val="Hyperlink"/>
            <w:noProof/>
          </w:rPr>
          <w:t>6.3.3</w:t>
        </w:r>
        <w:r>
          <w:rPr>
            <w:rFonts w:cstheme="minorBidi"/>
            <w:noProof/>
            <w:color w:val="auto"/>
            <w:kern w:val="2"/>
            <w:sz w:val="24"/>
            <w:szCs w:val="24"/>
            <w:lang w:val="en-GB" w:eastAsia="en-GB"/>
            <w14:ligatures w14:val="standardContextual"/>
          </w:rPr>
          <w:tab/>
        </w:r>
        <w:r w:rsidRPr="00501418">
          <w:rPr>
            <w:rStyle w:val="Hyperlink"/>
            <w:noProof/>
          </w:rPr>
          <w:t>Subscription</w:t>
        </w:r>
        <w:r>
          <w:rPr>
            <w:noProof/>
            <w:webHidden/>
          </w:rPr>
          <w:tab/>
        </w:r>
        <w:r>
          <w:rPr>
            <w:noProof/>
            <w:webHidden/>
          </w:rPr>
          <w:fldChar w:fldCharType="begin"/>
        </w:r>
        <w:r>
          <w:rPr>
            <w:noProof/>
            <w:webHidden/>
          </w:rPr>
          <w:instrText xml:space="preserve"> PAGEREF _Toc223392290 \h </w:instrText>
        </w:r>
        <w:r>
          <w:rPr>
            <w:noProof/>
            <w:webHidden/>
          </w:rPr>
        </w:r>
        <w:r>
          <w:rPr>
            <w:noProof/>
            <w:webHidden/>
          </w:rPr>
          <w:fldChar w:fldCharType="separate"/>
        </w:r>
        <w:r w:rsidR="00916DFC">
          <w:rPr>
            <w:noProof/>
            <w:webHidden/>
          </w:rPr>
          <w:t>82</w:t>
        </w:r>
        <w:r>
          <w:rPr>
            <w:noProof/>
            <w:webHidden/>
          </w:rPr>
          <w:fldChar w:fldCharType="end"/>
        </w:r>
      </w:hyperlink>
    </w:p>
    <w:p w14:paraId="5D0FBDCA" w14:textId="06035EE6" w:rsidR="0076067B" w:rsidRDefault="0076067B">
      <w:pPr>
        <w:pStyle w:val="TOC3"/>
        <w:rPr>
          <w:rFonts w:cstheme="minorBidi"/>
          <w:noProof/>
          <w:color w:val="auto"/>
          <w:kern w:val="2"/>
          <w:sz w:val="24"/>
          <w:szCs w:val="24"/>
          <w:lang w:val="en-GB" w:eastAsia="en-GB"/>
          <w14:ligatures w14:val="standardContextual"/>
        </w:rPr>
      </w:pPr>
      <w:hyperlink w:anchor="_Toc223392291" w:history="1">
        <w:r w:rsidRPr="00501418">
          <w:rPr>
            <w:rStyle w:val="Hyperlink"/>
            <w:noProof/>
          </w:rPr>
          <w:t>6.3.4</w:t>
        </w:r>
        <w:r>
          <w:rPr>
            <w:rFonts w:cstheme="minorBidi"/>
            <w:noProof/>
            <w:color w:val="auto"/>
            <w:kern w:val="2"/>
            <w:sz w:val="24"/>
            <w:szCs w:val="24"/>
            <w:lang w:val="en-GB" w:eastAsia="en-GB"/>
            <w14:ligatures w14:val="standardContextual"/>
          </w:rPr>
          <w:tab/>
        </w:r>
        <w:r w:rsidRPr="00501418">
          <w:rPr>
            <w:rStyle w:val="Hyperlink"/>
            <w:noProof/>
          </w:rPr>
          <w:t>Stream record response</w:t>
        </w:r>
        <w:r>
          <w:rPr>
            <w:noProof/>
            <w:webHidden/>
          </w:rPr>
          <w:tab/>
        </w:r>
        <w:r>
          <w:rPr>
            <w:noProof/>
            <w:webHidden/>
          </w:rPr>
          <w:fldChar w:fldCharType="begin"/>
        </w:r>
        <w:r>
          <w:rPr>
            <w:noProof/>
            <w:webHidden/>
          </w:rPr>
          <w:instrText xml:space="preserve"> PAGEREF _Toc223392291 \h </w:instrText>
        </w:r>
        <w:r>
          <w:rPr>
            <w:noProof/>
            <w:webHidden/>
          </w:rPr>
        </w:r>
        <w:r>
          <w:rPr>
            <w:noProof/>
            <w:webHidden/>
          </w:rPr>
          <w:fldChar w:fldCharType="separate"/>
        </w:r>
        <w:r w:rsidR="00916DFC">
          <w:rPr>
            <w:noProof/>
            <w:webHidden/>
          </w:rPr>
          <w:t>83</w:t>
        </w:r>
        <w:r>
          <w:rPr>
            <w:noProof/>
            <w:webHidden/>
          </w:rPr>
          <w:fldChar w:fldCharType="end"/>
        </w:r>
      </w:hyperlink>
    </w:p>
    <w:p w14:paraId="3FF0D988" w14:textId="53AE854B" w:rsidR="0076067B" w:rsidRDefault="0076067B">
      <w:pPr>
        <w:pStyle w:val="TOC4"/>
        <w:rPr>
          <w:kern w:val="2"/>
          <w:sz w:val="24"/>
          <w:szCs w:val="24"/>
          <w:lang w:val="en-GB" w:eastAsia="en-GB"/>
          <w14:ligatures w14:val="standardContextual"/>
        </w:rPr>
      </w:pPr>
      <w:hyperlink w:anchor="_Toc223392292" w:history="1">
        <w:r w:rsidRPr="00501418">
          <w:rPr>
            <w:rStyle w:val="Hyperlink"/>
            <w:rFonts w:ascii="Times New Roman" w:hAnsi="Times New Roman" w:cs="Times New Roman"/>
          </w:rPr>
          <w:t>6.3.4.1</w:t>
        </w:r>
        <w:r>
          <w:rPr>
            <w:kern w:val="2"/>
            <w:sz w:val="24"/>
            <w:szCs w:val="24"/>
            <w:lang w:val="en-GB" w:eastAsia="en-GB"/>
            <w14:ligatures w14:val="standardContextual"/>
          </w:rPr>
          <w:tab/>
        </w:r>
        <w:r w:rsidRPr="00501418">
          <w:rPr>
            <w:rStyle w:val="Hyperlink"/>
          </w:rPr>
          <w:t>A simple complete measurement</w:t>
        </w:r>
        <w:r>
          <w:rPr>
            <w:webHidden/>
          </w:rPr>
          <w:tab/>
        </w:r>
        <w:r>
          <w:rPr>
            <w:webHidden/>
          </w:rPr>
          <w:fldChar w:fldCharType="begin"/>
        </w:r>
        <w:r>
          <w:rPr>
            <w:webHidden/>
          </w:rPr>
          <w:instrText xml:space="preserve"> PAGEREF _Toc223392292 \h </w:instrText>
        </w:r>
        <w:r>
          <w:rPr>
            <w:webHidden/>
          </w:rPr>
        </w:r>
        <w:r>
          <w:rPr>
            <w:webHidden/>
          </w:rPr>
          <w:fldChar w:fldCharType="separate"/>
        </w:r>
        <w:r w:rsidR="00916DFC">
          <w:rPr>
            <w:webHidden/>
          </w:rPr>
          <w:t>83</w:t>
        </w:r>
        <w:r>
          <w:rPr>
            <w:webHidden/>
          </w:rPr>
          <w:fldChar w:fldCharType="end"/>
        </w:r>
      </w:hyperlink>
    </w:p>
    <w:p w14:paraId="15D611F9" w14:textId="4C32D405" w:rsidR="0076067B" w:rsidRDefault="0076067B">
      <w:pPr>
        <w:pStyle w:val="TOC4"/>
        <w:rPr>
          <w:kern w:val="2"/>
          <w:sz w:val="24"/>
          <w:szCs w:val="24"/>
          <w:lang w:val="en-GB" w:eastAsia="en-GB"/>
          <w14:ligatures w14:val="standardContextual"/>
        </w:rPr>
      </w:pPr>
      <w:hyperlink w:anchor="_Toc223392293" w:history="1">
        <w:r w:rsidRPr="00501418">
          <w:rPr>
            <w:rStyle w:val="Hyperlink"/>
            <w:rFonts w:ascii="Times New Roman" w:hAnsi="Times New Roman" w:cs="Times New Roman"/>
          </w:rPr>
          <w:t>6.3.4.2</w:t>
        </w:r>
        <w:r>
          <w:rPr>
            <w:kern w:val="2"/>
            <w:sz w:val="24"/>
            <w:szCs w:val="24"/>
            <w:lang w:val="en-GB" w:eastAsia="en-GB"/>
            <w14:ligatures w14:val="standardContextual"/>
          </w:rPr>
          <w:tab/>
        </w:r>
        <w:r w:rsidRPr="00501418">
          <w:rPr>
            <w:rStyle w:val="Hyperlink"/>
          </w:rPr>
          <w:t>A suspect measurement</w:t>
        </w:r>
        <w:r>
          <w:rPr>
            <w:webHidden/>
          </w:rPr>
          <w:tab/>
        </w:r>
        <w:r>
          <w:rPr>
            <w:webHidden/>
          </w:rPr>
          <w:fldChar w:fldCharType="begin"/>
        </w:r>
        <w:r>
          <w:rPr>
            <w:webHidden/>
          </w:rPr>
          <w:instrText xml:space="preserve"> PAGEREF _Toc223392293 \h </w:instrText>
        </w:r>
        <w:r>
          <w:rPr>
            <w:webHidden/>
          </w:rPr>
        </w:r>
        <w:r>
          <w:rPr>
            <w:webHidden/>
          </w:rPr>
          <w:fldChar w:fldCharType="separate"/>
        </w:r>
        <w:r w:rsidR="00916DFC">
          <w:rPr>
            <w:webHidden/>
          </w:rPr>
          <w:t>84</w:t>
        </w:r>
        <w:r>
          <w:rPr>
            <w:webHidden/>
          </w:rPr>
          <w:fldChar w:fldCharType="end"/>
        </w:r>
      </w:hyperlink>
    </w:p>
    <w:p w14:paraId="507C2F95" w14:textId="79B7AD85" w:rsidR="0076067B" w:rsidRDefault="0076067B">
      <w:pPr>
        <w:pStyle w:val="TOC3"/>
        <w:rPr>
          <w:rFonts w:cstheme="minorBidi"/>
          <w:noProof/>
          <w:color w:val="auto"/>
          <w:kern w:val="2"/>
          <w:sz w:val="24"/>
          <w:szCs w:val="24"/>
          <w:lang w:val="en-GB" w:eastAsia="en-GB"/>
          <w14:ligatures w14:val="standardContextual"/>
        </w:rPr>
      </w:pPr>
      <w:hyperlink w:anchor="_Toc223392294" w:history="1">
        <w:r w:rsidRPr="00501418">
          <w:rPr>
            <w:rStyle w:val="Hyperlink"/>
            <w:noProof/>
          </w:rPr>
          <w:t>6.3.5</w:t>
        </w:r>
        <w:r>
          <w:rPr>
            <w:rFonts w:cstheme="minorBidi"/>
            <w:noProof/>
            <w:color w:val="auto"/>
            <w:kern w:val="2"/>
            <w:sz w:val="24"/>
            <w:szCs w:val="24"/>
            <w:lang w:val="en-GB" w:eastAsia="en-GB"/>
            <w14:ligatures w14:val="standardContextual"/>
          </w:rPr>
          <w:tab/>
        </w:r>
        <w:r w:rsidRPr="00501418">
          <w:rPr>
            <w:rStyle w:val="Hyperlink"/>
            <w:noProof/>
          </w:rPr>
          <w:t>Using abstract-resource-ref</w:t>
        </w:r>
        <w:r>
          <w:rPr>
            <w:noProof/>
            <w:webHidden/>
          </w:rPr>
          <w:tab/>
        </w:r>
        <w:r>
          <w:rPr>
            <w:noProof/>
            <w:webHidden/>
          </w:rPr>
          <w:fldChar w:fldCharType="begin"/>
        </w:r>
        <w:r>
          <w:rPr>
            <w:noProof/>
            <w:webHidden/>
          </w:rPr>
          <w:instrText xml:space="preserve"> PAGEREF _Toc223392294 \h </w:instrText>
        </w:r>
        <w:r>
          <w:rPr>
            <w:noProof/>
            <w:webHidden/>
          </w:rPr>
        </w:r>
        <w:r>
          <w:rPr>
            <w:noProof/>
            <w:webHidden/>
          </w:rPr>
          <w:fldChar w:fldCharType="separate"/>
        </w:r>
        <w:r w:rsidR="00916DFC">
          <w:rPr>
            <w:noProof/>
            <w:webHidden/>
          </w:rPr>
          <w:t>85</w:t>
        </w:r>
        <w:r>
          <w:rPr>
            <w:noProof/>
            <w:webHidden/>
          </w:rPr>
          <w:fldChar w:fldCharType="end"/>
        </w:r>
      </w:hyperlink>
    </w:p>
    <w:p w14:paraId="473A54D3" w14:textId="175576C2" w:rsidR="0076067B" w:rsidRDefault="0076067B">
      <w:pPr>
        <w:pStyle w:val="TOC3"/>
        <w:rPr>
          <w:rFonts w:cstheme="minorBidi"/>
          <w:noProof/>
          <w:color w:val="auto"/>
          <w:kern w:val="2"/>
          <w:sz w:val="24"/>
          <w:szCs w:val="24"/>
          <w:lang w:val="en-GB" w:eastAsia="en-GB"/>
          <w14:ligatures w14:val="standardContextual"/>
        </w:rPr>
      </w:pPr>
      <w:hyperlink w:anchor="_Toc223392295" w:history="1">
        <w:r w:rsidRPr="00501418">
          <w:rPr>
            <w:rStyle w:val="Hyperlink"/>
            <w:noProof/>
          </w:rPr>
          <w:t>6.3.6</w:t>
        </w:r>
        <w:r>
          <w:rPr>
            <w:rFonts w:cstheme="minorBidi"/>
            <w:noProof/>
            <w:color w:val="auto"/>
            <w:kern w:val="2"/>
            <w:sz w:val="24"/>
            <w:szCs w:val="24"/>
            <w:lang w:val="en-GB" w:eastAsia="en-GB"/>
            <w14:ligatures w14:val="standardContextual"/>
          </w:rPr>
          <w:tab/>
        </w:r>
        <w:r w:rsidRPr="00501418">
          <w:rPr>
            <w:rStyle w:val="Hyperlink"/>
            <w:noProof/>
          </w:rPr>
          <w:t>Use of normalized-measurement-type</w:t>
        </w:r>
        <w:r>
          <w:rPr>
            <w:noProof/>
            <w:webHidden/>
          </w:rPr>
          <w:tab/>
        </w:r>
        <w:r>
          <w:rPr>
            <w:noProof/>
            <w:webHidden/>
          </w:rPr>
          <w:fldChar w:fldCharType="begin"/>
        </w:r>
        <w:r>
          <w:rPr>
            <w:noProof/>
            <w:webHidden/>
          </w:rPr>
          <w:instrText xml:space="preserve"> PAGEREF _Toc223392295 \h </w:instrText>
        </w:r>
        <w:r>
          <w:rPr>
            <w:noProof/>
            <w:webHidden/>
          </w:rPr>
        </w:r>
        <w:r>
          <w:rPr>
            <w:noProof/>
            <w:webHidden/>
          </w:rPr>
          <w:fldChar w:fldCharType="separate"/>
        </w:r>
        <w:r w:rsidR="00916DFC">
          <w:rPr>
            <w:noProof/>
            <w:webHidden/>
          </w:rPr>
          <w:t>85</w:t>
        </w:r>
        <w:r>
          <w:rPr>
            <w:noProof/>
            <w:webHidden/>
          </w:rPr>
          <w:fldChar w:fldCharType="end"/>
        </w:r>
      </w:hyperlink>
    </w:p>
    <w:p w14:paraId="23D4F97F" w14:textId="253786BF" w:rsidR="0076067B" w:rsidRDefault="0076067B">
      <w:pPr>
        <w:pStyle w:val="TOC1"/>
        <w:tabs>
          <w:tab w:val="left" w:pos="432"/>
        </w:tabs>
        <w:rPr>
          <w:rFonts w:cstheme="minorBidi"/>
          <w:b w:val="0"/>
          <w:noProof/>
          <w:color w:val="auto"/>
          <w:kern w:val="2"/>
          <w:sz w:val="24"/>
          <w:lang w:val="en-GB" w:eastAsia="en-GB"/>
          <w14:ligatures w14:val="standardContextual"/>
        </w:rPr>
      </w:pPr>
      <w:hyperlink w:anchor="_Toc223392296" w:history="1">
        <w:r w:rsidRPr="00501418">
          <w:rPr>
            <w:rStyle w:val="Hyperlink"/>
            <w:rFonts w:eastAsia="Times New Roman"/>
            <w:noProof/>
          </w:rPr>
          <w:t>7</w:t>
        </w:r>
        <w:r>
          <w:rPr>
            <w:rFonts w:cstheme="minorBidi"/>
            <w:b w:val="0"/>
            <w:noProof/>
            <w:color w:val="auto"/>
            <w:kern w:val="2"/>
            <w:sz w:val="24"/>
            <w:lang w:val="en-GB" w:eastAsia="en-GB"/>
            <w14:ligatures w14:val="standardContextual"/>
          </w:rPr>
          <w:tab/>
        </w:r>
        <w:r w:rsidRPr="00501418">
          <w:rPr>
            <w:rStyle w:val="Hyperlink"/>
            <w:rFonts w:eastAsia="Times New Roman"/>
            <w:noProof/>
          </w:rPr>
          <w:t>Use Cases</w:t>
        </w:r>
        <w:r>
          <w:rPr>
            <w:noProof/>
            <w:webHidden/>
          </w:rPr>
          <w:tab/>
        </w:r>
        <w:r>
          <w:rPr>
            <w:noProof/>
            <w:webHidden/>
          </w:rPr>
          <w:fldChar w:fldCharType="begin"/>
        </w:r>
        <w:r>
          <w:rPr>
            <w:noProof/>
            <w:webHidden/>
          </w:rPr>
          <w:instrText xml:space="preserve"> PAGEREF _Toc223392296 \h </w:instrText>
        </w:r>
        <w:r>
          <w:rPr>
            <w:noProof/>
            <w:webHidden/>
          </w:rPr>
        </w:r>
        <w:r>
          <w:rPr>
            <w:noProof/>
            <w:webHidden/>
          </w:rPr>
          <w:fldChar w:fldCharType="separate"/>
        </w:r>
        <w:r w:rsidR="00916DFC">
          <w:rPr>
            <w:noProof/>
            <w:webHidden/>
          </w:rPr>
          <w:t>87</w:t>
        </w:r>
        <w:r>
          <w:rPr>
            <w:noProof/>
            <w:webHidden/>
          </w:rPr>
          <w:fldChar w:fldCharType="end"/>
        </w:r>
      </w:hyperlink>
    </w:p>
    <w:p w14:paraId="3C74449E" w14:textId="518E8EA6" w:rsidR="0076067B" w:rsidRDefault="0076067B">
      <w:pPr>
        <w:pStyle w:val="TOC2"/>
        <w:rPr>
          <w:rFonts w:cstheme="minorBidi"/>
          <w:noProof/>
          <w:color w:val="auto"/>
          <w:kern w:val="2"/>
          <w:sz w:val="24"/>
          <w:szCs w:val="24"/>
          <w:lang w:val="en-GB" w:eastAsia="en-GB"/>
          <w14:ligatures w14:val="standardContextual"/>
        </w:rPr>
      </w:pPr>
      <w:hyperlink w:anchor="_Toc223392297" w:history="1">
        <w:r w:rsidRPr="00501418">
          <w:rPr>
            <w:rStyle w:val="Hyperlink"/>
            <w:noProof/>
          </w:rPr>
          <w:t>7.1</w:t>
        </w:r>
        <w:r>
          <w:rPr>
            <w:rFonts w:cstheme="minorBidi"/>
            <w:noProof/>
            <w:color w:val="auto"/>
            <w:kern w:val="2"/>
            <w:sz w:val="24"/>
            <w:szCs w:val="24"/>
            <w:lang w:val="en-GB" w:eastAsia="en-GB"/>
            <w14:ligatures w14:val="standardContextual"/>
          </w:rPr>
          <w:tab/>
        </w:r>
        <w:r w:rsidRPr="00501418">
          <w:rPr>
            <w:rStyle w:val="Hyperlink"/>
            <w:noProof/>
          </w:rPr>
          <w:t>Use Case General Considerations</w:t>
        </w:r>
        <w:r>
          <w:rPr>
            <w:noProof/>
            <w:webHidden/>
          </w:rPr>
          <w:tab/>
        </w:r>
        <w:r>
          <w:rPr>
            <w:noProof/>
            <w:webHidden/>
          </w:rPr>
          <w:fldChar w:fldCharType="begin"/>
        </w:r>
        <w:r>
          <w:rPr>
            <w:noProof/>
            <w:webHidden/>
          </w:rPr>
          <w:instrText xml:space="preserve"> PAGEREF _Toc223392297 \h </w:instrText>
        </w:r>
        <w:r>
          <w:rPr>
            <w:noProof/>
            <w:webHidden/>
          </w:rPr>
        </w:r>
        <w:r>
          <w:rPr>
            <w:noProof/>
            <w:webHidden/>
          </w:rPr>
          <w:fldChar w:fldCharType="separate"/>
        </w:r>
        <w:r w:rsidR="00916DFC">
          <w:rPr>
            <w:noProof/>
            <w:webHidden/>
          </w:rPr>
          <w:t>87</w:t>
        </w:r>
        <w:r>
          <w:rPr>
            <w:noProof/>
            <w:webHidden/>
          </w:rPr>
          <w:fldChar w:fldCharType="end"/>
        </w:r>
      </w:hyperlink>
    </w:p>
    <w:p w14:paraId="5379462D" w14:textId="49A81E50" w:rsidR="0076067B" w:rsidRDefault="0076067B">
      <w:pPr>
        <w:pStyle w:val="TOC3"/>
        <w:rPr>
          <w:rFonts w:cstheme="minorBidi"/>
          <w:noProof/>
          <w:color w:val="auto"/>
          <w:kern w:val="2"/>
          <w:sz w:val="24"/>
          <w:szCs w:val="24"/>
          <w:lang w:val="en-GB" w:eastAsia="en-GB"/>
          <w14:ligatures w14:val="standardContextual"/>
        </w:rPr>
      </w:pPr>
      <w:hyperlink w:anchor="_Toc223392298" w:history="1">
        <w:r w:rsidRPr="00501418">
          <w:rPr>
            <w:rStyle w:val="Hyperlink"/>
            <w:rFonts w:eastAsia="Times New Roman"/>
            <w:noProof/>
          </w:rPr>
          <w:t>7.1.1</w:t>
        </w:r>
        <w:r>
          <w:rPr>
            <w:rFonts w:cstheme="minorBidi"/>
            <w:noProof/>
            <w:color w:val="auto"/>
            <w:kern w:val="2"/>
            <w:sz w:val="24"/>
            <w:szCs w:val="24"/>
            <w:lang w:val="en-GB" w:eastAsia="en-GB"/>
            <w14:ligatures w14:val="standardContextual"/>
          </w:rPr>
          <w:tab/>
        </w:r>
        <w:r w:rsidRPr="00501418">
          <w:rPr>
            <w:rStyle w:val="Hyperlink"/>
            <w:rFonts w:eastAsia="Times New Roman"/>
            <w:noProof/>
          </w:rPr>
          <w:t>TAPI Context</w:t>
        </w:r>
        <w:r>
          <w:rPr>
            <w:noProof/>
            <w:webHidden/>
          </w:rPr>
          <w:tab/>
        </w:r>
        <w:r>
          <w:rPr>
            <w:noProof/>
            <w:webHidden/>
          </w:rPr>
          <w:fldChar w:fldCharType="begin"/>
        </w:r>
        <w:r>
          <w:rPr>
            <w:noProof/>
            <w:webHidden/>
          </w:rPr>
          <w:instrText xml:space="preserve"> PAGEREF _Toc223392298 \h </w:instrText>
        </w:r>
        <w:r>
          <w:rPr>
            <w:noProof/>
            <w:webHidden/>
          </w:rPr>
        </w:r>
        <w:r>
          <w:rPr>
            <w:noProof/>
            <w:webHidden/>
          </w:rPr>
          <w:fldChar w:fldCharType="separate"/>
        </w:r>
        <w:r w:rsidR="00916DFC">
          <w:rPr>
            <w:noProof/>
            <w:webHidden/>
          </w:rPr>
          <w:t>87</w:t>
        </w:r>
        <w:r>
          <w:rPr>
            <w:noProof/>
            <w:webHidden/>
          </w:rPr>
          <w:fldChar w:fldCharType="end"/>
        </w:r>
      </w:hyperlink>
    </w:p>
    <w:p w14:paraId="6E8611F3" w14:textId="79B4095A" w:rsidR="0076067B" w:rsidRDefault="0076067B">
      <w:pPr>
        <w:pStyle w:val="TOC3"/>
        <w:rPr>
          <w:rFonts w:cstheme="minorBidi"/>
          <w:noProof/>
          <w:color w:val="auto"/>
          <w:kern w:val="2"/>
          <w:sz w:val="24"/>
          <w:szCs w:val="24"/>
          <w:lang w:val="en-GB" w:eastAsia="en-GB"/>
          <w14:ligatures w14:val="standardContextual"/>
        </w:rPr>
      </w:pPr>
      <w:hyperlink w:anchor="_Toc223392299" w:history="1">
        <w:r w:rsidRPr="00501418">
          <w:rPr>
            <w:rStyle w:val="Hyperlink"/>
            <w:rFonts w:eastAsia="Times New Roman"/>
            <w:noProof/>
          </w:rPr>
          <w:t>7.1.2</w:t>
        </w:r>
        <w:r>
          <w:rPr>
            <w:rFonts w:cstheme="minorBidi"/>
            <w:noProof/>
            <w:color w:val="auto"/>
            <w:kern w:val="2"/>
            <w:sz w:val="24"/>
            <w:szCs w:val="24"/>
            <w:lang w:val="en-GB" w:eastAsia="en-GB"/>
            <w14:ligatures w14:val="standardContextual"/>
          </w:rPr>
          <w:tab/>
        </w:r>
        <w:r w:rsidRPr="00501418">
          <w:rPr>
            <w:rStyle w:val="Hyperlink"/>
            <w:rFonts w:eastAsia="Times New Roman"/>
            <w:noProof/>
          </w:rPr>
          <w:t>Underlying behavior</w:t>
        </w:r>
        <w:r>
          <w:rPr>
            <w:noProof/>
            <w:webHidden/>
          </w:rPr>
          <w:tab/>
        </w:r>
        <w:r>
          <w:rPr>
            <w:noProof/>
            <w:webHidden/>
          </w:rPr>
          <w:fldChar w:fldCharType="begin"/>
        </w:r>
        <w:r>
          <w:rPr>
            <w:noProof/>
            <w:webHidden/>
          </w:rPr>
          <w:instrText xml:space="preserve"> PAGEREF _Toc223392299 \h </w:instrText>
        </w:r>
        <w:r>
          <w:rPr>
            <w:noProof/>
            <w:webHidden/>
          </w:rPr>
        </w:r>
        <w:r>
          <w:rPr>
            <w:noProof/>
            <w:webHidden/>
          </w:rPr>
          <w:fldChar w:fldCharType="separate"/>
        </w:r>
        <w:r w:rsidR="00916DFC">
          <w:rPr>
            <w:noProof/>
            <w:webHidden/>
          </w:rPr>
          <w:t>87</w:t>
        </w:r>
        <w:r>
          <w:rPr>
            <w:noProof/>
            <w:webHidden/>
          </w:rPr>
          <w:fldChar w:fldCharType="end"/>
        </w:r>
      </w:hyperlink>
    </w:p>
    <w:p w14:paraId="286B7CCF" w14:textId="114D90DB" w:rsidR="0076067B" w:rsidRDefault="0076067B">
      <w:pPr>
        <w:pStyle w:val="TOC3"/>
        <w:rPr>
          <w:rFonts w:cstheme="minorBidi"/>
          <w:noProof/>
          <w:color w:val="auto"/>
          <w:kern w:val="2"/>
          <w:sz w:val="24"/>
          <w:szCs w:val="24"/>
          <w:lang w:val="en-GB" w:eastAsia="en-GB"/>
          <w14:ligatures w14:val="standardContextual"/>
        </w:rPr>
      </w:pPr>
      <w:hyperlink w:anchor="_Toc223392300" w:history="1">
        <w:r w:rsidRPr="00501418">
          <w:rPr>
            <w:rStyle w:val="Hyperlink"/>
            <w:noProof/>
          </w:rPr>
          <w:t>7.1.3</w:t>
        </w:r>
        <w:r>
          <w:rPr>
            <w:rFonts w:cstheme="minorBidi"/>
            <w:noProof/>
            <w:color w:val="auto"/>
            <w:kern w:val="2"/>
            <w:sz w:val="24"/>
            <w:szCs w:val="24"/>
            <w:lang w:val="en-GB" w:eastAsia="en-GB"/>
            <w14:ligatures w14:val="standardContextual"/>
          </w:rPr>
          <w:tab/>
        </w:r>
        <w:r w:rsidRPr="00501418">
          <w:rPr>
            <w:rStyle w:val="Hyperlink"/>
            <w:noProof/>
          </w:rPr>
          <w:t>Model conformance</w:t>
        </w:r>
        <w:r>
          <w:rPr>
            <w:noProof/>
            <w:webHidden/>
          </w:rPr>
          <w:tab/>
        </w:r>
        <w:r>
          <w:rPr>
            <w:noProof/>
            <w:webHidden/>
          </w:rPr>
          <w:fldChar w:fldCharType="begin"/>
        </w:r>
        <w:r>
          <w:rPr>
            <w:noProof/>
            <w:webHidden/>
          </w:rPr>
          <w:instrText xml:space="preserve"> PAGEREF _Toc223392300 \h </w:instrText>
        </w:r>
        <w:r>
          <w:rPr>
            <w:noProof/>
            <w:webHidden/>
          </w:rPr>
        </w:r>
        <w:r>
          <w:rPr>
            <w:noProof/>
            <w:webHidden/>
          </w:rPr>
          <w:fldChar w:fldCharType="separate"/>
        </w:r>
        <w:r w:rsidR="00916DFC">
          <w:rPr>
            <w:noProof/>
            <w:webHidden/>
          </w:rPr>
          <w:t>87</w:t>
        </w:r>
        <w:r>
          <w:rPr>
            <w:noProof/>
            <w:webHidden/>
          </w:rPr>
          <w:fldChar w:fldCharType="end"/>
        </w:r>
      </w:hyperlink>
    </w:p>
    <w:p w14:paraId="3E9FC979" w14:textId="05D92874" w:rsidR="0076067B" w:rsidRDefault="0076067B">
      <w:pPr>
        <w:pStyle w:val="TOC3"/>
        <w:rPr>
          <w:rFonts w:cstheme="minorBidi"/>
          <w:noProof/>
          <w:color w:val="auto"/>
          <w:kern w:val="2"/>
          <w:sz w:val="24"/>
          <w:szCs w:val="24"/>
          <w:lang w:val="en-GB" w:eastAsia="en-GB"/>
          <w14:ligatures w14:val="standardContextual"/>
        </w:rPr>
      </w:pPr>
      <w:hyperlink w:anchor="_Toc223392301" w:history="1">
        <w:r w:rsidRPr="00501418">
          <w:rPr>
            <w:rStyle w:val="Hyperlink"/>
            <w:noProof/>
          </w:rPr>
          <w:t>7.1.4</w:t>
        </w:r>
        <w:r>
          <w:rPr>
            <w:rFonts w:cstheme="minorBidi"/>
            <w:noProof/>
            <w:color w:val="auto"/>
            <w:kern w:val="2"/>
            <w:sz w:val="24"/>
            <w:szCs w:val="24"/>
            <w:lang w:val="en-GB" w:eastAsia="en-GB"/>
            <w14:ligatures w14:val="standardContextual"/>
          </w:rPr>
          <w:tab/>
        </w:r>
        <w:r w:rsidRPr="00501418">
          <w:rPr>
            <w:rStyle w:val="Hyperlink"/>
            <w:noProof/>
          </w:rPr>
          <w:t>Use Case Overview</w:t>
        </w:r>
        <w:r>
          <w:rPr>
            <w:noProof/>
            <w:webHidden/>
          </w:rPr>
          <w:tab/>
        </w:r>
        <w:r>
          <w:rPr>
            <w:noProof/>
            <w:webHidden/>
          </w:rPr>
          <w:fldChar w:fldCharType="begin"/>
        </w:r>
        <w:r>
          <w:rPr>
            <w:noProof/>
            <w:webHidden/>
          </w:rPr>
          <w:instrText xml:space="preserve"> PAGEREF _Toc223392301 \h </w:instrText>
        </w:r>
        <w:r>
          <w:rPr>
            <w:noProof/>
            <w:webHidden/>
          </w:rPr>
        </w:r>
        <w:r>
          <w:rPr>
            <w:noProof/>
            <w:webHidden/>
          </w:rPr>
          <w:fldChar w:fldCharType="separate"/>
        </w:r>
        <w:r w:rsidR="00916DFC">
          <w:rPr>
            <w:noProof/>
            <w:webHidden/>
          </w:rPr>
          <w:t>89</w:t>
        </w:r>
        <w:r>
          <w:rPr>
            <w:noProof/>
            <w:webHidden/>
          </w:rPr>
          <w:fldChar w:fldCharType="end"/>
        </w:r>
      </w:hyperlink>
    </w:p>
    <w:p w14:paraId="1300EA3F" w14:textId="2EB9E241" w:rsidR="0076067B" w:rsidRDefault="0076067B">
      <w:pPr>
        <w:pStyle w:val="TOC2"/>
        <w:rPr>
          <w:rFonts w:cstheme="minorBidi"/>
          <w:noProof/>
          <w:color w:val="auto"/>
          <w:kern w:val="2"/>
          <w:sz w:val="24"/>
          <w:szCs w:val="24"/>
          <w:lang w:val="en-GB" w:eastAsia="en-GB"/>
          <w14:ligatures w14:val="standardContextual"/>
        </w:rPr>
      </w:pPr>
      <w:hyperlink w:anchor="_Toc223392302" w:history="1">
        <w:r w:rsidRPr="00501418">
          <w:rPr>
            <w:rStyle w:val="Hyperlink"/>
            <w:noProof/>
          </w:rPr>
          <w:t>7.2</w:t>
        </w:r>
        <w:r>
          <w:rPr>
            <w:rFonts w:cstheme="minorBidi"/>
            <w:noProof/>
            <w:color w:val="auto"/>
            <w:kern w:val="2"/>
            <w:sz w:val="24"/>
            <w:szCs w:val="24"/>
            <w:lang w:val="en-GB" w:eastAsia="en-GB"/>
            <w14:ligatures w14:val="standardContextual"/>
          </w:rPr>
          <w:tab/>
        </w:r>
        <w:r w:rsidRPr="00501418">
          <w:rPr>
            <w:rStyle w:val="Hyperlink"/>
            <w:noProof/>
          </w:rPr>
          <w:t>Streaming infrastructure use cases</w:t>
        </w:r>
        <w:r>
          <w:rPr>
            <w:noProof/>
            <w:webHidden/>
          </w:rPr>
          <w:tab/>
        </w:r>
        <w:r>
          <w:rPr>
            <w:noProof/>
            <w:webHidden/>
          </w:rPr>
          <w:fldChar w:fldCharType="begin"/>
        </w:r>
        <w:r>
          <w:rPr>
            <w:noProof/>
            <w:webHidden/>
          </w:rPr>
          <w:instrText xml:space="preserve"> PAGEREF _Toc223392302 \h </w:instrText>
        </w:r>
        <w:r>
          <w:rPr>
            <w:noProof/>
            <w:webHidden/>
          </w:rPr>
        </w:r>
        <w:r>
          <w:rPr>
            <w:noProof/>
            <w:webHidden/>
          </w:rPr>
          <w:fldChar w:fldCharType="separate"/>
        </w:r>
        <w:r w:rsidR="00916DFC">
          <w:rPr>
            <w:noProof/>
            <w:webHidden/>
          </w:rPr>
          <w:t>89</w:t>
        </w:r>
        <w:r>
          <w:rPr>
            <w:noProof/>
            <w:webHidden/>
          </w:rPr>
          <w:fldChar w:fldCharType="end"/>
        </w:r>
      </w:hyperlink>
    </w:p>
    <w:p w14:paraId="25272AB6" w14:textId="51AFB8AE" w:rsidR="0076067B" w:rsidRDefault="0076067B">
      <w:pPr>
        <w:pStyle w:val="TOC3"/>
        <w:rPr>
          <w:rFonts w:cstheme="minorBidi"/>
          <w:noProof/>
          <w:color w:val="auto"/>
          <w:kern w:val="2"/>
          <w:sz w:val="24"/>
          <w:szCs w:val="24"/>
          <w:lang w:val="en-GB" w:eastAsia="en-GB"/>
          <w14:ligatures w14:val="standardContextual"/>
        </w:rPr>
      </w:pPr>
      <w:hyperlink w:anchor="_Toc223392303" w:history="1">
        <w:r w:rsidRPr="00501418">
          <w:rPr>
            <w:rStyle w:val="Hyperlink"/>
            <w:noProof/>
          </w:rPr>
          <w:t>7.2.1</w:t>
        </w:r>
        <w:r>
          <w:rPr>
            <w:rFonts w:cstheme="minorBidi"/>
            <w:noProof/>
            <w:color w:val="auto"/>
            <w:kern w:val="2"/>
            <w:sz w:val="24"/>
            <w:szCs w:val="24"/>
            <w:lang w:val="en-GB" w:eastAsia="en-GB"/>
            <w14:ligatures w14:val="standardContextual"/>
          </w:rPr>
          <w:tab/>
        </w:r>
        <w:r w:rsidRPr="00501418">
          <w:rPr>
            <w:rStyle w:val="Hyperlink"/>
            <w:noProof/>
          </w:rPr>
          <w:t>Use Case ST-0.1: Get Auth Token</w:t>
        </w:r>
        <w:r>
          <w:rPr>
            <w:noProof/>
            <w:webHidden/>
          </w:rPr>
          <w:tab/>
        </w:r>
        <w:r>
          <w:rPr>
            <w:noProof/>
            <w:webHidden/>
          </w:rPr>
          <w:fldChar w:fldCharType="begin"/>
        </w:r>
        <w:r>
          <w:rPr>
            <w:noProof/>
            <w:webHidden/>
          </w:rPr>
          <w:instrText xml:space="preserve"> PAGEREF _Toc223392303 \h </w:instrText>
        </w:r>
        <w:r>
          <w:rPr>
            <w:noProof/>
            <w:webHidden/>
          </w:rPr>
        </w:r>
        <w:r>
          <w:rPr>
            <w:noProof/>
            <w:webHidden/>
          </w:rPr>
          <w:fldChar w:fldCharType="separate"/>
        </w:r>
        <w:r w:rsidR="00916DFC">
          <w:rPr>
            <w:noProof/>
            <w:webHidden/>
          </w:rPr>
          <w:t>90</w:t>
        </w:r>
        <w:r>
          <w:rPr>
            <w:noProof/>
            <w:webHidden/>
          </w:rPr>
          <w:fldChar w:fldCharType="end"/>
        </w:r>
      </w:hyperlink>
    </w:p>
    <w:p w14:paraId="6A9E47F4" w14:textId="6774FB45" w:rsidR="0076067B" w:rsidRDefault="0076067B">
      <w:pPr>
        <w:pStyle w:val="TOC3"/>
        <w:rPr>
          <w:rFonts w:cstheme="minorBidi"/>
          <w:noProof/>
          <w:color w:val="auto"/>
          <w:kern w:val="2"/>
          <w:sz w:val="24"/>
          <w:szCs w:val="24"/>
          <w:lang w:val="en-GB" w:eastAsia="en-GB"/>
          <w14:ligatures w14:val="standardContextual"/>
        </w:rPr>
      </w:pPr>
      <w:hyperlink w:anchor="_Toc223392304" w:history="1">
        <w:r w:rsidRPr="00501418">
          <w:rPr>
            <w:rStyle w:val="Hyperlink"/>
            <w:noProof/>
          </w:rPr>
          <w:t>7.2.2</w:t>
        </w:r>
        <w:r>
          <w:rPr>
            <w:rFonts w:cstheme="minorBidi"/>
            <w:noProof/>
            <w:color w:val="auto"/>
            <w:kern w:val="2"/>
            <w:sz w:val="24"/>
            <w:szCs w:val="24"/>
            <w:lang w:val="en-GB" w:eastAsia="en-GB"/>
            <w14:ligatures w14:val="standardContextual"/>
          </w:rPr>
          <w:tab/>
        </w:r>
        <w:r w:rsidRPr="00501418">
          <w:rPr>
            <w:rStyle w:val="Hyperlink"/>
            <w:noProof/>
          </w:rPr>
          <w:t>Use Case ST-0.2: Discover supported and available streams, then select available streams</w:t>
        </w:r>
        <w:r>
          <w:rPr>
            <w:noProof/>
            <w:webHidden/>
          </w:rPr>
          <w:tab/>
        </w:r>
        <w:r>
          <w:rPr>
            <w:noProof/>
            <w:webHidden/>
          </w:rPr>
          <w:fldChar w:fldCharType="begin"/>
        </w:r>
        <w:r>
          <w:rPr>
            <w:noProof/>
            <w:webHidden/>
          </w:rPr>
          <w:instrText xml:space="preserve"> PAGEREF _Toc223392304 \h </w:instrText>
        </w:r>
        <w:r>
          <w:rPr>
            <w:noProof/>
            <w:webHidden/>
          </w:rPr>
        </w:r>
        <w:r>
          <w:rPr>
            <w:noProof/>
            <w:webHidden/>
          </w:rPr>
          <w:fldChar w:fldCharType="separate"/>
        </w:r>
        <w:r w:rsidR="00916DFC">
          <w:rPr>
            <w:noProof/>
            <w:webHidden/>
          </w:rPr>
          <w:t>91</w:t>
        </w:r>
        <w:r>
          <w:rPr>
            <w:noProof/>
            <w:webHidden/>
          </w:rPr>
          <w:fldChar w:fldCharType="end"/>
        </w:r>
      </w:hyperlink>
    </w:p>
    <w:p w14:paraId="553B528D" w14:textId="428D85D0" w:rsidR="0076067B" w:rsidRDefault="0076067B">
      <w:pPr>
        <w:pStyle w:val="TOC3"/>
        <w:rPr>
          <w:rFonts w:cstheme="minorBidi"/>
          <w:noProof/>
          <w:color w:val="auto"/>
          <w:kern w:val="2"/>
          <w:sz w:val="24"/>
          <w:szCs w:val="24"/>
          <w:lang w:val="en-GB" w:eastAsia="en-GB"/>
          <w14:ligatures w14:val="standardContextual"/>
        </w:rPr>
      </w:pPr>
      <w:hyperlink w:anchor="_Toc223392305" w:history="1">
        <w:r w:rsidRPr="00501418">
          <w:rPr>
            <w:rStyle w:val="Hyperlink"/>
            <w:noProof/>
          </w:rPr>
          <w:t>7.2.3</w:t>
        </w:r>
        <w:r>
          <w:rPr>
            <w:rFonts w:cstheme="minorBidi"/>
            <w:noProof/>
            <w:color w:val="auto"/>
            <w:kern w:val="2"/>
            <w:sz w:val="24"/>
            <w:szCs w:val="24"/>
            <w:lang w:val="en-GB" w:eastAsia="en-GB"/>
            <w14:ligatures w14:val="standardContextual"/>
          </w:rPr>
          <w:tab/>
        </w:r>
        <w:r w:rsidRPr="00501418">
          <w:rPr>
            <w:rStyle w:val="Hyperlink"/>
            <w:noProof/>
          </w:rPr>
          <w:t>Use Case ST-0.3: Connect to Stream and align - new client</w:t>
        </w:r>
        <w:r>
          <w:rPr>
            <w:noProof/>
            <w:webHidden/>
          </w:rPr>
          <w:tab/>
        </w:r>
        <w:r>
          <w:rPr>
            <w:noProof/>
            <w:webHidden/>
          </w:rPr>
          <w:fldChar w:fldCharType="begin"/>
        </w:r>
        <w:r>
          <w:rPr>
            <w:noProof/>
            <w:webHidden/>
          </w:rPr>
          <w:instrText xml:space="preserve"> PAGEREF _Toc223392305 \h </w:instrText>
        </w:r>
        <w:r>
          <w:rPr>
            <w:noProof/>
            <w:webHidden/>
          </w:rPr>
        </w:r>
        <w:r>
          <w:rPr>
            <w:noProof/>
            <w:webHidden/>
          </w:rPr>
          <w:fldChar w:fldCharType="separate"/>
        </w:r>
        <w:r w:rsidR="00916DFC">
          <w:rPr>
            <w:noProof/>
            <w:webHidden/>
          </w:rPr>
          <w:t>92</w:t>
        </w:r>
        <w:r>
          <w:rPr>
            <w:noProof/>
            <w:webHidden/>
          </w:rPr>
          <w:fldChar w:fldCharType="end"/>
        </w:r>
      </w:hyperlink>
    </w:p>
    <w:p w14:paraId="5FDACF2D" w14:textId="7AAAB923" w:rsidR="0076067B" w:rsidRDefault="0076067B">
      <w:pPr>
        <w:pStyle w:val="TOC3"/>
        <w:rPr>
          <w:rFonts w:cstheme="minorBidi"/>
          <w:noProof/>
          <w:color w:val="auto"/>
          <w:kern w:val="2"/>
          <w:sz w:val="24"/>
          <w:szCs w:val="24"/>
          <w:lang w:val="en-GB" w:eastAsia="en-GB"/>
          <w14:ligatures w14:val="standardContextual"/>
        </w:rPr>
      </w:pPr>
      <w:hyperlink w:anchor="_Toc223392306" w:history="1">
        <w:r w:rsidRPr="00501418">
          <w:rPr>
            <w:rStyle w:val="Hyperlink"/>
            <w:noProof/>
          </w:rPr>
          <w:t>7.2.4</w:t>
        </w:r>
        <w:r>
          <w:rPr>
            <w:rFonts w:cstheme="minorBidi"/>
            <w:noProof/>
            <w:color w:val="auto"/>
            <w:kern w:val="2"/>
            <w:sz w:val="24"/>
            <w:szCs w:val="24"/>
            <w:lang w:val="en-GB" w:eastAsia="en-GB"/>
            <w14:ligatures w14:val="standardContextual"/>
          </w:rPr>
          <w:tab/>
        </w:r>
        <w:r w:rsidRPr="00501418">
          <w:rPr>
            <w:rStyle w:val="Hyperlink"/>
            <w:noProof/>
          </w:rPr>
          <w:t>Use Case ST-0.4: Client maintains idle connection</w:t>
        </w:r>
        <w:r>
          <w:rPr>
            <w:noProof/>
            <w:webHidden/>
          </w:rPr>
          <w:tab/>
        </w:r>
        <w:r>
          <w:rPr>
            <w:noProof/>
            <w:webHidden/>
          </w:rPr>
          <w:fldChar w:fldCharType="begin"/>
        </w:r>
        <w:r>
          <w:rPr>
            <w:noProof/>
            <w:webHidden/>
          </w:rPr>
          <w:instrText xml:space="preserve"> PAGEREF _Toc223392306 \h </w:instrText>
        </w:r>
        <w:r>
          <w:rPr>
            <w:noProof/>
            <w:webHidden/>
          </w:rPr>
        </w:r>
        <w:r>
          <w:rPr>
            <w:noProof/>
            <w:webHidden/>
          </w:rPr>
          <w:fldChar w:fldCharType="separate"/>
        </w:r>
        <w:r w:rsidR="00916DFC">
          <w:rPr>
            <w:noProof/>
            <w:webHidden/>
          </w:rPr>
          <w:t>93</w:t>
        </w:r>
        <w:r>
          <w:rPr>
            <w:noProof/>
            <w:webHidden/>
          </w:rPr>
          <w:fldChar w:fldCharType="end"/>
        </w:r>
      </w:hyperlink>
    </w:p>
    <w:p w14:paraId="684AD706" w14:textId="07E9CD05" w:rsidR="0076067B" w:rsidRDefault="0076067B">
      <w:pPr>
        <w:pStyle w:val="TOC3"/>
        <w:rPr>
          <w:rFonts w:cstheme="minorBidi"/>
          <w:noProof/>
          <w:color w:val="auto"/>
          <w:kern w:val="2"/>
          <w:sz w:val="24"/>
          <w:szCs w:val="24"/>
          <w:lang w:val="en-GB" w:eastAsia="en-GB"/>
          <w14:ligatures w14:val="standardContextual"/>
        </w:rPr>
      </w:pPr>
      <w:hyperlink w:anchor="_Toc223392307" w:history="1">
        <w:r w:rsidRPr="00501418">
          <w:rPr>
            <w:rStyle w:val="Hyperlink"/>
            <w:noProof/>
          </w:rPr>
          <w:t>7.2.5</w:t>
        </w:r>
        <w:r>
          <w:rPr>
            <w:rFonts w:cstheme="minorBidi"/>
            <w:noProof/>
            <w:color w:val="auto"/>
            <w:kern w:val="2"/>
            <w:sz w:val="24"/>
            <w:szCs w:val="24"/>
            <w:lang w:val="en-GB" w:eastAsia="en-GB"/>
            <w14:ligatures w14:val="standardContextual"/>
          </w:rPr>
          <w:tab/>
        </w:r>
        <w:r w:rsidRPr="00501418">
          <w:rPr>
            <w:rStyle w:val="Hyperlink"/>
            <w:noProof/>
          </w:rPr>
          <w:t>Use Case ST-0.5: Provider delivers event storm (or slow client) – bad day</w:t>
        </w:r>
        <w:r>
          <w:rPr>
            <w:noProof/>
            <w:webHidden/>
          </w:rPr>
          <w:tab/>
        </w:r>
        <w:r>
          <w:rPr>
            <w:noProof/>
            <w:webHidden/>
          </w:rPr>
          <w:fldChar w:fldCharType="begin"/>
        </w:r>
        <w:r>
          <w:rPr>
            <w:noProof/>
            <w:webHidden/>
          </w:rPr>
          <w:instrText xml:space="preserve"> PAGEREF _Toc223392307 \h </w:instrText>
        </w:r>
        <w:r>
          <w:rPr>
            <w:noProof/>
            <w:webHidden/>
          </w:rPr>
        </w:r>
        <w:r>
          <w:rPr>
            <w:noProof/>
            <w:webHidden/>
          </w:rPr>
          <w:fldChar w:fldCharType="separate"/>
        </w:r>
        <w:r w:rsidR="00916DFC">
          <w:rPr>
            <w:noProof/>
            <w:webHidden/>
          </w:rPr>
          <w:t>94</w:t>
        </w:r>
        <w:r>
          <w:rPr>
            <w:noProof/>
            <w:webHidden/>
          </w:rPr>
          <w:fldChar w:fldCharType="end"/>
        </w:r>
      </w:hyperlink>
    </w:p>
    <w:p w14:paraId="1A27EDAE" w14:textId="319F1CF1" w:rsidR="0076067B" w:rsidRDefault="0076067B">
      <w:pPr>
        <w:pStyle w:val="TOC3"/>
        <w:rPr>
          <w:rFonts w:cstheme="minorBidi"/>
          <w:noProof/>
          <w:color w:val="auto"/>
          <w:kern w:val="2"/>
          <w:sz w:val="24"/>
          <w:szCs w:val="24"/>
          <w:lang w:val="en-GB" w:eastAsia="en-GB"/>
          <w14:ligatures w14:val="standardContextual"/>
        </w:rPr>
      </w:pPr>
      <w:hyperlink w:anchor="_Toc223392308" w:history="1">
        <w:r w:rsidRPr="00501418">
          <w:rPr>
            <w:rStyle w:val="Hyperlink"/>
            <w:noProof/>
          </w:rPr>
          <w:t>7.2.6</w:t>
        </w:r>
        <w:r>
          <w:rPr>
            <w:rFonts w:cstheme="minorBidi"/>
            <w:noProof/>
            <w:color w:val="auto"/>
            <w:kern w:val="2"/>
            <w:sz w:val="24"/>
            <w:szCs w:val="24"/>
            <w:lang w:val="en-GB" w:eastAsia="en-GB"/>
            <w14:ligatures w14:val="standardContextual"/>
          </w:rPr>
          <w:tab/>
        </w:r>
        <w:r w:rsidRPr="00501418">
          <w:rPr>
            <w:rStyle w:val="Hyperlink"/>
            <w:noProof/>
          </w:rPr>
          <w:t>Use Case ST-0.6: Provider delivers extreme event storm (or very slow client) – very bad day</w:t>
        </w:r>
        <w:r>
          <w:rPr>
            <w:noProof/>
            <w:webHidden/>
          </w:rPr>
          <w:tab/>
        </w:r>
        <w:r>
          <w:rPr>
            <w:noProof/>
            <w:webHidden/>
          </w:rPr>
          <w:fldChar w:fldCharType="begin"/>
        </w:r>
        <w:r>
          <w:rPr>
            <w:noProof/>
            <w:webHidden/>
          </w:rPr>
          <w:instrText xml:space="preserve"> PAGEREF _Toc223392308 \h </w:instrText>
        </w:r>
        <w:r>
          <w:rPr>
            <w:noProof/>
            <w:webHidden/>
          </w:rPr>
        </w:r>
        <w:r>
          <w:rPr>
            <w:noProof/>
            <w:webHidden/>
          </w:rPr>
          <w:fldChar w:fldCharType="separate"/>
        </w:r>
        <w:r w:rsidR="00916DFC">
          <w:rPr>
            <w:noProof/>
            <w:webHidden/>
          </w:rPr>
          <w:t>95</w:t>
        </w:r>
        <w:r>
          <w:rPr>
            <w:noProof/>
            <w:webHidden/>
          </w:rPr>
          <w:fldChar w:fldCharType="end"/>
        </w:r>
      </w:hyperlink>
    </w:p>
    <w:p w14:paraId="08D5E04A" w14:textId="110A81DF" w:rsidR="0076067B" w:rsidRDefault="0076067B">
      <w:pPr>
        <w:pStyle w:val="TOC3"/>
        <w:rPr>
          <w:rFonts w:cstheme="minorBidi"/>
          <w:noProof/>
          <w:color w:val="auto"/>
          <w:kern w:val="2"/>
          <w:sz w:val="24"/>
          <w:szCs w:val="24"/>
          <w:lang w:val="en-GB" w:eastAsia="en-GB"/>
          <w14:ligatures w14:val="standardContextual"/>
        </w:rPr>
      </w:pPr>
      <w:hyperlink w:anchor="_Toc223392309" w:history="1">
        <w:r w:rsidRPr="00501418">
          <w:rPr>
            <w:rStyle w:val="Hyperlink"/>
            <w:noProof/>
          </w:rPr>
          <w:t>7.2.7</w:t>
        </w:r>
        <w:r>
          <w:rPr>
            <w:rFonts w:cstheme="minorBidi"/>
            <w:noProof/>
            <w:color w:val="auto"/>
            <w:kern w:val="2"/>
            <w:sz w:val="24"/>
            <w:szCs w:val="24"/>
            <w:lang w:val="en-GB" w:eastAsia="en-GB"/>
            <w14:ligatures w14:val="standardContextual"/>
          </w:rPr>
          <w:tab/>
        </w:r>
        <w:r w:rsidRPr="00501418">
          <w:rPr>
            <w:rStyle w:val="Hyperlink"/>
            <w:noProof/>
          </w:rPr>
          <w:t>Use Case ST-0.7: Short loss of communications</w:t>
        </w:r>
        <w:r>
          <w:rPr>
            <w:noProof/>
            <w:webHidden/>
          </w:rPr>
          <w:tab/>
        </w:r>
        <w:r>
          <w:rPr>
            <w:noProof/>
            <w:webHidden/>
          </w:rPr>
          <w:fldChar w:fldCharType="begin"/>
        </w:r>
        <w:r>
          <w:rPr>
            <w:noProof/>
            <w:webHidden/>
          </w:rPr>
          <w:instrText xml:space="preserve"> PAGEREF _Toc223392309 \h </w:instrText>
        </w:r>
        <w:r>
          <w:rPr>
            <w:noProof/>
            <w:webHidden/>
          </w:rPr>
        </w:r>
        <w:r>
          <w:rPr>
            <w:noProof/>
            <w:webHidden/>
          </w:rPr>
          <w:fldChar w:fldCharType="separate"/>
        </w:r>
        <w:r w:rsidR="00916DFC">
          <w:rPr>
            <w:noProof/>
            <w:webHidden/>
          </w:rPr>
          <w:t>96</w:t>
        </w:r>
        <w:r>
          <w:rPr>
            <w:noProof/>
            <w:webHidden/>
          </w:rPr>
          <w:fldChar w:fldCharType="end"/>
        </w:r>
      </w:hyperlink>
    </w:p>
    <w:p w14:paraId="100A3394" w14:textId="35D65050" w:rsidR="0076067B" w:rsidRDefault="0076067B">
      <w:pPr>
        <w:pStyle w:val="TOC3"/>
        <w:rPr>
          <w:rFonts w:cstheme="minorBidi"/>
          <w:noProof/>
          <w:color w:val="auto"/>
          <w:kern w:val="2"/>
          <w:sz w:val="24"/>
          <w:szCs w:val="24"/>
          <w:lang w:val="en-GB" w:eastAsia="en-GB"/>
          <w14:ligatures w14:val="standardContextual"/>
        </w:rPr>
      </w:pPr>
      <w:hyperlink w:anchor="_Toc223392310" w:history="1">
        <w:r w:rsidRPr="00501418">
          <w:rPr>
            <w:rStyle w:val="Hyperlink"/>
            <w:noProof/>
          </w:rPr>
          <w:t>7.2.8</w:t>
        </w:r>
        <w:r>
          <w:rPr>
            <w:rFonts w:cstheme="minorBidi"/>
            <w:noProof/>
            <w:color w:val="auto"/>
            <w:kern w:val="2"/>
            <w:sz w:val="24"/>
            <w:szCs w:val="24"/>
            <w:lang w:val="en-GB" w:eastAsia="en-GB"/>
            <w14:ligatures w14:val="standardContextual"/>
          </w:rPr>
          <w:tab/>
        </w:r>
        <w:r w:rsidRPr="00501418">
          <w:rPr>
            <w:rStyle w:val="Hyperlink"/>
            <w:noProof/>
          </w:rPr>
          <w:t>Use Case ST-0.8: Long loss of communications requiring realignment</w:t>
        </w:r>
        <w:r>
          <w:rPr>
            <w:noProof/>
            <w:webHidden/>
          </w:rPr>
          <w:tab/>
        </w:r>
        <w:r>
          <w:rPr>
            <w:noProof/>
            <w:webHidden/>
          </w:rPr>
          <w:fldChar w:fldCharType="begin"/>
        </w:r>
        <w:r>
          <w:rPr>
            <w:noProof/>
            <w:webHidden/>
          </w:rPr>
          <w:instrText xml:space="preserve"> PAGEREF _Toc223392310 \h </w:instrText>
        </w:r>
        <w:r>
          <w:rPr>
            <w:noProof/>
            <w:webHidden/>
          </w:rPr>
        </w:r>
        <w:r>
          <w:rPr>
            <w:noProof/>
            <w:webHidden/>
          </w:rPr>
          <w:fldChar w:fldCharType="separate"/>
        </w:r>
        <w:r w:rsidR="00916DFC">
          <w:rPr>
            <w:noProof/>
            <w:webHidden/>
          </w:rPr>
          <w:t>97</w:t>
        </w:r>
        <w:r>
          <w:rPr>
            <w:noProof/>
            <w:webHidden/>
          </w:rPr>
          <w:fldChar w:fldCharType="end"/>
        </w:r>
      </w:hyperlink>
    </w:p>
    <w:p w14:paraId="72696D2F" w14:textId="52874F7E" w:rsidR="0076067B" w:rsidRDefault="0076067B">
      <w:pPr>
        <w:pStyle w:val="TOC3"/>
        <w:rPr>
          <w:rFonts w:cstheme="minorBidi"/>
          <w:noProof/>
          <w:color w:val="auto"/>
          <w:kern w:val="2"/>
          <w:sz w:val="24"/>
          <w:szCs w:val="24"/>
          <w:lang w:val="en-GB" w:eastAsia="en-GB"/>
          <w14:ligatures w14:val="standardContextual"/>
        </w:rPr>
      </w:pPr>
      <w:hyperlink w:anchor="_Toc223392311" w:history="1">
        <w:r w:rsidRPr="00501418">
          <w:rPr>
            <w:rStyle w:val="Hyperlink"/>
            <w:noProof/>
          </w:rPr>
          <w:t>7.2.9</w:t>
        </w:r>
        <w:r>
          <w:rPr>
            <w:rFonts w:cstheme="minorBidi"/>
            <w:noProof/>
            <w:color w:val="auto"/>
            <w:kern w:val="2"/>
            <w:sz w:val="24"/>
            <w:szCs w:val="24"/>
            <w:lang w:val="en-GB" w:eastAsia="en-GB"/>
            <w14:ligatures w14:val="standardContextual"/>
          </w:rPr>
          <w:tab/>
        </w:r>
        <w:r w:rsidRPr="00501418">
          <w:rPr>
            <w:rStyle w:val="Hyperlink"/>
            <w:noProof/>
          </w:rPr>
          <w:t>Use Case ST-0.9: Client requires realignment</w:t>
        </w:r>
        <w:r>
          <w:rPr>
            <w:noProof/>
            <w:webHidden/>
          </w:rPr>
          <w:tab/>
        </w:r>
        <w:r>
          <w:rPr>
            <w:noProof/>
            <w:webHidden/>
          </w:rPr>
          <w:fldChar w:fldCharType="begin"/>
        </w:r>
        <w:r>
          <w:rPr>
            <w:noProof/>
            <w:webHidden/>
          </w:rPr>
          <w:instrText xml:space="preserve"> PAGEREF _Toc223392311 \h </w:instrText>
        </w:r>
        <w:r>
          <w:rPr>
            <w:noProof/>
            <w:webHidden/>
          </w:rPr>
        </w:r>
        <w:r>
          <w:rPr>
            <w:noProof/>
            <w:webHidden/>
          </w:rPr>
          <w:fldChar w:fldCharType="separate"/>
        </w:r>
        <w:r w:rsidR="00916DFC">
          <w:rPr>
            <w:noProof/>
            <w:webHidden/>
          </w:rPr>
          <w:t>98</w:t>
        </w:r>
        <w:r>
          <w:rPr>
            <w:noProof/>
            <w:webHidden/>
          </w:rPr>
          <w:fldChar w:fldCharType="end"/>
        </w:r>
      </w:hyperlink>
    </w:p>
    <w:p w14:paraId="518E9BA9" w14:textId="4F9B3C15" w:rsidR="0076067B" w:rsidRDefault="0076067B">
      <w:pPr>
        <w:pStyle w:val="TOC2"/>
        <w:rPr>
          <w:rFonts w:cstheme="minorBidi"/>
          <w:noProof/>
          <w:color w:val="auto"/>
          <w:kern w:val="2"/>
          <w:sz w:val="24"/>
          <w:szCs w:val="24"/>
          <w:lang w:val="en-GB" w:eastAsia="en-GB"/>
          <w14:ligatures w14:val="standardContextual"/>
        </w:rPr>
      </w:pPr>
      <w:hyperlink w:anchor="_Toc223392312" w:history="1">
        <w:r w:rsidRPr="00501418">
          <w:rPr>
            <w:rStyle w:val="Hyperlink"/>
            <w:noProof/>
          </w:rPr>
          <w:t>7.3</w:t>
        </w:r>
        <w:r>
          <w:rPr>
            <w:rFonts w:cstheme="minorBidi"/>
            <w:noProof/>
            <w:color w:val="auto"/>
            <w:kern w:val="2"/>
            <w:sz w:val="24"/>
            <w:szCs w:val="24"/>
            <w:lang w:val="en-GB" w:eastAsia="en-GB"/>
            <w14:ligatures w14:val="standardContextual"/>
          </w:rPr>
          <w:tab/>
        </w:r>
        <w:r w:rsidRPr="00501418">
          <w:rPr>
            <w:rStyle w:val="Hyperlink"/>
            <w:noProof/>
          </w:rPr>
          <w:t>Building and operating a stream on a provider</w:t>
        </w:r>
        <w:r>
          <w:rPr>
            <w:noProof/>
            <w:webHidden/>
          </w:rPr>
          <w:tab/>
        </w:r>
        <w:r>
          <w:rPr>
            <w:noProof/>
            <w:webHidden/>
          </w:rPr>
          <w:fldChar w:fldCharType="begin"/>
        </w:r>
        <w:r>
          <w:rPr>
            <w:noProof/>
            <w:webHidden/>
          </w:rPr>
          <w:instrText xml:space="preserve"> PAGEREF _Toc223392312 \h </w:instrText>
        </w:r>
        <w:r>
          <w:rPr>
            <w:noProof/>
            <w:webHidden/>
          </w:rPr>
        </w:r>
        <w:r>
          <w:rPr>
            <w:noProof/>
            <w:webHidden/>
          </w:rPr>
          <w:fldChar w:fldCharType="separate"/>
        </w:r>
        <w:r w:rsidR="00916DFC">
          <w:rPr>
            <w:noProof/>
            <w:webHidden/>
          </w:rPr>
          <w:t>98</w:t>
        </w:r>
        <w:r>
          <w:rPr>
            <w:noProof/>
            <w:webHidden/>
          </w:rPr>
          <w:fldChar w:fldCharType="end"/>
        </w:r>
      </w:hyperlink>
    </w:p>
    <w:p w14:paraId="66F67856" w14:textId="32F329DE" w:rsidR="0076067B" w:rsidRDefault="0076067B">
      <w:pPr>
        <w:pStyle w:val="TOC3"/>
        <w:rPr>
          <w:rFonts w:cstheme="minorBidi"/>
          <w:noProof/>
          <w:color w:val="auto"/>
          <w:kern w:val="2"/>
          <w:sz w:val="24"/>
          <w:szCs w:val="24"/>
          <w:lang w:val="en-GB" w:eastAsia="en-GB"/>
          <w14:ligatures w14:val="standardContextual"/>
        </w:rPr>
      </w:pPr>
      <w:hyperlink w:anchor="_Toc223392313" w:history="1">
        <w:r w:rsidRPr="00501418">
          <w:rPr>
            <w:rStyle w:val="Hyperlink"/>
            <w:noProof/>
          </w:rPr>
          <w:t>7.3.1</w:t>
        </w:r>
        <w:r>
          <w:rPr>
            <w:rFonts w:cstheme="minorBidi"/>
            <w:noProof/>
            <w:color w:val="auto"/>
            <w:kern w:val="2"/>
            <w:sz w:val="24"/>
            <w:szCs w:val="24"/>
            <w:lang w:val="en-GB" w:eastAsia="en-GB"/>
            <w14:ligatures w14:val="standardContextual"/>
          </w:rPr>
          <w:tab/>
        </w:r>
        <w:r w:rsidRPr="00501418">
          <w:rPr>
            <w:rStyle w:val="Hyperlink"/>
            <w:noProof/>
          </w:rPr>
          <w:t>Use Case ST-1.1: Provider initializes and operates a stream</w:t>
        </w:r>
        <w:r>
          <w:rPr>
            <w:noProof/>
            <w:webHidden/>
          </w:rPr>
          <w:tab/>
        </w:r>
        <w:r>
          <w:rPr>
            <w:noProof/>
            <w:webHidden/>
          </w:rPr>
          <w:fldChar w:fldCharType="begin"/>
        </w:r>
        <w:r>
          <w:rPr>
            <w:noProof/>
            <w:webHidden/>
          </w:rPr>
          <w:instrText xml:space="preserve"> PAGEREF _Toc223392313 \h </w:instrText>
        </w:r>
        <w:r>
          <w:rPr>
            <w:noProof/>
            <w:webHidden/>
          </w:rPr>
        </w:r>
        <w:r>
          <w:rPr>
            <w:noProof/>
            <w:webHidden/>
          </w:rPr>
          <w:fldChar w:fldCharType="separate"/>
        </w:r>
        <w:r w:rsidR="00916DFC">
          <w:rPr>
            <w:noProof/>
            <w:webHidden/>
          </w:rPr>
          <w:t>98</w:t>
        </w:r>
        <w:r>
          <w:rPr>
            <w:noProof/>
            <w:webHidden/>
          </w:rPr>
          <w:fldChar w:fldCharType="end"/>
        </w:r>
      </w:hyperlink>
    </w:p>
    <w:p w14:paraId="18736232" w14:textId="6D264AE1" w:rsidR="0076067B" w:rsidRDefault="0076067B">
      <w:pPr>
        <w:pStyle w:val="TOC3"/>
        <w:rPr>
          <w:rFonts w:cstheme="minorBidi"/>
          <w:noProof/>
          <w:color w:val="auto"/>
          <w:kern w:val="2"/>
          <w:sz w:val="24"/>
          <w:szCs w:val="24"/>
          <w:lang w:val="en-GB" w:eastAsia="en-GB"/>
          <w14:ligatures w14:val="standardContextual"/>
        </w:rPr>
      </w:pPr>
      <w:hyperlink w:anchor="_Toc223392314" w:history="1">
        <w:r w:rsidRPr="00501418">
          <w:rPr>
            <w:rStyle w:val="Hyperlink"/>
            <w:noProof/>
          </w:rPr>
          <w:t>7.3.2</w:t>
        </w:r>
        <w:r>
          <w:rPr>
            <w:rFonts w:cstheme="minorBidi"/>
            <w:noProof/>
            <w:color w:val="auto"/>
            <w:kern w:val="2"/>
            <w:sz w:val="24"/>
            <w:szCs w:val="24"/>
            <w:lang w:val="en-GB" w:eastAsia="en-GB"/>
            <w14:ligatures w14:val="standardContextual"/>
          </w:rPr>
          <w:tab/>
        </w:r>
        <w:r w:rsidRPr="00501418">
          <w:rPr>
            <w:rStyle w:val="Hyperlink"/>
            <w:noProof/>
          </w:rPr>
          <w:t>Use Case ST-1.2: Provider recovers a stream after internal loss</w:t>
        </w:r>
        <w:r>
          <w:rPr>
            <w:noProof/>
            <w:webHidden/>
          </w:rPr>
          <w:tab/>
        </w:r>
        <w:r>
          <w:rPr>
            <w:noProof/>
            <w:webHidden/>
          </w:rPr>
          <w:fldChar w:fldCharType="begin"/>
        </w:r>
        <w:r>
          <w:rPr>
            <w:noProof/>
            <w:webHidden/>
          </w:rPr>
          <w:instrText xml:space="preserve"> PAGEREF _Toc223392314 \h </w:instrText>
        </w:r>
        <w:r>
          <w:rPr>
            <w:noProof/>
            <w:webHidden/>
          </w:rPr>
        </w:r>
        <w:r>
          <w:rPr>
            <w:noProof/>
            <w:webHidden/>
          </w:rPr>
          <w:fldChar w:fldCharType="separate"/>
        </w:r>
        <w:r w:rsidR="00916DFC">
          <w:rPr>
            <w:noProof/>
            <w:webHidden/>
          </w:rPr>
          <w:t>100</w:t>
        </w:r>
        <w:r>
          <w:rPr>
            <w:noProof/>
            <w:webHidden/>
          </w:rPr>
          <w:fldChar w:fldCharType="end"/>
        </w:r>
      </w:hyperlink>
    </w:p>
    <w:p w14:paraId="1D8AE1AC" w14:textId="1381F84A" w:rsidR="0076067B" w:rsidRDefault="0076067B">
      <w:pPr>
        <w:pStyle w:val="TOC3"/>
        <w:rPr>
          <w:rFonts w:cstheme="minorBidi"/>
          <w:noProof/>
          <w:color w:val="auto"/>
          <w:kern w:val="2"/>
          <w:sz w:val="24"/>
          <w:szCs w:val="24"/>
          <w:lang w:val="en-GB" w:eastAsia="en-GB"/>
          <w14:ligatures w14:val="standardContextual"/>
        </w:rPr>
      </w:pPr>
      <w:hyperlink w:anchor="_Toc223392315" w:history="1">
        <w:r w:rsidRPr="00501418">
          <w:rPr>
            <w:rStyle w:val="Hyperlink"/>
            <w:noProof/>
          </w:rPr>
          <w:t>7.3.3</w:t>
        </w:r>
        <w:r>
          <w:rPr>
            <w:rFonts w:cstheme="minorBidi"/>
            <w:noProof/>
            <w:color w:val="auto"/>
            <w:kern w:val="2"/>
            <w:sz w:val="24"/>
            <w:szCs w:val="24"/>
            <w:lang w:val="en-GB" w:eastAsia="en-GB"/>
            <w14:ligatures w14:val="standardContextual"/>
          </w:rPr>
          <w:tab/>
        </w:r>
        <w:r w:rsidRPr="00501418">
          <w:rPr>
            <w:rStyle w:val="Hyperlink"/>
            <w:noProof/>
          </w:rPr>
          <w:t>Use Case ST-1.3: Provider recovers a stream after an upgrade</w:t>
        </w:r>
        <w:r>
          <w:rPr>
            <w:noProof/>
            <w:webHidden/>
          </w:rPr>
          <w:tab/>
        </w:r>
        <w:r>
          <w:rPr>
            <w:noProof/>
            <w:webHidden/>
          </w:rPr>
          <w:fldChar w:fldCharType="begin"/>
        </w:r>
        <w:r>
          <w:rPr>
            <w:noProof/>
            <w:webHidden/>
          </w:rPr>
          <w:instrText xml:space="preserve"> PAGEREF _Toc223392315 \h </w:instrText>
        </w:r>
        <w:r>
          <w:rPr>
            <w:noProof/>
            <w:webHidden/>
          </w:rPr>
        </w:r>
        <w:r>
          <w:rPr>
            <w:noProof/>
            <w:webHidden/>
          </w:rPr>
          <w:fldChar w:fldCharType="separate"/>
        </w:r>
        <w:r w:rsidR="00916DFC">
          <w:rPr>
            <w:noProof/>
            <w:webHidden/>
          </w:rPr>
          <w:t>101</w:t>
        </w:r>
        <w:r>
          <w:rPr>
            <w:noProof/>
            <w:webHidden/>
          </w:rPr>
          <w:fldChar w:fldCharType="end"/>
        </w:r>
      </w:hyperlink>
    </w:p>
    <w:p w14:paraId="74003E3A" w14:textId="49E9DD8E" w:rsidR="0076067B" w:rsidRDefault="0076067B">
      <w:pPr>
        <w:pStyle w:val="TOC2"/>
        <w:rPr>
          <w:rFonts w:cstheme="minorBidi"/>
          <w:noProof/>
          <w:color w:val="auto"/>
          <w:kern w:val="2"/>
          <w:sz w:val="24"/>
          <w:szCs w:val="24"/>
          <w:lang w:val="en-GB" w:eastAsia="en-GB"/>
          <w14:ligatures w14:val="standardContextual"/>
        </w:rPr>
      </w:pPr>
      <w:hyperlink w:anchor="_Toc223392316" w:history="1">
        <w:r w:rsidRPr="00501418">
          <w:rPr>
            <w:rStyle w:val="Hyperlink"/>
            <w:noProof/>
          </w:rPr>
          <w:t>7.4</w:t>
        </w:r>
        <w:r>
          <w:rPr>
            <w:rFonts w:cstheme="minorBidi"/>
            <w:noProof/>
            <w:color w:val="auto"/>
            <w:kern w:val="2"/>
            <w:sz w:val="24"/>
            <w:szCs w:val="24"/>
            <w:lang w:val="en-GB" w:eastAsia="en-GB"/>
            <w14:ligatures w14:val="standardContextual"/>
          </w:rPr>
          <w:tab/>
        </w:r>
        <w:r w:rsidRPr="00501418">
          <w:rPr>
            <w:rStyle w:val="Hyperlink"/>
            <w:noProof/>
          </w:rPr>
          <w:t>Client maintains alignment – Example strategies and approaches</w:t>
        </w:r>
        <w:r>
          <w:rPr>
            <w:noProof/>
            <w:webHidden/>
          </w:rPr>
          <w:tab/>
        </w:r>
        <w:r>
          <w:rPr>
            <w:noProof/>
            <w:webHidden/>
          </w:rPr>
          <w:fldChar w:fldCharType="begin"/>
        </w:r>
        <w:r>
          <w:rPr>
            <w:noProof/>
            <w:webHidden/>
          </w:rPr>
          <w:instrText xml:space="preserve"> PAGEREF _Toc223392316 \h </w:instrText>
        </w:r>
        <w:r>
          <w:rPr>
            <w:noProof/>
            <w:webHidden/>
          </w:rPr>
        </w:r>
        <w:r>
          <w:rPr>
            <w:noProof/>
            <w:webHidden/>
          </w:rPr>
          <w:fldChar w:fldCharType="separate"/>
        </w:r>
        <w:r w:rsidR="00916DFC">
          <w:rPr>
            <w:noProof/>
            <w:webHidden/>
          </w:rPr>
          <w:t>102</w:t>
        </w:r>
        <w:r>
          <w:rPr>
            <w:noProof/>
            <w:webHidden/>
          </w:rPr>
          <w:fldChar w:fldCharType="end"/>
        </w:r>
      </w:hyperlink>
    </w:p>
    <w:p w14:paraId="4860207F" w14:textId="1DB48C4E" w:rsidR="0076067B" w:rsidRDefault="0076067B">
      <w:pPr>
        <w:pStyle w:val="TOC3"/>
        <w:rPr>
          <w:rFonts w:cstheme="minorBidi"/>
          <w:noProof/>
          <w:color w:val="auto"/>
          <w:kern w:val="2"/>
          <w:sz w:val="24"/>
          <w:szCs w:val="24"/>
          <w:lang w:val="en-GB" w:eastAsia="en-GB"/>
          <w14:ligatures w14:val="standardContextual"/>
        </w:rPr>
      </w:pPr>
      <w:hyperlink w:anchor="_Toc223392317" w:history="1">
        <w:r w:rsidRPr="00501418">
          <w:rPr>
            <w:rStyle w:val="Hyperlink"/>
            <w:noProof/>
          </w:rPr>
          <w:t>7.4.1</w:t>
        </w:r>
        <w:r>
          <w:rPr>
            <w:rFonts w:cstheme="minorBidi"/>
            <w:noProof/>
            <w:color w:val="auto"/>
            <w:kern w:val="2"/>
            <w:sz w:val="24"/>
            <w:szCs w:val="24"/>
            <w:lang w:val="en-GB" w:eastAsia="en-GB"/>
            <w14:ligatures w14:val="standardContextual"/>
          </w:rPr>
          <w:tab/>
        </w:r>
        <w:r w:rsidRPr="00501418">
          <w:rPr>
            <w:rStyle w:val="Hyperlink"/>
            <w:noProof/>
          </w:rPr>
          <w:t>Use Case ST-2.1: Client aligns with a stream</w:t>
        </w:r>
        <w:r>
          <w:rPr>
            <w:noProof/>
            <w:webHidden/>
          </w:rPr>
          <w:tab/>
        </w:r>
        <w:r>
          <w:rPr>
            <w:noProof/>
            <w:webHidden/>
          </w:rPr>
          <w:fldChar w:fldCharType="begin"/>
        </w:r>
        <w:r>
          <w:rPr>
            <w:noProof/>
            <w:webHidden/>
          </w:rPr>
          <w:instrText xml:space="preserve"> PAGEREF _Toc223392317 \h </w:instrText>
        </w:r>
        <w:r>
          <w:rPr>
            <w:noProof/>
            <w:webHidden/>
          </w:rPr>
        </w:r>
        <w:r>
          <w:rPr>
            <w:noProof/>
            <w:webHidden/>
          </w:rPr>
          <w:fldChar w:fldCharType="separate"/>
        </w:r>
        <w:r w:rsidR="00916DFC">
          <w:rPr>
            <w:noProof/>
            <w:webHidden/>
          </w:rPr>
          <w:t>102</w:t>
        </w:r>
        <w:r>
          <w:rPr>
            <w:noProof/>
            <w:webHidden/>
          </w:rPr>
          <w:fldChar w:fldCharType="end"/>
        </w:r>
      </w:hyperlink>
    </w:p>
    <w:p w14:paraId="2ACB717E" w14:textId="236AA527" w:rsidR="0076067B" w:rsidRDefault="0076067B">
      <w:pPr>
        <w:pStyle w:val="TOC3"/>
        <w:rPr>
          <w:rFonts w:cstheme="minorBidi"/>
          <w:noProof/>
          <w:color w:val="auto"/>
          <w:kern w:val="2"/>
          <w:sz w:val="24"/>
          <w:szCs w:val="24"/>
          <w:lang w:val="en-GB" w:eastAsia="en-GB"/>
          <w14:ligatures w14:val="standardContextual"/>
        </w:rPr>
      </w:pPr>
      <w:hyperlink w:anchor="_Toc223392318" w:history="1">
        <w:r w:rsidRPr="00501418">
          <w:rPr>
            <w:rStyle w:val="Hyperlink"/>
            <w:noProof/>
          </w:rPr>
          <w:t>7.4.2</w:t>
        </w:r>
        <w:r>
          <w:rPr>
            <w:rFonts w:cstheme="minorBidi"/>
            <w:noProof/>
            <w:color w:val="auto"/>
            <w:kern w:val="2"/>
            <w:sz w:val="24"/>
            <w:szCs w:val="24"/>
            <w:lang w:val="en-GB" w:eastAsia="en-GB"/>
            <w14:ligatures w14:val="standardContextual"/>
          </w:rPr>
          <w:tab/>
        </w:r>
        <w:r w:rsidRPr="00501418">
          <w:rPr>
            <w:rStyle w:val="Hyperlink"/>
            <w:noProof/>
          </w:rPr>
          <w:t>Use Case ST-2.2: Client realigns</w:t>
        </w:r>
        <w:r>
          <w:rPr>
            <w:noProof/>
            <w:webHidden/>
          </w:rPr>
          <w:tab/>
        </w:r>
        <w:r>
          <w:rPr>
            <w:noProof/>
            <w:webHidden/>
          </w:rPr>
          <w:fldChar w:fldCharType="begin"/>
        </w:r>
        <w:r>
          <w:rPr>
            <w:noProof/>
            <w:webHidden/>
          </w:rPr>
          <w:instrText xml:space="preserve"> PAGEREF _Toc223392318 \h </w:instrText>
        </w:r>
        <w:r>
          <w:rPr>
            <w:noProof/>
            <w:webHidden/>
          </w:rPr>
        </w:r>
        <w:r>
          <w:rPr>
            <w:noProof/>
            <w:webHidden/>
          </w:rPr>
          <w:fldChar w:fldCharType="separate"/>
        </w:r>
        <w:r w:rsidR="00916DFC">
          <w:rPr>
            <w:noProof/>
            <w:webHidden/>
          </w:rPr>
          <w:t>104</w:t>
        </w:r>
        <w:r>
          <w:rPr>
            <w:noProof/>
            <w:webHidden/>
          </w:rPr>
          <w:fldChar w:fldCharType="end"/>
        </w:r>
      </w:hyperlink>
    </w:p>
    <w:p w14:paraId="59CDC1F1" w14:textId="577812F5" w:rsidR="0076067B" w:rsidRDefault="0076067B">
      <w:pPr>
        <w:pStyle w:val="TOC3"/>
        <w:rPr>
          <w:rFonts w:cstheme="minorBidi"/>
          <w:noProof/>
          <w:color w:val="auto"/>
          <w:kern w:val="2"/>
          <w:sz w:val="24"/>
          <w:szCs w:val="24"/>
          <w:lang w:val="en-GB" w:eastAsia="en-GB"/>
          <w14:ligatures w14:val="standardContextual"/>
        </w:rPr>
      </w:pPr>
      <w:hyperlink w:anchor="_Toc223392319" w:history="1">
        <w:r w:rsidRPr="00501418">
          <w:rPr>
            <w:rStyle w:val="Hyperlink"/>
            <w:noProof/>
          </w:rPr>
          <w:t>7.4.3</w:t>
        </w:r>
        <w:r>
          <w:rPr>
            <w:rFonts w:cstheme="minorBidi"/>
            <w:noProof/>
            <w:color w:val="auto"/>
            <w:kern w:val="2"/>
            <w:sz w:val="24"/>
            <w:szCs w:val="24"/>
            <w:lang w:val="en-GB" w:eastAsia="en-GB"/>
            <w14:ligatures w14:val="standardContextual"/>
          </w:rPr>
          <w:tab/>
        </w:r>
        <w:r w:rsidRPr="00501418">
          <w:rPr>
            <w:rStyle w:val="Hyperlink"/>
            <w:noProof/>
          </w:rPr>
          <w:t>Use Case ST-2.3: Client performs a stream audit</w:t>
        </w:r>
        <w:r>
          <w:rPr>
            <w:noProof/>
            <w:webHidden/>
          </w:rPr>
          <w:tab/>
        </w:r>
        <w:r>
          <w:rPr>
            <w:noProof/>
            <w:webHidden/>
          </w:rPr>
          <w:fldChar w:fldCharType="begin"/>
        </w:r>
        <w:r>
          <w:rPr>
            <w:noProof/>
            <w:webHidden/>
          </w:rPr>
          <w:instrText xml:space="preserve"> PAGEREF _Toc223392319 \h </w:instrText>
        </w:r>
        <w:r>
          <w:rPr>
            <w:noProof/>
            <w:webHidden/>
          </w:rPr>
        </w:r>
        <w:r>
          <w:rPr>
            <w:noProof/>
            <w:webHidden/>
          </w:rPr>
          <w:fldChar w:fldCharType="separate"/>
        </w:r>
        <w:r w:rsidR="00916DFC">
          <w:rPr>
            <w:noProof/>
            <w:webHidden/>
          </w:rPr>
          <w:t>107</w:t>
        </w:r>
        <w:r>
          <w:rPr>
            <w:noProof/>
            <w:webHidden/>
          </w:rPr>
          <w:fldChar w:fldCharType="end"/>
        </w:r>
      </w:hyperlink>
    </w:p>
    <w:p w14:paraId="45962C38" w14:textId="18D0DA20" w:rsidR="0076067B" w:rsidRDefault="0076067B">
      <w:pPr>
        <w:pStyle w:val="TOC2"/>
        <w:rPr>
          <w:rFonts w:cstheme="minorBidi"/>
          <w:noProof/>
          <w:color w:val="auto"/>
          <w:kern w:val="2"/>
          <w:sz w:val="24"/>
          <w:szCs w:val="24"/>
          <w:lang w:val="en-GB" w:eastAsia="en-GB"/>
          <w14:ligatures w14:val="standardContextual"/>
        </w:rPr>
      </w:pPr>
      <w:hyperlink w:anchor="_Toc223392320" w:history="1">
        <w:r w:rsidRPr="00501418">
          <w:rPr>
            <w:rStyle w:val="Hyperlink"/>
            <w:noProof/>
          </w:rPr>
          <w:t>7.5</w:t>
        </w:r>
        <w:r>
          <w:rPr>
            <w:rFonts w:cstheme="minorBidi"/>
            <w:noProof/>
            <w:color w:val="auto"/>
            <w:kern w:val="2"/>
            <w:sz w:val="24"/>
            <w:szCs w:val="24"/>
            <w:lang w:val="en-GB" w:eastAsia="en-GB"/>
            <w14:ligatures w14:val="standardContextual"/>
          </w:rPr>
          <w:tab/>
        </w:r>
        <w:r w:rsidRPr="00501418">
          <w:rPr>
            <w:rStyle w:val="Hyperlink"/>
            <w:noProof/>
          </w:rPr>
          <w:t>Gaining and maintaining Alignment with individual network resources</w:t>
        </w:r>
        <w:r>
          <w:rPr>
            <w:noProof/>
            <w:webHidden/>
          </w:rPr>
          <w:tab/>
        </w:r>
        <w:r>
          <w:rPr>
            <w:noProof/>
            <w:webHidden/>
          </w:rPr>
          <w:fldChar w:fldCharType="begin"/>
        </w:r>
        <w:r>
          <w:rPr>
            <w:noProof/>
            <w:webHidden/>
          </w:rPr>
          <w:instrText xml:space="preserve"> PAGEREF _Toc223392320 \h </w:instrText>
        </w:r>
        <w:r>
          <w:rPr>
            <w:noProof/>
            <w:webHidden/>
          </w:rPr>
        </w:r>
        <w:r>
          <w:rPr>
            <w:noProof/>
            <w:webHidden/>
          </w:rPr>
          <w:fldChar w:fldCharType="separate"/>
        </w:r>
        <w:r w:rsidR="00916DFC">
          <w:rPr>
            <w:noProof/>
            <w:webHidden/>
          </w:rPr>
          <w:t>108</w:t>
        </w:r>
        <w:r>
          <w:rPr>
            <w:noProof/>
            <w:webHidden/>
          </w:rPr>
          <w:fldChar w:fldCharType="end"/>
        </w:r>
      </w:hyperlink>
    </w:p>
    <w:p w14:paraId="2D2B28E0" w14:textId="5E15EE64" w:rsidR="0076067B" w:rsidRDefault="0076067B">
      <w:pPr>
        <w:pStyle w:val="TOC3"/>
        <w:rPr>
          <w:rFonts w:cstheme="minorBidi"/>
          <w:noProof/>
          <w:color w:val="auto"/>
          <w:kern w:val="2"/>
          <w:sz w:val="24"/>
          <w:szCs w:val="24"/>
          <w:lang w:val="en-GB" w:eastAsia="en-GB"/>
          <w14:ligatures w14:val="standardContextual"/>
        </w:rPr>
      </w:pPr>
      <w:hyperlink w:anchor="_Toc223392321" w:history="1">
        <w:r w:rsidRPr="00501418">
          <w:rPr>
            <w:rStyle w:val="Hyperlink"/>
            <w:noProof/>
          </w:rPr>
          <w:t>7.5.1</w:t>
        </w:r>
        <w:r>
          <w:rPr>
            <w:rFonts w:cstheme="minorBidi"/>
            <w:noProof/>
            <w:color w:val="auto"/>
            <w:kern w:val="2"/>
            <w:sz w:val="24"/>
            <w:szCs w:val="24"/>
            <w:lang w:val="en-GB" w:eastAsia="en-GB"/>
            <w14:ligatures w14:val="standardContextual"/>
          </w:rPr>
          <w:tab/>
        </w:r>
        <w:r w:rsidRPr="00501418">
          <w:rPr>
            <w:rStyle w:val="Hyperlink"/>
            <w:noProof/>
          </w:rPr>
          <w:t>Use Case ST-3.1: Client maintains alignment with all instances of a class (e.g., Node) in a context</w:t>
        </w:r>
        <w:r>
          <w:rPr>
            <w:noProof/>
            <w:webHidden/>
          </w:rPr>
          <w:tab/>
        </w:r>
        <w:r>
          <w:rPr>
            <w:noProof/>
            <w:webHidden/>
          </w:rPr>
          <w:fldChar w:fldCharType="begin"/>
        </w:r>
        <w:r>
          <w:rPr>
            <w:noProof/>
            <w:webHidden/>
          </w:rPr>
          <w:instrText xml:space="preserve"> PAGEREF _Toc223392321 \h </w:instrText>
        </w:r>
        <w:r>
          <w:rPr>
            <w:noProof/>
            <w:webHidden/>
          </w:rPr>
        </w:r>
        <w:r>
          <w:rPr>
            <w:noProof/>
            <w:webHidden/>
          </w:rPr>
          <w:fldChar w:fldCharType="separate"/>
        </w:r>
        <w:r w:rsidR="00916DFC">
          <w:rPr>
            <w:noProof/>
            <w:webHidden/>
          </w:rPr>
          <w:t>108</w:t>
        </w:r>
        <w:r>
          <w:rPr>
            <w:noProof/>
            <w:webHidden/>
          </w:rPr>
          <w:fldChar w:fldCharType="end"/>
        </w:r>
      </w:hyperlink>
    </w:p>
    <w:p w14:paraId="6BCBEC9E" w14:textId="378BA32C" w:rsidR="0076067B" w:rsidRDefault="0076067B">
      <w:pPr>
        <w:pStyle w:val="TOC3"/>
        <w:rPr>
          <w:rFonts w:cstheme="minorBidi"/>
          <w:noProof/>
          <w:color w:val="auto"/>
          <w:kern w:val="2"/>
          <w:sz w:val="24"/>
          <w:szCs w:val="24"/>
          <w:lang w:val="en-GB" w:eastAsia="en-GB"/>
          <w14:ligatures w14:val="standardContextual"/>
        </w:rPr>
      </w:pPr>
      <w:hyperlink w:anchor="_Toc223392322" w:history="1">
        <w:r w:rsidRPr="00501418">
          <w:rPr>
            <w:rStyle w:val="Hyperlink"/>
            <w:noProof/>
          </w:rPr>
          <w:t>7.5.2</w:t>
        </w:r>
        <w:r>
          <w:rPr>
            <w:rFonts w:cstheme="minorBidi"/>
            <w:noProof/>
            <w:color w:val="auto"/>
            <w:kern w:val="2"/>
            <w:sz w:val="24"/>
            <w:szCs w:val="24"/>
            <w:lang w:val="en-GB" w:eastAsia="en-GB"/>
            <w14:ligatures w14:val="standardContextual"/>
          </w:rPr>
          <w:tab/>
        </w:r>
        <w:r w:rsidRPr="00501418">
          <w:rPr>
            <w:rStyle w:val="Hyperlink"/>
            <w:noProof/>
          </w:rPr>
          <w:t>Use Case ST-3.2: Client maintains alignment with all alarms in the context</w:t>
        </w:r>
        <w:r>
          <w:rPr>
            <w:noProof/>
            <w:webHidden/>
          </w:rPr>
          <w:tab/>
        </w:r>
        <w:r>
          <w:rPr>
            <w:noProof/>
            <w:webHidden/>
          </w:rPr>
          <w:fldChar w:fldCharType="begin"/>
        </w:r>
        <w:r>
          <w:rPr>
            <w:noProof/>
            <w:webHidden/>
          </w:rPr>
          <w:instrText xml:space="preserve"> PAGEREF _Toc223392322 \h </w:instrText>
        </w:r>
        <w:r>
          <w:rPr>
            <w:noProof/>
            <w:webHidden/>
          </w:rPr>
        </w:r>
        <w:r>
          <w:rPr>
            <w:noProof/>
            <w:webHidden/>
          </w:rPr>
          <w:fldChar w:fldCharType="separate"/>
        </w:r>
        <w:r w:rsidR="00916DFC">
          <w:rPr>
            <w:noProof/>
            <w:webHidden/>
          </w:rPr>
          <w:t>109</w:t>
        </w:r>
        <w:r>
          <w:rPr>
            <w:noProof/>
            <w:webHidden/>
          </w:rPr>
          <w:fldChar w:fldCharType="end"/>
        </w:r>
      </w:hyperlink>
    </w:p>
    <w:p w14:paraId="09416209" w14:textId="2632EA5C" w:rsidR="0076067B" w:rsidRDefault="0076067B">
      <w:pPr>
        <w:pStyle w:val="TOC2"/>
        <w:rPr>
          <w:rFonts w:cstheme="minorBidi"/>
          <w:noProof/>
          <w:color w:val="auto"/>
          <w:kern w:val="2"/>
          <w:sz w:val="24"/>
          <w:szCs w:val="24"/>
          <w:lang w:val="en-GB" w:eastAsia="en-GB"/>
          <w14:ligatures w14:val="standardContextual"/>
        </w:rPr>
      </w:pPr>
      <w:hyperlink w:anchor="_Toc223392323" w:history="1">
        <w:r w:rsidRPr="00501418">
          <w:rPr>
            <w:rStyle w:val="Hyperlink"/>
            <w:noProof/>
          </w:rPr>
          <w:t>7.6</w:t>
        </w:r>
        <w:r>
          <w:rPr>
            <w:rFonts w:cstheme="minorBidi"/>
            <w:noProof/>
            <w:color w:val="auto"/>
            <w:kern w:val="2"/>
            <w:sz w:val="24"/>
            <w:szCs w:val="24"/>
            <w:lang w:val="en-GB" w:eastAsia="en-GB"/>
            <w14:ligatures w14:val="standardContextual"/>
          </w:rPr>
          <w:tab/>
        </w:r>
        <w:r w:rsidRPr="00501418">
          <w:rPr>
            <w:rStyle w:val="Hyperlink"/>
            <w:noProof/>
          </w:rPr>
          <w:t>Dealing with the whole context of resources</w:t>
        </w:r>
        <w:r>
          <w:rPr>
            <w:noProof/>
            <w:webHidden/>
          </w:rPr>
          <w:tab/>
        </w:r>
        <w:r>
          <w:rPr>
            <w:noProof/>
            <w:webHidden/>
          </w:rPr>
          <w:fldChar w:fldCharType="begin"/>
        </w:r>
        <w:r>
          <w:rPr>
            <w:noProof/>
            <w:webHidden/>
          </w:rPr>
          <w:instrText xml:space="preserve"> PAGEREF _Toc223392323 \h </w:instrText>
        </w:r>
        <w:r>
          <w:rPr>
            <w:noProof/>
            <w:webHidden/>
          </w:rPr>
        </w:r>
        <w:r>
          <w:rPr>
            <w:noProof/>
            <w:webHidden/>
          </w:rPr>
          <w:fldChar w:fldCharType="separate"/>
        </w:r>
        <w:r w:rsidR="00916DFC">
          <w:rPr>
            <w:noProof/>
            <w:webHidden/>
          </w:rPr>
          <w:t>110</w:t>
        </w:r>
        <w:r>
          <w:rPr>
            <w:noProof/>
            <w:webHidden/>
          </w:rPr>
          <w:fldChar w:fldCharType="end"/>
        </w:r>
      </w:hyperlink>
    </w:p>
    <w:p w14:paraId="2C5AB7D5" w14:textId="0F2B4CA0" w:rsidR="0076067B" w:rsidRDefault="0076067B">
      <w:pPr>
        <w:pStyle w:val="TOC3"/>
        <w:rPr>
          <w:rFonts w:cstheme="minorBidi"/>
          <w:noProof/>
          <w:color w:val="auto"/>
          <w:kern w:val="2"/>
          <w:sz w:val="24"/>
          <w:szCs w:val="24"/>
          <w:lang w:val="en-GB" w:eastAsia="en-GB"/>
          <w14:ligatures w14:val="standardContextual"/>
        </w:rPr>
      </w:pPr>
      <w:hyperlink w:anchor="_Toc223392324" w:history="1">
        <w:r w:rsidRPr="00501418">
          <w:rPr>
            <w:rStyle w:val="Hyperlink"/>
            <w:noProof/>
          </w:rPr>
          <w:t>7.6.1</w:t>
        </w:r>
        <w:r>
          <w:rPr>
            <w:rFonts w:cstheme="minorBidi"/>
            <w:noProof/>
            <w:color w:val="auto"/>
            <w:kern w:val="2"/>
            <w:sz w:val="24"/>
            <w:szCs w:val="24"/>
            <w:lang w:val="en-GB" w:eastAsia="en-GB"/>
            <w14:ligatures w14:val="standardContextual"/>
          </w:rPr>
          <w:tab/>
        </w:r>
        <w:r w:rsidRPr="00501418">
          <w:rPr>
            <w:rStyle w:val="Hyperlink"/>
            <w:noProof/>
          </w:rPr>
          <w:t>Use Case ST-4.1: Client maintains alignment with all resources in the context</w:t>
        </w:r>
        <w:r>
          <w:rPr>
            <w:noProof/>
            <w:webHidden/>
          </w:rPr>
          <w:tab/>
        </w:r>
        <w:r>
          <w:rPr>
            <w:noProof/>
            <w:webHidden/>
          </w:rPr>
          <w:fldChar w:fldCharType="begin"/>
        </w:r>
        <w:r>
          <w:rPr>
            <w:noProof/>
            <w:webHidden/>
          </w:rPr>
          <w:instrText xml:space="preserve"> PAGEREF _Toc223392324 \h </w:instrText>
        </w:r>
        <w:r>
          <w:rPr>
            <w:noProof/>
            <w:webHidden/>
          </w:rPr>
        </w:r>
        <w:r>
          <w:rPr>
            <w:noProof/>
            <w:webHidden/>
          </w:rPr>
          <w:fldChar w:fldCharType="separate"/>
        </w:r>
        <w:r w:rsidR="00916DFC">
          <w:rPr>
            <w:noProof/>
            <w:webHidden/>
          </w:rPr>
          <w:t>110</w:t>
        </w:r>
        <w:r>
          <w:rPr>
            <w:noProof/>
            <w:webHidden/>
          </w:rPr>
          <w:fldChar w:fldCharType="end"/>
        </w:r>
      </w:hyperlink>
    </w:p>
    <w:p w14:paraId="2F4B2193" w14:textId="00056AAE" w:rsidR="0076067B" w:rsidRDefault="0076067B">
      <w:pPr>
        <w:pStyle w:val="TOC3"/>
        <w:rPr>
          <w:rFonts w:cstheme="minorBidi"/>
          <w:noProof/>
          <w:color w:val="auto"/>
          <w:kern w:val="2"/>
          <w:sz w:val="24"/>
          <w:szCs w:val="24"/>
          <w:lang w:val="en-GB" w:eastAsia="en-GB"/>
          <w14:ligatures w14:val="standardContextual"/>
        </w:rPr>
      </w:pPr>
      <w:hyperlink w:anchor="_Toc223392325" w:history="1">
        <w:r w:rsidRPr="00501418">
          <w:rPr>
            <w:rStyle w:val="Hyperlink"/>
            <w:noProof/>
          </w:rPr>
          <w:t>7.6.2</w:t>
        </w:r>
        <w:r>
          <w:rPr>
            <w:rFonts w:cstheme="minorBidi"/>
            <w:noProof/>
            <w:color w:val="auto"/>
            <w:kern w:val="2"/>
            <w:sz w:val="24"/>
            <w:szCs w:val="24"/>
            <w:lang w:val="en-GB" w:eastAsia="en-GB"/>
            <w14:ligatures w14:val="standardContextual"/>
          </w:rPr>
          <w:tab/>
        </w:r>
        <w:r w:rsidRPr="00501418">
          <w:rPr>
            <w:rStyle w:val="Hyperlink"/>
            <w:noProof/>
          </w:rPr>
          <w:t>Use Case ST-4.2: In a resilient solution the Controller the client is connected to becomes unavailable</w:t>
        </w:r>
        <w:r>
          <w:rPr>
            <w:noProof/>
            <w:webHidden/>
          </w:rPr>
          <w:tab/>
        </w:r>
        <w:r>
          <w:rPr>
            <w:noProof/>
            <w:webHidden/>
          </w:rPr>
          <w:fldChar w:fldCharType="begin"/>
        </w:r>
        <w:r>
          <w:rPr>
            <w:noProof/>
            <w:webHidden/>
          </w:rPr>
          <w:instrText xml:space="preserve"> PAGEREF _Toc223392325 \h </w:instrText>
        </w:r>
        <w:r>
          <w:rPr>
            <w:noProof/>
            <w:webHidden/>
          </w:rPr>
        </w:r>
        <w:r>
          <w:rPr>
            <w:noProof/>
            <w:webHidden/>
          </w:rPr>
          <w:fldChar w:fldCharType="separate"/>
        </w:r>
        <w:r w:rsidR="00916DFC">
          <w:rPr>
            <w:noProof/>
            <w:webHidden/>
          </w:rPr>
          <w:t>110</w:t>
        </w:r>
        <w:r>
          <w:rPr>
            <w:noProof/>
            <w:webHidden/>
          </w:rPr>
          <w:fldChar w:fldCharType="end"/>
        </w:r>
      </w:hyperlink>
    </w:p>
    <w:p w14:paraId="7053CAE8" w14:textId="50015DB1" w:rsidR="0076067B" w:rsidRDefault="0076067B">
      <w:pPr>
        <w:pStyle w:val="TOC2"/>
        <w:rPr>
          <w:rFonts w:cstheme="minorBidi"/>
          <w:noProof/>
          <w:color w:val="auto"/>
          <w:kern w:val="2"/>
          <w:sz w:val="24"/>
          <w:szCs w:val="24"/>
          <w:lang w:val="en-GB" w:eastAsia="en-GB"/>
          <w14:ligatures w14:val="standardContextual"/>
        </w:rPr>
      </w:pPr>
      <w:hyperlink w:anchor="_Toc223392326" w:history="1">
        <w:r w:rsidRPr="00501418">
          <w:rPr>
            <w:rStyle w:val="Hyperlink"/>
            <w:noProof/>
          </w:rPr>
          <w:t>7.7</w:t>
        </w:r>
        <w:r>
          <w:rPr>
            <w:rFonts w:cstheme="minorBidi"/>
            <w:noProof/>
            <w:color w:val="auto"/>
            <w:kern w:val="2"/>
            <w:sz w:val="24"/>
            <w:szCs w:val="24"/>
            <w:lang w:val="en-GB" w:eastAsia="en-GB"/>
            <w14:ligatures w14:val="standardContextual"/>
          </w:rPr>
          <w:tab/>
        </w:r>
        <w:r w:rsidRPr="00501418">
          <w:rPr>
            <w:rStyle w:val="Hyperlink"/>
            <w:noProof/>
          </w:rPr>
          <w:t>Connectivity Service Lifecycle</w:t>
        </w:r>
        <w:r>
          <w:rPr>
            <w:noProof/>
            <w:webHidden/>
          </w:rPr>
          <w:tab/>
        </w:r>
        <w:r>
          <w:rPr>
            <w:noProof/>
            <w:webHidden/>
          </w:rPr>
          <w:fldChar w:fldCharType="begin"/>
        </w:r>
        <w:r>
          <w:rPr>
            <w:noProof/>
            <w:webHidden/>
          </w:rPr>
          <w:instrText xml:space="preserve"> PAGEREF _Toc223392326 \h </w:instrText>
        </w:r>
        <w:r>
          <w:rPr>
            <w:noProof/>
            <w:webHidden/>
          </w:rPr>
        </w:r>
        <w:r>
          <w:rPr>
            <w:noProof/>
            <w:webHidden/>
          </w:rPr>
          <w:fldChar w:fldCharType="separate"/>
        </w:r>
        <w:r w:rsidR="00916DFC">
          <w:rPr>
            <w:noProof/>
            <w:webHidden/>
          </w:rPr>
          <w:t>111</w:t>
        </w:r>
        <w:r>
          <w:rPr>
            <w:noProof/>
            <w:webHidden/>
          </w:rPr>
          <w:fldChar w:fldCharType="end"/>
        </w:r>
      </w:hyperlink>
    </w:p>
    <w:p w14:paraId="599C238F" w14:textId="0832868B" w:rsidR="0076067B" w:rsidRDefault="0076067B">
      <w:pPr>
        <w:pStyle w:val="TOC3"/>
        <w:rPr>
          <w:rFonts w:cstheme="minorBidi"/>
          <w:noProof/>
          <w:color w:val="auto"/>
          <w:kern w:val="2"/>
          <w:sz w:val="24"/>
          <w:szCs w:val="24"/>
          <w:lang w:val="en-GB" w:eastAsia="en-GB"/>
          <w14:ligatures w14:val="standardContextual"/>
        </w:rPr>
      </w:pPr>
      <w:hyperlink w:anchor="_Toc223392327" w:history="1">
        <w:r w:rsidRPr="00501418">
          <w:rPr>
            <w:rStyle w:val="Hyperlink"/>
            <w:noProof/>
          </w:rPr>
          <w:t>7.7.1</w:t>
        </w:r>
        <w:r>
          <w:rPr>
            <w:rFonts w:cstheme="minorBidi"/>
            <w:noProof/>
            <w:color w:val="auto"/>
            <w:kern w:val="2"/>
            <w:sz w:val="24"/>
            <w:szCs w:val="24"/>
            <w:lang w:val="en-GB" w:eastAsia="en-GB"/>
            <w14:ligatures w14:val="standardContextual"/>
          </w:rPr>
          <w:tab/>
        </w:r>
        <w:r w:rsidRPr="00501418">
          <w:rPr>
            <w:rStyle w:val="Hyperlink"/>
            <w:noProof/>
          </w:rPr>
          <w:t>Use Case ST-5.1: Provide streams network changes to the client</w:t>
        </w:r>
        <w:r>
          <w:rPr>
            <w:noProof/>
            <w:webHidden/>
          </w:rPr>
          <w:tab/>
        </w:r>
        <w:r>
          <w:rPr>
            <w:noProof/>
            <w:webHidden/>
          </w:rPr>
          <w:fldChar w:fldCharType="begin"/>
        </w:r>
        <w:r>
          <w:rPr>
            <w:noProof/>
            <w:webHidden/>
          </w:rPr>
          <w:instrText xml:space="preserve"> PAGEREF _Toc223392327 \h </w:instrText>
        </w:r>
        <w:r>
          <w:rPr>
            <w:noProof/>
            <w:webHidden/>
          </w:rPr>
        </w:r>
        <w:r>
          <w:rPr>
            <w:noProof/>
            <w:webHidden/>
          </w:rPr>
          <w:fldChar w:fldCharType="separate"/>
        </w:r>
        <w:r w:rsidR="00916DFC">
          <w:rPr>
            <w:noProof/>
            <w:webHidden/>
          </w:rPr>
          <w:t>111</w:t>
        </w:r>
        <w:r>
          <w:rPr>
            <w:noProof/>
            <w:webHidden/>
          </w:rPr>
          <w:fldChar w:fldCharType="end"/>
        </w:r>
      </w:hyperlink>
    </w:p>
    <w:p w14:paraId="560D19C3" w14:textId="29258A8F" w:rsidR="0076067B" w:rsidRDefault="0076067B">
      <w:pPr>
        <w:pStyle w:val="TOC3"/>
        <w:rPr>
          <w:rFonts w:cstheme="minorBidi"/>
          <w:noProof/>
          <w:color w:val="auto"/>
          <w:kern w:val="2"/>
          <w:sz w:val="24"/>
          <w:szCs w:val="24"/>
          <w:lang w:val="en-GB" w:eastAsia="en-GB"/>
          <w14:ligatures w14:val="standardContextual"/>
        </w:rPr>
      </w:pPr>
      <w:hyperlink w:anchor="_Toc223392328" w:history="1">
        <w:r w:rsidRPr="00501418">
          <w:rPr>
            <w:rStyle w:val="Hyperlink"/>
            <w:noProof/>
          </w:rPr>
          <w:t>7.7.2</w:t>
        </w:r>
        <w:r>
          <w:rPr>
            <w:rFonts w:cstheme="minorBidi"/>
            <w:noProof/>
            <w:color w:val="auto"/>
            <w:kern w:val="2"/>
            <w:sz w:val="24"/>
            <w:szCs w:val="24"/>
            <w:lang w:val="en-GB" w:eastAsia="en-GB"/>
            <w14:ligatures w14:val="standardContextual"/>
          </w:rPr>
          <w:tab/>
        </w:r>
        <w:r w:rsidRPr="00501418">
          <w:rPr>
            <w:rStyle w:val="Hyperlink"/>
            <w:noProof/>
          </w:rPr>
          <w:t>Use Case ST-5.2: Client runs a provisioning use case ([LF TR-547] UC1x etc.)</w:t>
        </w:r>
        <w:r>
          <w:rPr>
            <w:noProof/>
            <w:webHidden/>
          </w:rPr>
          <w:tab/>
        </w:r>
        <w:r>
          <w:rPr>
            <w:noProof/>
            <w:webHidden/>
          </w:rPr>
          <w:fldChar w:fldCharType="begin"/>
        </w:r>
        <w:r>
          <w:rPr>
            <w:noProof/>
            <w:webHidden/>
          </w:rPr>
          <w:instrText xml:space="preserve"> PAGEREF _Toc223392328 \h </w:instrText>
        </w:r>
        <w:r>
          <w:rPr>
            <w:noProof/>
            <w:webHidden/>
          </w:rPr>
        </w:r>
        <w:r>
          <w:rPr>
            <w:noProof/>
            <w:webHidden/>
          </w:rPr>
          <w:fldChar w:fldCharType="separate"/>
        </w:r>
        <w:r w:rsidR="00916DFC">
          <w:rPr>
            <w:noProof/>
            <w:webHidden/>
          </w:rPr>
          <w:t>111</w:t>
        </w:r>
        <w:r>
          <w:rPr>
            <w:noProof/>
            <w:webHidden/>
          </w:rPr>
          <w:fldChar w:fldCharType="end"/>
        </w:r>
      </w:hyperlink>
    </w:p>
    <w:p w14:paraId="4FA22E7F" w14:textId="061757FE" w:rsidR="0076067B" w:rsidRDefault="0076067B">
      <w:pPr>
        <w:pStyle w:val="TOC3"/>
        <w:rPr>
          <w:rFonts w:cstheme="minorBidi"/>
          <w:noProof/>
          <w:color w:val="auto"/>
          <w:kern w:val="2"/>
          <w:sz w:val="24"/>
          <w:szCs w:val="24"/>
          <w:lang w:val="en-GB" w:eastAsia="en-GB"/>
          <w14:ligatures w14:val="standardContextual"/>
        </w:rPr>
      </w:pPr>
      <w:hyperlink w:anchor="_Toc223392329" w:history="1">
        <w:r w:rsidRPr="00501418">
          <w:rPr>
            <w:rStyle w:val="Hyperlink"/>
            <w:noProof/>
          </w:rPr>
          <w:t>7.7.3</w:t>
        </w:r>
        <w:r>
          <w:rPr>
            <w:rFonts w:cstheme="minorBidi"/>
            <w:noProof/>
            <w:color w:val="auto"/>
            <w:kern w:val="2"/>
            <w:sz w:val="24"/>
            <w:szCs w:val="24"/>
            <w:lang w:val="en-GB" w:eastAsia="en-GB"/>
            <w14:ligatures w14:val="standardContextual"/>
          </w:rPr>
          <w:tab/>
        </w:r>
        <w:r w:rsidRPr="00501418">
          <w:rPr>
            <w:rStyle w:val="Hyperlink"/>
            <w:noProof/>
          </w:rPr>
          <w:t>Use Case ST-5.3: Client runs the service deletion use case ([LF TR-547] UC10)</w:t>
        </w:r>
        <w:r>
          <w:rPr>
            <w:noProof/>
            <w:webHidden/>
          </w:rPr>
          <w:tab/>
        </w:r>
        <w:r>
          <w:rPr>
            <w:noProof/>
            <w:webHidden/>
          </w:rPr>
          <w:fldChar w:fldCharType="begin"/>
        </w:r>
        <w:r>
          <w:rPr>
            <w:noProof/>
            <w:webHidden/>
          </w:rPr>
          <w:instrText xml:space="preserve"> PAGEREF _Toc223392329 \h </w:instrText>
        </w:r>
        <w:r>
          <w:rPr>
            <w:noProof/>
            <w:webHidden/>
          </w:rPr>
        </w:r>
        <w:r>
          <w:rPr>
            <w:noProof/>
            <w:webHidden/>
          </w:rPr>
          <w:fldChar w:fldCharType="separate"/>
        </w:r>
        <w:r w:rsidR="00916DFC">
          <w:rPr>
            <w:noProof/>
            <w:webHidden/>
          </w:rPr>
          <w:t>111</w:t>
        </w:r>
        <w:r>
          <w:rPr>
            <w:noProof/>
            <w:webHidden/>
          </w:rPr>
          <w:fldChar w:fldCharType="end"/>
        </w:r>
      </w:hyperlink>
    </w:p>
    <w:p w14:paraId="1BDEA41E" w14:textId="733470BF" w:rsidR="0076067B" w:rsidRDefault="0076067B">
      <w:pPr>
        <w:pStyle w:val="TOC2"/>
        <w:rPr>
          <w:rFonts w:cstheme="minorBidi"/>
          <w:noProof/>
          <w:color w:val="auto"/>
          <w:kern w:val="2"/>
          <w:sz w:val="24"/>
          <w:szCs w:val="24"/>
          <w:lang w:val="en-GB" w:eastAsia="en-GB"/>
          <w14:ligatures w14:val="standardContextual"/>
        </w:rPr>
      </w:pPr>
      <w:hyperlink w:anchor="_Toc223392330" w:history="1">
        <w:r w:rsidRPr="00501418">
          <w:rPr>
            <w:rStyle w:val="Hyperlink"/>
            <w:noProof/>
          </w:rPr>
          <w:t>7.8</w:t>
        </w:r>
        <w:r>
          <w:rPr>
            <w:rFonts w:cstheme="minorBidi"/>
            <w:noProof/>
            <w:color w:val="auto"/>
            <w:kern w:val="2"/>
            <w:sz w:val="24"/>
            <w:szCs w:val="24"/>
            <w:lang w:val="en-GB" w:eastAsia="en-GB"/>
            <w14:ligatures w14:val="standardContextual"/>
          </w:rPr>
          <w:tab/>
        </w:r>
        <w:r w:rsidRPr="00501418">
          <w:rPr>
            <w:rStyle w:val="Hyperlink"/>
            <w:noProof/>
          </w:rPr>
          <w:t>Measurement data streaming</w:t>
        </w:r>
        <w:r>
          <w:rPr>
            <w:noProof/>
            <w:webHidden/>
          </w:rPr>
          <w:tab/>
        </w:r>
        <w:r>
          <w:rPr>
            <w:noProof/>
            <w:webHidden/>
          </w:rPr>
          <w:fldChar w:fldCharType="begin"/>
        </w:r>
        <w:r>
          <w:rPr>
            <w:noProof/>
            <w:webHidden/>
          </w:rPr>
          <w:instrText xml:space="preserve"> PAGEREF _Toc223392330 \h </w:instrText>
        </w:r>
        <w:r>
          <w:rPr>
            <w:noProof/>
            <w:webHidden/>
          </w:rPr>
        </w:r>
        <w:r>
          <w:rPr>
            <w:noProof/>
            <w:webHidden/>
          </w:rPr>
          <w:fldChar w:fldCharType="separate"/>
        </w:r>
        <w:r w:rsidR="00916DFC">
          <w:rPr>
            <w:noProof/>
            <w:webHidden/>
          </w:rPr>
          <w:t>112</w:t>
        </w:r>
        <w:r>
          <w:rPr>
            <w:noProof/>
            <w:webHidden/>
          </w:rPr>
          <w:fldChar w:fldCharType="end"/>
        </w:r>
      </w:hyperlink>
    </w:p>
    <w:p w14:paraId="474ACE8B" w14:textId="5E9EC94B" w:rsidR="0076067B" w:rsidRDefault="0076067B">
      <w:pPr>
        <w:pStyle w:val="TOC3"/>
        <w:rPr>
          <w:rFonts w:cstheme="minorBidi"/>
          <w:noProof/>
          <w:color w:val="auto"/>
          <w:kern w:val="2"/>
          <w:sz w:val="24"/>
          <w:szCs w:val="24"/>
          <w:lang w:val="en-GB" w:eastAsia="en-GB"/>
          <w14:ligatures w14:val="standardContextual"/>
        </w:rPr>
      </w:pPr>
      <w:hyperlink w:anchor="_Toc223392331" w:history="1">
        <w:r w:rsidRPr="00501418">
          <w:rPr>
            <w:rStyle w:val="Hyperlink"/>
            <w:noProof/>
          </w:rPr>
          <w:t>7.8.1</w:t>
        </w:r>
        <w:r>
          <w:rPr>
            <w:rFonts w:cstheme="minorBidi"/>
            <w:noProof/>
            <w:color w:val="auto"/>
            <w:kern w:val="2"/>
            <w:sz w:val="24"/>
            <w:szCs w:val="24"/>
            <w:lang w:val="en-GB" w:eastAsia="en-GB"/>
            <w14:ligatures w14:val="standardContextual"/>
          </w:rPr>
          <w:tab/>
        </w:r>
        <w:r w:rsidRPr="00501418">
          <w:rPr>
            <w:rStyle w:val="Hyperlink"/>
            <w:noProof/>
          </w:rPr>
          <w:t>Use Case ST-6.1: Provider initializes and operates a measurement data stream</w:t>
        </w:r>
        <w:r>
          <w:rPr>
            <w:noProof/>
            <w:webHidden/>
          </w:rPr>
          <w:tab/>
        </w:r>
        <w:r>
          <w:rPr>
            <w:noProof/>
            <w:webHidden/>
          </w:rPr>
          <w:fldChar w:fldCharType="begin"/>
        </w:r>
        <w:r>
          <w:rPr>
            <w:noProof/>
            <w:webHidden/>
          </w:rPr>
          <w:instrText xml:space="preserve"> PAGEREF _Toc223392331 \h </w:instrText>
        </w:r>
        <w:r>
          <w:rPr>
            <w:noProof/>
            <w:webHidden/>
          </w:rPr>
        </w:r>
        <w:r>
          <w:rPr>
            <w:noProof/>
            <w:webHidden/>
          </w:rPr>
          <w:fldChar w:fldCharType="separate"/>
        </w:r>
        <w:r w:rsidR="00916DFC">
          <w:rPr>
            <w:noProof/>
            <w:webHidden/>
          </w:rPr>
          <w:t>112</w:t>
        </w:r>
        <w:r>
          <w:rPr>
            <w:noProof/>
            <w:webHidden/>
          </w:rPr>
          <w:fldChar w:fldCharType="end"/>
        </w:r>
      </w:hyperlink>
    </w:p>
    <w:p w14:paraId="1BE27474" w14:textId="06FFB37B" w:rsidR="0076067B" w:rsidRDefault="0076067B">
      <w:pPr>
        <w:pStyle w:val="TOC3"/>
        <w:rPr>
          <w:rFonts w:cstheme="minorBidi"/>
          <w:noProof/>
          <w:color w:val="auto"/>
          <w:kern w:val="2"/>
          <w:sz w:val="24"/>
          <w:szCs w:val="24"/>
          <w:lang w:val="en-GB" w:eastAsia="en-GB"/>
          <w14:ligatures w14:val="standardContextual"/>
        </w:rPr>
      </w:pPr>
      <w:hyperlink w:anchor="_Toc223392332" w:history="1">
        <w:r w:rsidRPr="00501418">
          <w:rPr>
            <w:rStyle w:val="Hyperlink"/>
            <w:noProof/>
          </w:rPr>
          <w:t>7.8.2</w:t>
        </w:r>
        <w:r>
          <w:rPr>
            <w:rFonts w:cstheme="minorBidi"/>
            <w:noProof/>
            <w:color w:val="auto"/>
            <w:kern w:val="2"/>
            <w:sz w:val="24"/>
            <w:szCs w:val="24"/>
            <w:lang w:val="en-GB" w:eastAsia="en-GB"/>
            <w14:ligatures w14:val="standardContextual"/>
          </w:rPr>
          <w:tab/>
        </w:r>
        <w:r w:rsidRPr="00501418">
          <w:rPr>
            <w:rStyle w:val="Hyperlink"/>
            <w:noProof/>
          </w:rPr>
          <w:t>Use Case ST-6.2: Client subscribes to a measurement data stream</w:t>
        </w:r>
        <w:r>
          <w:rPr>
            <w:noProof/>
            <w:webHidden/>
          </w:rPr>
          <w:tab/>
        </w:r>
        <w:r>
          <w:rPr>
            <w:noProof/>
            <w:webHidden/>
          </w:rPr>
          <w:fldChar w:fldCharType="begin"/>
        </w:r>
        <w:r>
          <w:rPr>
            <w:noProof/>
            <w:webHidden/>
          </w:rPr>
          <w:instrText xml:space="preserve"> PAGEREF _Toc223392332 \h </w:instrText>
        </w:r>
        <w:r>
          <w:rPr>
            <w:noProof/>
            <w:webHidden/>
          </w:rPr>
        </w:r>
        <w:r>
          <w:rPr>
            <w:noProof/>
            <w:webHidden/>
          </w:rPr>
          <w:fldChar w:fldCharType="separate"/>
        </w:r>
        <w:r w:rsidR="00916DFC">
          <w:rPr>
            <w:noProof/>
            <w:webHidden/>
          </w:rPr>
          <w:t>113</w:t>
        </w:r>
        <w:r>
          <w:rPr>
            <w:noProof/>
            <w:webHidden/>
          </w:rPr>
          <w:fldChar w:fldCharType="end"/>
        </w:r>
      </w:hyperlink>
    </w:p>
    <w:p w14:paraId="599A4454" w14:textId="67393CFD" w:rsidR="0076067B" w:rsidRDefault="0076067B">
      <w:pPr>
        <w:pStyle w:val="TOC3"/>
        <w:rPr>
          <w:rFonts w:cstheme="minorBidi"/>
          <w:noProof/>
          <w:color w:val="auto"/>
          <w:kern w:val="2"/>
          <w:sz w:val="24"/>
          <w:szCs w:val="24"/>
          <w:lang w:val="en-GB" w:eastAsia="en-GB"/>
          <w14:ligatures w14:val="standardContextual"/>
        </w:rPr>
      </w:pPr>
      <w:hyperlink w:anchor="_Toc223392333" w:history="1">
        <w:r w:rsidRPr="00501418">
          <w:rPr>
            <w:rStyle w:val="Hyperlink"/>
            <w:noProof/>
          </w:rPr>
          <w:t>7.8.3</w:t>
        </w:r>
        <w:r>
          <w:rPr>
            <w:rFonts w:cstheme="minorBidi"/>
            <w:noProof/>
            <w:color w:val="auto"/>
            <w:kern w:val="2"/>
            <w:sz w:val="24"/>
            <w:szCs w:val="24"/>
            <w:lang w:val="en-GB" w:eastAsia="en-GB"/>
            <w14:ligatures w14:val="standardContextual"/>
          </w:rPr>
          <w:tab/>
        </w:r>
        <w:r w:rsidRPr="00501418">
          <w:rPr>
            <w:rStyle w:val="Hyperlink"/>
            <w:noProof/>
          </w:rPr>
          <w:t>Use Case ST-6.3: Provider maintains the stream</w:t>
        </w:r>
        <w:r>
          <w:rPr>
            <w:noProof/>
            <w:webHidden/>
          </w:rPr>
          <w:tab/>
        </w:r>
        <w:r>
          <w:rPr>
            <w:noProof/>
            <w:webHidden/>
          </w:rPr>
          <w:fldChar w:fldCharType="begin"/>
        </w:r>
        <w:r>
          <w:rPr>
            <w:noProof/>
            <w:webHidden/>
          </w:rPr>
          <w:instrText xml:space="preserve"> PAGEREF _Toc223392333 \h </w:instrText>
        </w:r>
        <w:r>
          <w:rPr>
            <w:noProof/>
            <w:webHidden/>
          </w:rPr>
        </w:r>
        <w:r>
          <w:rPr>
            <w:noProof/>
            <w:webHidden/>
          </w:rPr>
          <w:fldChar w:fldCharType="separate"/>
        </w:r>
        <w:r w:rsidR="00916DFC">
          <w:rPr>
            <w:noProof/>
            <w:webHidden/>
          </w:rPr>
          <w:t>113</w:t>
        </w:r>
        <w:r>
          <w:rPr>
            <w:noProof/>
            <w:webHidden/>
          </w:rPr>
          <w:fldChar w:fldCharType="end"/>
        </w:r>
      </w:hyperlink>
    </w:p>
    <w:p w14:paraId="0E3C4194" w14:textId="17C29F2C" w:rsidR="0076067B" w:rsidRDefault="0076067B">
      <w:pPr>
        <w:pStyle w:val="TOC3"/>
        <w:rPr>
          <w:rFonts w:cstheme="minorBidi"/>
          <w:noProof/>
          <w:color w:val="auto"/>
          <w:kern w:val="2"/>
          <w:sz w:val="24"/>
          <w:szCs w:val="24"/>
          <w:lang w:val="en-GB" w:eastAsia="en-GB"/>
          <w14:ligatures w14:val="standardContextual"/>
        </w:rPr>
      </w:pPr>
      <w:hyperlink w:anchor="_Toc223392334" w:history="1">
        <w:r w:rsidRPr="00501418">
          <w:rPr>
            <w:rStyle w:val="Hyperlink"/>
            <w:noProof/>
          </w:rPr>
          <w:t>7.8.4</w:t>
        </w:r>
        <w:r>
          <w:rPr>
            <w:rFonts w:cstheme="minorBidi"/>
            <w:noProof/>
            <w:color w:val="auto"/>
            <w:kern w:val="2"/>
            <w:sz w:val="24"/>
            <w:szCs w:val="24"/>
            <w:lang w:val="en-GB" w:eastAsia="en-GB"/>
            <w14:ligatures w14:val="standardContextual"/>
          </w:rPr>
          <w:tab/>
        </w:r>
        <w:r w:rsidRPr="00501418">
          <w:rPr>
            <w:rStyle w:val="Hyperlink"/>
            <w:noProof/>
          </w:rPr>
          <w:t>Use Case ST-6.4: Short loss of communications</w:t>
        </w:r>
        <w:r>
          <w:rPr>
            <w:noProof/>
            <w:webHidden/>
          </w:rPr>
          <w:tab/>
        </w:r>
        <w:r>
          <w:rPr>
            <w:noProof/>
            <w:webHidden/>
          </w:rPr>
          <w:fldChar w:fldCharType="begin"/>
        </w:r>
        <w:r>
          <w:rPr>
            <w:noProof/>
            <w:webHidden/>
          </w:rPr>
          <w:instrText xml:space="preserve"> PAGEREF _Toc223392334 \h </w:instrText>
        </w:r>
        <w:r>
          <w:rPr>
            <w:noProof/>
            <w:webHidden/>
          </w:rPr>
        </w:r>
        <w:r>
          <w:rPr>
            <w:noProof/>
            <w:webHidden/>
          </w:rPr>
          <w:fldChar w:fldCharType="separate"/>
        </w:r>
        <w:r w:rsidR="00916DFC">
          <w:rPr>
            <w:noProof/>
            <w:webHidden/>
          </w:rPr>
          <w:t>116</w:t>
        </w:r>
        <w:r>
          <w:rPr>
            <w:noProof/>
            <w:webHidden/>
          </w:rPr>
          <w:fldChar w:fldCharType="end"/>
        </w:r>
      </w:hyperlink>
    </w:p>
    <w:p w14:paraId="38AC964B" w14:textId="4A264BFE" w:rsidR="0076067B" w:rsidRDefault="0076067B">
      <w:pPr>
        <w:pStyle w:val="TOC2"/>
        <w:rPr>
          <w:rFonts w:cstheme="minorBidi"/>
          <w:noProof/>
          <w:color w:val="auto"/>
          <w:kern w:val="2"/>
          <w:sz w:val="24"/>
          <w:szCs w:val="24"/>
          <w:lang w:val="en-GB" w:eastAsia="en-GB"/>
          <w14:ligatures w14:val="standardContextual"/>
        </w:rPr>
      </w:pPr>
      <w:hyperlink w:anchor="_Toc223392335" w:history="1">
        <w:r w:rsidRPr="00501418">
          <w:rPr>
            <w:rStyle w:val="Hyperlink"/>
            <w:noProof/>
          </w:rPr>
          <w:t>7.9</w:t>
        </w:r>
        <w:r>
          <w:rPr>
            <w:rFonts w:cstheme="minorBidi"/>
            <w:noProof/>
            <w:color w:val="auto"/>
            <w:kern w:val="2"/>
            <w:sz w:val="24"/>
            <w:szCs w:val="24"/>
            <w:lang w:val="en-GB" w:eastAsia="en-GB"/>
            <w14:ligatures w14:val="standardContextual"/>
          </w:rPr>
          <w:tab/>
        </w:r>
        <w:r w:rsidRPr="00501418">
          <w:rPr>
            <w:rStyle w:val="Hyperlink"/>
            <w:noProof/>
          </w:rPr>
          <w:t>Message Sequence example</w:t>
        </w:r>
        <w:r>
          <w:rPr>
            <w:noProof/>
            <w:webHidden/>
          </w:rPr>
          <w:tab/>
        </w:r>
        <w:r>
          <w:rPr>
            <w:noProof/>
            <w:webHidden/>
          </w:rPr>
          <w:fldChar w:fldCharType="begin"/>
        </w:r>
        <w:r>
          <w:rPr>
            <w:noProof/>
            <w:webHidden/>
          </w:rPr>
          <w:instrText xml:space="preserve"> PAGEREF _Toc223392335 \h </w:instrText>
        </w:r>
        <w:r>
          <w:rPr>
            <w:noProof/>
            <w:webHidden/>
          </w:rPr>
        </w:r>
        <w:r>
          <w:rPr>
            <w:noProof/>
            <w:webHidden/>
          </w:rPr>
          <w:fldChar w:fldCharType="separate"/>
        </w:r>
        <w:r w:rsidR="00916DFC">
          <w:rPr>
            <w:noProof/>
            <w:webHidden/>
          </w:rPr>
          <w:t>117</w:t>
        </w:r>
        <w:r>
          <w:rPr>
            <w:noProof/>
            <w:webHidden/>
          </w:rPr>
          <w:fldChar w:fldCharType="end"/>
        </w:r>
      </w:hyperlink>
    </w:p>
    <w:p w14:paraId="500E98AE" w14:textId="7BB3C69D" w:rsidR="0076067B" w:rsidRDefault="0076067B">
      <w:pPr>
        <w:pStyle w:val="TOC2"/>
        <w:rPr>
          <w:rFonts w:cstheme="minorBidi"/>
          <w:noProof/>
          <w:color w:val="auto"/>
          <w:kern w:val="2"/>
          <w:sz w:val="24"/>
          <w:szCs w:val="24"/>
          <w:lang w:val="en-GB" w:eastAsia="en-GB"/>
          <w14:ligatures w14:val="standardContextual"/>
        </w:rPr>
      </w:pPr>
      <w:hyperlink w:anchor="_Toc223392336" w:history="1">
        <w:r w:rsidRPr="00501418">
          <w:rPr>
            <w:rStyle w:val="Hyperlink"/>
            <w:noProof/>
          </w:rPr>
          <w:t>7.10</w:t>
        </w:r>
        <w:r>
          <w:rPr>
            <w:rFonts w:cstheme="minorBidi"/>
            <w:noProof/>
            <w:color w:val="auto"/>
            <w:kern w:val="2"/>
            <w:sz w:val="24"/>
            <w:szCs w:val="24"/>
            <w:lang w:val="en-GB" w:eastAsia="en-GB"/>
            <w14:ligatures w14:val="standardContextual"/>
          </w:rPr>
          <w:tab/>
        </w:r>
        <w:r w:rsidRPr="00501418">
          <w:rPr>
            <w:rStyle w:val="Hyperlink"/>
            <w:noProof/>
          </w:rPr>
          <w:t>Use cases beyond current release</w:t>
        </w:r>
        <w:r>
          <w:rPr>
            <w:noProof/>
            <w:webHidden/>
          </w:rPr>
          <w:tab/>
        </w:r>
        <w:r>
          <w:rPr>
            <w:noProof/>
            <w:webHidden/>
          </w:rPr>
          <w:fldChar w:fldCharType="begin"/>
        </w:r>
        <w:r>
          <w:rPr>
            <w:noProof/>
            <w:webHidden/>
          </w:rPr>
          <w:instrText xml:space="preserve"> PAGEREF _Toc223392336 \h </w:instrText>
        </w:r>
        <w:r>
          <w:rPr>
            <w:noProof/>
            <w:webHidden/>
          </w:rPr>
        </w:r>
        <w:r>
          <w:rPr>
            <w:noProof/>
            <w:webHidden/>
          </w:rPr>
          <w:fldChar w:fldCharType="separate"/>
        </w:r>
        <w:r w:rsidR="00916DFC">
          <w:rPr>
            <w:noProof/>
            <w:webHidden/>
          </w:rPr>
          <w:t>121</w:t>
        </w:r>
        <w:r>
          <w:rPr>
            <w:noProof/>
            <w:webHidden/>
          </w:rPr>
          <w:fldChar w:fldCharType="end"/>
        </w:r>
      </w:hyperlink>
    </w:p>
    <w:p w14:paraId="5B043874" w14:textId="7374FC77" w:rsidR="0076067B" w:rsidRDefault="0076067B">
      <w:pPr>
        <w:pStyle w:val="TOC2"/>
        <w:rPr>
          <w:rFonts w:cstheme="minorBidi"/>
          <w:noProof/>
          <w:color w:val="auto"/>
          <w:kern w:val="2"/>
          <w:sz w:val="24"/>
          <w:szCs w:val="24"/>
          <w:lang w:val="en-GB" w:eastAsia="en-GB"/>
          <w14:ligatures w14:val="standardContextual"/>
        </w:rPr>
      </w:pPr>
      <w:hyperlink w:anchor="_Toc223392337" w:history="1">
        <w:r w:rsidRPr="00501418">
          <w:rPr>
            <w:rStyle w:val="Hyperlink"/>
            <w:noProof/>
          </w:rPr>
          <w:t>7.11</w:t>
        </w:r>
        <w:r>
          <w:rPr>
            <w:rFonts w:cstheme="minorBidi"/>
            <w:noProof/>
            <w:color w:val="auto"/>
            <w:kern w:val="2"/>
            <w:sz w:val="24"/>
            <w:szCs w:val="24"/>
            <w:lang w:val="en-GB" w:eastAsia="en-GB"/>
            <w14:ligatures w14:val="standardContextual"/>
          </w:rPr>
          <w:tab/>
        </w:r>
        <w:r w:rsidRPr="00501418">
          <w:rPr>
            <w:rStyle w:val="Hyperlink"/>
            <w:noProof/>
          </w:rPr>
          <w:t>Message approach (WebSocket example)</w:t>
        </w:r>
        <w:r>
          <w:rPr>
            <w:noProof/>
            <w:webHidden/>
          </w:rPr>
          <w:tab/>
        </w:r>
        <w:r>
          <w:rPr>
            <w:noProof/>
            <w:webHidden/>
          </w:rPr>
          <w:fldChar w:fldCharType="begin"/>
        </w:r>
        <w:r>
          <w:rPr>
            <w:noProof/>
            <w:webHidden/>
          </w:rPr>
          <w:instrText xml:space="preserve"> PAGEREF _Toc223392337 \h </w:instrText>
        </w:r>
        <w:r>
          <w:rPr>
            <w:noProof/>
            <w:webHidden/>
          </w:rPr>
        </w:r>
        <w:r>
          <w:rPr>
            <w:noProof/>
            <w:webHidden/>
          </w:rPr>
          <w:fldChar w:fldCharType="separate"/>
        </w:r>
        <w:r w:rsidR="00916DFC">
          <w:rPr>
            <w:noProof/>
            <w:webHidden/>
          </w:rPr>
          <w:t>122</w:t>
        </w:r>
        <w:r>
          <w:rPr>
            <w:noProof/>
            <w:webHidden/>
          </w:rPr>
          <w:fldChar w:fldCharType="end"/>
        </w:r>
      </w:hyperlink>
    </w:p>
    <w:p w14:paraId="4BF6B3E6" w14:textId="0D8202F1" w:rsidR="0076067B" w:rsidRDefault="0076067B">
      <w:pPr>
        <w:pStyle w:val="TOC3"/>
        <w:rPr>
          <w:rFonts w:cstheme="minorBidi"/>
          <w:noProof/>
          <w:color w:val="auto"/>
          <w:kern w:val="2"/>
          <w:sz w:val="24"/>
          <w:szCs w:val="24"/>
          <w:lang w:val="en-GB" w:eastAsia="en-GB"/>
          <w14:ligatures w14:val="standardContextual"/>
        </w:rPr>
      </w:pPr>
      <w:hyperlink w:anchor="_Toc223392338" w:history="1">
        <w:r w:rsidRPr="00501418">
          <w:rPr>
            <w:rStyle w:val="Hyperlink"/>
            <w:noProof/>
          </w:rPr>
          <w:t>7.11.1</w:t>
        </w:r>
        <w:r>
          <w:rPr>
            <w:rFonts w:cstheme="minorBidi"/>
            <w:noProof/>
            <w:color w:val="auto"/>
            <w:kern w:val="2"/>
            <w:sz w:val="24"/>
            <w:szCs w:val="24"/>
            <w:lang w:val="en-GB" w:eastAsia="en-GB"/>
            <w14:ligatures w14:val="standardContextual"/>
          </w:rPr>
          <w:tab/>
        </w:r>
        <w:r w:rsidRPr="00501418">
          <w:rPr>
            <w:rStyle w:val="Hyperlink"/>
            <w:noProof/>
          </w:rPr>
          <w:t>Basic interaction</w:t>
        </w:r>
        <w:r>
          <w:rPr>
            <w:noProof/>
            <w:webHidden/>
          </w:rPr>
          <w:tab/>
        </w:r>
        <w:r>
          <w:rPr>
            <w:noProof/>
            <w:webHidden/>
          </w:rPr>
          <w:fldChar w:fldCharType="begin"/>
        </w:r>
        <w:r>
          <w:rPr>
            <w:noProof/>
            <w:webHidden/>
          </w:rPr>
          <w:instrText xml:space="preserve"> PAGEREF _Toc223392338 \h </w:instrText>
        </w:r>
        <w:r>
          <w:rPr>
            <w:noProof/>
            <w:webHidden/>
          </w:rPr>
        </w:r>
        <w:r>
          <w:rPr>
            <w:noProof/>
            <w:webHidden/>
          </w:rPr>
          <w:fldChar w:fldCharType="separate"/>
        </w:r>
        <w:r w:rsidR="00916DFC">
          <w:rPr>
            <w:noProof/>
            <w:webHidden/>
          </w:rPr>
          <w:t>122</w:t>
        </w:r>
        <w:r>
          <w:rPr>
            <w:noProof/>
            <w:webHidden/>
          </w:rPr>
          <w:fldChar w:fldCharType="end"/>
        </w:r>
      </w:hyperlink>
    </w:p>
    <w:p w14:paraId="52605EC3" w14:textId="4DB1107C" w:rsidR="0076067B" w:rsidRDefault="0076067B">
      <w:pPr>
        <w:pStyle w:val="TOC3"/>
        <w:rPr>
          <w:rFonts w:cstheme="minorBidi"/>
          <w:noProof/>
          <w:color w:val="auto"/>
          <w:kern w:val="2"/>
          <w:sz w:val="24"/>
          <w:szCs w:val="24"/>
          <w:lang w:val="en-GB" w:eastAsia="en-GB"/>
          <w14:ligatures w14:val="standardContextual"/>
        </w:rPr>
      </w:pPr>
      <w:hyperlink w:anchor="_Toc223392339" w:history="1">
        <w:r w:rsidRPr="00501418">
          <w:rPr>
            <w:rStyle w:val="Hyperlink"/>
            <w:noProof/>
          </w:rPr>
          <w:t>7.11.2</w:t>
        </w:r>
        <w:r>
          <w:rPr>
            <w:rFonts w:cstheme="minorBidi"/>
            <w:noProof/>
            <w:color w:val="auto"/>
            <w:kern w:val="2"/>
            <w:sz w:val="24"/>
            <w:szCs w:val="24"/>
            <w:lang w:val="en-GB" w:eastAsia="en-GB"/>
            <w14:ligatures w14:val="standardContextual"/>
          </w:rPr>
          <w:tab/>
        </w:r>
        <w:r w:rsidRPr="00501418">
          <w:rPr>
            <w:rStyle w:val="Hyperlink"/>
            <w:noProof/>
          </w:rPr>
          <w:t>Authorization example – WebSockets</w:t>
        </w:r>
        <w:r>
          <w:rPr>
            <w:noProof/>
            <w:webHidden/>
          </w:rPr>
          <w:tab/>
        </w:r>
        <w:r>
          <w:rPr>
            <w:noProof/>
            <w:webHidden/>
          </w:rPr>
          <w:fldChar w:fldCharType="begin"/>
        </w:r>
        <w:r>
          <w:rPr>
            <w:noProof/>
            <w:webHidden/>
          </w:rPr>
          <w:instrText xml:space="preserve"> PAGEREF _Toc223392339 \h </w:instrText>
        </w:r>
        <w:r>
          <w:rPr>
            <w:noProof/>
            <w:webHidden/>
          </w:rPr>
        </w:r>
        <w:r>
          <w:rPr>
            <w:noProof/>
            <w:webHidden/>
          </w:rPr>
          <w:fldChar w:fldCharType="separate"/>
        </w:r>
        <w:r w:rsidR="00916DFC">
          <w:rPr>
            <w:noProof/>
            <w:webHidden/>
          </w:rPr>
          <w:t>122</w:t>
        </w:r>
        <w:r>
          <w:rPr>
            <w:noProof/>
            <w:webHidden/>
          </w:rPr>
          <w:fldChar w:fldCharType="end"/>
        </w:r>
      </w:hyperlink>
    </w:p>
    <w:p w14:paraId="5620415F" w14:textId="48BABC86" w:rsidR="0076067B" w:rsidRDefault="0076067B">
      <w:pPr>
        <w:pStyle w:val="TOC3"/>
        <w:rPr>
          <w:rFonts w:cstheme="minorBidi"/>
          <w:noProof/>
          <w:color w:val="auto"/>
          <w:kern w:val="2"/>
          <w:sz w:val="24"/>
          <w:szCs w:val="24"/>
          <w:lang w:val="en-GB" w:eastAsia="en-GB"/>
          <w14:ligatures w14:val="standardContextual"/>
        </w:rPr>
      </w:pPr>
      <w:hyperlink w:anchor="_Toc223392340" w:history="1">
        <w:r w:rsidRPr="00501418">
          <w:rPr>
            <w:rStyle w:val="Hyperlink"/>
            <w:noProof/>
            <w:lang w:eastAsia="en-GB"/>
          </w:rPr>
          <w:t>7.11.3</w:t>
        </w:r>
        <w:r>
          <w:rPr>
            <w:rFonts w:cstheme="minorBidi"/>
            <w:noProof/>
            <w:color w:val="auto"/>
            <w:kern w:val="2"/>
            <w:sz w:val="24"/>
            <w:szCs w:val="24"/>
            <w:lang w:val="en-GB" w:eastAsia="en-GB"/>
            <w14:ligatures w14:val="standardContextual"/>
          </w:rPr>
          <w:tab/>
        </w:r>
        <w:r w:rsidRPr="00501418">
          <w:rPr>
            <w:rStyle w:val="Hyperlink"/>
            <w:noProof/>
            <w:lang w:eastAsia="en-GB"/>
          </w:rPr>
          <w:t>Connecting to a stream example - WebSockets</w:t>
        </w:r>
        <w:r>
          <w:rPr>
            <w:noProof/>
            <w:webHidden/>
          </w:rPr>
          <w:tab/>
        </w:r>
        <w:r>
          <w:rPr>
            <w:noProof/>
            <w:webHidden/>
          </w:rPr>
          <w:fldChar w:fldCharType="begin"/>
        </w:r>
        <w:r>
          <w:rPr>
            <w:noProof/>
            <w:webHidden/>
          </w:rPr>
          <w:instrText xml:space="preserve"> PAGEREF _Toc223392340 \h </w:instrText>
        </w:r>
        <w:r>
          <w:rPr>
            <w:noProof/>
            <w:webHidden/>
          </w:rPr>
        </w:r>
        <w:r>
          <w:rPr>
            <w:noProof/>
            <w:webHidden/>
          </w:rPr>
          <w:fldChar w:fldCharType="separate"/>
        </w:r>
        <w:r w:rsidR="00916DFC">
          <w:rPr>
            <w:noProof/>
            <w:webHidden/>
          </w:rPr>
          <w:t>123</w:t>
        </w:r>
        <w:r>
          <w:rPr>
            <w:noProof/>
            <w:webHidden/>
          </w:rPr>
          <w:fldChar w:fldCharType="end"/>
        </w:r>
      </w:hyperlink>
    </w:p>
    <w:p w14:paraId="2E78ADE2" w14:textId="169DDD6E" w:rsidR="0076067B" w:rsidRDefault="0076067B">
      <w:pPr>
        <w:pStyle w:val="TOC1"/>
        <w:tabs>
          <w:tab w:val="left" w:pos="432"/>
        </w:tabs>
        <w:rPr>
          <w:rFonts w:cstheme="minorBidi"/>
          <w:b w:val="0"/>
          <w:noProof/>
          <w:color w:val="auto"/>
          <w:kern w:val="2"/>
          <w:sz w:val="24"/>
          <w:lang w:val="en-GB" w:eastAsia="en-GB"/>
          <w14:ligatures w14:val="standardContextual"/>
        </w:rPr>
      </w:pPr>
      <w:hyperlink w:anchor="_Toc223392341" w:history="1">
        <w:r w:rsidRPr="00501418">
          <w:rPr>
            <w:rStyle w:val="Hyperlink"/>
            <w:noProof/>
          </w:rPr>
          <w:t>8</w:t>
        </w:r>
        <w:r>
          <w:rPr>
            <w:rFonts w:cstheme="minorBidi"/>
            <w:b w:val="0"/>
            <w:noProof/>
            <w:color w:val="auto"/>
            <w:kern w:val="2"/>
            <w:sz w:val="24"/>
            <w:lang w:val="en-GB" w:eastAsia="en-GB"/>
            <w14:ligatures w14:val="standardContextual"/>
          </w:rPr>
          <w:tab/>
        </w:r>
        <w:r w:rsidRPr="00501418">
          <w:rPr>
            <w:rStyle w:val="Hyperlink"/>
            <w:noProof/>
          </w:rPr>
          <w:t>Appendix</w:t>
        </w:r>
        <w:r>
          <w:rPr>
            <w:noProof/>
            <w:webHidden/>
          </w:rPr>
          <w:tab/>
        </w:r>
        <w:r>
          <w:rPr>
            <w:noProof/>
            <w:webHidden/>
          </w:rPr>
          <w:fldChar w:fldCharType="begin"/>
        </w:r>
        <w:r>
          <w:rPr>
            <w:noProof/>
            <w:webHidden/>
          </w:rPr>
          <w:instrText xml:space="preserve"> PAGEREF _Toc223392341 \h </w:instrText>
        </w:r>
        <w:r>
          <w:rPr>
            <w:noProof/>
            <w:webHidden/>
          </w:rPr>
        </w:r>
        <w:r>
          <w:rPr>
            <w:noProof/>
            <w:webHidden/>
          </w:rPr>
          <w:fldChar w:fldCharType="separate"/>
        </w:r>
        <w:r w:rsidR="00916DFC">
          <w:rPr>
            <w:noProof/>
            <w:webHidden/>
          </w:rPr>
          <w:t>124</w:t>
        </w:r>
        <w:r>
          <w:rPr>
            <w:noProof/>
            <w:webHidden/>
          </w:rPr>
          <w:fldChar w:fldCharType="end"/>
        </w:r>
      </w:hyperlink>
    </w:p>
    <w:p w14:paraId="66B37ECE" w14:textId="7A46186F" w:rsidR="0076067B" w:rsidRDefault="0076067B">
      <w:pPr>
        <w:pStyle w:val="TOC2"/>
        <w:rPr>
          <w:rFonts w:cstheme="minorBidi"/>
          <w:noProof/>
          <w:color w:val="auto"/>
          <w:kern w:val="2"/>
          <w:sz w:val="24"/>
          <w:szCs w:val="24"/>
          <w:lang w:val="en-GB" w:eastAsia="en-GB"/>
          <w14:ligatures w14:val="standardContextual"/>
        </w:rPr>
      </w:pPr>
      <w:hyperlink w:anchor="_Toc223392342" w:history="1">
        <w:r w:rsidRPr="00501418">
          <w:rPr>
            <w:rStyle w:val="Hyperlink"/>
            <w:noProof/>
          </w:rPr>
          <w:t>8.1</w:t>
        </w:r>
        <w:r>
          <w:rPr>
            <w:rFonts w:cstheme="minorBidi"/>
            <w:noProof/>
            <w:color w:val="auto"/>
            <w:kern w:val="2"/>
            <w:sz w:val="24"/>
            <w:szCs w:val="24"/>
            <w:lang w:val="en-GB" w:eastAsia="en-GB"/>
            <w14:ligatures w14:val="standardContextual"/>
          </w:rPr>
          <w:tab/>
        </w:r>
        <w:r w:rsidRPr="00501418">
          <w:rPr>
            <w:rStyle w:val="Hyperlink"/>
            <w:noProof/>
          </w:rPr>
          <w:t>Appendix – Considering compacted logs</w:t>
        </w:r>
        <w:r>
          <w:rPr>
            <w:noProof/>
            <w:webHidden/>
          </w:rPr>
          <w:tab/>
        </w:r>
        <w:r>
          <w:rPr>
            <w:noProof/>
            <w:webHidden/>
          </w:rPr>
          <w:fldChar w:fldCharType="begin"/>
        </w:r>
        <w:r>
          <w:rPr>
            <w:noProof/>
            <w:webHidden/>
          </w:rPr>
          <w:instrText xml:space="preserve"> PAGEREF _Toc223392342 \h </w:instrText>
        </w:r>
        <w:r>
          <w:rPr>
            <w:noProof/>
            <w:webHidden/>
          </w:rPr>
        </w:r>
        <w:r>
          <w:rPr>
            <w:noProof/>
            <w:webHidden/>
          </w:rPr>
          <w:fldChar w:fldCharType="separate"/>
        </w:r>
        <w:r w:rsidR="00916DFC">
          <w:rPr>
            <w:noProof/>
            <w:webHidden/>
          </w:rPr>
          <w:t>124</w:t>
        </w:r>
        <w:r>
          <w:rPr>
            <w:noProof/>
            <w:webHidden/>
          </w:rPr>
          <w:fldChar w:fldCharType="end"/>
        </w:r>
      </w:hyperlink>
    </w:p>
    <w:p w14:paraId="0F149E86" w14:textId="03E85C69" w:rsidR="0076067B" w:rsidRDefault="0076067B">
      <w:pPr>
        <w:pStyle w:val="TOC3"/>
        <w:rPr>
          <w:rFonts w:cstheme="minorBidi"/>
          <w:noProof/>
          <w:color w:val="auto"/>
          <w:kern w:val="2"/>
          <w:sz w:val="24"/>
          <w:szCs w:val="24"/>
          <w:lang w:val="en-GB" w:eastAsia="en-GB"/>
          <w14:ligatures w14:val="standardContextual"/>
        </w:rPr>
      </w:pPr>
      <w:hyperlink w:anchor="_Toc223392343" w:history="1">
        <w:r w:rsidRPr="00501418">
          <w:rPr>
            <w:rStyle w:val="Hyperlink"/>
            <w:noProof/>
          </w:rPr>
          <w:t>8.1.1</w:t>
        </w:r>
        <w:r>
          <w:rPr>
            <w:rFonts w:cstheme="minorBidi"/>
            <w:noProof/>
            <w:color w:val="auto"/>
            <w:kern w:val="2"/>
            <w:sz w:val="24"/>
            <w:szCs w:val="24"/>
            <w:lang w:val="en-GB" w:eastAsia="en-GB"/>
            <w14:ligatures w14:val="standardContextual"/>
          </w:rPr>
          <w:tab/>
        </w:r>
        <w:r w:rsidRPr="00501418">
          <w:rPr>
            <w:rStyle w:val="Hyperlink"/>
            <w:noProof/>
          </w:rPr>
          <w:t>Essential characteristics of a compacted log</w:t>
        </w:r>
        <w:r>
          <w:rPr>
            <w:noProof/>
            <w:webHidden/>
          </w:rPr>
          <w:tab/>
        </w:r>
        <w:r>
          <w:rPr>
            <w:noProof/>
            <w:webHidden/>
          </w:rPr>
          <w:fldChar w:fldCharType="begin"/>
        </w:r>
        <w:r>
          <w:rPr>
            <w:noProof/>
            <w:webHidden/>
          </w:rPr>
          <w:instrText xml:space="preserve"> PAGEREF _Toc223392343 \h </w:instrText>
        </w:r>
        <w:r>
          <w:rPr>
            <w:noProof/>
            <w:webHidden/>
          </w:rPr>
        </w:r>
        <w:r>
          <w:rPr>
            <w:noProof/>
            <w:webHidden/>
          </w:rPr>
          <w:fldChar w:fldCharType="separate"/>
        </w:r>
        <w:r w:rsidR="00916DFC">
          <w:rPr>
            <w:noProof/>
            <w:webHidden/>
          </w:rPr>
          <w:t>124</w:t>
        </w:r>
        <w:r>
          <w:rPr>
            <w:noProof/>
            <w:webHidden/>
          </w:rPr>
          <w:fldChar w:fldCharType="end"/>
        </w:r>
      </w:hyperlink>
    </w:p>
    <w:p w14:paraId="25122D8F" w14:textId="701B1FBD" w:rsidR="0076067B" w:rsidRDefault="0076067B">
      <w:pPr>
        <w:pStyle w:val="TOC3"/>
        <w:rPr>
          <w:rFonts w:cstheme="minorBidi"/>
          <w:noProof/>
          <w:color w:val="auto"/>
          <w:kern w:val="2"/>
          <w:sz w:val="24"/>
          <w:szCs w:val="24"/>
          <w:lang w:val="en-GB" w:eastAsia="en-GB"/>
          <w14:ligatures w14:val="standardContextual"/>
        </w:rPr>
      </w:pPr>
      <w:hyperlink w:anchor="_Toc223392344" w:history="1">
        <w:r w:rsidRPr="00501418">
          <w:rPr>
            <w:rStyle w:val="Hyperlink"/>
            <w:noProof/>
          </w:rPr>
          <w:t>8.1.2</w:t>
        </w:r>
        <w:r>
          <w:rPr>
            <w:rFonts w:cstheme="minorBidi"/>
            <w:noProof/>
            <w:color w:val="auto"/>
            <w:kern w:val="2"/>
            <w:sz w:val="24"/>
            <w:szCs w:val="24"/>
            <w:lang w:val="en-GB" w:eastAsia="en-GB"/>
            <w14:ligatures w14:val="standardContextual"/>
          </w:rPr>
          <w:tab/>
        </w:r>
        <w:r w:rsidRPr="00501418">
          <w:rPr>
            <w:rStyle w:val="Hyperlink"/>
            <w:noProof/>
          </w:rPr>
          <w:t>Order of events</w:t>
        </w:r>
        <w:r>
          <w:rPr>
            <w:noProof/>
            <w:webHidden/>
          </w:rPr>
          <w:tab/>
        </w:r>
        <w:r>
          <w:rPr>
            <w:noProof/>
            <w:webHidden/>
          </w:rPr>
          <w:fldChar w:fldCharType="begin"/>
        </w:r>
        <w:r>
          <w:rPr>
            <w:noProof/>
            <w:webHidden/>
          </w:rPr>
          <w:instrText xml:space="preserve"> PAGEREF _Toc223392344 \h </w:instrText>
        </w:r>
        <w:r>
          <w:rPr>
            <w:noProof/>
            <w:webHidden/>
          </w:rPr>
        </w:r>
        <w:r>
          <w:rPr>
            <w:noProof/>
            <w:webHidden/>
          </w:rPr>
          <w:fldChar w:fldCharType="separate"/>
        </w:r>
        <w:r w:rsidR="00916DFC">
          <w:rPr>
            <w:noProof/>
            <w:webHidden/>
          </w:rPr>
          <w:t>124</w:t>
        </w:r>
        <w:r>
          <w:rPr>
            <w:noProof/>
            <w:webHidden/>
          </w:rPr>
          <w:fldChar w:fldCharType="end"/>
        </w:r>
      </w:hyperlink>
    </w:p>
    <w:p w14:paraId="456A873D" w14:textId="4665DE39" w:rsidR="0076067B" w:rsidRDefault="0076067B">
      <w:pPr>
        <w:pStyle w:val="TOC3"/>
        <w:rPr>
          <w:rFonts w:cstheme="minorBidi"/>
          <w:noProof/>
          <w:color w:val="auto"/>
          <w:kern w:val="2"/>
          <w:sz w:val="24"/>
          <w:szCs w:val="24"/>
          <w:lang w:val="en-GB" w:eastAsia="en-GB"/>
          <w14:ligatures w14:val="standardContextual"/>
        </w:rPr>
      </w:pPr>
      <w:hyperlink w:anchor="_Toc223392345" w:history="1">
        <w:r w:rsidRPr="00501418">
          <w:rPr>
            <w:rStyle w:val="Hyperlink"/>
            <w:noProof/>
          </w:rPr>
          <w:t>8.1.3</w:t>
        </w:r>
        <w:r>
          <w:rPr>
            <w:rFonts w:cstheme="minorBidi"/>
            <w:noProof/>
            <w:color w:val="auto"/>
            <w:kern w:val="2"/>
            <w:sz w:val="24"/>
            <w:szCs w:val="24"/>
            <w:lang w:val="en-GB" w:eastAsia="en-GB"/>
            <w14:ligatures w14:val="standardContextual"/>
          </w:rPr>
          <w:tab/>
        </w:r>
        <w:r w:rsidRPr="00501418">
          <w:rPr>
            <w:rStyle w:val="Hyperlink"/>
            <w:noProof/>
          </w:rPr>
          <w:t>Log segments</w:t>
        </w:r>
        <w:r>
          <w:rPr>
            <w:noProof/>
            <w:webHidden/>
          </w:rPr>
          <w:tab/>
        </w:r>
        <w:r>
          <w:rPr>
            <w:noProof/>
            <w:webHidden/>
          </w:rPr>
          <w:fldChar w:fldCharType="begin"/>
        </w:r>
        <w:r>
          <w:rPr>
            <w:noProof/>
            <w:webHidden/>
          </w:rPr>
          <w:instrText xml:space="preserve"> PAGEREF _Toc223392345 \h </w:instrText>
        </w:r>
        <w:r>
          <w:rPr>
            <w:noProof/>
            <w:webHidden/>
          </w:rPr>
        </w:r>
        <w:r>
          <w:rPr>
            <w:noProof/>
            <w:webHidden/>
          </w:rPr>
          <w:fldChar w:fldCharType="separate"/>
        </w:r>
        <w:r w:rsidR="00916DFC">
          <w:rPr>
            <w:noProof/>
            <w:webHidden/>
          </w:rPr>
          <w:t>125</w:t>
        </w:r>
        <w:r>
          <w:rPr>
            <w:noProof/>
            <w:webHidden/>
          </w:rPr>
          <w:fldChar w:fldCharType="end"/>
        </w:r>
      </w:hyperlink>
    </w:p>
    <w:p w14:paraId="22D30328" w14:textId="3C5B4620" w:rsidR="0076067B" w:rsidRDefault="0076067B">
      <w:pPr>
        <w:pStyle w:val="TOC3"/>
        <w:rPr>
          <w:rFonts w:cstheme="minorBidi"/>
          <w:noProof/>
          <w:color w:val="auto"/>
          <w:kern w:val="2"/>
          <w:sz w:val="24"/>
          <w:szCs w:val="24"/>
          <w:lang w:val="en-GB" w:eastAsia="en-GB"/>
          <w14:ligatures w14:val="standardContextual"/>
        </w:rPr>
      </w:pPr>
      <w:hyperlink w:anchor="_Toc223392346" w:history="1">
        <w:r w:rsidRPr="00501418">
          <w:rPr>
            <w:rStyle w:val="Hyperlink"/>
            <w:noProof/>
          </w:rPr>
          <w:t>8.1.4</w:t>
        </w:r>
        <w:r>
          <w:rPr>
            <w:rFonts w:cstheme="minorBidi"/>
            <w:noProof/>
            <w:color w:val="auto"/>
            <w:kern w:val="2"/>
            <w:sz w:val="24"/>
            <w:szCs w:val="24"/>
            <w:lang w:val="en-GB" w:eastAsia="en-GB"/>
            <w14:ligatures w14:val="standardContextual"/>
          </w:rPr>
          <w:tab/>
        </w:r>
        <w:r w:rsidRPr="00501418">
          <w:rPr>
            <w:rStyle w:val="Hyperlink"/>
            <w:noProof/>
          </w:rPr>
          <w:t>Partitions</w:t>
        </w:r>
        <w:r>
          <w:rPr>
            <w:noProof/>
            <w:webHidden/>
          </w:rPr>
          <w:tab/>
        </w:r>
        <w:r>
          <w:rPr>
            <w:noProof/>
            <w:webHidden/>
          </w:rPr>
          <w:fldChar w:fldCharType="begin"/>
        </w:r>
        <w:r>
          <w:rPr>
            <w:noProof/>
            <w:webHidden/>
          </w:rPr>
          <w:instrText xml:space="preserve"> PAGEREF _Toc223392346 \h </w:instrText>
        </w:r>
        <w:r>
          <w:rPr>
            <w:noProof/>
            <w:webHidden/>
          </w:rPr>
        </w:r>
        <w:r>
          <w:rPr>
            <w:noProof/>
            <w:webHidden/>
          </w:rPr>
          <w:fldChar w:fldCharType="separate"/>
        </w:r>
        <w:r w:rsidR="00916DFC">
          <w:rPr>
            <w:noProof/>
            <w:webHidden/>
          </w:rPr>
          <w:t>125</w:t>
        </w:r>
        <w:r>
          <w:rPr>
            <w:noProof/>
            <w:webHidden/>
          </w:rPr>
          <w:fldChar w:fldCharType="end"/>
        </w:r>
      </w:hyperlink>
    </w:p>
    <w:p w14:paraId="142CE0C3" w14:textId="0F662D85" w:rsidR="0076067B" w:rsidRDefault="0076067B">
      <w:pPr>
        <w:pStyle w:val="TOC3"/>
        <w:rPr>
          <w:rFonts w:cstheme="minorBidi"/>
          <w:noProof/>
          <w:color w:val="auto"/>
          <w:kern w:val="2"/>
          <w:sz w:val="24"/>
          <w:szCs w:val="24"/>
          <w:lang w:val="en-GB" w:eastAsia="en-GB"/>
          <w14:ligatures w14:val="standardContextual"/>
        </w:rPr>
      </w:pPr>
      <w:hyperlink w:anchor="_Toc223392347" w:history="1">
        <w:r w:rsidRPr="00501418">
          <w:rPr>
            <w:rStyle w:val="Hyperlink"/>
            <w:noProof/>
          </w:rPr>
          <w:t>8.1.5</w:t>
        </w:r>
        <w:r>
          <w:rPr>
            <w:rFonts w:cstheme="minorBidi"/>
            <w:noProof/>
            <w:color w:val="auto"/>
            <w:kern w:val="2"/>
            <w:sz w:val="24"/>
            <w:szCs w:val="24"/>
            <w:lang w:val="en-GB" w:eastAsia="en-GB"/>
            <w14:ligatures w14:val="standardContextual"/>
          </w:rPr>
          <w:tab/>
        </w:r>
        <w:r w:rsidRPr="00501418">
          <w:rPr>
            <w:rStyle w:val="Hyperlink"/>
            <w:noProof/>
          </w:rPr>
          <w:t>Compaction in a real implementation</w:t>
        </w:r>
        <w:r>
          <w:rPr>
            <w:noProof/>
            <w:webHidden/>
          </w:rPr>
          <w:tab/>
        </w:r>
        <w:r>
          <w:rPr>
            <w:noProof/>
            <w:webHidden/>
          </w:rPr>
          <w:fldChar w:fldCharType="begin"/>
        </w:r>
        <w:r>
          <w:rPr>
            <w:noProof/>
            <w:webHidden/>
          </w:rPr>
          <w:instrText xml:space="preserve"> PAGEREF _Toc223392347 \h </w:instrText>
        </w:r>
        <w:r>
          <w:rPr>
            <w:noProof/>
            <w:webHidden/>
          </w:rPr>
        </w:r>
        <w:r>
          <w:rPr>
            <w:noProof/>
            <w:webHidden/>
          </w:rPr>
          <w:fldChar w:fldCharType="separate"/>
        </w:r>
        <w:r w:rsidR="00916DFC">
          <w:rPr>
            <w:noProof/>
            <w:webHidden/>
          </w:rPr>
          <w:t>125</w:t>
        </w:r>
        <w:r>
          <w:rPr>
            <w:noProof/>
            <w:webHidden/>
          </w:rPr>
          <w:fldChar w:fldCharType="end"/>
        </w:r>
      </w:hyperlink>
    </w:p>
    <w:p w14:paraId="18B75A68" w14:textId="65728588" w:rsidR="0076067B" w:rsidRDefault="0076067B">
      <w:pPr>
        <w:pStyle w:val="TOC3"/>
        <w:rPr>
          <w:rFonts w:cstheme="minorBidi"/>
          <w:noProof/>
          <w:color w:val="auto"/>
          <w:kern w:val="2"/>
          <w:sz w:val="24"/>
          <w:szCs w:val="24"/>
          <w:lang w:val="en-GB" w:eastAsia="en-GB"/>
          <w14:ligatures w14:val="standardContextual"/>
        </w:rPr>
      </w:pPr>
      <w:hyperlink w:anchor="_Toc223392348" w:history="1">
        <w:r w:rsidRPr="00501418">
          <w:rPr>
            <w:rStyle w:val="Hyperlink"/>
            <w:noProof/>
          </w:rPr>
          <w:t>8.1.6</w:t>
        </w:r>
        <w:r>
          <w:rPr>
            <w:rFonts w:cstheme="minorBidi"/>
            <w:noProof/>
            <w:color w:val="auto"/>
            <w:kern w:val="2"/>
            <w:sz w:val="24"/>
            <w:szCs w:val="24"/>
            <w:lang w:val="en-GB" w:eastAsia="en-GB"/>
            <w14:ligatures w14:val="standardContextual"/>
          </w:rPr>
          <w:tab/>
        </w:r>
        <w:r w:rsidRPr="00501418">
          <w:rPr>
            <w:rStyle w:val="Hyperlink"/>
            <w:noProof/>
          </w:rPr>
          <w:t>The TOMBSTONE record</w:t>
        </w:r>
        <w:r>
          <w:rPr>
            <w:noProof/>
            <w:webHidden/>
          </w:rPr>
          <w:tab/>
        </w:r>
        <w:r>
          <w:rPr>
            <w:noProof/>
            <w:webHidden/>
          </w:rPr>
          <w:fldChar w:fldCharType="begin"/>
        </w:r>
        <w:r>
          <w:rPr>
            <w:noProof/>
            <w:webHidden/>
          </w:rPr>
          <w:instrText xml:space="preserve"> PAGEREF _Toc223392348 \h </w:instrText>
        </w:r>
        <w:r>
          <w:rPr>
            <w:noProof/>
            <w:webHidden/>
          </w:rPr>
        </w:r>
        <w:r>
          <w:rPr>
            <w:noProof/>
            <w:webHidden/>
          </w:rPr>
          <w:fldChar w:fldCharType="separate"/>
        </w:r>
        <w:r w:rsidR="00916DFC">
          <w:rPr>
            <w:noProof/>
            <w:webHidden/>
          </w:rPr>
          <w:t>125</w:t>
        </w:r>
        <w:r>
          <w:rPr>
            <w:noProof/>
            <w:webHidden/>
          </w:rPr>
          <w:fldChar w:fldCharType="end"/>
        </w:r>
      </w:hyperlink>
    </w:p>
    <w:p w14:paraId="4D13F8C9" w14:textId="551426E4" w:rsidR="0076067B" w:rsidRDefault="0076067B">
      <w:pPr>
        <w:pStyle w:val="TOC2"/>
        <w:rPr>
          <w:rFonts w:cstheme="minorBidi"/>
          <w:noProof/>
          <w:color w:val="auto"/>
          <w:kern w:val="2"/>
          <w:sz w:val="24"/>
          <w:szCs w:val="24"/>
          <w:lang w:val="en-GB" w:eastAsia="en-GB"/>
          <w14:ligatures w14:val="standardContextual"/>
        </w:rPr>
      </w:pPr>
      <w:hyperlink w:anchor="_Toc223392349" w:history="1">
        <w:r w:rsidRPr="00501418">
          <w:rPr>
            <w:rStyle w:val="Hyperlink"/>
            <w:noProof/>
          </w:rPr>
          <w:t>8.2</w:t>
        </w:r>
        <w:r>
          <w:rPr>
            <w:rFonts w:cstheme="minorBidi"/>
            <w:noProof/>
            <w:color w:val="auto"/>
            <w:kern w:val="2"/>
            <w:sz w:val="24"/>
            <w:szCs w:val="24"/>
            <w:lang w:val="en-GB" w:eastAsia="en-GB"/>
            <w14:ligatures w14:val="standardContextual"/>
          </w:rPr>
          <w:tab/>
        </w:r>
        <w:r w:rsidRPr="00501418">
          <w:rPr>
            <w:rStyle w:val="Hyperlink"/>
            <w:noProof/>
          </w:rPr>
          <w:t>Appendix – UML Model</w:t>
        </w:r>
        <w:r>
          <w:rPr>
            <w:noProof/>
            <w:webHidden/>
          </w:rPr>
          <w:tab/>
        </w:r>
        <w:r>
          <w:rPr>
            <w:noProof/>
            <w:webHidden/>
          </w:rPr>
          <w:fldChar w:fldCharType="begin"/>
        </w:r>
        <w:r>
          <w:rPr>
            <w:noProof/>
            <w:webHidden/>
          </w:rPr>
          <w:instrText xml:space="preserve"> PAGEREF _Toc223392349 \h </w:instrText>
        </w:r>
        <w:r>
          <w:rPr>
            <w:noProof/>
            <w:webHidden/>
          </w:rPr>
        </w:r>
        <w:r>
          <w:rPr>
            <w:noProof/>
            <w:webHidden/>
          </w:rPr>
          <w:fldChar w:fldCharType="separate"/>
        </w:r>
        <w:r w:rsidR="00916DFC">
          <w:rPr>
            <w:noProof/>
            <w:webHidden/>
          </w:rPr>
          <w:t>126</w:t>
        </w:r>
        <w:r>
          <w:rPr>
            <w:noProof/>
            <w:webHidden/>
          </w:rPr>
          <w:fldChar w:fldCharType="end"/>
        </w:r>
      </w:hyperlink>
    </w:p>
    <w:p w14:paraId="123C08EB" w14:textId="7E9B65CE" w:rsidR="0076067B" w:rsidRDefault="0076067B">
      <w:pPr>
        <w:pStyle w:val="TOC3"/>
        <w:rPr>
          <w:rFonts w:cstheme="minorBidi"/>
          <w:noProof/>
          <w:color w:val="auto"/>
          <w:kern w:val="2"/>
          <w:sz w:val="24"/>
          <w:szCs w:val="24"/>
          <w:lang w:val="en-GB" w:eastAsia="en-GB"/>
          <w14:ligatures w14:val="standardContextual"/>
        </w:rPr>
      </w:pPr>
      <w:hyperlink w:anchor="_Toc223392350" w:history="1">
        <w:r w:rsidRPr="00501418">
          <w:rPr>
            <w:rStyle w:val="Hyperlink"/>
            <w:noProof/>
          </w:rPr>
          <w:t>8.2.1</w:t>
        </w:r>
        <w:r>
          <w:rPr>
            <w:rFonts w:cstheme="minorBidi"/>
            <w:noProof/>
            <w:color w:val="auto"/>
            <w:kern w:val="2"/>
            <w:sz w:val="24"/>
            <w:szCs w:val="24"/>
            <w:lang w:val="en-GB" w:eastAsia="en-GB"/>
            <w14:ligatures w14:val="standardContextual"/>
          </w:rPr>
          <w:tab/>
        </w:r>
        <w:r w:rsidRPr="00501418">
          <w:rPr>
            <w:rStyle w:val="Hyperlink"/>
            <w:noProof/>
          </w:rPr>
          <w:t>UML model for streaming inventory and alarms</w:t>
        </w:r>
        <w:r>
          <w:rPr>
            <w:noProof/>
            <w:webHidden/>
          </w:rPr>
          <w:tab/>
        </w:r>
        <w:r>
          <w:rPr>
            <w:noProof/>
            <w:webHidden/>
          </w:rPr>
          <w:fldChar w:fldCharType="begin"/>
        </w:r>
        <w:r>
          <w:rPr>
            <w:noProof/>
            <w:webHidden/>
          </w:rPr>
          <w:instrText xml:space="preserve"> PAGEREF _Toc223392350 \h </w:instrText>
        </w:r>
        <w:r>
          <w:rPr>
            <w:noProof/>
            <w:webHidden/>
          </w:rPr>
        </w:r>
        <w:r>
          <w:rPr>
            <w:noProof/>
            <w:webHidden/>
          </w:rPr>
          <w:fldChar w:fldCharType="separate"/>
        </w:r>
        <w:r w:rsidR="00916DFC">
          <w:rPr>
            <w:noProof/>
            <w:webHidden/>
          </w:rPr>
          <w:t>126</w:t>
        </w:r>
        <w:r>
          <w:rPr>
            <w:noProof/>
            <w:webHidden/>
          </w:rPr>
          <w:fldChar w:fldCharType="end"/>
        </w:r>
      </w:hyperlink>
    </w:p>
    <w:p w14:paraId="242EE74E" w14:textId="78193F05" w:rsidR="0076067B" w:rsidRDefault="0076067B">
      <w:pPr>
        <w:pStyle w:val="TOC3"/>
        <w:rPr>
          <w:rFonts w:cstheme="minorBidi"/>
          <w:noProof/>
          <w:color w:val="auto"/>
          <w:kern w:val="2"/>
          <w:sz w:val="24"/>
          <w:szCs w:val="24"/>
          <w:lang w:val="en-GB" w:eastAsia="en-GB"/>
          <w14:ligatures w14:val="standardContextual"/>
        </w:rPr>
      </w:pPr>
      <w:hyperlink w:anchor="_Toc223392351" w:history="1">
        <w:r w:rsidRPr="00501418">
          <w:rPr>
            <w:rStyle w:val="Hyperlink"/>
            <w:noProof/>
          </w:rPr>
          <w:t>8.2.2</w:t>
        </w:r>
        <w:r>
          <w:rPr>
            <w:rFonts w:cstheme="minorBidi"/>
            <w:noProof/>
            <w:color w:val="auto"/>
            <w:kern w:val="2"/>
            <w:sz w:val="24"/>
            <w:szCs w:val="24"/>
            <w:lang w:val="en-GB" w:eastAsia="en-GB"/>
            <w14:ligatures w14:val="standardContextual"/>
          </w:rPr>
          <w:tab/>
        </w:r>
        <w:r w:rsidRPr="00501418">
          <w:rPr>
            <w:rStyle w:val="Hyperlink"/>
            <w:noProof/>
          </w:rPr>
          <w:t>The model of gNMI protobuf</w:t>
        </w:r>
        <w:r>
          <w:rPr>
            <w:noProof/>
            <w:webHidden/>
          </w:rPr>
          <w:tab/>
        </w:r>
        <w:r>
          <w:rPr>
            <w:noProof/>
            <w:webHidden/>
          </w:rPr>
          <w:fldChar w:fldCharType="begin"/>
        </w:r>
        <w:r>
          <w:rPr>
            <w:noProof/>
            <w:webHidden/>
          </w:rPr>
          <w:instrText xml:space="preserve"> PAGEREF _Toc223392351 \h </w:instrText>
        </w:r>
        <w:r>
          <w:rPr>
            <w:noProof/>
            <w:webHidden/>
          </w:rPr>
        </w:r>
        <w:r>
          <w:rPr>
            <w:noProof/>
            <w:webHidden/>
          </w:rPr>
          <w:fldChar w:fldCharType="separate"/>
        </w:r>
        <w:r w:rsidR="00916DFC">
          <w:rPr>
            <w:noProof/>
            <w:webHidden/>
          </w:rPr>
          <w:t>130</w:t>
        </w:r>
        <w:r>
          <w:rPr>
            <w:noProof/>
            <w:webHidden/>
          </w:rPr>
          <w:fldChar w:fldCharType="end"/>
        </w:r>
      </w:hyperlink>
    </w:p>
    <w:p w14:paraId="366C5D33" w14:textId="6AED1C75" w:rsidR="0076067B" w:rsidRDefault="0076067B">
      <w:pPr>
        <w:pStyle w:val="TOC2"/>
        <w:rPr>
          <w:rFonts w:cstheme="minorBidi"/>
          <w:noProof/>
          <w:color w:val="auto"/>
          <w:kern w:val="2"/>
          <w:sz w:val="24"/>
          <w:szCs w:val="24"/>
          <w:lang w:val="en-GB" w:eastAsia="en-GB"/>
          <w14:ligatures w14:val="standardContextual"/>
        </w:rPr>
      </w:pPr>
      <w:hyperlink w:anchor="_Toc223392352" w:history="1">
        <w:r w:rsidRPr="00501418">
          <w:rPr>
            <w:rStyle w:val="Hyperlink"/>
            <w:noProof/>
          </w:rPr>
          <w:t>8.3</w:t>
        </w:r>
        <w:r>
          <w:rPr>
            <w:rFonts w:cstheme="minorBidi"/>
            <w:noProof/>
            <w:color w:val="auto"/>
            <w:kern w:val="2"/>
            <w:sz w:val="24"/>
            <w:szCs w:val="24"/>
            <w:lang w:val="en-GB" w:eastAsia="en-GB"/>
            <w14:ligatures w14:val="standardContextual"/>
          </w:rPr>
          <w:tab/>
        </w:r>
        <w:r w:rsidRPr="00501418">
          <w:rPr>
            <w:rStyle w:val="Hyperlink"/>
            <w:noProof/>
          </w:rPr>
          <w:t>Appendix – Stream record example</w:t>
        </w:r>
        <w:r>
          <w:rPr>
            <w:noProof/>
            <w:webHidden/>
          </w:rPr>
          <w:tab/>
        </w:r>
        <w:r>
          <w:rPr>
            <w:noProof/>
            <w:webHidden/>
          </w:rPr>
          <w:fldChar w:fldCharType="begin"/>
        </w:r>
        <w:r>
          <w:rPr>
            <w:noProof/>
            <w:webHidden/>
          </w:rPr>
          <w:instrText xml:space="preserve"> PAGEREF _Toc223392352 \h </w:instrText>
        </w:r>
        <w:r>
          <w:rPr>
            <w:noProof/>
            <w:webHidden/>
          </w:rPr>
        </w:r>
        <w:r>
          <w:rPr>
            <w:noProof/>
            <w:webHidden/>
          </w:rPr>
          <w:fldChar w:fldCharType="separate"/>
        </w:r>
        <w:r w:rsidR="00916DFC">
          <w:rPr>
            <w:noProof/>
            <w:webHidden/>
          </w:rPr>
          <w:t>134</w:t>
        </w:r>
        <w:r>
          <w:rPr>
            <w:noProof/>
            <w:webHidden/>
          </w:rPr>
          <w:fldChar w:fldCharType="end"/>
        </w:r>
      </w:hyperlink>
    </w:p>
    <w:p w14:paraId="76403A67" w14:textId="63465580" w:rsidR="0076067B" w:rsidRDefault="0076067B">
      <w:pPr>
        <w:pStyle w:val="TOC2"/>
        <w:rPr>
          <w:rFonts w:cstheme="minorBidi"/>
          <w:noProof/>
          <w:color w:val="auto"/>
          <w:kern w:val="2"/>
          <w:sz w:val="24"/>
          <w:szCs w:val="24"/>
          <w:lang w:val="en-GB" w:eastAsia="en-GB"/>
          <w14:ligatures w14:val="standardContextual"/>
        </w:rPr>
      </w:pPr>
      <w:hyperlink w:anchor="_Toc223392353" w:history="1">
        <w:r w:rsidRPr="00501418">
          <w:rPr>
            <w:rStyle w:val="Hyperlink"/>
            <w:noProof/>
          </w:rPr>
          <w:t>8.4</w:t>
        </w:r>
        <w:r>
          <w:rPr>
            <w:rFonts w:cstheme="minorBidi"/>
            <w:noProof/>
            <w:color w:val="auto"/>
            <w:kern w:val="2"/>
            <w:sz w:val="24"/>
            <w:szCs w:val="24"/>
            <w:lang w:val="en-GB" w:eastAsia="en-GB"/>
            <w14:ligatures w14:val="standardContextual"/>
          </w:rPr>
          <w:tab/>
        </w:r>
        <w:r w:rsidRPr="00501418">
          <w:rPr>
            <w:rStyle w:val="Hyperlink"/>
            <w:noProof/>
          </w:rPr>
          <w:t>Appendix – Detectors, detected conditions and alarms</w:t>
        </w:r>
        <w:r>
          <w:rPr>
            <w:noProof/>
            <w:webHidden/>
          </w:rPr>
          <w:tab/>
        </w:r>
        <w:r>
          <w:rPr>
            <w:noProof/>
            <w:webHidden/>
          </w:rPr>
          <w:fldChar w:fldCharType="begin"/>
        </w:r>
        <w:r>
          <w:rPr>
            <w:noProof/>
            <w:webHidden/>
          </w:rPr>
          <w:instrText xml:space="preserve"> PAGEREF _Toc223392353 \h </w:instrText>
        </w:r>
        <w:r>
          <w:rPr>
            <w:noProof/>
            <w:webHidden/>
          </w:rPr>
        </w:r>
        <w:r>
          <w:rPr>
            <w:noProof/>
            <w:webHidden/>
          </w:rPr>
          <w:fldChar w:fldCharType="separate"/>
        </w:r>
        <w:r w:rsidR="00916DFC">
          <w:rPr>
            <w:noProof/>
            <w:webHidden/>
          </w:rPr>
          <w:t>136</w:t>
        </w:r>
        <w:r>
          <w:rPr>
            <w:noProof/>
            <w:webHidden/>
          </w:rPr>
          <w:fldChar w:fldCharType="end"/>
        </w:r>
      </w:hyperlink>
    </w:p>
    <w:p w14:paraId="190D6932" w14:textId="01E09508" w:rsidR="0076067B" w:rsidRDefault="0076067B">
      <w:pPr>
        <w:pStyle w:val="TOC3"/>
        <w:rPr>
          <w:rFonts w:cstheme="minorBidi"/>
          <w:noProof/>
          <w:color w:val="auto"/>
          <w:kern w:val="2"/>
          <w:sz w:val="24"/>
          <w:szCs w:val="24"/>
          <w:lang w:val="en-GB" w:eastAsia="en-GB"/>
          <w14:ligatures w14:val="standardContextual"/>
        </w:rPr>
      </w:pPr>
      <w:hyperlink w:anchor="_Toc223392354" w:history="1">
        <w:r w:rsidRPr="00501418">
          <w:rPr>
            <w:rStyle w:val="Hyperlink"/>
            <w:noProof/>
          </w:rPr>
          <w:t>8.4.1</w:t>
        </w:r>
        <w:r>
          <w:rPr>
            <w:rFonts w:cstheme="minorBidi"/>
            <w:noProof/>
            <w:color w:val="auto"/>
            <w:kern w:val="2"/>
            <w:sz w:val="24"/>
            <w:szCs w:val="24"/>
            <w:lang w:val="en-GB" w:eastAsia="en-GB"/>
            <w14:ligatures w14:val="standardContextual"/>
          </w:rPr>
          <w:tab/>
        </w:r>
        <w:r w:rsidRPr="00501418">
          <w:rPr>
            <w:rStyle w:val="Hyperlink"/>
            <w:noProof/>
          </w:rPr>
          <w:t>Detect</w:t>
        </w:r>
        <w:r>
          <w:rPr>
            <w:noProof/>
            <w:webHidden/>
          </w:rPr>
          <w:tab/>
        </w:r>
        <w:r>
          <w:rPr>
            <w:noProof/>
            <w:webHidden/>
          </w:rPr>
          <w:fldChar w:fldCharType="begin"/>
        </w:r>
        <w:r>
          <w:rPr>
            <w:noProof/>
            <w:webHidden/>
          </w:rPr>
          <w:instrText xml:space="preserve"> PAGEREF _Toc223392354 \h </w:instrText>
        </w:r>
        <w:r>
          <w:rPr>
            <w:noProof/>
            <w:webHidden/>
          </w:rPr>
        </w:r>
        <w:r>
          <w:rPr>
            <w:noProof/>
            <w:webHidden/>
          </w:rPr>
          <w:fldChar w:fldCharType="separate"/>
        </w:r>
        <w:r w:rsidR="00916DFC">
          <w:rPr>
            <w:noProof/>
            <w:webHidden/>
          </w:rPr>
          <w:t>136</w:t>
        </w:r>
        <w:r>
          <w:rPr>
            <w:noProof/>
            <w:webHidden/>
          </w:rPr>
          <w:fldChar w:fldCharType="end"/>
        </w:r>
      </w:hyperlink>
    </w:p>
    <w:p w14:paraId="32896CAB" w14:textId="6F9403F1" w:rsidR="0076067B" w:rsidRDefault="0076067B">
      <w:pPr>
        <w:pStyle w:val="TOC3"/>
        <w:rPr>
          <w:rFonts w:cstheme="minorBidi"/>
          <w:noProof/>
          <w:color w:val="auto"/>
          <w:kern w:val="2"/>
          <w:sz w:val="24"/>
          <w:szCs w:val="24"/>
          <w:lang w:val="en-GB" w:eastAsia="en-GB"/>
          <w14:ligatures w14:val="standardContextual"/>
        </w:rPr>
      </w:pPr>
      <w:hyperlink w:anchor="_Toc223392355" w:history="1">
        <w:r w:rsidRPr="00501418">
          <w:rPr>
            <w:rStyle w:val="Hyperlink"/>
            <w:noProof/>
          </w:rPr>
          <w:t>8.4.2</w:t>
        </w:r>
        <w:r>
          <w:rPr>
            <w:rFonts w:cstheme="minorBidi"/>
            <w:noProof/>
            <w:color w:val="auto"/>
            <w:kern w:val="2"/>
            <w:sz w:val="24"/>
            <w:szCs w:val="24"/>
            <w:lang w:val="en-GB" w:eastAsia="en-GB"/>
            <w14:ligatures w14:val="standardContextual"/>
          </w:rPr>
          <w:tab/>
        </w:r>
        <w:r w:rsidRPr="00501418">
          <w:rPr>
            <w:rStyle w:val="Hyperlink"/>
            <w:noProof/>
          </w:rPr>
          <w:t>Detector</w:t>
        </w:r>
        <w:r>
          <w:rPr>
            <w:noProof/>
            <w:webHidden/>
          </w:rPr>
          <w:tab/>
        </w:r>
        <w:r>
          <w:rPr>
            <w:noProof/>
            <w:webHidden/>
          </w:rPr>
          <w:fldChar w:fldCharType="begin"/>
        </w:r>
        <w:r>
          <w:rPr>
            <w:noProof/>
            <w:webHidden/>
          </w:rPr>
          <w:instrText xml:space="preserve"> PAGEREF _Toc223392355 \h </w:instrText>
        </w:r>
        <w:r>
          <w:rPr>
            <w:noProof/>
            <w:webHidden/>
          </w:rPr>
        </w:r>
        <w:r>
          <w:rPr>
            <w:noProof/>
            <w:webHidden/>
          </w:rPr>
          <w:fldChar w:fldCharType="separate"/>
        </w:r>
        <w:r w:rsidR="00916DFC">
          <w:rPr>
            <w:noProof/>
            <w:webHidden/>
          </w:rPr>
          <w:t>136</w:t>
        </w:r>
        <w:r>
          <w:rPr>
            <w:noProof/>
            <w:webHidden/>
          </w:rPr>
          <w:fldChar w:fldCharType="end"/>
        </w:r>
      </w:hyperlink>
    </w:p>
    <w:p w14:paraId="5D1ABD3A" w14:textId="606713C7" w:rsidR="0076067B" w:rsidRDefault="0076067B">
      <w:pPr>
        <w:pStyle w:val="TOC3"/>
        <w:rPr>
          <w:rFonts w:cstheme="minorBidi"/>
          <w:noProof/>
          <w:color w:val="auto"/>
          <w:kern w:val="2"/>
          <w:sz w:val="24"/>
          <w:szCs w:val="24"/>
          <w:lang w:val="en-GB" w:eastAsia="en-GB"/>
          <w14:ligatures w14:val="standardContextual"/>
        </w:rPr>
      </w:pPr>
      <w:hyperlink w:anchor="_Toc223392356" w:history="1">
        <w:r w:rsidRPr="00501418">
          <w:rPr>
            <w:rStyle w:val="Hyperlink"/>
            <w:noProof/>
          </w:rPr>
          <w:t>8.4.3</w:t>
        </w:r>
        <w:r>
          <w:rPr>
            <w:rFonts w:cstheme="minorBidi"/>
            <w:noProof/>
            <w:color w:val="auto"/>
            <w:kern w:val="2"/>
            <w:sz w:val="24"/>
            <w:szCs w:val="24"/>
            <w:lang w:val="en-GB" w:eastAsia="en-GB"/>
            <w14:ligatures w14:val="standardContextual"/>
          </w:rPr>
          <w:tab/>
        </w:r>
        <w:r w:rsidRPr="00501418">
          <w:rPr>
            <w:rStyle w:val="Hyperlink"/>
            <w:noProof/>
          </w:rPr>
          <w:t>Condition</w:t>
        </w:r>
        <w:r>
          <w:rPr>
            <w:noProof/>
            <w:webHidden/>
          </w:rPr>
          <w:tab/>
        </w:r>
        <w:r>
          <w:rPr>
            <w:noProof/>
            <w:webHidden/>
          </w:rPr>
          <w:fldChar w:fldCharType="begin"/>
        </w:r>
        <w:r>
          <w:rPr>
            <w:noProof/>
            <w:webHidden/>
          </w:rPr>
          <w:instrText xml:space="preserve"> PAGEREF _Toc223392356 \h </w:instrText>
        </w:r>
        <w:r>
          <w:rPr>
            <w:noProof/>
            <w:webHidden/>
          </w:rPr>
        </w:r>
        <w:r>
          <w:rPr>
            <w:noProof/>
            <w:webHidden/>
          </w:rPr>
          <w:fldChar w:fldCharType="separate"/>
        </w:r>
        <w:r w:rsidR="00916DFC">
          <w:rPr>
            <w:noProof/>
            <w:webHidden/>
          </w:rPr>
          <w:t>136</w:t>
        </w:r>
        <w:r>
          <w:rPr>
            <w:noProof/>
            <w:webHidden/>
          </w:rPr>
          <w:fldChar w:fldCharType="end"/>
        </w:r>
      </w:hyperlink>
    </w:p>
    <w:p w14:paraId="65DA437E" w14:textId="49B586FE" w:rsidR="0076067B" w:rsidRDefault="0076067B">
      <w:pPr>
        <w:pStyle w:val="TOC3"/>
        <w:rPr>
          <w:rFonts w:cstheme="minorBidi"/>
          <w:noProof/>
          <w:color w:val="auto"/>
          <w:kern w:val="2"/>
          <w:sz w:val="24"/>
          <w:szCs w:val="24"/>
          <w:lang w:val="en-GB" w:eastAsia="en-GB"/>
          <w14:ligatures w14:val="standardContextual"/>
        </w:rPr>
      </w:pPr>
      <w:hyperlink w:anchor="_Toc223392357" w:history="1">
        <w:r w:rsidRPr="00501418">
          <w:rPr>
            <w:rStyle w:val="Hyperlink"/>
            <w:noProof/>
          </w:rPr>
          <w:t>8.4.4</w:t>
        </w:r>
        <w:r>
          <w:rPr>
            <w:rFonts w:cstheme="minorBidi"/>
            <w:noProof/>
            <w:color w:val="auto"/>
            <w:kern w:val="2"/>
            <w:sz w:val="24"/>
            <w:szCs w:val="24"/>
            <w:lang w:val="en-GB" w:eastAsia="en-GB"/>
            <w14:ligatures w14:val="standardContextual"/>
          </w:rPr>
          <w:tab/>
        </w:r>
        <w:r w:rsidRPr="00501418">
          <w:rPr>
            <w:rStyle w:val="Hyperlink"/>
            <w:noProof/>
          </w:rPr>
          <w:t>Condition detector</w:t>
        </w:r>
        <w:r>
          <w:rPr>
            <w:noProof/>
            <w:webHidden/>
          </w:rPr>
          <w:tab/>
        </w:r>
        <w:r>
          <w:rPr>
            <w:noProof/>
            <w:webHidden/>
          </w:rPr>
          <w:fldChar w:fldCharType="begin"/>
        </w:r>
        <w:r>
          <w:rPr>
            <w:noProof/>
            <w:webHidden/>
          </w:rPr>
          <w:instrText xml:space="preserve"> PAGEREF _Toc223392357 \h </w:instrText>
        </w:r>
        <w:r>
          <w:rPr>
            <w:noProof/>
            <w:webHidden/>
          </w:rPr>
        </w:r>
        <w:r>
          <w:rPr>
            <w:noProof/>
            <w:webHidden/>
          </w:rPr>
          <w:fldChar w:fldCharType="separate"/>
        </w:r>
        <w:r w:rsidR="00916DFC">
          <w:rPr>
            <w:noProof/>
            <w:webHidden/>
          </w:rPr>
          <w:t>136</w:t>
        </w:r>
        <w:r>
          <w:rPr>
            <w:noProof/>
            <w:webHidden/>
          </w:rPr>
          <w:fldChar w:fldCharType="end"/>
        </w:r>
      </w:hyperlink>
    </w:p>
    <w:p w14:paraId="015C286C" w14:textId="69335D08" w:rsidR="0076067B" w:rsidRDefault="0076067B">
      <w:pPr>
        <w:pStyle w:val="TOC3"/>
        <w:rPr>
          <w:rFonts w:cstheme="minorBidi"/>
          <w:noProof/>
          <w:color w:val="auto"/>
          <w:kern w:val="2"/>
          <w:sz w:val="24"/>
          <w:szCs w:val="24"/>
          <w:lang w:val="en-GB" w:eastAsia="en-GB"/>
          <w14:ligatures w14:val="standardContextual"/>
        </w:rPr>
      </w:pPr>
      <w:hyperlink w:anchor="_Toc223392358" w:history="1">
        <w:r w:rsidRPr="00501418">
          <w:rPr>
            <w:rStyle w:val="Hyperlink"/>
            <w:noProof/>
          </w:rPr>
          <w:t>8.4.5</w:t>
        </w:r>
        <w:r>
          <w:rPr>
            <w:rFonts w:cstheme="minorBidi"/>
            <w:noProof/>
            <w:color w:val="auto"/>
            <w:kern w:val="2"/>
            <w:sz w:val="24"/>
            <w:szCs w:val="24"/>
            <w:lang w:val="en-GB" w:eastAsia="en-GB"/>
            <w14:ligatures w14:val="standardContextual"/>
          </w:rPr>
          <w:tab/>
        </w:r>
        <w:r w:rsidRPr="00501418">
          <w:rPr>
            <w:rStyle w:val="Hyperlink"/>
            <w:noProof/>
          </w:rPr>
          <w:t>Detected condition</w:t>
        </w:r>
        <w:r>
          <w:rPr>
            <w:noProof/>
            <w:webHidden/>
          </w:rPr>
          <w:tab/>
        </w:r>
        <w:r>
          <w:rPr>
            <w:noProof/>
            <w:webHidden/>
          </w:rPr>
          <w:fldChar w:fldCharType="begin"/>
        </w:r>
        <w:r>
          <w:rPr>
            <w:noProof/>
            <w:webHidden/>
          </w:rPr>
          <w:instrText xml:space="preserve"> PAGEREF _Toc223392358 \h </w:instrText>
        </w:r>
        <w:r>
          <w:rPr>
            <w:noProof/>
            <w:webHidden/>
          </w:rPr>
        </w:r>
        <w:r>
          <w:rPr>
            <w:noProof/>
            <w:webHidden/>
          </w:rPr>
          <w:fldChar w:fldCharType="separate"/>
        </w:r>
        <w:r w:rsidR="00916DFC">
          <w:rPr>
            <w:noProof/>
            <w:webHidden/>
          </w:rPr>
          <w:t>136</w:t>
        </w:r>
        <w:r>
          <w:rPr>
            <w:noProof/>
            <w:webHidden/>
          </w:rPr>
          <w:fldChar w:fldCharType="end"/>
        </w:r>
      </w:hyperlink>
    </w:p>
    <w:p w14:paraId="47875D13" w14:textId="71026446" w:rsidR="0076067B" w:rsidRDefault="0076067B">
      <w:pPr>
        <w:pStyle w:val="TOC3"/>
        <w:rPr>
          <w:rFonts w:cstheme="minorBidi"/>
          <w:noProof/>
          <w:color w:val="auto"/>
          <w:kern w:val="2"/>
          <w:sz w:val="24"/>
          <w:szCs w:val="24"/>
          <w:lang w:val="en-GB" w:eastAsia="en-GB"/>
          <w14:ligatures w14:val="standardContextual"/>
        </w:rPr>
      </w:pPr>
      <w:hyperlink w:anchor="_Toc223392359" w:history="1">
        <w:r w:rsidRPr="00501418">
          <w:rPr>
            <w:rStyle w:val="Hyperlink"/>
            <w:noProof/>
          </w:rPr>
          <w:t>8.4.6</w:t>
        </w:r>
        <w:r>
          <w:rPr>
            <w:rFonts w:cstheme="minorBidi"/>
            <w:noProof/>
            <w:color w:val="auto"/>
            <w:kern w:val="2"/>
            <w:sz w:val="24"/>
            <w:szCs w:val="24"/>
            <w:lang w:val="en-GB" w:eastAsia="en-GB"/>
            <w14:ligatures w14:val="standardContextual"/>
          </w:rPr>
          <w:tab/>
        </w:r>
        <w:r w:rsidRPr="00501418">
          <w:rPr>
            <w:rStyle w:val="Hyperlink"/>
            <w:noProof/>
          </w:rPr>
          <w:t>Alarm</w:t>
        </w:r>
        <w:r>
          <w:rPr>
            <w:noProof/>
            <w:webHidden/>
          </w:rPr>
          <w:tab/>
        </w:r>
        <w:r>
          <w:rPr>
            <w:noProof/>
            <w:webHidden/>
          </w:rPr>
          <w:fldChar w:fldCharType="begin"/>
        </w:r>
        <w:r>
          <w:rPr>
            <w:noProof/>
            <w:webHidden/>
          </w:rPr>
          <w:instrText xml:space="preserve"> PAGEREF _Toc223392359 \h </w:instrText>
        </w:r>
        <w:r>
          <w:rPr>
            <w:noProof/>
            <w:webHidden/>
          </w:rPr>
        </w:r>
        <w:r>
          <w:rPr>
            <w:noProof/>
            <w:webHidden/>
          </w:rPr>
          <w:fldChar w:fldCharType="separate"/>
        </w:r>
        <w:r w:rsidR="00916DFC">
          <w:rPr>
            <w:noProof/>
            <w:webHidden/>
          </w:rPr>
          <w:t>136</w:t>
        </w:r>
        <w:r>
          <w:rPr>
            <w:noProof/>
            <w:webHidden/>
          </w:rPr>
          <w:fldChar w:fldCharType="end"/>
        </w:r>
      </w:hyperlink>
    </w:p>
    <w:p w14:paraId="2F0A7154" w14:textId="09B68830" w:rsidR="0076067B" w:rsidRDefault="0076067B">
      <w:pPr>
        <w:pStyle w:val="TOC3"/>
        <w:rPr>
          <w:rFonts w:cstheme="minorBidi"/>
          <w:noProof/>
          <w:color w:val="auto"/>
          <w:kern w:val="2"/>
          <w:sz w:val="24"/>
          <w:szCs w:val="24"/>
          <w:lang w:val="en-GB" w:eastAsia="en-GB"/>
          <w14:ligatures w14:val="standardContextual"/>
        </w:rPr>
      </w:pPr>
      <w:hyperlink w:anchor="_Toc223392360" w:history="1">
        <w:r w:rsidRPr="00501418">
          <w:rPr>
            <w:rStyle w:val="Hyperlink"/>
            <w:noProof/>
          </w:rPr>
          <w:t>8.4.7</w:t>
        </w:r>
        <w:r>
          <w:rPr>
            <w:rFonts w:cstheme="minorBidi"/>
            <w:noProof/>
            <w:color w:val="auto"/>
            <w:kern w:val="2"/>
            <w:sz w:val="24"/>
            <w:szCs w:val="24"/>
            <w:lang w:val="en-GB" w:eastAsia="en-GB"/>
            <w14:ligatures w14:val="standardContextual"/>
          </w:rPr>
          <w:tab/>
        </w:r>
        <w:r w:rsidRPr="00501418">
          <w:rPr>
            <w:rStyle w:val="Hyperlink"/>
            <w:noProof/>
          </w:rPr>
          <w:t>Alarm detector</w:t>
        </w:r>
        <w:r>
          <w:rPr>
            <w:noProof/>
            <w:webHidden/>
          </w:rPr>
          <w:tab/>
        </w:r>
        <w:r>
          <w:rPr>
            <w:noProof/>
            <w:webHidden/>
          </w:rPr>
          <w:fldChar w:fldCharType="begin"/>
        </w:r>
        <w:r>
          <w:rPr>
            <w:noProof/>
            <w:webHidden/>
          </w:rPr>
          <w:instrText xml:space="preserve"> PAGEREF _Toc223392360 \h </w:instrText>
        </w:r>
        <w:r>
          <w:rPr>
            <w:noProof/>
            <w:webHidden/>
          </w:rPr>
        </w:r>
        <w:r>
          <w:rPr>
            <w:noProof/>
            <w:webHidden/>
          </w:rPr>
          <w:fldChar w:fldCharType="separate"/>
        </w:r>
        <w:r w:rsidR="00916DFC">
          <w:rPr>
            <w:noProof/>
            <w:webHidden/>
          </w:rPr>
          <w:t>136</w:t>
        </w:r>
        <w:r>
          <w:rPr>
            <w:noProof/>
            <w:webHidden/>
          </w:rPr>
          <w:fldChar w:fldCharType="end"/>
        </w:r>
      </w:hyperlink>
    </w:p>
    <w:p w14:paraId="3EAA7723" w14:textId="41CF099A" w:rsidR="0076067B" w:rsidRDefault="0076067B">
      <w:pPr>
        <w:pStyle w:val="TOC3"/>
        <w:rPr>
          <w:rFonts w:cstheme="minorBidi"/>
          <w:noProof/>
          <w:color w:val="auto"/>
          <w:kern w:val="2"/>
          <w:sz w:val="24"/>
          <w:szCs w:val="24"/>
          <w:lang w:val="en-GB" w:eastAsia="en-GB"/>
          <w14:ligatures w14:val="standardContextual"/>
        </w:rPr>
      </w:pPr>
      <w:hyperlink w:anchor="_Toc223392361" w:history="1">
        <w:r w:rsidRPr="00501418">
          <w:rPr>
            <w:rStyle w:val="Hyperlink"/>
            <w:noProof/>
          </w:rPr>
          <w:t>8.4.8</w:t>
        </w:r>
        <w:r>
          <w:rPr>
            <w:rFonts w:cstheme="minorBidi"/>
            <w:noProof/>
            <w:color w:val="auto"/>
            <w:kern w:val="2"/>
            <w:sz w:val="24"/>
            <w:szCs w:val="24"/>
            <w:lang w:val="en-GB" w:eastAsia="en-GB"/>
            <w14:ligatures w14:val="standardContextual"/>
          </w:rPr>
          <w:tab/>
        </w:r>
        <w:r w:rsidRPr="00501418">
          <w:rPr>
            <w:rStyle w:val="Hyperlink"/>
            <w:noProof/>
          </w:rPr>
          <w:t>Traditional alarm reporting and legacy-properties</w:t>
        </w:r>
        <w:r>
          <w:rPr>
            <w:noProof/>
            <w:webHidden/>
          </w:rPr>
          <w:tab/>
        </w:r>
        <w:r>
          <w:rPr>
            <w:noProof/>
            <w:webHidden/>
          </w:rPr>
          <w:fldChar w:fldCharType="begin"/>
        </w:r>
        <w:r>
          <w:rPr>
            <w:noProof/>
            <w:webHidden/>
          </w:rPr>
          <w:instrText xml:space="preserve"> PAGEREF _Toc223392361 \h </w:instrText>
        </w:r>
        <w:r>
          <w:rPr>
            <w:noProof/>
            <w:webHidden/>
          </w:rPr>
        </w:r>
        <w:r>
          <w:rPr>
            <w:noProof/>
            <w:webHidden/>
          </w:rPr>
          <w:fldChar w:fldCharType="separate"/>
        </w:r>
        <w:r w:rsidR="00916DFC">
          <w:rPr>
            <w:noProof/>
            <w:webHidden/>
          </w:rPr>
          <w:t>136</w:t>
        </w:r>
        <w:r>
          <w:rPr>
            <w:noProof/>
            <w:webHidden/>
          </w:rPr>
          <w:fldChar w:fldCharType="end"/>
        </w:r>
      </w:hyperlink>
    </w:p>
    <w:p w14:paraId="2CA94877" w14:textId="05999D3A" w:rsidR="0076067B" w:rsidRDefault="0076067B">
      <w:pPr>
        <w:pStyle w:val="TOC2"/>
        <w:rPr>
          <w:rFonts w:cstheme="minorBidi"/>
          <w:noProof/>
          <w:color w:val="auto"/>
          <w:kern w:val="2"/>
          <w:sz w:val="24"/>
          <w:szCs w:val="24"/>
          <w:lang w:val="en-GB" w:eastAsia="en-GB"/>
          <w14:ligatures w14:val="standardContextual"/>
        </w:rPr>
      </w:pPr>
      <w:hyperlink w:anchor="_Toc223392362" w:history="1">
        <w:r w:rsidRPr="00501418">
          <w:rPr>
            <w:rStyle w:val="Hyperlink"/>
            <w:noProof/>
          </w:rPr>
          <w:t>8.5</w:t>
        </w:r>
        <w:r>
          <w:rPr>
            <w:rFonts w:cstheme="minorBidi"/>
            <w:noProof/>
            <w:color w:val="auto"/>
            <w:kern w:val="2"/>
            <w:sz w:val="24"/>
            <w:szCs w:val="24"/>
            <w:lang w:val="en-GB" w:eastAsia="en-GB"/>
            <w14:ligatures w14:val="standardContextual"/>
          </w:rPr>
          <w:tab/>
        </w:r>
        <w:r w:rsidRPr="00501418">
          <w:rPr>
            <w:rStyle w:val="Hyperlink"/>
            <w:noProof/>
          </w:rPr>
          <w:t>Appendix – Measurement data and performance monitoring solution architecture</w:t>
        </w:r>
        <w:r>
          <w:rPr>
            <w:noProof/>
            <w:webHidden/>
          </w:rPr>
          <w:tab/>
        </w:r>
        <w:r>
          <w:rPr>
            <w:noProof/>
            <w:webHidden/>
          </w:rPr>
          <w:fldChar w:fldCharType="begin"/>
        </w:r>
        <w:r>
          <w:rPr>
            <w:noProof/>
            <w:webHidden/>
          </w:rPr>
          <w:instrText xml:space="preserve"> PAGEREF _Toc223392362 \h </w:instrText>
        </w:r>
        <w:r>
          <w:rPr>
            <w:noProof/>
            <w:webHidden/>
          </w:rPr>
        </w:r>
        <w:r>
          <w:rPr>
            <w:noProof/>
            <w:webHidden/>
          </w:rPr>
          <w:fldChar w:fldCharType="separate"/>
        </w:r>
        <w:r w:rsidR="00916DFC">
          <w:rPr>
            <w:noProof/>
            <w:webHidden/>
          </w:rPr>
          <w:t>138</w:t>
        </w:r>
        <w:r>
          <w:rPr>
            <w:noProof/>
            <w:webHidden/>
          </w:rPr>
          <w:fldChar w:fldCharType="end"/>
        </w:r>
      </w:hyperlink>
    </w:p>
    <w:p w14:paraId="754DD365" w14:textId="0E5E9B64" w:rsidR="0076067B" w:rsidRDefault="0076067B">
      <w:pPr>
        <w:pStyle w:val="TOC2"/>
        <w:rPr>
          <w:rFonts w:cstheme="minorBidi"/>
          <w:noProof/>
          <w:color w:val="auto"/>
          <w:kern w:val="2"/>
          <w:sz w:val="24"/>
          <w:szCs w:val="24"/>
          <w:lang w:val="en-GB" w:eastAsia="en-GB"/>
          <w14:ligatures w14:val="standardContextual"/>
        </w:rPr>
      </w:pPr>
      <w:hyperlink w:anchor="_Toc223392363" w:history="1">
        <w:r w:rsidRPr="00501418">
          <w:rPr>
            <w:rStyle w:val="Hyperlink"/>
            <w:noProof/>
          </w:rPr>
          <w:t>8.6</w:t>
        </w:r>
        <w:r>
          <w:rPr>
            <w:rFonts w:cstheme="minorBidi"/>
            <w:noProof/>
            <w:color w:val="auto"/>
            <w:kern w:val="2"/>
            <w:sz w:val="24"/>
            <w:szCs w:val="24"/>
            <w:lang w:val="en-GB" w:eastAsia="en-GB"/>
            <w14:ligatures w14:val="standardContextual"/>
          </w:rPr>
          <w:tab/>
        </w:r>
        <w:r w:rsidRPr="00501418">
          <w:rPr>
            <w:rStyle w:val="Hyperlink"/>
            <w:noProof/>
          </w:rPr>
          <w:t>Appendix – Measurement data – Referencing resources</w:t>
        </w:r>
        <w:r>
          <w:rPr>
            <w:noProof/>
            <w:webHidden/>
          </w:rPr>
          <w:tab/>
        </w:r>
        <w:r>
          <w:rPr>
            <w:noProof/>
            <w:webHidden/>
          </w:rPr>
          <w:fldChar w:fldCharType="begin"/>
        </w:r>
        <w:r>
          <w:rPr>
            <w:noProof/>
            <w:webHidden/>
          </w:rPr>
          <w:instrText xml:space="preserve"> PAGEREF _Toc223392363 \h </w:instrText>
        </w:r>
        <w:r>
          <w:rPr>
            <w:noProof/>
            <w:webHidden/>
          </w:rPr>
        </w:r>
        <w:r>
          <w:rPr>
            <w:noProof/>
            <w:webHidden/>
          </w:rPr>
          <w:fldChar w:fldCharType="separate"/>
        </w:r>
        <w:r w:rsidR="00916DFC">
          <w:rPr>
            <w:noProof/>
            <w:webHidden/>
          </w:rPr>
          <w:t>140</w:t>
        </w:r>
        <w:r>
          <w:rPr>
            <w:noProof/>
            <w:webHidden/>
          </w:rPr>
          <w:fldChar w:fldCharType="end"/>
        </w:r>
      </w:hyperlink>
    </w:p>
    <w:p w14:paraId="45B3C58C" w14:textId="56BFACF0" w:rsidR="0076067B" w:rsidRDefault="0076067B">
      <w:pPr>
        <w:pStyle w:val="TOC2"/>
        <w:rPr>
          <w:rFonts w:cstheme="minorBidi"/>
          <w:noProof/>
          <w:color w:val="auto"/>
          <w:kern w:val="2"/>
          <w:sz w:val="24"/>
          <w:szCs w:val="24"/>
          <w:lang w:val="en-GB" w:eastAsia="en-GB"/>
          <w14:ligatures w14:val="standardContextual"/>
        </w:rPr>
      </w:pPr>
      <w:hyperlink w:anchor="_Toc223392364" w:history="1">
        <w:r w:rsidRPr="00501418">
          <w:rPr>
            <w:rStyle w:val="Hyperlink"/>
            <w:noProof/>
          </w:rPr>
          <w:t>8.7</w:t>
        </w:r>
        <w:r>
          <w:rPr>
            <w:rFonts w:cstheme="minorBidi"/>
            <w:noProof/>
            <w:color w:val="auto"/>
            <w:kern w:val="2"/>
            <w:sz w:val="24"/>
            <w:szCs w:val="24"/>
            <w:lang w:val="en-GB" w:eastAsia="en-GB"/>
            <w14:ligatures w14:val="standardContextual"/>
          </w:rPr>
          <w:tab/>
        </w:r>
        <w:r w:rsidRPr="00501418">
          <w:rPr>
            <w:rStyle w:val="Hyperlink"/>
            <w:noProof/>
          </w:rPr>
          <w:t>Appendix – Protobuf encoding sketch</w:t>
        </w:r>
        <w:r>
          <w:rPr>
            <w:noProof/>
            <w:webHidden/>
          </w:rPr>
          <w:tab/>
        </w:r>
        <w:r>
          <w:rPr>
            <w:noProof/>
            <w:webHidden/>
          </w:rPr>
          <w:fldChar w:fldCharType="begin"/>
        </w:r>
        <w:r>
          <w:rPr>
            <w:noProof/>
            <w:webHidden/>
          </w:rPr>
          <w:instrText xml:space="preserve"> PAGEREF _Toc223392364 \h </w:instrText>
        </w:r>
        <w:r>
          <w:rPr>
            <w:noProof/>
            <w:webHidden/>
          </w:rPr>
        </w:r>
        <w:r>
          <w:rPr>
            <w:noProof/>
            <w:webHidden/>
          </w:rPr>
          <w:fldChar w:fldCharType="separate"/>
        </w:r>
        <w:r w:rsidR="00916DFC">
          <w:rPr>
            <w:noProof/>
            <w:webHidden/>
          </w:rPr>
          <w:t>141</w:t>
        </w:r>
        <w:r>
          <w:rPr>
            <w:noProof/>
            <w:webHidden/>
          </w:rPr>
          <w:fldChar w:fldCharType="end"/>
        </w:r>
      </w:hyperlink>
    </w:p>
    <w:p w14:paraId="1CAE6F71" w14:textId="2D8354A1" w:rsidR="0076067B" w:rsidRDefault="0076067B">
      <w:pPr>
        <w:pStyle w:val="TOC3"/>
        <w:rPr>
          <w:rFonts w:cstheme="minorBidi"/>
          <w:noProof/>
          <w:color w:val="auto"/>
          <w:kern w:val="2"/>
          <w:sz w:val="24"/>
          <w:szCs w:val="24"/>
          <w:lang w:val="en-GB" w:eastAsia="en-GB"/>
          <w14:ligatures w14:val="standardContextual"/>
        </w:rPr>
      </w:pPr>
      <w:hyperlink w:anchor="_Toc223392365" w:history="1">
        <w:r w:rsidRPr="00501418">
          <w:rPr>
            <w:rStyle w:val="Hyperlink"/>
            <w:noProof/>
          </w:rPr>
          <w:t>8.7.1</w:t>
        </w:r>
        <w:r>
          <w:rPr>
            <w:rFonts w:cstheme="minorBidi"/>
            <w:noProof/>
            <w:color w:val="auto"/>
            <w:kern w:val="2"/>
            <w:sz w:val="24"/>
            <w:szCs w:val="24"/>
            <w:lang w:val="en-GB" w:eastAsia="en-GB"/>
            <w14:ligatures w14:val="standardContextual"/>
          </w:rPr>
          <w:tab/>
        </w:r>
        <w:r w:rsidRPr="00501418">
          <w:rPr>
            <w:rStyle w:val="Hyperlink"/>
            <w:noProof/>
          </w:rPr>
          <w:t>Message fragment in JSON</w:t>
        </w:r>
        <w:r>
          <w:rPr>
            <w:noProof/>
            <w:webHidden/>
          </w:rPr>
          <w:tab/>
        </w:r>
        <w:r>
          <w:rPr>
            <w:noProof/>
            <w:webHidden/>
          </w:rPr>
          <w:fldChar w:fldCharType="begin"/>
        </w:r>
        <w:r>
          <w:rPr>
            <w:noProof/>
            <w:webHidden/>
          </w:rPr>
          <w:instrText xml:space="preserve"> PAGEREF _Toc223392365 \h </w:instrText>
        </w:r>
        <w:r>
          <w:rPr>
            <w:noProof/>
            <w:webHidden/>
          </w:rPr>
        </w:r>
        <w:r>
          <w:rPr>
            <w:noProof/>
            <w:webHidden/>
          </w:rPr>
          <w:fldChar w:fldCharType="separate"/>
        </w:r>
        <w:r w:rsidR="00916DFC">
          <w:rPr>
            <w:noProof/>
            <w:webHidden/>
          </w:rPr>
          <w:t>141</w:t>
        </w:r>
        <w:r>
          <w:rPr>
            <w:noProof/>
            <w:webHidden/>
          </w:rPr>
          <w:fldChar w:fldCharType="end"/>
        </w:r>
      </w:hyperlink>
    </w:p>
    <w:p w14:paraId="6AF604E2" w14:textId="50D978CB" w:rsidR="0076067B" w:rsidRDefault="0076067B">
      <w:pPr>
        <w:pStyle w:val="TOC3"/>
        <w:rPr>
          <w:rFonts w:cstheme="minorBidi"/>
          <w:noProof/>
          <w:color w:val="auto"/>
          <w:kern w:val="2"/>
          <w:sz w:val="24"/>
          <w:szCs w:val="24"/>
          <w:lang w:val="en-GB" w:eastAsia="en-GB"/>
          <w14:ligatures w14:val="standardContextual"/>
        </w:rPr>
      </w:pPr>
      <w:hyperlink w:anchor="_Toc223392366" w:history="1">
        <w:r w:rsidRPr="00501418">
          <w:rPr>
            <w:rStyle w:val="Hyperlink"/>
            <w:noProof/>
          </w:rPr>
          <w:t>8.7.2</w:t>
        </w:r>
        <w:r>
          <w:rPr>
            <w:rFonts w:cstheme="minorBidi"/>
            <w:noProof/>
            <w:color w:val="auto"/>
            <w:kern w:val="2"/>
            <w:sz w:val="24"/>
            <w:szCs w:val="24"/>
            <w:lang w:val="en-GB" w:eastAsia="en-GB"/>
            <w14:ligatures w14:val="standardContextual"/>
          </w:rPr>
          <w:tab/>
        </w:r>
        <w:r w:rsidRPr="00501418">
          <w:rPr>
            <w:rStyle w:val="Hyperlink"/>
            <w:noProof/>
          </w:rPr>
          <w:t>Protobuf hex</w:t>
        </w:r>
        <w:r>
          <w:rPr>
            <w:noProof/>
            <w:webHidden/>
          </w:rPr>
          <w:tab/>
        </w:r>
        <w:r>
          <w:rPr>
            <w:noProof/>
            <w:webHidden/>
          </w:rPr>
          <w:fldChar w:fldCharType="begin"/>
        </w:r>
        <w:r>
          <w:rPr>
            <w:noProof/>
            <w:webHidden/>
          </w:rPr>
          <w:instrText xml:space="preserve"> PAGEREF _Toc223392366 \h </w:instrText>
        </w:r>
        <w:r>
          <w:rPr>
            <w:noProof/>
            <w:webHidden/>
          </w:rPr>
        </w:r>
        <w:r>
          <w:rPr>
            <w:noProof/>
            <w:webHidden/>
          </w:rPr>
          <w:fldChar w:fldCharType="separate"/>
        </w:r>
        <w:r w:rsidR="00916DFC">
          <w:rPr>
            <w:noProof/>
            <w:webHidden/>
          </w:rPr>
          <w:t>141</w:t>
        </w:r>
        <w:r>
          <w:rPr>
            <w:noProof/>
            <w:webHidden/>
          </w:rPr>
          <w:fldChar w:fldCharType="end"/>
        </w:r>
      </w:hyperlink>
    </w:p>
    <w:p w14:paraId="7B265333" w14:textId="7545A29C" w:rsidR="0076067B" w:rsidRDefault="0076067B">
      <w:pPr>
        <w:pStyle w:val="TOC3"/>
        <w:rPr>
          <w:rFonts w:cstheme="minorBidi"/>
          <w:noProof/>
          <w:color w:val="auto"/>
          <w:kern w:val="2"/>
          <w:sz w:val="24"/>
          <w:szCs w:val="24"/>
          <w:lang w:val="en-GB" w:eastAsia="en-GB"/>
          <w14:ligatures w14:val="standardContextual"/>
        </w:rPr>
      </w:pPr>
      <w:hyperlink w:anchor="_Toc223392367" w:history="1">
        <w:r w:rsidRPr="00501418">
          <w:rPr>
            <w:rStyle w:val="Hyperlink"/>
            <w:noProof/>
          </w:rPr>
          <w:t>8.7.3</w:t>
        </w:r>
        <w:r>
          <w:rPr>
            <w:rFonts w:cstheme="minorBidi"/>
            <w:noProof/>
            <w:color w:val="auto"/>
            <w:kern w:val="2"/>
            <w:sz w:val="24"/>
            <w:szCs w:val="24"/>
            <w:lang w:val="en-GB" w:eastAsia="en-GB"/>
            <w14:ligatures w14:val="standardContextual"/>
          </w:rPr>
          <w:tab/>
        </w:r>
        <w:r w:rsidRPr="00501418">
          <w:rPr>
            <w:rStyle w:val="Hyperlink"/>
            <w:noProof/>
          </w:rPr>
          <w:t>Decoded protobuf</w:t>
        </w:r>
        <w:r>
          <w:rPr>
            <w:noProof/>
            <w:webHidden/>
          </w:rPr>
          <w:tab/>
        </w:r>
        <w:r>
          <w:rPr>
            <w:noProof/>
            <w:webHidden/>
          </w:rPr>
          <w:fldChar w:fldCharType="begin"/>
        </w:r>
        <w:r>
          <w:rPr>
            <w:noProof/>
            <w:webHidden/>
          </w:rPr>
          <w:instrText xml:space="preserve"> PAGEREF _Toc223392367 \h </w:instrText>
        </w:r>
        <w:r>
          <w:rPr>
            <w:noProof/>
            <w:webHidden/>
          </w:rPr>
        </w:r>
        <w:r>
          <w:rPr>
            <w:noProof/>
            <w:webHidden/>
          </w:rPr>
          <w:fldChar w:fldCharType="separate"/>
        </w:r>
        <w:r w:rsidR="00916DFC">
          <w:rPr>
            <w:noProof/>
            <w:webHidden/>
          </w:rPr>
          <w:t>141</w:t>
        </w:r>
        <w:r>
          <w:rPr>
            <w:noProof/>
            <w:webHidden/>
          </w:rPr>
          <w:fldChar w:fldCharType="end"/>
        </w:r>
      </w:hyperlink>
    </w:p>
    <w:p w14:paraId="0852CA89" w14:textId="38D72A85" w:rsidR="0076067B" w:rsidRDefault="0076067B">
      <w:pPr>
        <w:pStyle w:val="TOC3"/>
        <w:rPr>
          <w:rFonts w:cstheme="minorBidi"/>
          <w:noProof/>
          <w:color w:val="auto"/>
          <w:kern w:val="2"/>
          <w:sz w:val="24"/>
          <w:szCs w:val="24"/>
          <w:lang w:val="en-GB" w:eastAsia="en-GB"/>
          <w14:ligatures w14:val="standardContextual"/>
        </w:rPr>
      </w:pPr>
      <w:hyperlink w:anchor="_Toc223392368" w:history="1">
        <w:r w:rsidRPr="00501418">
          <w:rPr>
            <w:rStyle w:val="Hyperlink"/>
            <w:noProof/>
          </w:rPr>
          <w:t>8.7.4</w:t>
        </w:r>
        <w:r>
          <w:rPr>
            <w:rFonts w:cstheme="minorBidi"/>
            <w:noProof/>
            <w:color w:val="auto"/>
            <w:kern w:val="2"/>
            <w:sz w:val="24"/>
            <w:szCs w:val="24"/>
            <w:lang w:val="en-GB" w:eastAsia="en-GB"/>
            <w14:ligatures w14:val="standardContextual"/>
          </w:rPr>
          <w:tab/>
        </w:r>
        <w:r w:rsidRPr="00501418">
          <w:rPr>
            <w:rStyle w:val="Hyperlink"/>
            <w:noProof/>
          </w:rPr>
          <w:t>Byte reduction</w:t>
        </w:r>
        <w:r>
          <w:rPr>
            <w:noProof/>
            <w:webHidden/>
          </w:rPr>
          <w:tab/>
        </w:r>
        <w:r>
          <w:rPr>
            <w:noProof/>
            <w:webHidden/>
          </w:rPr>
          <w:fldChar w:fldCharType="begin"/>
        </w:r>
        <w:r>
          <w:rPr>
            <w:noProof/>
            <w:webHidden/>
          </w:rPr>
          <w:instrText xml:space="preserve"> PAGEREF _Toc223392368 \h </w:instrText>
        </w:r>
        <w:r>
          <w:rPr>
            <w:noProof/>
            <w:webHidden/>
          </w:rPr>
        </w:r>
        <w:r>
          <w:rPr>
            <w:noProof/>
            <w:webHidden/>
          </w:rPr>
          <w:fldChar w:fldCharType="separate"/>
        </w:r>
        <w:r w:rsidR="00916DFC">
          <w:rPr>
            <w:noProof/>
            <w:webHidden/>
          </w:rPr>
          <w:t>142</w:t>
        </w:r>
        <w:r>
          <w:rPr>
            <w:noProof/>
            <w:webHidden/>
          </w:rPr>
          <w:fldChar w:fldCharType="end"/>
        </w:r>
      </w:hyperlink>
    </w:p>
    <w:p w14:paraId="6B3098BF" w14:textId="20F17C7F" w:rsidR="0076067B" w:rsidRDefault="0076067B">
      <w:pPr>
        <w:pStyle w:val="TOC3"/>
        <w:rPr>
          <w:rFonts w:cstheme="minorBidi"/>
          <w:noProof/>
          <w:color w:val="auto"/>
          <w:kern w:val="2"/>
          <w:sz w:val="24"/>
          <w:szCs w:val="24"/>
          <w:lang w:val="en-GB" w:eastAsia="en-GB"/>
          <w14:ligatures w14:val="standardContextual"/>
        </w:rPr>
      </w:pPr>
      <w:hyperlink w:anchor="_Toc223392369" w:history="1">
        <w:r w:rsidRPr="00501418">
          <w:rPr>
            <w:rStyle w:val="Hyperlink"/>
            <w:noProof/>
          </w:rPr>
          <w:t>8.7.5</w:t>
        </w:r>
        <w:r>
          <w:rPr>
            <w:rFonts w:cstheme="minorBidi"/>
            <w:noProof/>
            <w:color w:val="auto"/>
            <w:kern w:val="2"/>
            <w:sz w:val="24"/>
            <w:szCs w:val="24"/>
            <w:lang w:val="en-GB" w:eastAsia="en-GB"/>
            <w14:ligatures w14:val="standardContextual"/>
          </w:rPr>
          <w:tab/>
        </w:r>
        <w:r w:rsidRPr="00501418">
          <w:rPr>
            <w:rStyle w:val="Hyperlink"/>
            <w:noProof/>
          </w:rPr>
          <w:t>Protobuf encoding</w:t>
        </w:r>
        <w:r>
          <w:rPr>
            <w:noProof/>
            <w:webHidden/>
          </w:rPr>
          <w:tab/>
        </w:r>
        <w:r>
          <w:rPr>
            <w:noProof/>
            <w:webHidden/>
          </w:rPr>
          <w:fldChar w:fldCharType="begin"/>
        </w:r>
        <w:r>
          <w:rPr>
            <w:noProof/>
            <w:webHidden/>
          </w:rPr>
          <w:instrText xml:space="preserve"> PAGEREF _Toc223392369 \h </w:instrText>
        </w:r>
        <w:r>
          <w:rPr>
            <w:noProof/>
            <w:webHidden/>
          </w:rPr>
        </w:r>
        <w:r>
          <w:rPr>
            <w:noProof/>
            <w:webHidden/>
          </w:rPr>
          <w:fldChar w:fldCharType="separate"/>
        </w:r>
        <w:r w:rsidR="00916DFC">
          <w:rPr>
            <w:noProof/>
            <w:webHidden/>
          </w:rPr>
          <w:t>142</w:t>
        </w:r>
        <w:r>
          <w:rPr>
            <w:noProof/>
            <w:webHidden/>
          </w:rPr>
          <w:fldChar w:fldCharType="end"/>
        </w:r>
      </w:hyperlink>
    </w:p>
    <w:p w14:paraId="4260D351" w14:textId="563D3C13" w:rsidR="0076067B" w:rsidRDefault="0076067B">
      <w:pPr>
        <w:pStyle w:val="TOC2"/>
        <w:rPr>
          <w:rFonts w:cstheme="minorBidi"/>
          <w:noProof/>
          <w:color w:val="auto"/>
          <w:kern w:val="2"/>
          <w:sz w:val="24"/>
          <w:szCs w:val="24"/>
          <w:lang w:val="en-GB" w:eastAsia="en-GB"/>
          <w14:ligatures w14:val="standardContextual"/>
        </w:rPr>
      </w:pPr>
      <w:hyperlink w:anchor="_Toc223392370" w:history="1">
        <w:r w:rsidRPr="00501418">
          <w:rPr>
            <w:rStyle w:val="Hyperlink"/>
            <w:noProof/>
          </w:rPr>
          <w:t>8.8</w:t>
        </w:r>
        <w:r>
          <w:rPr>
            <w:rFonts w:cstheme="minorBidi"/>
            <w:noProof/>
            <w:color w:val="auto"/>
            <w:kern w:val="2"/>
            <w:sz w:val="24"/>
            <w:szCs w:val="24"/>
            <w:lang w:val="en-GB" w:eastAsia="en-GB"/>
            <w14:ligatures w14:val="standardContextual"/>
          </w:rPr>
          <w:tab/>
        </w:r>
        <w:r w:rsidRPr="00501418">
          <w:rPr>
            <w:rStyle w:val="Hyperlink"/>
            <w:noProof/>
          </w:rPr>
          <w:t>Appendix – Measurement YANG</w:t>
        </w:r>
        <w:r>
          <w:rPr>
            <w:noProof/>
            <w:webHidden/>
          </w:rPr>
          <w:tab/>
        </w:r>
        <w:r>
          <w:rPr>
            <w:noProof/>
            <w:webHidden/>
          </w:rPr>
          <w:fldChar w:fldCharType="begin"/>
        </w:r>
        <w:r>
          <w:rPr>
            <w:noProof/>
            <w:webHidden/>
          </w:rPr>
          <w:instrText xml:space="preserve"> PAGEREF _Toc223392370 \h </w:instrText>
        </w:r>
        <w:r>
          <w:rPr>
            <w:noProof/>
            <w:webHidden/>
          </w:rPr>
        </w:r>
        <w:r>
          <w:rPr>
            <w:noProof/>
            <w:webHidden/>
          </w:rPr>
          <w:fldChar w:fldCharType="separate"/>
        </w:r>
        <w:r w:rsidR="00916DFC">
          <w:rPr>
            <w:noProof/>
            <w:webHidden/>
          </w:rPr>
          <w:t>143</w:t>
        </w:r>
        <w:r>
          <w:rPr>
            <w:noProof/>
            <w:webHidden/>
          </w:rPr>
          <w:fldChar w:fldCharType="end"/>
        </w:r>
      </w:hyperlink>
    </w:p>
    <w:p w14:paraId="1797B50D" w14:textId="7769257F" w:rsidR="0076067B" w:rsidRDefault="0076067B">
      <w:pPr>
        <w:pStyle w:val="TOC1"/>
        <w:tabs>
          <w:tab w:val="left" w:pos="432"/>
        </w:tabs>
        <w:rPr>
          <w:rFonts w:cstheme="minorBidi"/>
          <w:b w:val="0"/>
          <w:noProof/>
          <w:color w:val="auto"/>
          <w:kern w:val="2"/>
          <w:sz w:val="24"/>
          <w:lang w:val="en-GB" w:eastAsia="en-GB"/>
          <w14:ligatures w14:val="standardContextual"/>
        </w:rPr>
      </w:pPr>
      <w:hyperlink w:anchor="_Toc223392371" w:history="1">
        <w:r w:rsidRPr="00501418">
          <w:rPr>
            <w:rStyle w:val="Hyperlink"/>
            <w:noProof/>
          </w:rPr>
          <w:t>9</w:t>
        </w:r>
        <w:r>
          <w:rPr>
            <w:rFonts w:cstheme="minorBidi"/>
            <w:b w:val="0"/>
            <w:noProof/>
            <w:color w:val="auto"/>
            <w:kern w:val="2"/>
            <w:sz w:val="24"/>
            <w:lang w:val="en-GB" w:eastAsia="en-GB"/>
            <w14:ligatures w14:val="standardContextual"/>
          </w:rPr>
          <w:tab/>
        </w:r>
        <w:r w:rsidRPr="00501418">
          <w:rPr>
            <w:rStyle w:val="Hyperlink"/>
            <w:noProof/>
          </w:rPr>
          <w:t>References</w:t>
        </w:r>
        <w:r>
          <w:rPr>
            <w:noProof/>
            <w:webHidden/>
          </w:rPr>
          <w:tab/>
        </w:r>
        <w:r>
          <w:rPr>
            <w:noProof/>
            <w:webHidden/>
          </w:rPr>
          <w:fldChar w:fldCharType="begin"/>
        </w:r>
        <w:r>
          <w:rPr>
            <w:noProof/>
            <w:webHidden/>
          </w:rPr>
          <w:instrText xml:space="preserve"> PAGEREF _Toc223392371 \h </w:instrText>
        </w:r>
        <w:r>
          <w:rPr>
            <w:noProof/>
            <w:webHidden/>
          </w:rPr>
        </w:r>
        <w:r>
          <w:rPr>
            <w:noProof/>
            <w:webHidden/>
          </w:rPr>
          <w:fldChar w:fldCharType="separate"/>
        </w:r>
        <w:r w:rsidR="00916DFC">
          <w:rPr>
            <w:noProof/>
            <w:webHidden/>
          </w:rPr>
          <w:t>144</w:t>
        </w:r>
        <w:r>
          <w:rPr>
            <w:noProof/>
            <w:webHidden/>
          </w:rPr>
          <w:fldChar w:fldCharType="end"/>
        </w:r>
      </w:hyperlink>
    </w:p>
    <w:p w14:paraId="32097968" w14:textId="346CC91C" w:rsidR="0076067B" w:rsidRDefault="0076067B">
      <w:pPr>
        <w:pStyle w:val="TOC1"/>
        <w:tabs>
          <w:tab w:val="left" w:pos="864"/>
        </w:tabs>
        <w:rPr>
          <w:rFonts w:cstheme="minorBidi"/>
          <w:b w:val="0"/>
          <w:noProof/>
          <w:color w:val="auto"/>
          <w:kern w:val="2"/>
          <w:sz w:val="24"/>
          <w:lang w:val="en-GB" w:eastAsia="en-GB"/>
          <w14:ligatures w14:val="standardContextual"/>
        </w:rPr>
      </w:pPr>
      <w:hyperlink w:anchor="_Toc223392372" w:history="1">
        <w:r w:rsidRPr="00501418">
          <w:rPr>
            <w:rStyle w:val="Hyperlink"/>
            <w:noProof/>
          </w:rPr>
          <w:t>10</w:t>
        </w:r>
        <w:r>
          <w:rPr>
            <w:rFonts w:cstheme="minorBidi"/>
            <w:b w:val="0"/>
            <w:noProof/>
            <w:color w:val="auto"/>
            <w:kern w:val="2"/>
            <w:sz w:val="24"/>
            <w:lang w:val="en-GB" w:eastAsia="en-GB"/>
            <w14:ligatures w14:val="standardContextual"/>
          </w:rPr>
          <w:tab/>
        </w:r>
        <w:r w:rsidRPr="00501418">
          <w:rPr>
            <w:rStyle w:val="Hyperlink"/>
            <w:noProof/>
          </w:rPr>
          <w:t>Definitions and Terminology</w:t>
        </w:r>
        <w:r>
          <w:rPr>
            <w:noProof/>
            <w:webHidden/>
          </w:rPr>
          <w:tab/>
        </w:r>
        <w:r>
          <w:rPr>
            <w:noProof/>
            <w:webHidden/>
          </w:rPr>
          <w:fldChar w:fldCharType="begin"/>
        </w:r>
        <w:r>
          <w:rPr>
            <w:noProof/>
            <w:webHidden/>
          </w:rPr>
          <w:instrText xml:space="preserve"> PAGEREF _Toc223392372 \h </w:instrText>
        </w:r>
        <w:r>
          <w:rPr>
            <w:noProof/>
            <w:webHidden/>
          </w:rPr>
        </w:r>
        <w:r>
          <w:rPr>
            <w:noProof/>
            <w:webHidden/>
          </w:rPr>
          <w:fldChar w:fldCharType="separate"/>
        </w:r>
        <w:r w:rsidR="00916DFC">
          <w:rPr>
            <w:noProof/>
            <w:webHidden/>
          </w:rPr>
          <w:t>145</w:t>
        </w:r>
        <w:r>
          <w:rPr>
            <w:noProof/>
            <w:webHidden/>
          </w:rPr>
          <w:fldChar w:fldCharType="end"/>
        </w:r>
      </w:hyperlink>
    </w:p>
    <w:p w14:paraId="308361C6" w14:textId="69B8878B" w:rsidR="0076067B" w:rsidRDefault="0076067B">
      <w:pPr>
        <w:pStyle w:val="TOC1"/>
        <w:tabs>
          <w:tab w:val="left" w:pos="864"/>
        </w:tabs>
        <w:rPr>
          <w:rFonts w:cstheme="minorBidi"/>
          <w:b w:val="0"/>
          <w:noProof/>
          <w:color w:val="auto"/>
          <w:kern w:val="2"/>
          <w:sz w:val="24"/>
          <w:lang w:val="en-GB" w:eastAsia="en-GB"/>
          <w14:ligatures w14:val="standardContextual"/>
        </w:rPr>
      </w:pPr>
      <w:hyperlink w:anchor="_Toc223392373" w:history="1">
        <w:r w:rsidRPr="00501418">
          <w:rPr>
            <w:rStyle w:val="Hyperlink"/>
            <w:noProof/>
          </w:rPr>
          <w:t>11</w:t>
        </w:r>
        <w:r>
          <w:rPr>
            <w:rFonts w:cstheme="minorBidi"/>
            <w:b w:val="0"/>
            <w:noProof/>
            <w:color w:val="auto"/>
            <w:kern w:val="2"/>
            <w:sz w:val="24"/>
            <w:lang w:val="en-GB" w:eastAsia="en-GB"/>
            <w14:ligatures w14:val="standardContextual"/>
          </w:rPr>
          <w:tab/>
        </w:r>
        <w:r w:rsidRPr="00501418">
          <w:rPr>
            <w:rStyle w:val="Hyperlink"/>
            <w:noProof/>
          </w:rPr>
          <w:t>Individuals engaged</w:t>
        </w:r>
        <w:r>
          <w:rPr>
            <w:noProof/>
            <w:webHidden/>
          </w:rPr>
          <w:tab/>
        </w:r>
        <w:r>
          <w:rPr>
            <w:noProof/>
            <w:webHidden/>
          </w:rPr>
          <w:fldChar w:fldCharType="begin"/>
        </w:r>
        <w:r>
          <w:rPr>
            <w:noProof/>
            <w:webHidden/>
          </w:rPr>
          <w:instrText xml:space="preserve"> PAGEREF _Toc223392373 \h </w:instrText>
        </w:r>
        <w:r>
          <w:rPr>
            <w:noProof/>
            <w:webHidden/>
          </w:rPr>
        </w:r>
        <w:r>
          <w:rPr>
            <w:noProof/>
            <w:webHidden/>
          </w:rPr>
          <w:fldChar w:fldCharType="separate"/>
        </w:r>
        <w:r w:rsidR="00916DFC">
          <w:rPr>
            <w:noProof/>
            <w:webHidden/>
          </w:rPr>
          <w:t>147</w:t>
        </w:r>
        <w:r>
          <w:rPr>
            <w:noProof/>
            <w:webHidden/>
          </w:rPr>
          <w:fldChar w:fldCharType="end"/>
        </w:r>
      </w:hyperlink>
    </w:p>
    <w:p w14:paraId="3B4ABE59" w14:textId="6F99A8AD" w:rsidR="0076067B" w:rsidRDefault="0076067B">
      <w:pPr>
        <w:pStyle w:val="TOC2"/>
        <w:rPr>
          <w:rFonts w:cstheme="minorBidi"/>
          <w:noProof/>
          <w:color w:val="auto"/>
          <w:kern w:val="2"/>
          <w:sz w:val="24"/>
          <w:szCs w:val="24"/>
          <w:lang w:val="en-GB" w:eastAsia="en-GB"/>
          <w14:ligatures w14:val="standardContextual"/>
        </w:rPr>
      </w:pPr>
      <w:hyperlink w:anchor="_Toc223392374" w:history="1">
        <w:r w:rsidRPr="00501418">
          <w:rPr>
            <w:rStyle w:val="Hyperlink"/>
            <w:noProof/>
          </w:rPr>
          <w:t>11.1</w:t>
        </w:r>
        <w:r>
          <w:rPr>
            <w:rFonts w:cstheme="minorBidi"/>
            <w:noProof/>
            <w:color w:val="auto"/>
            <w:kern w:val="2"/>
            <w:sz w:val="24"/>
            <w:szCs w:val="24"/>
            <w:lang w:val="en-GB" w:eastAsia="en-GB"/>
            <w14:ligatures w14:val="standardContextual"/>
          </w:rPr>
          <w:tab/>
        </w:r>
        <w:r w:rsidRPr="00501418">
          <w:rPr>
            <w:rStyle w:val="Hyperlink"/>
            <w:noProof/>
          </w:rPr>
          <w:t>Editors</w:t>
        </w:r>
        <w:r>
          <w:rPr>
            <w:noProof/>
            <w:webHidden/>
          </w:rPr>
          <w:tab/>
        </w:r>
        <w:r>
          <w:rPr>
            <w:noProof/>
            <w:webHidden/>
          </w:rPr>
          <w:fldChar w:fldCharType="begin"/>
        </w:r>
        <w:r>
          <w:rPr>
            <w:noProof/>
            <w:webHidden/>
          </w:rPr>
          <w:instrText xml:space="preserve"> PAGEREF _Toc223392374 \h </w:instrText>
        </w:r>
        <w:r>
          <w:rPr>
            <w:noProof/>
            <w:webHidden/>
          </w:rPr>
        </w:r>
        <w:r>
          <w:rPr>
            <w:noProof/>
            <w:webHidden/>
          </w:rPr>
          <w:fldChar w:fldCharType="separate"/>
        </w:r>
        <w:r w:rsidR="00916DFC">
          <w:rPr>
            <w:noProof/>
            <w:webHidden/>
          </w:rPr>
          <w:t>147</w:t>
        </w:r>
        <w:r>
          <w:rPr>
            <w:noProof/>
            <w:webHidden/>
          </w:rPr>
          <w:fldChar w:fldCharType="end"/>
        </w:r>
      </w:hyperlink>
    </w:p>
    <w:p w14:paraId="3D7538DE" w14:textId="247E8E8B" w:rsidR="0076067B" w:rsidRDefault="0076067B">
      <w:pPr>
        <w:pStyle w:val="TOC2"/>
        <w:rPr>
          <w:rFonts w:cstheme="minorBidi"/>
          <w:noProof/>
          <w:color w:val="auto"/>
          <w:kern w:val="2"/>
          <w:sz w:val="24"/>
          <w:szCs w:val="24"/>
          <w:lang w:val="en-GB" w:eastAsia="en-GB"/>
          <w14:ligatures w14:val="standardContextual"/>
        </w:rPr>
      </w:pPr>
      <w:hyperlink w:anchor="_Toc223392375" w:history="1">
        <w:r w:rsidRPr="00501418">
          <w:rPr>
            <w:rStyle w:val="Hyperlink"/>
            <w:noProof/>
          </w:rPr>
          <w:t>11.2</w:t>
        </w:r>
        <w:r>
          <w:rPr>
            <w:rFonts w:cstheme="minorBidi"/>
            <w:noProof/>
            <w:color w:val="auto"/>
            <w:kern w:val="2"/>
            <w:sz w:val="24"/>
            <w:szCs w:val="24"/>
            <w:lang w:val="en-GB" w:eastAsia="en-GB"/>
            <w14:ligatures w14:val="standardContextual"/>
          </w:rPr>
          <w:tab/>
        </w:r>
        <w:r w:rsidRPr="00501418">
          <w:rPr>
            <w:rStyle w:val="Hyperlink"/>
            <w:noProof/>
          </w:rPr>
          <w:t>Contributors</w:t>
        </w:r>
        <w:r>
          <w:rPr>
            <w:noProof/>
            <w:webHidden/>
          </w:rPr>
          <w:tab/>
        </w:r>
        <w:r>
          <w:rPr>
            <w:noProof/>
            <w:webHidden/>
          </w:rPr>
          <w:fldChar w:fldCharType="begin"/>
        </w:r>
        <w:r>
          <w:rPr>
            <w:noProof/>
            <w:webHidden/>
          </w:rPr>
          <w:instrText xml:space="preserve"> PAGEREF _Toc223392375 \h </w:instrText>
        </w:r>
        <w:r>
          <w:rPr>
            <w:noProof/>
            <w:webHidden/>
          </w:rPr>
        </w:r>
        <w:r>
          <w:rPr>
            <w:noProof/>
            <w:webHidden/>
          </w:rPr>
          <w:fldChar w:fldCharType="separate"/>
        </w:r>
        <w:r w:rsidR="00916DFC">
          <w:rPr>
            <w:noProof/>
            <w:webHidden/>
          </w:rPr>
          <w:t>147</w:t>
        </w:r>
        <w:r>
          <w:rPr>
            <w:noProof/>
            <w:webHidden/>
          </w:rPr>
          <w:fldChar w:fldCharType="end"/>
        </w:r>
      </w:hyperlink>
    </w:p>
    <w:p w14:paraId="55138300" w14:textId="7AF3903A" w:rsidR="0076067B" w:rsidRDefault="0076067B">
      <w:pPr>
        <w:pStyle w:val="TOC1"/>
        <w:tabs>
          <w:tab w:val="left" w:pos="864"/>
        </w:tabs>
        <w:rPr>
          <w:rFonts w:cstheme="minorBidi"/>
          <w:b w:val="0"/>
          <w:noProof/>
          <w:color w:val="auto"/>
          <w:kern w:val="2"/>
          <w:sz w:val="24"/>
          <w:lang w:val="en-GB" w:eastAsia="en-GB"/>
          <w14:ligatures w14:val="standardContextual"/>
        </w:rPr>
      </w:pPr>
      <w:hyperlink w:anchor="_Toc223392376" w:history="1">
        <w:r w:rsidRPr="00501418">
          <w:rPr>
            <w:rStyle w:val="Hyperlink"/>
            <w:noProof/>
          </w:rPr>
          <w:t>12</w:t>
        </w:r>
        <w:r>
          <w:rPr>
            <w:rFonts w:cstheme="minorBidi"/>
            <w:b w:val="0"/>
            <w:noProof/>
            <w:color w:val="auto"/>
            <w:kern w:val="2"/>
            <w:sz w:val="24"/>
            <w:lang w:val="en-GB" w:eastAsia="en-GB"/>
            <w14:ligatures w14:val="standardContextual"/>
          </w:rPr>
          <w:tab/>
        </w:r>
        <w:r w:rsidRPr="00501418">
          <w:rPr>
            <w:rStyle w:val="Hyperlink"/>
            <w:noProof/>
          </w:rPr>
          <w:t>Appendix: Changes between versions</w:t>
        </w:r>
        <w:r>
          <w:rPr>
            <w:noProof/>
            <w:webHidden/>
          </w:rPr>
          <w:tab/>
        </w:r>
        <w:r>
          <w:rPr>
            <w:noProof/>
            <w:webHidden/>
          </w:rPr>
          <w:fldChar w:fldCharType="begin"/>
        </w:r>
        <w:r>
          <w:rPr>
            <w:noProof/>
            <w:webHidden/>
          </w:rPr>
          <w:instrText xml:space="preserve"> PAGEREF _Toc223392376 \h </w:instrText>
        </w:r>
        <w:r>
          <w:rPr>
            <w:noProof/>
            <w:webHidden/>
          </w:rPr>
        </w:r>
        <w:r>
          <w:rPr>
            <w:noProof/>
            <w:webHidden/>
          </w:rPr>
          <w:fldChar w:fldCharType="separate"/>
        </w:r>
        <w:r w:rsidR="00916DFC">
          <w:rPr>
            <w:noProof/>
            <w:webHidden/>
          </w:rPr>
          <w:t>148</w:t>
        </w:r>
        <w:r>
          <w:rPr>
            <w:noProof/>
            <w:webHidden/>
          </w:rPr>
          <w:fldChar w:fldCharType="end"/>
        </w:r>
      </w:hyperlink>
    </w:p>
    <w:p w14:paraId="6895757C" w14:textId="72BF83B6" w:rsidR="0076067B" w:rsidRDefault="0076067B">
      <w:pPr>
        <w:pStyle w:val="TOC2"/>
        <w:rPr>
          <w:rFonts w:cstheme="minorBidi"/>
          <w:noProof/>
          <w:color w:val="auto"/>
          <w:kern w:val="2"/>
          <w:sz w:val="24"/>
          <w:szCs w:val="24"/>
          <w:lang w:val="en-GB" w:eastAsia="en-GB"/>
          <w14:ligatures w14:val="standardContextual"/>
        </w:rPr>
      </w:pPr>
      <w:hyperlink w:anchor="_Toc223392377" w:history="1">
        <w:r w:rsidRPr="00501418">
          <w:rPr>
            <w:rStyle w:val="Hyperlink"/>
            <w:noProof/>
          </w:rPr>
          <w:t>12.1</w:t>
        </w:r>
        <w:r>
          <w:rPr>
            <w:rFonts w:cstheme="minorBidi"/>
            <w:noProof/>
            <w:color w:val="auto"/>
            <w:kern w:val="2"/>
            <w:sz w:val="24"/>
            <w:szCs w:val="24"/>
            <w:lang w:val="en-GB" w:eastAsia="en-GB"/>
            <w14:ligatures w14:val="standardContextual"/>
          </w:rPr>
          <w:tab/>
        </w:r>
        <w:r w:rsidRPr="00501418">
          <w:rPr>
            <w:rStyle w:val="Hyperlink"/>
            <w:noProof/>
          </w:rPr>
          <w:t>Changes between v1.1 and v2.0</w:t>
        </w:r>
        <w:r>
          <w:rPr>
            <w:noProof/>
            <w:webHidden/>
          </w:rPr>
          <w:tab/>
        </w:r>
        <w:r>
          <w:rPr>
            <w:noProof/>
            <w:webHidden/>
          </w:rPr>
          <w:fldChar w:fldCharType="begin"/>
        </w:r>
        <w:r>
          <w:rPr>
            <w:noProof/>
            <w:webHidden/>
          </w:rPr>
          <w:instrText xml:space="preserve"> PAGEREF _Toc223392377 \h </w:instrText>
        </w:r>
        <w:r>
          <w:rPr>
            <w:noProof/>
            <w:webHidden/>
          </w:rPr>
        </w:r>
        <w:r>
          <w:rPr>
            <w:noProof/>
            <w:webHidden/>
          </w:rPr>
          <w:fldChar w:fldCharType="separate"/>
        </w:r>
        <w:r w:rsidR="00916DFC">
          <w:rPr>
            <w:noProof/>
            <w:webHidden/>
          </w:rPr>
          <w:t>148</w:t>
        </w:r>
        <w:r>
          <w:rPr>
            <w:noProof/>
            <w:webHidden/>
          </w:rPr>
          <w:fldChar w:fldCharType="end"/>
        </w:r>
      </w:hyperlink>
    </w:p>
    <w:p w14:paraId="48C8F1C2" w14:textId="2A9B36E7" w:rsidR="0076067B" w:rsidRDefault="0076067B">
      <w:pPr>
        <w:pStyle w:val="TOC2"/>
        <w:rPr>
          <w:rFonts w:cstheme="minorBidi"/>
          <w:noProof/>
          <w:color w:val="auto"/>
          <w:kern w:val="2"/>
          <w:sz w:val="24"/>
          <w:szCs w:val="24"/>
          <w:lang w:val="en-GB" w:eastAsia="en-GB"/>
          <w14:ligatures w14:val="standardContextual"/>
        </w:rPr>
      </w:pPr>
      <w:hyperlink w:anchor="_Toc223392378" w:history="1">
        <w:r w:rsidRPr="00501418">
          <w:rPr>
            <w:rStyle w:val="Hyperlink"/>
            <w:noProof/>
          </w:rPr>
          <w:t>12.2</w:t>
        </w:r>
        <w:r>
          <w:rPr>
            <w:rFonts w:cstheme="minorBidi"/>
            <w:noProof/>
            <w:color w:val="auto"/>
            <w:kern w:val="2"/>
            <w:sz w:val="24"/>
            <w:szCs w:val="24"/>
            <w:lang w:val="en-GB" w:eastAsia="en-GB"/>
            <w14:ligatures w14:val="standardContextual"/>
          </w:rPr>
          <w:tab/>
        </w:r>
        <w:r w:rsidRPr="00501418">
          <w:rPr>
            <w:rStyle w:val="Hyperlink"/>
            <w:noProof/>
          </w:rPr>
          <w:t>Changes between v2.0 and v3.1</w:t>
        </w:r>
        <w:r>
          <w:rPr>
            <w:noProof/>
            <w:webHidden/>
          </w:rPr>
          <w:tab/>
        </w:r>
        <w:r>
          <w:rPr>
            <w:noProof/>
            <w:webHidden/>
          </w:rPr>
          <w:fldChar w:fldCharType="begin"/>
        </w:r>
        <w:r>
          <w:rPr>
            <w:noProof/>
            <w:webHidden/>
          </w:rPr>
          <w:instrText xml:space="preserve"> PAGEREF _Toc223392378 \h </w:instrText>
        </w:r>
        <w:r>
          <w:rPr>
            <w:noProof/>
            <w:webHidden/>
          </w:rPr>
        </w:r>
        <w:r>
          <w:rPr>
            <w:noProof/>
            <w:webHidden/>
          </w:rPr>
          <w:fldChar w:fldCharType="separate"/>
        </w:r>
        <w:r w:rsidR="00916DFC">
          <w:rPr>
            <w:noProof/>
            <w:webHidden/>
          </w:rPr>
          <w:t>148</w:t>
        </w:r>
        <w:r>
          <w:rPr>
            <w:noProof/>
            <w:webHidden/>
          </w:rPr>
          <w:fldChar w:fldCharType="end"/>
        </w:r>
      </w:hyperlink>
    </w:p>
    <w:p w14:paraId="5FEF85E7" w14:textId="587D8B4C" w:rsidR="0076067B" w:rsidRDefault="0076067B">
      <w:pPr>
        <w:pStyle w:val="TOC2"/>
        <w:rPr>
          <w:rFonts w:cstheme="minorBidi"/>
          <w:noProof/>
          <w:color w:val="auto"/>
          <w:kern w:val="2"/>
          <w:sz w:val="24"/>
          <w:szCs w:val="24"/>
          <w:lang w:val="en-GB" w:eastAsia="en-GB"/>
          <w14:ligatures w14:val="standardContextual"/>
        </w:rPr>
      </w:pPr>
      <w:hyperlink w:anchor="_Toc223392379" w:history="1">
        <w:r w:rsidRPr="00501418">
          <w:rPr>
            <w:rStyle w:val="Hyperlink"/>
            <w:noProof/>
          </w:rPr>
          <w:t>12.3</w:t>
        </w:r>
        <w:r>
          <w:rPr>
            <w:rFonts w:cstheme="minorBidi"/>
            <w:noProof/>
            <w:color w:val="auto"/>
            <w:kern w:val="2"/>
            <w:sz w:val="24"/>
            <w:szCs w:val="24"/>
            <w:lang w:val="en-GB" w:eastAsia="en-GB"/>
            <w14:ligatures w14:val="standardContextual"/>
          </w:rPr>
          <w:tab/>
        </w:r>
        <w:r w:rsidRPr="00501418">
          <w:rPr>
            <w:rStyle w:val="Hyperlink"/>
            <w:noProof/>
          </w:rPr>
          <w:t>Changes between v3.1 and v3.1.1</w:t>
        </w:r>
        <w:r>
          <w:rPr>
            <w:noProof/>
            <w:webHidden/>
          </w:rPr>
          <w:tab/>
        </w:r>
        <w:r>
          <w:rPr>
            <w:noProof/>
            <w:webHidden/>
          </w:rPr>
          <w:fldChar w:fldCharType="begin"/>
        </w:r>
        <w:r>
          <w:rPr>
            <w:noProof/>
            <w:webHidden/>
          </w:rPr>
          <w:instrText xml:space="preserve"> PAGEREF _Toc223392379 \h </w:instrText>
        </w:r>
        <w:r>
          <w:rPr>
            <w:noProof/>
            <w:webHidden/>
          </w:rPr>
        </w:r>
        <w:r>
          <w:rPr>
            <w:noProof/>
            <w:webHidden/>
          </w:rPr>
          <w:fldChar w:fldCharType="separate"/>
        </w:r>
        <w:r w:rsidR="00916DFC">
          <w:rPr>
            <w:noProof/>
            <w:webHidden/>
          </w:rPr>
          <w:t>148</w:t>
        </w:r>
        <w:r>
          <w:rPr>
            <w:noProof/>
            <w:webHidden/>
          </w:rPr>
          <w:fldChar w:fldCharType="end"/>
        </w:r>
      </w:hyperlink>
    </w:p>
    <w:p w14:paraId="33A5BC37" w14:textId="02F0D460" w:rsidR="00722ED2" w:rsidRPr="00661FB9" w:rsidRDefault="00722ED2" w:rsidP="00661FB9">
      <w:pPr>
        <w:pStyle w:val="TOCHeading"/>
        <w:jc w:val="both"/>
        <w:rPr>
          <w:rFonts w:ascii="Times New Roman" w:hAnsi="Times New Roman" w:cs="Times New Roman"/>
        </w:rPr>
      </w:pPr>
      <w:r w:rsidRPr="00661FB9">
        <w:rPr>
          <w:rFonts w:ascii="Times New Roman" w:eastAsiaTheme="minorEastAsia" w:hAnsi="Times New Roman" w:cs="Times New Roman"/>
          <w:bCs w:val="0"/>
          <w:color w:val="141313" w:themeColor="text1"/>
          <w:sz w:val="20"/>
          <w:szCs w:val="24"/>
        </w:rPr>
        <w:fldChar w:fldCharType="end"/>
      </w:r>
    </w:p>
    <w:p w14:paraId="78325EF2" w14:textId="77777777" w:rsidR="00722ED2" w:rsidRPr="00661FB9" w:rsidRDefault="00722ED2" w:rsidP="00661FB9">
      <w:pPr>
        <w:pStyle w:val="TOCHeading"/>
        <w:keepNext/>
        <w:jc w:val="both"/>
        <w:rPr>
          <w:rFonts w:ascii="Times New Roman" w:hAnsi="Times New Roman" w:cs="Times New Roman"/>
        </w:rPr>
      </w:pPr>
      <w:r w:rsidRPr="00B76AAD">
        <w:rPr>
          <w:rFonts w:ascii="Times New Roman" w:hAnsi="Times New Roman" w:cs="Times New Roman"/>
        </w:rPr>
        <w:t>List of Figures</w:t>
      </w:r>
    </w:p>
    <w:p w14:paraId="5A3CCA40" w14:textId="49723E40" w:rsidR="0076067B" w:rsidRDefault="00722ED2">
      <w:pPr>
        <w:pStyle w:val="TableofFigures"/>
        <w:tabs>
          <w:tab w:val="right" w:leader="dot" w:pos="10456"/>
        </w:tabs>
        <w:rPr>
          <w:noProof/>
          <w:color w:val="auto"/>
          <w:kern w:val="2"/>
          <w:sz w:val="24"/>
          <w:szCs w:val="24"/>
          <w:lang w:val="en-GB" w:eastAsia="en-GB"/>
          <w14:ligatures w14:val="standardContextual"/>
        </w:rPr>
      </w:pPr>
      <w:r w:rsidRPr="00661FB9">
        <w:rPr>
          <w:rFonts w:ascii="Times New Roman" w:hAnsi="Times New Roman" w:cs="Times New Roman"/>
        </w:rPr>
        <w:fldChar w:fldCharType="begin"/>
      </w:r>
      <w:r w:rsidRPr="00661FB9">
        <w:rPr>
          <w:rFonts w:ascii="Times New Roman" w:hAnsi="Times New Roman" w:cs="Times New Roman"/>
        </w:rPr>
        <w:instrText xml:space="preserve"> TOC \h \z \c "Figure" </w:instrText>
      </w:r>
      <w:r w:rsidRPr="00661FB9">
        <w:rPr>
          <w:rFonts w:ascii="Times New Roman" w:hAnsi="Times New Roman" w:cs="Times New Roman"/>
        </w:rPr>
        <w:fldChar w:fldCharType="separate"/>
      </w:r>
      <w:hyperlink w:anchor="_Toc223392380" w:history="1">
        <w:r w:rsidR="0076067B" w:rsidRPr="00704835">
          <w:rPr>
            <w:rStyle w:val="Hyperlink"/>
            <w:noProof/>
          </w:rPr>
          <w:t>Figure 1  Example SDN architecture for WDM/OTN network</w:t>
        </w:r>
        <w:r w:rsidR="0076067B">
          <w:rPr>
            <w:noProof/>
            <w:webHidden/>
          </w:rPr>
          <w:tab/>
        </w:r>
        <w:r w:rsidR="0076067B">
          <w:rPr>
            <w:noProof/>
            <w:webHidden/>
          </w:rPr>
          <w:fldChar w:fldCharType="begin"/>
        </w:r>
        <w:r w:rsidR="0076067B">
          <w:rPr>
            <w:noProof/>
            <w:webHidden/>
          </w:rPr>
          <w:instrText xml:space="preserve"> PAGEREF _Toc223392380 \h </w:instrText>
        </w:r>
        <w:r w:rsidR="0076067B">
          <w:rPr>
            <w:noProof/>
            <w:webHidden/>
          </w:rPr>
        </w:r>
        <w:r w:rsidR="0076067B">
          <w:rPr>
            <w:noProof/>
            <w:webHidden/>
          </w:rPr>
          <w:fldChar w:fldCharType="separate"/>
        </w:r>
        <w:r w:rsidR="00916DFC">
          <w:rPr>
            <w:noProof/>
            <w:webHidden/>
          </w:rPr>
          <w:t>10</w:t>
        </w:r>
        <w:r w:rsidR="0076067B">
          <w:rPr>
            <w:noProof/>
            <w:webHidden/>
          </w:rPr>
          <w:fldChar w:fldCharType="end"/>
        </w:r>
      </w:hyperlink>
    </w:p>
    <w:p w14:paraId="6927D423" w14:textId="0B05E413"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81" w:history="1">
        <w:r w:rsidRPr="00704835">
          <w:rPr>
            <w:rStyle w:val="Hyperlink"/>
            <w:noProof/>
          </w:rPr>
          <w:t>Figure 2  YANG: supported-stream-type</w:t>
        </w:r>
        <w:r>
          <w:rPr>
            <w:noProof/>
            <w:webHidden/>
          </w:rPr>
          <w:tab/>
        </w:r>
        <w:r>
          <w:rPr>
            <w:noProof/>
            <w:webHidden/>
          </w:rPr>
          <w:fldChar w:fldCharType="begin"/>
        </w:r>
        <w:r>
          <w:rPr>
            <w:noProof/>
            <w:webHidden/>
          </w:rPr>
          <w:instrText xml:space="preserve"> PAGEREF _Toc223392381 \h </w:instrText>
        </w:r>
        <w:r>
          <w:rPr>
            <w:noProof/>
            <w:webHidden/>
          </w:rPr>
        </w:r>
        <w:r>
          <w:rPr>
            <w:noProof/>
            <w:webHidden/>
          </w:rPr>
          <w:fldChar w:fldCharType="separate"/>
        </w:r>
        <w:r w:rsidR="00916DFC">
          <w:rPr>
            <w:noProof/>
            <w:webHidden/>
          </w:rPr>
          <w:t>17</w:t>
        </w:r>
        <w:r>
          <w:rPr>
            <w:noProof/>
            <w:webHidden/>
          </w:rPr>
          <w:fldChar w:fldCharType="end"/>
        </w:r>
      </w:hyperlink>
    </w:p>
    <w:p w14:paraId="38022938" w14:textId="5C82CF24"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82" w:history="1">
        <w:r w:rsidRPr="00704835">
          <w:rPr>
            <w:rStyle w:val="Hyperlink"/>
            <w:noProof/>
          </w:rPr>
          <w:t>Figure 3  YANG: object-type (showing some of the identities)</w:t>
        </w:r>
        <w:r>
          <w:rPr>
            <w:noProof/>
            <w:webHidden/>
          </w:rPr>
          <w:tab/>
        </w:r>
        <w:r>
          <w:rPr>
            <w:noProof/>
            <w:webHidden/>
          </w:rPr>
          <w:fldChar w:fldCharType="begin"/>
        </w:r>
        <w:r>
          <w:rPr>
            <w:noProof/>
            <w:webHidden/>
          </w:rPr>
          <w:instrText xml:space="preserve"> PAGEREF _Toc223392382 \h </w:instrText>
        </w:r>
        <w:r>
          <w:rPr>
            <w:noProof/>
            <w:webHidden/>
          </w:rPr>
        </w:r>
        <w:r>
          <w:rPr>
            <w:noProof/>
            <w:webHidden/>
          </w:rPr>
          <w:fldChar w:fldCharType="separate"/>
        </w:r>
        <w:r w:rsidR="00916DFC">
          <w:rPr>
            <w:noProof/>
            <w:webHidden/>
          </w:rPr>
          <w:t>18</w:t>
        </w:r>
        <w:r>
          <w:rPr>
            <w:noProof/>
            <w:webHidden/>
          </w:rPr>
          <w:fldChar w:fldCharType="end"/>
        </w:r>
      </w:hyperlink>
    </w:p>
    <w:p w14:paraId="45F40F67" w14:textId="4DC847D1"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83" w:history="1">
        <w:r w:rsidRPr="00704835">
          <w:rPr>
            <w:rStyle w:val="Hyperlink"/>
            <w:noProof/>
          </w:rPr>
          <w:t>Figure 4  YANG: log-storage-strategy</w:t>
        </w:r>
        <w:r>
          <w:rPr>
            <w:noProof/>
            <w:webHidden/>
          </w:rPr>
          <w:tab/>
        </w:r>
        <w:r>
          <w:rPr>
            <w:noProof/>
            <w:webHidden/>
          </w:rPr>
          <w:fldChar w:fldCharType="begin"/>
        </w:r>
        <w:r>
          <w:rPr>
            <w:noProof/>
            <w:webHidden/>
          </w:rPr>
          <w:instrText xml:space="preserve"> PAGEREF _Toc223392383 \h </w:instrText>
        </w:r>
        <w:r>
          <w:rPr>
            <w:noProof/>
            <w:webHidden/>
          </w:rPr>
        </w:r>
        <w:r>
          <w:rPr>
            <w:noProof/>
            <w:webHidden/>
          </w:rPr>
          <w:fldChar w:fldCharType="separate"/>
        </w:r>
        <w:r w:rsidR="00916DFC">
          <w:rPr>
            <w:noProof/>
            <w:webHidden/>
          </w:rPr>
          <w:t>19</w:t>
        </w:r>
        <w:r>
          <w:rPr>
            <w:noProof/>
            <w:webHidden/>
          </w:rPr>
          <w:fldChar w:fldCharType="end"/>
        </w:r>
      </w:hyperlink>
    </w:p>
    <w:p w14:paraId="3EFFB5E3" w14:textId="713F837E"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84" w:history="1">
        <w:r w:rsidRPr="00704835">
          <w:rPr>
            <w:rStyle w:val="Hyperlink"/>
            <w:noProof/>
          </w:rPr>
          <w:t xml:space="preserve">Figure 5  YANG: log-record-strategy </w:t>
        </w:r>
        <w:r>
          <w:rPr>
            <w:noProof/>
            <w:webHidden/>
          </w:rPr>
          <w:tab/>
        </w:r>
        <w:r>
          <w:rPr>
            <w:noProof/>
            <w:webHidden/>
          </w:rPr>
          <w:fldChar w:fldCharType="begin"/>
        </w:r>
        <w:r>
          <w:rPr>
            <w:noProof/>
            <w:webHidden/>
          </w:rPr>
          <w:instrText xml:space="preserve"> PAGEREF _Toc223392384 \h </w:instrText>
        </w:r>
        <w:r>
          <w:rPr>
            <w:noProof/>
            <w:webHidden/>
          </w:rPr>
        </w:r>
        <w:r>
          <w:rPr>
            <w:noProof/>
            <w:webHidden/>
          </w:rPr>
          <w:fldChar w:fldCharType="separate"/>
        </w:r>
        <w:r w:rsidR="00916DFC">
          <w:rPr>
            <w:noProof/>
            <w:webHidden/>
          </w:rPr>
          <w:t>20</w:t>
        </w:r>
        <w:r>
          <w:rPr>
            <w:noProof/>
            <w:webHidden/>
          </w:rPr>
          <w:fldChar w:fldCharType="end"/>
        </w:r>
      </w:hyperlink>
    </w:p>
    <w:p w14:paraId="72F1ACA3" w14:textId="3A15BF59"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85" w:history="1">
        <w:r w:rsidRPr="00704835">
          <w:rPr>
            <w:rStyle w:val="Hyperlink"/>
            <w:noProof/>
          </w:rPr>
          <w:t>Figure 6  YANG: record-trigger</w:t>
        </w:r>
        <w:r>
          <w:rPr>
            <w:noProof/>
            <w:webHidden/>
          </w:rPr>
          <w:tab/>
        </w:r>
        <w:r>
          <w:rPr>
            <w:noProof/>
            <w:webHidden/>
          </w:rPr>
          <w:fldChar w:fldCharType="begin"/>
        </w:r>
        <w:r>
          <w:rPr>
            <w:noProof/>
            <w:webHidden/>
          </w:rPr>
          <w:instrText xml:space="preserve"> PAGEREF _Toc223392385 \h </w:instrText>
        </w:r>
        <w:r>
          <w:rPr>
            <w:noProof/>
            <w:webHidden/>
          </w:rPr>
        </w:r>
        <w:r>
          <w:rPr>
            <w:noProof/>
            <w:webHidden/>
          </w:rPr>
          <w:fldChar w:fldCharType="separate"/>
        </w:r>
        <w:r w:rsidR="00916DFC">
          <w:rPr>
            <w:noProof/>
            <w:webHidden/>
          </w:rPr>
          <w:t>20</w:t>
        </w:r>
        <w:r>
          <w:rPr>
            <w:noProof/>
            <w:webHidden/>
          </w:rPr>
          <w:fldChar w:fldCharType="end"/>
        </w:r>
      </w:hyperlink>
    </w:p>
    <w:p w14:paraId="3C78EDFD" w14:textId="7F48C21D"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86" w:history="1">
        <w:r w:rsidRPr="00704835">
          <w:rPr>
            <w:rStyle w:val="Hyperlink"/>
            <w:noProof/>
          </w:rPr>
          <w:t>Figure 7  YANG: compacted-log-details</w:t>
        </w:r>
        <w:r>
          <w:rPr>
            <w:noProof/>
            <w:webHidden/>
          </w:rPr>
          <w:tab/>
        </w:r>
        <w:r>
          <w:rPr>
            <w:noProof/>
            <w:webHidden/>
          </w:rPr>
          <w:fldChar w:fldCharType="begin"/>
        </w:r>
        <w:r>
          <w:rPr>
            <w:noProof/>
            <w:webHidden/>
          </w:rPr>
          <w:instrText xml:space="preserve"> PAGEREF _Toc223392386 \h </w:instrText>
        </w:r>
        <w:r>
          <w:rPr>
            <w:noProof/>
            <w:webHidden/>
          </w:rPr>
        </w:r>
        <w:r>
          <w:rPr>
            <w:noProof/>
            <w:webHidden/>
          </w:rPr>
          <w:fldChar w:fldCharType="separate"/>
        </w:r>
        <w:r w:rsidR="00916DFC">
          <w:rPr>
            <w:noProof/>
            <w:webHidden/>
          </w:rPr>
          <w:t>22</w:t>
        </w:r>
        <w:r>
          <w:rPr>
            <w:noProof/>
            <w:webHidden/>
          </w:rPr>
          <w:fldChar w:fldCharType="end"/>
        </w:r>
      </w:hyperlink>
    </w:p>
    <w:p w14:paraId="064ED7A8" w14:textId="65F51008"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87" w:history="1">
        <w:r w:rsidRPr="00704835">
          <w:rPr>
            <w:rStyle w:val="Hyperlink"/>
            <w:noProof/>
          </w:rPr>
          <w:t>Figure 8  YANG: connection-protocol-details</w:t>
        </w:r>
        <w:r>
          <w:rPr>
            <w:noProof/>
            <w:webHidden/>
          </w:rPr>
          <w:tab/>
        </w:r>
        <w:r>
          <w:rPr>
            <w:noProof/>
            <w:webHidden/>
          </w:rPr>
          <w:fldChar w:fldCharType="begin"/>
        </w:r>
        <w:r>
          <w:rPr>
            <w:noProof/>
            <w:webHidden/>
          </w:rPr>
          <w:instrText xml:space="preserve"> PAGEREF _Toc223392387 \h </w:instrText>
        </w:r>
        <w:r>
          <w:rPr>
            <w:noProof/>
            <w:webHidden/>
          </w:rPr>
        </w:r>
        <w:r>
          <w:rPr>
            <w:noProof/>
            <w:webHidden/>
          </w:rPr>
          <w:fldChar w:fldCharType="separate"/>
        </w:r>
        <w:r w:rsidR="00916DFC">
          <w:rPr>
            <w:noProof/>
            <w:webHidden/>
          </w:rPr>
          <w:t>23</w:t>
        </w:r>
        <w:r>
          <w:rPr>
            <w:noProof/>
            <w:webHidden/>
          </w:rPr>
          <w:fldChar w:fldCharType="end"/>
        </w:r>
      </w:hyperlink>
    </w:p>
    <w:p w14:paraId="19B40C38" w14:textId="6FD7F676"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88" w:history="1">
        <w:r w:rsidRPr="00704835">
          <w:rPr>
            <w:rStyle w:val="Hyperlink"/>
            <w:noProof/>
          </w:rPr>
          <w:t>Figure 9  YANG: connection-protocol</w:t>
        </w:r>
        <w:r>
          <w:rPr>
            <w:noProof/>
            <w:webHidden/>
          </w:rPr>
          <w:tab/>
        </w:r>
        <w:r>
          <w:rPr>
            <w:noProof/>
            <w:webHidden/>
          </w:rPr>
          <w:fldChar w:fldCharType="begin"/>
        </w:r>
        <w:r>
          <w:rPr>
            <w:noProof/>
            <w:webHidden/>
          </w:rPr>
          <w:instrText xml:space="preserve"> PAGEREF _Toc223392388 \h </w:instrText>
        </w:r>
        <w:r>
          <w:rPr>
            <w:noProof/>
            <w:webHidden/>
          </w:rPr>
        </w:r>
        <w:r>
          <w:rPr>
            <w:noProof/>
            <w:webHidden/>
          </w:rPr>
          <w:fldChar w:fldCharType="separate"/>
        </w:r>
        <w:r w:rsidR="00916DFC">
          <w:rPr>
            <w:noProof/>
            <w:webHidden/>
          </w:rPr>
          <w:t>23</w:t>
        </w:r>
        <w:r>
          <w:rPr>
            <w:noProof/>
            <w:webHidden/>
          </w:rPr>
          <w:fldChar w:fldCharType="end"/>
        </w:r>
      </w:hyperlink>
    </w:p>
    <w:p w14:paraId="2B457F0F" w14:textId="4B8BBDAC"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89" w:history="1">
        <w:r w:rsidRPr="00704835">
          <w:rPr>
            <w:rStyle w:val="Hyperlink"/>
            <w:noProof/>
          </w:rPr>
          <w:t>Figure 10  YANG: encoding-formats</w:t>
        </w:r>
        <w:r>
          <w:rPr>
            <w:noProof/>
            <w:webHidden/>
          </w:rPr>
          <w:tab/>
        </w:r>
        <w:r>
          <w:rPr>
            <w:noProof/>
            <w:webHidden/>
          </w:rPr>
          <w:fldChar w:fldCharType="begin"/>
        </w:r>
        <w:r>
          <w:rPr>
            <w:noProof/>
            <w:webHidden/>
          </w:rPr>
          <w:instrText xml:space="preserve"> PAGEREF _Toc223392389 \h </w:instrText>
        </w:r>
        <w:r>
          <w:rPr>
            <w:noProof/>
            <w:webHidden/>
          </w:rPr>
        </w:r>
        <w:r>
          <w:rPr>
            <w:noProof/>
            <w:webHidden/>
          </w:rPr>
          <w:fldChar w:fldCharType="separate"/>
        </w:r>
        <w:r w:rsidR="00916DFC">
          <w:rPr>
            <w:noProof/>
            <w:webHidden/>
          </w:rPr>
          <w:t>24</w:t>
        </w:r>
        <w:r>
          <w:rPr>
            <w:noProof/>
            <w:webHidden/>
          </w:rPr>
          <w:fldChar w:fldCharType="end"/>
        </w:r>
      </w:hyperlink>
    </w:p>
    <w:p w14:paraId="24283D90" w14:textId="31D9EA0F"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90" w:history="1">
        <w:r w:rsidRPr="00704835">
          <w:rPr>
            <w:rStyle w:val="Hyperlink"/>
            <w:noProof/>
          </w:rPr>
          <w:t>Figure 11  YANG: information-record-strategy</w:t>
        </w:r>
        <w:r>
          <w:rPr>
            <w:noProof/>
            <w:webHidden/>
          </w:rPr>
          <w:tab/>
        </w:r>
        <w:r>
          <w:rPr>
            <w:noProof/>
            <w:webHidden/>
          </w:rPr>
          <w:fldChar w:fldCharType="begin"/>
        </w:r>
        <w:r>
          <w:rPr>
            <w:noProof/>
            <w:webHidden/>
          </w:rPr>
          <w:instrText xml:space="preserve"> PAGEREF _Toc223392390 \h </w:instrText>
        </w:r>
        <w:r>
          <w:rPr>
            <w:noProof/>
            <w:webHidden/>
          </w:rPr>
        </w:r>
        <w:r>
          <w:rPr>
            <w:noProof/>
            <w:webHidden/>
          </w:rPr>
          <w:fldChar w:fldCharType="separate"/>
        </w:r>
        <w:r w:rsidR="00916DFC">
          <w:rPr>
            <w:noProof/>
            <w:webHidden/>
          </w:rPr>
          <w:t>24</w:t>
        </w:r>
        <w:r>
          <w:rPr>
            <w:noProof/>
            <w:webHidden/>
          </w:rPr>
          <w:fldChar w:fldCharType="end"/>
        </w:r>
      </w:hyperlink>
    </w:p>
    <w:p w14:paraId="36CE925B" w14:textId="4744AD27"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91" w:history="1">
        <w:r w:rsidRPr="00704835">
          <w:rPr>
            <w:rStyle w:val="Hyperlink"/>
            <w:noProof/>
          </w:rPr>
          <w:t>Figure 12  YANG: available-stream</w:t>
        </w:r>
        <w:r>
          <w:rPr>
            <w:noProof/>
            <w:webHidden/>
          </w:rPr>
          <w:tab/>
        </w:r>
        <w:r>
          <w:rPr>
            <w:noProof/>
            <w:webHidden/>
          </w:rPr>
          <w:fldChar w:fldCharType="begin"/>
        </w:r>
        <w:r>
          <w:rPr>
            <w:noProof/>
            <w:webHidden/>
          </w:rPr>
          <w:instrText xml:space="preserve"> PAGEREF _Toc223392391 \h </w:instrText>
        </w:r>
        <w:r>
          <w:rPr>
            <w:noProof/>
            <w:webHidden/>
          </w:rPr>
        </w:r>
        <w:r>
          <w:rPr>
            <w:noProof/>
            <w:webHidden/>
          </w:rPr>
          <w:fldChar w:fldCharType="separate"/>
        </w:r>
        <w:r w:rsidR="00916DFC">
          <w:rPr>
            <w:noProof/>
            <w:webHidden/>
          </w:rPr>
          <w:t>26</w:t>
        </w:r>
        <w:r>
          <w:rPr>
            <w:noProof/>
            <w:webHidden/>
          </w:rPr>
          <w:fldChar w:fldCharType="end"/>
        </w:r>
      </w:hyperlink>
    </w:p>
    <w:p w14:paraId="2DD18D1E" w14:textId="727E422E"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92" w:history="1">
        <w:r w:rsidRPr="00704835">
          <w:rPr>
            <w:rStyle w:val="Hyperlink"/>
            <w:noProof/>
          </w:rPr>
          <w:t>Figure 13  YANG: stream-state</w:t>
        </w:r>
        <w:r>
          <w:rPr>
            <w:noProof/>
            <w:webHidden/>
          </w:rPr>
          <w:tab/>
        </w:r>
        <w:r>
          <w:rPr>
            <w:noProof/>
            <w:webHidden/>
          </w:rPr>
          <w:fldChar w:fldCharType="begin"/>
        </w:r>
        <w:r>
          <w:rPr>
            <w:noProof/>
            <w:webHidden/>
          </w:rPr>
          <w:instrText xml:space="preserve"> PAGEREF _Toc223392392 \h </w:instrText>
        </w:r>
        <w:r>
          <w:rPr>
            <w:noProof/>
            <w:webHidden/>
          </w:rPr>
        </w:r>
        <w:r>
          <w:rPr>
            <w:noProof/>
            <w:webHidden/>
          </w:rPr>
          <w:fldChar w:fldCharType="separate"/>
        </w:r>
        <w:r w:rsidR="00916DFC">
          <w:rPr>
            <w:noProof/>
            <w:webHidden/>
          </w:rPr>
          <w:t>27</w:t>
        </w:r>
        <w:r>
          <w:rPr>
            <w:noProof/>
            <w:webHidden/>
          </w:rPr>
          <w:fldChar w:fldCharType="end"/>
        </w:r>
      </w:hyperlink>
    </w:p>
    <w:p w14:paraId="5B1F8C7E" w14:textId="3EE6EB23"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93" w:history="1">
        <w:r w:rsidRPr="00704835">
          <w:rPr>
            <w:rStyle w:val="Hyperlink"/>
            <w:noProof/>
          </w:rPr>
          <w:t>Figure 14  YANG: log-record-header</w:t>
        </w:r>
        <w:r>
          <w:rPr>
            <w:noProof/>
            <w:webHidden/>
          </w:rPr>
          <w:tab/>
        </w:r>
        <w:r>
          <w:rPr>
            <w:noProof/>
            <w:webHidden/>
          </w:rPr>
          <w:fldChar w:fldCharType="begin"/>
        </w:r>
        <w:r>
          <w:rPr>
            <w:noProof/>
            <w:webHidden/>
          </w:rPr>
          <w:instrText xml:space="preserve"> PAGEREF _Toc223392393 \h </w:instrText>
        </w:r>
        <w:r>
          <w:rPr>
            <w:noProof/>
            <w:webHidden/>
          </w:rPr>
        </w:r>
        <w:r>
          <w:rPr>
            <w:noProof/>
            <w:webHidden/>
          </w:rPr>
          <w:fldChar w:fldCharType="separate"/>
        </w:r>
        <w:r w:rsidR="00916DFC">
          <w:rPr>
            <w:noProof/>
            <w:webHidden/>
          </w:rPr>
          <w:t>36</w:t>
        </w:r>
        <w:r>
          <w:rPr>
            <w:noProof/>
            <w:webHidden/>
          </w:rPr>
          <w:fldChar w:fldCharType="end"/>
        </w:r>
      </w:hyperlink>
    </w:p>
    <w:p w14:paraId="645D9A62" w14:textId="54405230"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94" w:history="1">
        <w:r w:rsidRPr="00704835">
          <w:rPr>
            <w:rStyle w:val="Hyperlink"/>
            <w:noProof/>
          </w:rPr>
          <w:t>Figure 15  YANG: log-record-body</w:t>
        </w:r>
        <w:r>
          <w:rPr>
            <w:noProof/>
            <w:webHidden/>
          </w:rPr>
          <w:tab/>
        </w:r>
        <w:r>
          <w:rPr>
            <w:noProof/>
            <w:webHidden/>
          </w:rPr>
          <w:fldChar w:fldCharType="begin"/>
        </w:r>
        <w:r>
          <w:rPr>
            <w:noProof/>
            <w:webHidden/>
          </w:rPr>
          <w:instrText xml:space="preserve"> PAGEREF _Toc223392394 \h </w:instrText>
        </w:r>
        <w:r>
          <w:rPr>
            <w:noProof/>
            <w:webHidden/>
          </w:rPr>
        </w:r>
        <w:r>
          <w:rPr>
            <w:noProof/>
            <w:webHidden/>
          </w:rPr>
          <w:fldChar w:fldCharType="separate"/>
        </w:r>
        <w:r w:rsidR="00916DFC">
          <w:rPr>
            <w:noProof/>
            <w:webHidden/>
          </w:rPr>
          <w:t>38</w:t>
        </w:r>
        <w:r>
          <w:rPr>
            <w:noProof/>
            <w:webHidden/>
          </w:rPr>
          <w:fldChar w:fldCharType="end"/>
        </w:r>
      </w:hyperlink>
    </w:p>
    <w:p w14:paraId="75F88EEB" w14:textId="3D98849E"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95" w:history="1">
        <w:r w:rsidRPr="00704835">
          <w:rPr>
            <w:rStyle w:val="Hyperlink"/>
            <w:noProof/>
          </w:rPr>
          <w:t>Figure 16  YANG: event-source</w:t>
        </w:r>
        <w:r>
          <w:rPr>
            <w:noProof/>
            <w:webHidden/>
          </w:rPr>
          <w:tab/>
        </w:r>
        <w:r>
          <w:rPr>
            <w:noProof/>
            <w:webHidden/>
          </w:rPr>
          <w:fldChar w:fldCharType="begin"/>
        </w:r>
        <w:r>
          <w:rPr>
            <w:noProof/>
            <w:webHidden/>
          </w:rPr>
          <w:instrText xml:space="preserve"> PAGEREF _Toc223392395 \h </w:instrText>
        </w:r>
        <w:r>
          <w:rPr>
            <w:noProof/>
            <w:webHidden/>
          </w:rPr>
        </w:r>
        <w:r>
          <w:rPr>
            <w:noProof/>
            <w:webHidden/>
          </w:rPr>
          <w:fldChar w:fldCharType="separate"/>
        </w:r>
        <w:r w:rsidR="00916DFC">
          <w:rPr>
            <w:noProof/>
            <w:webHidden/>
          </w:rPr>
          <w:t>39</w:t>
        </w:r>
        <w:r>
          <w:rPr>
            <w:noProof/>
            <w:webHidden/>
          </w:rPr>
          <w:fldChar w:fldCharType="end"/>
        </w:r>
      </w:hyperlink>
    </w:p>
    <w:p w14:paraId="5B8FCE19" w14:textId="568A19F8"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96" w:history="1">
        <w:r w:rsidRPr="00704835">
          <w:rPr>
            <w:rStyle w:val="Hyperlink"/>
            <w:noProof/>
          </w:rPr>
          <w:t>Figure 17  YANG: approx.-date-and-time</w:t>
        </w:r>
        <w:r>
          <w:rPr>
            <w:noProof/>
            <w:webHidden/>
          </w:rPr>
          <w:tab/>
        </w:r>
        <w:r>
          <w:rPr>
            <w:noProof/>
            <w:webHidden/>
          </w:rPr>
          <w:fldChar w:fldCharType="begin"/>
        </w:r>
        <w:r>
          <w:rPr>
            <w:noProof/>
            <w:webHidden/>
          </w:rPr>
          <w:instrText xml:space="preserve"> PAGEREF _Toc223392396 \h </w:instrText>
        </w:r>
        <w:r>
          <w:rPr>
            <w:noProof/>
            <w:webHidden/>
          </w:rPr>
        </w:r>
        <w:r>
          <w:rPr>
            <w:noProof/>
            <w:webHidden/>
          </w:rPr>
          <w:fldChar w:fldCharType="separate"/>
        </w:r>
        <w:r w:rsidR="00916DFC">
          <w:rPr>
            <w:noProof/>
            <w:webHidden/>
          </w:rPr>
          <w:t>40</w:t>
        </w:r>
        <w:r>
          <w:rPr>
            <w:noProof/>
            <w:webHidden/>
          </w:rPr>
          <w:fldChar w:fldCharType="end"/>
        </w:r>
      </w:hyperlink>
    </w:p>
    <w:p w14:paraId="36E27152" w14:textId="767C9CD2"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97" w:history="1">
        <w:r w:rsidRPr="00704835">
          <w:rPr>
            <w:rStyle w:val="Hyperlink"/>
            <w:noProof/>
          </w:rPr>
          <w:t>Figure 18  YANG: spread</w:t>
        </w:r>
        <w:r>
          <w:rPr>
            <w:noProof/>
            <w:webHidden/>
          </w:rPr>
          <w:tab/>
        </w:r>
        <w:r>
          <w:rPr>
            <w:noProof/>
            <w:webHidden/>
          </w:rPr>
          <w:fldChar w:fldCharType="begin"/>
        </w:r>
        <w:r>
          <w:rPr>
            <w:noProof/>
            <w:webHidden/>
          </w:rPr>
          <w:instrText xml:space="preserve"> PAGEREF _Toc223392397 \h </w:instrText>
        </w:r>
        <w:r>
          <w:rPr>
            <w:noProof/>
            <w:webHidden/>
          </w:rPr>
        </w:r>
        <w:r>
          <w:rPr>
            <w:noProof/>
            <w:webHidden/>
          </w:rPr>
          <w:fldChar w:fldCharType="separate"/>
        </w:r>
        <w:r w:rsidR="00916DFC">
          <w:rPr>
            <w:noProof/>
            <w:webHidden/>
          </w:rPr>
          <w:t>41</w:t>
        </w:r>
        <w:r>
          <w:rPr>
            <w:noProof/>
            <w:webHidden/>
          </w:rPr>
          <w:fldChar w:fldCharType="end"/>
        </w:r>
      </w:hyperlink>
    </w:p>
    <w:p w14:paraId="28222145" w14:textId="7EA6CCB1"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98" w:history="1">
        <w:r w:rsidRPr="00704835">
          <w:rPr>
            <w:rStyle w:val="Hyperlink"/>
            <w:noProof/>
          </w:rPr>
          <w:t>Figure 19  YANG: source-precision</w:t>
        </w:r>
        <w:r>
          <w:rPr>
            <w:noProof/>
            <w:webHidden/>
          </w:rPr>
          <w:tab/>
        </w:r>
        <w:r>
          <w:rPr>
            <w:noProof/>
            <w:webHidden/>
          </w:rPr>
          <w:fldChar w:fldCharType="begin"/>
        </w:r>
        <w:r>
          <w:rPr>
            <w:noProof/>
            <w:webHidden/>
          </w:rPr>
          <w:instrText xml:space="preserve"> PAGEREF _Toc223392398 \h </w:instrText>
        </w:r>
        <w:r>
          <w:rPr>
            <w:noProof/>
            <w:webHidden/>
          </w:rPr>
        </w:r>
        <w:r>
          <w:rPr>
            <w:noProof/>
            <w:webHidden/>
          </w:rPr>
          <w:fldChar w:fldCharType="separate"/>
        </w:r>
        <w:r w:rsidR="00916DFC">
          <w:rPr>
            <w:noProof/>
            <w:webHidden/>
          </w:rPr>
          <w:t>41</w:t>
        </w:r>
        <w:r>
          <w:rPr>
            <w:noProof/>
            <w:webHidden/>
          </w:rPr>
          <w:fldChar w:fldCharType="end"/>
        </w:r>
      </w:hyperlink>
    </w:p>
    <w:p w14:paraId="40631CAC" w14:textId="1CE143FE"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399" w:history="1">
        <w:r w:rsidRPr="00704835">
          <w:rPr>
            <w:rStyle w:val="Hyperlink"/>
            <w:noProof/>
          </w:rPr>
          <w:t>Figure 20  Stylized view of example controller offering full compaction.</w:t>
        </w:r>
        <w:r>
          <w:rPr>
            <w:noProof/>
            <w:webHidden/>
          </w:rPr>
          <w:tab/>
        </w:r>
        <w:r>
          <w:rPr>
            <w:noProof/>
            <w:webHidden/>
          </w:rPr>
          <w:fldChar w:fldCharType="begin"/>
        </w:r>
        <w:r>
          <w:rPr>
            <w:noProof/>
            <w:webHidden/>
          </w:rPr>
          <w:instrText xml:space="preserve"> PAGEREF _Toc223392399 \h </w:instrText>
        </w:r>
        <w:r>
          <w:rPr>
            <w:noProof/>
            <w:webHidden/>
          </w:rPr>
        </w:r>
        <w:r>
          <w:rPr>
            <w:noProof/>
            <w:webHidden/>
          </w:rPr>
          <w:fldChar w:fldCharType="separate"/>
        </w:r>
        <w:r w:rsidR="00916DFC">
          <w:rPr>
            <w:noProof/>
            <w:webHidden/>
          </w:rPr>
          <w:t>50</w:t>
        </w:r>
        <w:r>
          <w:rPr>
            <w:noProof/>
            <w:webHidden/>
          </w:rPr>
          <w:fldChar w:fldCharType="end"/>
        </w:r>
      </w:hyperlink>
    </w:p>
    <w:p w14:paraId="354FCCB3" w14:textId="01C67C8D"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00" w:history="1">
        <w:r w:rsidRPr="00704835">
          <w:rPr>
            <w:rStyle w:val="Hyperlink"/>
            <w:noProof/>
          </w:rPr>
          <w:t>Figure 21  Stylized view of example controller offering emulated compaction</w:t>
        </w:r>
        <w:r>
          <w:rPr>
            <w:noProof/>
            <w:webHidden/>
          </w:rPr>
          <w:tab/>
        </w:r>
        <w:r>
          <w:rPr>
            <w:noProof/>
            <w:webHidden/>
          </w:rPr>
          <w:fldChar w:fldCharType="begin"/>
        </w:r>
        <w:r>
          <w:rPr>
            <w:noProof/>
            <w:webHidden/>
          </w:rPr>
          <w:instrText xml:space="preserve"> PAGEREF _Toc223392400 \h </w:instrText>
        </w:r>
        <w:r>
          <w:rPr>
            <w:noProof/>
            <w:webHidden/>
          </w:rPr>
        </w:r>
        <w:r>
          <w:rPr>
            <w:noProof/>
            <w:webHidden/>
          </w:rPr>
          <w:fldChar w:fldCharType="separate"/>
        </w:r>
        <w:r w:rsidR="00916DFC">
          <w:rPr>
            <w:noProof/>
            <w:webHidden/>
          </w:rPr>
          <w:t>52</w:t>
        </w:r>
        <w:r>
          <w:rPr>
            <w:noProof/>
            <w:webHidden/>
          </w:rPr>
          <w:fldChar w:fldCharType="end"/>
        </w:r>
      </w:hyperlink>
    </w:p>
    <w:p w14:paraId="516CBD2D" w14:textId="6CA677B6"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01" w:history="1">
        <w:r w:rsidRPr="00704835">
          <w:rPr>
            <w:rStyle w:val="Hyperlink"/>
            <w:noProof/>
          </w:rPr>
          <w:t>Figure 22  YANG: condition-detector</w:t>
        </w:r>
        <w:r>
          <w:rPr>
            <w:noProof/>
            <w:webHidden/>
          </w:rPr>
          <w:tab/>
        </w:r>
        <w:r>
          <w:rPr>
            <w:noProof/>
            <w:webHidden/>
          </w:rPr>
          <w:fldChar w:fldCharType="begin"/>
        </w:r>
        <w:r>
          <w:rPr>
            <w:noProof/>
            <w:webHidden/>
          </w:rPr>
          <w:instrText xml:space="preserve"> PAGEREF _Toc223392401 \h </w:instrText>
        </w:r>
        <w:r>
          <w:rPr>
            <w:noProof/>
            <w:webHidden/>
          </w:rPr>
        </w:r>
        <w:r>
          <w:rPr>
            <w:noProof/>
            <w:webHidden/>
          </w:rPr>
          <w:fldChar w:fldCharType="separate"/>
        </w:r>
        <w:r w:rsidR="00916DFC">
          <w:rPr>
            <w:noProof/>
            <w:webHidden/>
          </w:rPr>
          <w:t>57</w:t>
        </w:r>
        <w:r>
          <w:rPr>
            <w:noProof/>
            <w:webHidden/>
          </w:rPr>
          <w:fldChar w:fldCharType="end"/>
        </w:r>
      </w:hyperlink>
    </w:p>
    <w:p w14:paraId="53A2527F" w14:textId="6D1AE1A9"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02" w:history="1">
        <w:r w:rsidRPr="00704835">
          <w:rPr>
            <w:rStyle w:val="Hyperlink"/>
            <w:noProof/>
          </w:rPr>
          <w:t>Figure 23  YANG: condition-detector</w:t>
        </w:r>
        <w:r>
          <w:rPr>
            <w:noProof/>
            <w:webHidden/>
          </w:rPr>
          <w:tab/>
        </w:r>
        <w:r>
          <w:rPr>
            <w:noProof/>
            <w:webHidden/>
          </w:rPr>
          <w:fldChar w:fldCharType="begin"/>
        </w:r>
        <w:r>
          <w:rPr>
            <w:noProof/>
            <w:webHidden/>
          </w:rPr>
          <w:instrText xml:space="preserve"> PAGEREF _Toc223392402 \h </w:instrText>
        </w:r>
        <w:r>
          <w:rPr>
            <w:noProof/>
            <w:webHidden/>
          </w:rPr>
        </w:r>
        <w:r>
          <w:rPr>
            <w:noProof/>
            <w:webHidden/>
          </w:rPr>
          <w:fldChar w:fldCharType="separate"/>
        </w:r>
        <w:r w:rsidR="00916DFC">
          <w:rPr>
            <w:noProof/>
            <w:webHidden/>
          </w:rPr>
          <w:t>59</w:t>
        </w:r>
        <w:r>
          <w:rPr>
            <w:noProof/>
            <w:webHidden/>
          </w:rPr>
          <w:fldChar w:fldCharType="end"/>
        </w:r>
      </w:hyperlink>
    </w:p>
    <w:p w14:paraId="1543A23D" w14:textId="05BF9B9E"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03" w:history="1">
        <w:r w:rsidRPr="00704835">
          <w:rPr>
            <w:rStyle w:val="Hyperlink"/>
            <w:noProof/>
          </w:rPr>
          <w:t>Figure 24  YANG: detected-condition</w:t>
        </w:r>
        <w:r>
          <w:rPr>
            <w:noProof/>
            <w:webHidden/>
          </w:rPr>
          <w:tab/>
        </w:r>
        <w:r>
          <w:rPr>
            <w:noProof/>
            <w:webHidden/>
          </w:rPr>
          <w:fldChar w:fldCharType="begin"/>
        </w:r>
        <w:r>
          <w:rPr>
            <w:noProof/>
            <w:webHidden/>
          </w:rPr>
          <w:instrText xml:space="preserve"> PAGEREF _Toc223392403 \h </w:instrText>
        </w:r>
        <w:r>
          <w:rPr>
            <w:noProof/>
            <w:webHidden/>
          </w:rPr>
        </w:r>
        <w:r>
          <w:rPr>
            <w:noProof/>
            <w:webHidden/>
          </w:rPr>
          <w:fldChar w:fldCharType="separate"/>
        </w:r>
        <w:r w:rsidR="00916DFC">
          <w:rPr>
            <w:noProof/>
            <w:webHidden/>
          </w:rPr>
          <w:t>60</w:t>
        </w:r>
        <w:r>
          <w:rPr>
            <w:noProof/>
            <w:webHidden/>
          </w:rPr>
          <w:fldChar w:fldCharType="end"/>
        </w:r>
      </w:hyperlink>
    </w:p>
    <w:p w14:paraId="5EB3B84E" w14:textId="7A90A109"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04" w:history="1">
        <w:r w:rsidRPr="00704835">
          <w:rPr>
            <w:rStyle w:val="Hyperlink"/>
            <w:noProof/>
          </w:rPr>
          <w:t>Figure 25  YANG: pm-metric</w:t>
        </w:r>
        <w:r>
          <w:rPr>
            <w:noProof/>
            <w:webHidden/>
          </w:rPr>
          <w:tab/>
        </w:r>
        <w:r>
          <w:rPr>
            <w:noProof/>
            <w:webHidden/>
          </w:rPr>
          <w:fldChar w:fldCharType="begin"/>
        </w:r>
        <w:r>
          <w:rPr>
            <w:noProof/>
            <w:webHidden/>
          </w:rPr>
          <w:instrText xml:space="preserve"> PAGEREF _Toc223392404 \h </w:instrText>
        </w:r>
        <w:r>
          <w:rPr>
            <w:noProof/>
            <w:webHidden/>
          </w:rPr>
        </w:r>
        <w:r>
          <w:rPr>
            <w:noProof/>
            <w:webHidden/>
          </w:rPr>
          <w:fldChar w:fldCharType="separate"/>
        </w:r>
        <w:r w:rsidR="00916DFC">
          <w:rPr>
            <w:noProof/>
            <w:webHidden/>
          </w:rPr>
          <w:t>62</w:t>
        </w:r>
        <w:r>
          <w:rPr>
            <w:noProof/>
            <w:webHidden/>
          </w:rPr>
          <w:fldChar w:fldCharType="end"/>
        </w:r>
      </w:hyperlink>
    </w:p>
    <w:p w14:paraId="2FB26061" w14:textId="32A609BE"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05" w:history="1">
        <w:r w:rsidRPr="00704835">
          <w:rPr>
            <w:rStyle w:val="Hyperlink"/>
            <w:noProof/>
          </w:rPr>
          <w:t>Figure 26  YANG: detector-info</w:t>
        </w:r>
        <w:r>
          <w:rPr>
            <w:noProof/>
            <w:webHidden/>
          </w:rPr>
          <w:tab/>
        </w:r>
        <w:r>
          <w:rPr>
            <w:noProof/>
            <w:webHidden/>
          </w:rPr>
          <w:fldChar w:fldCharType="begin"/>
        </w:r>
        <w:r>
          <w:rPr>
            <w:noProof/>
            <w:webHidden/>
          </w:rPr>
          <w:instrText xml:space="preserve"> PAGEREF _Toc223392405 \h </w:instrText>
        </w:r>
        <w:r>
          <w:rPr>
            <w:noProof/>
            <w:webHidden/>
          </w:rPr>
        </w:r>
        <w:r>
          <w:rPr>
            <w:noProof/>
            <w:webHidden/>
          </w:rPr>
          <w:fldChar w:fldCharType="separate"/>
        </w:r>
        <w:r w:rsidR="00916DFC">
          <w:rPr>
            <w:noProof/>
            <w:webHidden/>
          </w:rPr>
          <w:t>63</w:t>
        </w:r>
        <w:r>
          <w:rPr>
            <w:noProof/>
            <w:webHidden/>
          </w:rPr>
          <w:fldChar w:fldCharType="end"/>
        </w:r>
      </w:hyperlink>
    </w:p>
    <w:p w14:paraId="69282D1F" w14:textId="28201055"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06" w:history="1">
        <w:r w:rsidRPr="00704835">
          <w:rPr>
            <w:rStyle w:val="Hyperlink"/>
            <w:noProof/>
          </w:rPr>
          <w:t>Figure 27  YANG: simple-detector</w:t>
        </w:r>
        <w:r>
          <w:rPr>
            <w:noProof/>
            <w:webHidden/>
          </w:rPr>
          <w:tab/>
        </w:r>
        <w:r>
          <w:rPr>
            <w:noProof/>
            <w:webHidden/>
          </w:rPr>
          <w:fldChar w:fldCharType="begin"/>
        </w:r>
        <w:r>
          <w:rPr>
            <w:noProof/>
            <w:webHidden/>
          </w:rPr>
          <w:instrText xml:space="preserve"> PAGEREF _Toc223392406 \h </w:instrText>
        </w:r>
        <w:r>
          <w:rPr>
            <w:noProof/>
            <w:webHidden/>
          </w:rPr>
        </w:r>
        <w:r>
          <w:rPr>
            <w:noProof/>
            <w:webHidden/>
          </w:rPr>
          <w:fldChar w:fldCharType="separate"/>
        </w:r>
        <w:r w:rsidR="00916DFC">
          <w:rPr>
            <w:noProof/>
            <w:webHidden/>
          </w:rPr>
          <w:t>65</w:t>
        </w:r>
        <w:r>
          <w:rPr>
            <w:noProof/>
            <w:webHidden/>
          </w:rPr>
          <w:fldChar w:fldCharType="end"/>
        </w:r>
      </w:hyperlink>
    </w:p>
    <w:p w14:paraId="4557EDD4" w14:textId="5CE55051"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07" w:history="1">
        <w:r w:rsidRPr="00704835">
          <w:rPr>
            <w:rStyle w:val="Hyperlink"/>
            <w:noProof/>
          </w:rPr>
          <w:t>Figure 28  YANG: alarm-detector and legacy-properties (descriptions omitted)</w:t>
        </w:r>
        <w:r>
          <w:rPr>
            <w:noProof/>
            <w:webHidden/>
          </w:rPr>
          <w:tab/>
        </w:r>
        <w:r>
          <w:rPr>
            <w:noProof/>
            <w:webHidden/>
          </w:rPr>
          <w:fldChar w:fldCharType="begin"/>
        </w:r>
        <w:r>
          <w:rPr>
            <w:noProof/>
            <w:webHidden/>
          </w:rPr>
          <w:instrText xml:space="preserve"> PAGEREF _Toc223392407 \h </w:instrText>
        </w:r>
        <w:r>
          <w:rPr>
            <w:noProof/>
            <w:webHidden/>
          </w:rPr>
        </w:r>
        <w:r>
          <w:rPr>
            <w:noProof/>
            <w:webHidden/>
          </w:rPr>
          <w:fldChar w:fldCharType="separate"/>
        </w:r>
        <w:r w:rsidR="00916DFC">
          <w:rPr>
            <w:noProof/>
            <w:webHidden/>
          </w:rPr>
          <w:t>66</w:t>
        </w:r>
        <w:r>
          <w:rPr>
            <w:noProof/>
            <w:webHidden/>
          </w:rPr>
          <w:fldChar w:fldCharType="end"/>
        </w:r>
      </w:hyperlink>
    </w:p>
    <w:p w14:paraId="594BC99D" w14:textId="15C63084"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08" w:history="1">
        <w:r w:rsidRPr="00704835">
          <w:rPr>
            <w:rStyle w:val="Hyperlink"/>
            <w:noProof/>
          </w:rPr>
          <w:t>Figure 29  Delta stream compacted log behavior</w:t>
        </w:r>
        <w:r>
          <w:rPr>
            <w:noProof/>
            <w:webHidden/>
          </w:rPr>
          <w:tab/>
        </w:r>
        <w:r>
          <w:rPr>
            <w:noProof/>
            <w:webHidden/>
          </w:rPr>
          <w:fldChar w:fldCharType="begin"/>
        </w:r>
        <w:r>
          <w:rPr>
            <w:noProof/>
            <w:webHidden/>
          </w:rPr>
          <w:instrText xml:space="preserve"> PAGEREF _Toc223392408 \h </w:instrText>
        </w:r>
        <w:r>
          <w:rPr>
            <w:noProof/>
            <w:webHidden/>
          </w:rPr>
        </w:r>
        <w:r>
          <w:rPr>
            <w:noProof/>
            <w:webHidden/>
          </w:rPr>
          <w:fldChar w:fldCharType="separate"/>
        </w:r>
        <w:r w:rsidR="00916DFC">
          <w:rPr>
            <w:noProof/>
            <w:webHidden/>
          </w:rPr>
          <w:t>72</w:t>
        </w:r>
        <w:r>
          <w:rPr>
            <w:noProof/>
            <w:webHidden/>
          </w:rPr>
          <w:fldChar w:fldCharType="end"/>
        </w:r>
      </w:hyperlink>
    </w:p>
    <w:p w14:paraId="4B825F94" w14:textId="0203EEF7"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09" w:history="1">
        <w:r w:rsidRPr="00704835">
          <w:rPr>
            <w:rStyle w:val="Hyperlink"/>
            <w:noProof/>
          </w:rPr>
          <w:t>Figure 30  Delta stream compacted log emulation behavior</w:t>
        </w:r>
        <w:r>
          <w:rPr>
            <w:noProof/>
            <w:webHidden/>
          </w:rPr>
          <w:tab/>
        </w:r>
        <w:r>
          <w:rPr>
            <w:noProof/>
            <w:webHidden/>
          </w:rPr>
          <w:fldChar w:fldCharType="begin"/>
        </w:r>
        <w:r>
          <w:rPr>
            <w:noProof/>
            <w:webHidden/>
          </w:rPr>
          <w:instrText xml:space="preserve"> PAGEREF _Toc223392409 \h </w:instrText>
        </w:r>
        <w:r>
          <w:rPr>
            <w:noProof/>
            <w:webHidden/>
          </w:rPr>
        </w:r>
        <w:r>
          <w:rPr>
            <w:noProof/>
            <w:webHidden/>
          </w:rPr>
          <w:fldChar w:fldCharType="separate"/>
        </w:r>
        <w:r w:rsidR="00916DFC">
          <w:rPr>
            <w:noProof/>
            <w:webHidden/>
          </w:rPr>
          <w:t>73</w:t>
        </w:r>
        <w:r>
          <w:rPr>
            <w:noProof/>
            <w:webHidden/>
          </w:rPr>
          <w:fldChar w:fldCharType="end"/>
        </w:r>
      </w:hyperlink>
    </w:p>
    <w:p w14:paraId="63999EE9" w14:textId="6AA72119"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10" w:history="1">
        <w:r w:rsidRPr="00704835">
          <w:rPr>
            <w:rStyle w:val="Hyperlink"/>
            <w:noProof/>
          </w:rPr>
          <w:t>Figure 31  YANG tree</w:t>
        </w:r>
        <w:r>
          <w:rPr>
            <w:noProof/>
            <w:webHidden/>
          </w:rPr>
          <w:tab/>
        </w:r>
        <w:r>
          <w:rPr>
            <w:noProof/>
            <w:webHidden/>
          </w:rPr>
          <w:fldChar w:fldCharType="begin"/>
        </w:r>
        <w:r>
          <w:rPr>
            <w:noProof/>
            <w:webHidden/>
          </w:rPr>
          <w:instrText xml:space="preserve"> PAGEREF _Toc223392410 \h </w:instrText>
        </w:r>
        <w:r>
          <w:rPr>
            <w:noProof/>
            <w:webHidden/>
          </w:rPr>
        </w:r>
        <w:r>
          <w:rPr>
            <w:noProof/>
            <w:webHidden/>
          </w:rPr>
          <w:fldChar w:fldCharType="separate"/>
        </w:r>
        <w:r w:rsidR="00916DFC">
          <w:rPr>
            <w:noProof/>
            <w:webHidden/>
          </w:rPr>
          <w:t>81</w:t>
        </w:r>
        <w:r>
          <w:rPr>
            <w:noProof/>
            <w:webHidden/>
          </w:rPr>
          <w:fldChar w:fldCharType="end"/>
        </w:r>
      </w:hyperlink>
    </w:p>
    <w:p w14:paraId="17722AF0" w14:textId="2B7655B2"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11" w:history="1">
        <w:r w:rsidRPr="00704835">
          <w:rPr>
            <w:rStyle w:val="Hyperlink"/>
            <w:noProof/>
          </w:rPr>
          <w:t>Figure 32  Hybrid Message Sequence Diagram for example implementation corresponding to Use Cases</w:t>
        </w:r>
        <w:r>
          <w:rPr>
            <w:noProof/>
            <w:webHidden/>
          </w:rPr>
          <w:tab/>
        </w:r>
        <w:r>
          <w:rPr>
            <w:noProof/>
            <w:webHidden/>
          </w:rPr>
          <w:fldChar w:fldCharType="begin"/>
        </w:r>
        <w:r>
          <w:rPr>
            <w:noProof/>
            <w:webHidden/>
          </w:rPr>
          <w:instrText xml:space="preserve"> PAGEREF _Toc223392411 \h </w:instrText>
        </w:r>
        <w:r>
          <w:rPr>
            <w:noProof/>
            <w:webHidden/>
          </w:rPr>
        </w:r>
        <w:r>
          <w:rPr>
            <w:noProof/>
            <w:webHidden/>
          </w:rPr>
          <w:fldChar w:fldCharType="separate"/>
        </w:r>
        <w:r w:rsidR="00916DFC">
          <w:rPr>
            <w:noProof/>
            <w:webHidden/>
          </w:rPr>
          <w:t>119</w:t>
        </w:r>
        <w:r>
          <w:rPr>
            <w:noProof/>
            <w:webHidden/>
          </w:rPr>
          <w:fldChar w:fldCharType="end"/>
        </w:r>
      </w:hyperlink>
    </w:p>
    <w:p w14:paraId="11E5E7F2" w14:textId="398BC544"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12" w:history="1">
        <w:r w:rsidRPr="00704835">
          <w:rPr>
            <w:rStyle w:val="Hyperlink"/>
            <w:noProof/>
          </w:rPr>
          <w:t>Figure 33  Phases of interaction for Use Cases</w:t>
        </w:r>
        <w:r>
          <w:rPr>
            <w:noProof/>
            <w:webHidden/>
          </w:rPr>
          <w:tab/>
        </w:r>
        <w:r>
          <w:rPr>
            <w:noProof/>
            <w:webHidden/>
          </w:rPr>
          <w:fldChar w:fldCharType="begin"/>
        </w:r>
        <w:r>
          <w:rPr>
            <w:noProof/>
            <w:webHidden/>
          </w:rPr>
          <w:instrText xml:space="preserve"> PAGEREF _Toc223392412 \h </w:instrText>
        </w:r>
        <w:r>
          <w:rPr>
            <w:noProof/>
            <w:webHidden/>
          </w:rPr>
        </w:r>
        <w:r>
          <w:rPr>
            <w:noProof/>
            <w:webHidden/>
          </w:rPr>
          <w:fldChar w:fldCharType="separate"/>
        </w:r>
        <w:r w:rsidR="00916DFC">
          <w:rPr>
            <w:noProof/>
            <w:webHidden/>
          </w:rPr>
          <w:t>120</w:t>
        </w:r>
        <w:r>
          <w:rPr>
            <w:noProof/>
            <w:webHidden/>
          </w:rPr>
          <w:fldChar w:fldCharType="end"/>
        </w:r>
      </w:hyperlink>
    </w:p>
    <w:p w14:paraId="3BFFEF94" w14:textId="37F177C1"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13" w:history="1">
        <w:r w:rsidRPr="00704835">
          <w:rPr>
            <w:rStyle w:val="Hyperlink"/>
            <w:noProof/>
          </w:rPr>
          <w:t>Figure 34  Kafka compaction</w:t>
        </w:r>
        <w:r>
          <w:rPr>
            <w:noProof/>
            <w:webHidden/>
          </w:rPr>
          <w:tab/>
        </w:r>
        <w:r>
          <w:rPr>
            <w:noProof/>
            <w:webHidden/>
          </w:rPr>
          <w:fldChar w:fldCharType="begin"/>
        </w:r>
        <w:r>
          <w:rPr>
            <w:noProof/>
            <w:webHidden/>
          </w:rPr>
          <w:instrText xml:space="preserve"> PAGEREF _Toc223392413 \h </w:instrText>
        </w:r>
        <w:r>
          <w:rPr>
            <w:noProof/>
            <w:webHidden/>
          </w:rPr>
        </w:r>
        <w:r>
          <w:rPr>
            <w:noProof/>
            <w:webHidden/>
          </w:rPr>
          <w:fldChar w:fldCharType="separate"/>
        </w:r>
        <w:r w:rsidR="00916DFC">
          <w:rPr>
            <w:noProof/>
            <w:webHidden/>
          </w:rPr>
          <w:t>124</w:t>
        </w:r>
        <w:r>
          <w:rPr>
            <w:noProof/>
            <w:webHidden/>
          </w:rPr>
          <w:fldChar w:fldCharType="end"/>
        </w:r>
      </w:hyperlink>
    </w:p>
    <w:p w14:paraId="6496D13D" w14:textId="27D69943"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14" w:history="1">
        <w:r w:rsidRPr="00704835">
          <w:rPr>
            <w:rStyle w:val="Hyperlink"/>
            <w:noProof/>
          </w:rPr>
          <w:t>Figure 35  Structure of the streaming model</w:t>
        </w:r>
        <w:r>
          <w:rPr>
            <w:noProof/>
            <w:webHidden/>
          </w:rPr>
          <w:tab/>
        </w:r>
        <w:r>
          <w:rPr>
            <w:noProof/>
            <w:webHidden/>
          </w:rPr>
          <w:fldChar w:fldCharType="begin"/>
        </w:r>
        <w:r>
          <w:rPr>
            <w:noProof/>
            <w:webHidden/>
          </w:rPr>
          <w:instrText xml:space="preserve"> PAGEREF _Toc223392414 \h </w:instrText>
        </w:r>
        <w:r>
          <w:rPr>
            <w:noProof/>
            <w:webHidden/>
          </w:rPr>
        </w:r>
        <w:r>
          <w:rPr>
            <w:noProof/>
            <w:webHidden/>
          </w:rPr>
          <w:fldChar w:fldCharType="separate"/>
        </w:r>
        <w:r w:rsidR="00916DFC">
          <w:rPr>
            <w:noProof/>
            <w:webHidden/>
          </w:rPr>
          <w:t>127</w:t>
        </w:r>
        <w:r>
          <w:rPr>
            <w:noProof/>
            <w:webHidden/>
          </w:rPr>
          <w:fldChar w:fldCharType="end"/>
        </w:r>
      </w:hyperlink>
    </w:p>
    <w:p w14:paraId="08E5EE26" w14:textId="32A1CE90"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15" w:history="1">
        <w:r w:rsidRPr="00704835">
          <w:rPr>
            <w:rStyle w:val="Hyperlink"/>
            <w:noProof/>
          </w:rPr>
          <w:t>Figure 36  Structure and content of the streaming model</w:t>
        </w:r>
        <w:r>
          <w:rPr>
            <w:noProof/>
            <w:webHidden/>
          </w:rPr>
          <w:tab/>
        </w:r>
        <w:r>
          <w:rPr>
            <w:noProof/>
            <w:webHidden/>
          </w:rPr>
          <w:fldChar w:fldCharType="begin"/>
        </w:r>
        <w:r>
          <w:rPr>
            <w:noProof/>
            <w:webHidden/>
          </w:rPr>
          <w:instrText xml:space="preserve"> PAGEREF _Toc223392415 \h </w:instrText>
        </w:r>
        <w:r>
          <w:rPr>
            <w:noProof/>
            <w:webHidden/>
          </w:rPr>
        </w:r>
        <w:r>
          <w:rPr>
            <w:noProof/>
            <w:webHidden/>
          </w:rPr>
          <w:fldChar w:fldCharType="separate"/>
        </w:r>
        <w:r w:rsidR="00916DFC">
          <w:rPr>
            <w:noProof/>
            <w:webHidden/>
          </w:rPr>
          <w:t>128</w:t>
        </w:r>
        <w:r>
          <w:rPr>
            <w:noProof/>
            <w:webHidden/>
          </w:rPr>
          <w:fldChar w:fldCharType="end"/>
        </w:r>
      </w:hyperlink>
    </w:p>
    <w:p w14:paraId="77EDEB3D" w14:textId="76801216"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16" w:history="1">
        <w:r w:rsidRPr="00704835">
          <w:rPr>
            <w:rStyle w:val="Hyperlink"/>
            <w:noProof/>
          </w:rPr>
          <w:t>Figure 37  Datatypes of the streaming model</w:t>
        </w:r>
        <w:r>
          <w:rPr>
            <w:noProof/>
            <w:webHidden/>
          </w:rPr>
          <w:tab/>
        </w:r>
        <w:r>
          <w:rPr>
            <w:noProof/>
            <w:webHidden/>
          </w:rPr>
          <w:fldChar w:fldCharType="begin"/>
        </w:r>
        <w:r>
          <w:rPr>
            <w:noProof/>
            <w:webHidden/>
          </w:rPr>
          <w:instrText xml:space="preserve"> PAGEREF _Toc223392416 \h </w:instrText>
        </w:r>
        <w:r>
          <w:rPr>
            <w:noProof/>
            <w:webHidden/>
          </w:rPr>
        </w:r>
        <w:r>
          <w:rPr>
            <w:noProof/>
            <w:webHidden/>
          </w:rPr>
          <w:fldChar w:fldCharType="separate"/>
        </w:r>
        <w:r w:rsidR="00916DFC">
          <w:rPr>
            <w:noProof/>
            <w:webHidden/>
          </w:rPr>
          <w:t>129</w:t>
        </w:r>
        <w:r>
          <w:rPr>
            <w:noProof/>
            <w:webHidden/>
          </w:rPr>
          <w:fldChar w:fldCharType="end"/>
        </w:r>
      </w:hyperlink>
    </w:p>
    <w:p w14:paraId="7D666F47" w14:textId="5D997685"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17" w:history="1">
        <w:r w:rsidRPr="00704835">
          <w:rPr>
            <w:rStyle w:val="Hyperlink"/>
            <w:noProof/>
          </w:rPr>
          <w:t>Figure 38  Example of Augmentation of the LogRecordBody with some classes from the model</w:t>
        </w:r>
        <w:r>
          <w:rPr>
            <w:noProof/>
            <w:webHidden/>
          </w:rPr>
          <w:tab/>
        </w:r>
        <w:r>
          <w:rPr>
            <w:noProof/>
            <w:webHidden/>
          </w:rPr>
          <w:fldChar w:fldCharType="begin"/>
        </w:r>
        <w:r>
          <w:rPr>
            <w:noProof/>
            <w:webHidden/>
          </w:rPr>
          <w:instrText xml:space="preserve"> PAGEREF _Toc223392417 \h </w:instrText>
        </w:r>
        <w:r>
          <w:rPr>
            <w:noProof/>
            <w:webHidden/>
          </w:rPr>
        </w:r>
        <w:r>
          <w:rPr>
            <w:noProof/>
            <w:webHidden/>
          </w:rPr>
          <w:fldChar w:fldCharType="separate"/>
        </w:r>
        <w:r w:rsidR="00916DFC">
          <w:rPr>
            <w:noProof/>
            <w:webHidden/>
          </w:rPr>
          <w:t>130</w:t>
        </w:r>
        <w:r>
          <w:rPr>
            <w:noProof/>
            <w:webHidden/>
          </w:rPr>
          <w:fldChar w:fldCharType="end"/>
        </w:r>
      </w:hyperlink>
    </w:p>
    <w:p w14:paraId="5DC7FB31" w14:textId="26B484CD"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18" w:history="1">
        <w:r w:rsidRPr="00704835">
          <w:rPr>
            <w:rStyle w:val="Hyperlink"/>
            <w:noProof/>
          </w:rPr>
          <w:t>Figure 39  Standard gNMI stream structure</w:t>
        </w:r>
        <w:r>
          <w:rPr>
            <w:noProof/>
            <w:webHidden/>
          </w:rPr>
          <w:tab/>
        </w:r>
        <w:r>
          <w:rPr>
            <w:noProof/>
            <w:webHidden/>
          </w:rPr>
          <w:fldChar w:fldCharType="begin"/>
        </w:r>
        <w:r>
          <w:rPr>
            <w:noProof/>
            <w:webHidden/>
          </w:rPr>
          <w:instrText xml:space="preserve"> PAGEREF _Toc223392418 \h </w:instrText>
        </w:r>
        <w:r>
          <w:rPr>
            <w:noProof/>
            <w:webHidden/>
          </w:rPr>
        </w:r>
        <w:r>
          <w:rPr>
            <w:noProof/>
            <w:webHidden/>
          </w:rPr>
          <w:fldChar w:fldCharType="separate"/>
        </w:r>
        <w:r w:rsidR="00916DFC">
          <w:rPr>
            <w:noProof/>
            <w:webHidden/>
          </w:rPr>
          <w:t>131</w:t>
        </w:r>
        <w:r>
          <w:rPr>
            <w:noProof/>
            <w:webHidden/>
          </w:rPr>
          <w:fldChar w:fldCharType="end"/>
        </w:r>
      </w:hyperlink>
    </w:p>
    <w:p w14:paraId="5BFC5F24" w14:textId="13B7C00B"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19" w:history="1">
        <w:r w:rsidRPr="00704835">
          <w:rPr>
            <w:rStyle w:val="Hyperlink"/>
            <w:noProof/>
          </w:rPr>
          <w:t>Figure 40  Basic measurement augment</w:t>
        </w:r>
        <w:r>
          <w:rPr>
            <w:noProof/>
            <w:webHidden/>
          </w:rPr>
          <w:tab/>
        </w:r>
        <w:r>
          <w:rPr>
            <w:noProof/>
            <w:webHidden/>
          </w:rPr>
          <w:fldChar w:fldCharType="begin"/>
        </w:r>
        <w:r>
          <w:rPr>
            <w:noProof/>
            <w:webHidden/>
          </w:rPr>
          <w:instrText xml:space="preserve"> PAGEREF _Toc223392419 \h </w:instrText>
        </w:r>
        <w:r>
          <w:rPr>
            <w:noProof/>
            <w:webHidden/>
          </w:rPr>
        </w:r>
        <w:r>
          <w:rPr>
            <w:noProof/>
            <w:webHidden/>
          </w:rPr>
          <w:fldChar w:fldCharType="separate"/>
        </w:r>
        <w:r w:rsidR="00916DFC">
          <w:rPr>
            <w:noProof/>
            <w:webHidden/>
          </w:rPr>
          <w:t>132</w:t>
        </w:r>
        <w:r>
          <w:rPr>
            <w:noProof/>
            <w:webHidden/>
          </w:rPr>
          <w:fldChar w:fldCharType="end"/>
        </w:r>
      </w:hyperlink>
    </w:p>
    <w:p w14:paraId="7BDAC7D5" w14:textId="7662B3AD"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20" w:history="1">
        <w:r w:rsidRPr="00704835">
          <w:rPr>
            <w:rStyle w:val="Hyperlink"/>
            <w:noProof/>
          </w:rPr>
          <w:t>Figure 41  Support for multiple measurements in one record</w:t>
        </w:r>
        <w:r>
          <w:rPr>
            <w:noProof/>
            <w:webHidden/>
          </w:rPr>
          <w:tab/>
        </w:r>
        <w:r>
          <w:rPr>
            <w:noProof/>
            <w:webHidden/>
          </w:rPr>
          <w:fldChar w:fldCharType="begin"/>
        </w:r>
        <w:r>
          <w:rPr>
            <w:noProof/>
            <w:webHidden/>
          </w:rPr>
          <w:instrText xml:space="preserve"> PAGEREF _Toc223392420 \h </w:instrText>
        </w:r>
        <w:r>
          <w:rPr>
            <w:noProof/>
            <w:webHidden/>
          </w:rPr>
        </w:r>
        <w:r>
          <w:rPr>
            <w:noProof/>
            <w:webHidden/>
          </w:rPr>
          <w:fldChar w:fldCharType="separate"/>
        </w:r>
        <w:r w:rsidR="00916DFC">
          <w:rPr>
            <w:noProof/>
            <w:webHidden/>
          </w:rPr>
          <w:t>133</w:t>
        </w:r>
        <w:r>
          <w:rPr>
            <w:noProof/>
            <w:webHidden/>
          </w:rPr>
          <w:fldChar w:fldCharType="end"/>
        </w:r>
      </w:hyperlink>
    </w:p>
    <w:p w14:paraId="13313BD4" w14:textId="1BA503E4"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21" w:history="1">
        <w:r w:rsidRPr="00704835">
          <w:rPr>
            <w:rStyle w:val="Hyperlink"/>
            <w:noProof/>
          </w:rPr>
          <w:t>Figure 42  Data types</w:t>
        </w:r>
        <w:r>
          <w:rPr>
            <w:noProof/>
            <w:webHidden/>
          </w:rPr>
          <w:tab/>
        </w:r>
        <w:r>
          <w:rPr>
            <w:noProof/>
            <w:webHidden/>
          </w:rPr>
          <w:fldChar w:fldCharType="begin"/>
        </w:r>
        <w:r>
          <w:rPr>
            <w:noProof/>
            <w:webHidden/>
          </w:rPr>
          <w:instrText xml:space="preserve"> PAGEREF _Toc223392421 \h </w:instrText>
        </w:r>
        <w:r>
          <w:rPr>
            <w:noProof/>
            <w:webHidden/>
          </w:rPr>
        </w:r>
        <w:r>
          <w:rPr>
            <w:noProof/>
            <w:webHidden/>
          </w:rPr>
          <w:fldChar w:fldCharType="separate"/>
        </w:r>
        <w:r w:rsidR="00916DFC">
          <w:rPr>
            <w:noProof/>
            <w:webHidden/>
          </w:rPr>
          <w:t>133</w:t>
        </w:r>
        <w:r>
          <w:rPr>
            <w:noProof/>
            <w:webHidden/>
          </w:rPr>
          <w:fldChar w:fldCharType="end"/>
        </w:r>
      </w:hyperlink>
    </w:p>
    <w:p w14:paraId="62D0FAD2" w14:textId="348626C2"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22" w:history="1">
        <w:r w:rsidRPr="00704835">
          <w:rPr>
            <w:rStyle w:val="Hyperlink"/>
            <w:noProof/>
          </w:rPr>
          <w:t>Figure 43  Related Classes</w:t>
        </w:r>
        <w:r>
          <w:rPr>
            <w:noProof/>
            <w:webHidden/>
          </w:rPr>
          <w:tab/>
        </w:r>
        <w:r>
          <w:rPr>
            <w:noProof/>
            <w:webHidden/>
          </w:rPr>
          <w:fldChar w:fldCharType="begin"/>
        </w:r>
        <w:r>
          <w:rPr>
            <w:noProof/>
            <w:webHidden/>
          </w:rPr>
          <w:instrText xml:space="preserve"> PAGEREF _Toc223392422 \h </w:instrText>
        </w:r>
        <w:r>
          <w:rPr>
            <w:noProof/>
            <w:webHidden/>
          </w:rPr>
        </w:r>
        <w:r>
          <w:rPr>
            <w:noProof/>
            <w:webHidden/>
          </w:rPr>
          <w:fldChar w:fldCharType="separate"/>
        </w:r>
        <w:r w:rsidR="00916DFC">
          <w:rPr>
            <w:noProof/>
            <w:webHidden/>
          </w:rPr>
          <w:t>134</w:t>
        </w:r>
        <w:r>
          <w:rPr>
            <w:noProof/>
            <w:webHidden/>
          </w:rPr>
          <w:fldChar w:fldCharType="end"/>
        </w:r>
      </w:hyperlink>
    </w:p>
    <w:p w14:paraId="742D941D" w14:textId="06333D15" w:rsidR="00AE4A4A" w:rsidRDefault="00722ED2" w:rsidP="00AE4A4A">
      <w:pPr>
        <w:pStyle w:val="Heading1"/>
        <w:numPr>
          <w:ilvl w:val="0"/>
          <w:numId w:val="0"/>
        </w:numPr>
        <w:ind w:left="431" w:hanging="431"/>
      </w:pPr>
      <w:r w:rsidRPr="00661FB9">
        <w:rPr>
          <w:rFonts w:cs="Times New Roman"/>
        </w:rPr>
        <w:fldChar w:fldCharType="end"/>
      </w:r>
      <w:bookmarkStart w:id="2" w:name="_Toc96419538"/>
      <w:r w:rsidR="00AE4A4A" w:rsidRPr="00AE4A4A">
        <w:t xml:space="preserve"> </w:t>
      </w:r>
      <w:bookmarkStart w:id="3" w:name="_Toc223392175"/>
      <w:r w:rsidR="00AE4A4A" w:rsidRPr="004B2691">
        <w:t>List of Tables</w:t>
      </w:r>
      <w:bookmarkEnd w:id="2"/>
      <w:bookmarkEnd w:id="3"/>
    </w:p>
    <w:bookmarkStart w:id="4" w:name="_Hlk219367675"/>
    <w:p w14:paraId="3A78B2DB" w14:textId="100CFC12" w:rsidR="0076067B" w:rsidRDefault="00EA78B1">
      <w:pPr>
        <w:pStyle w:val="TableofFigures"/>
        <w:tabs>
          <w:tab w:val="right" w:leader="dot" w:pos="10456"/>
        </w:tabs>
        <w:rPr>
          <w:noProof/>
          <w:color w:val="auto"/>
          <w:kern w:val="2"/>
          <w:sz w:val="24"/>
          <w:szCs w:val="24"/>
          <w:lang w:val="en-GB" w:eastAsia="en-GB"/>
          <w14:ligatures w14:val="standardContextual"/>
        </w:rPr>
      </w:pPr>
      <w:r>
        <w:fldChar w:fldCharType="begin"/>
      </w:r>
      <w:r>
        <w:instrText xml:space="preserve"> TOC \h \z \c "Table" </w:instrText>
      </w:r>
      <w:r>
        <w:fldChar w:fldCharType="separate"/>
      </w:r>
      <w:hyperlink w:anchor="_Toc223392423" w:history="1">
        <w:r w:rsidR="0076067B" w:rsidRPr="00BF0825">
          <w:rPr>
            <w:rStyle w:val="Hyperlink"/>
            <w:noProof/>
          </w:rPr>
          <w:t>Table 1: Clarifying parent-address for Global Classes</w:t>
        </w:r>
        <w:r w:rsidR="0076067B">
          <w:rPr>
            <w:noProof/>
            <w:webHidden/>
          </w:rPr>
          <w:tab/>
        </w:r>
        <w:r w:rsidR="0076067B">
          <w:rPr>
            <w:noProof/>
            <w:webHidden/>
          </w:rPr>
          <w:fldChar w:fldCharType="begin"/>
        </w:r>
        <w:r w:rsidR="0076067B">
          <w:rPr>
            <w:noProof/>
            <w:webHidden/>
          </w:rPr>
          <w:instrText xml:space="preserve"> PAGEREF _Toc223392423 \h </w:instrText>
        </w:r>
        <w:r w:rsidR="0076067B">
          <w:rPr>
            <w:noProof/>
            <w:webHidden/>
          </w:rPr>
        </w:r>
        <w:r w:rsidR="0076067B">
          <w:rPr>
            <w:noProof/>
            <w:webHidden/>
          </w:rPr>
          <w:fldChar w:fldCharType="separate"/>
        </w:r>
        <w:r w:rsidR="00916DFC">
          <w:rPr>
            <w:noProof/>
            <w:webHidden/>
          </w:rPr>
          <w:t>42</w:t>
        </w:r>
        <w:r w:rsidR="0076067B">
          <w:rPr>
            <w:noProof/>
            <w:webHidden/>
          </w:rPr>
          <w:fldChar w:fldCharType="end"/>
        </w:r>
      </w:hyperlink>
    </w:p>
    <w:p w14:paraId="437240DE" w14:textId="6FC1D5B2"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24" w:history="1">
        <w:r w:rsidRPr="00BF0825">
          <w:rPr>
            <w:rStyle w:val="Hyperlink"/>
            <w:noProof/>
          </w:rPr>
          <w:t>Table 2: Clarifying parent-address for Local Classes</w:t>
        </w:r>
        <w:r>
          <w:rPr>
            <w:noProof/>
            <w:webHidden/>
          </w:rPr>
          <w:tab/>
        </w:r>
        <w:r>
          <w:rPr>
            <w:noProof/>
            <w:webHidden/>
          </w:rPr>
          <w:fldChar w:fldCharType="begin"/>
        </w:r>
        <w:r>
          <w:rPr>
            <w:noProof/>
            <w:webHidden/>
          </w:rPr>
          <w:instrText xml:space="preserve"> PAGEREF _Toc223392424 \h </w:instrText>
        </w:r>
        <w:r>
          <w:rPr>
            <w:noProof/>
            <w:webHidden/>
          </w:rPr>
        </w:r>
        <w:r>
          <w:rPr>
            <w:noProof/>
            <w:webHidden/>
          </w:rPr>
          <w:fldChar w:fldCharType="separate"/>
        </w:r>
        <w:r w:rsidR="00916DFC">
          <w:rPr>
            <w:noProof/>
            <w:webHidden/>
          </w:rPr>
          <w:t>44</w:t>
        </w:r>
        <w:r>
          <w:rPr>
            <w:noProof/>
            <w:webHidden/>
          </w:rPr>
          <w:fldChar w:fldCharType="end"/>
        </w:r>
      </w:hyperlink>
    </w:p>
    <w:p w14:paraId="112F5F2A" w14:textId="1FE736F4" w:rsidR="0076067B" w:rsidRDefault="0076067B">
      <w:pPr>
        <w:pStyle w:val="TableofFigures"/>
        <w:tabs>
          <w:tab w:val="right" w:leader="dot" w:pos="10456"/>
        </w:tabs>
        <w:rPr>
          <w:noProof/>
          <w:color w:val="auto"/>
          <w:kern w:val="2"/>
          <w:sz w:val="24"/>
          <w:szCs w:val="24"/>
          <w:lang w:val="en-GB" w:eastAsia="en-GB"/>
          <w14:ligatures w14:val="standardContextual"/>
        </w:rPr>
      </w:pPr>
      <w:hyperlink w:anchor="_Toc223392425" w:history="1">
        <w:r w:rsidRPr="00BF0825">
          <w:rPr>
            <w:rStyle w:val="Hyperlink"/>
            <w:noProof/>
          </w:rPr>
          <w:t>Table 3: Parameters per entity type</w:t>
        </w:r>
        <w:r>
          <w:rPr>
            <w:noProof/>
            <w:webHidden/>
          </w:rPr>
          <w:tab/>
        </w:r>
        <w:r>
          <w:rPr>
            <w:noProof/>
            <w:webHidden/>
          </w:rPr>
          <w:fldChar w:fldCharType="begin"/>
        </w:r>
        <w:r>
          <w:rPr>
            <w:noProof/>
            <w:webHidden/>
          </w:rPr>
          <w:instrText xml:space="preserve"> PAGEREF _Toc223392425 \h </w:instrText>
        </w:r>
        <w:r>
          <w:rPr>
            <w:noProof/>
            <w:webHidden/>
          </w:rPr>
        </w:r>
        <w:r>
          <w:rPr>
            <w:noProof/>
            <w:webHidden/>
          </w:rPr>
          <w:fldChar w:fldCharType="separate"/>
        </w:r>
        <w:r w:rsidR="00916DFC">
          <w:rPr>
            <w:noProof/>
            <w:webHidden/>
          </w:rPr>
          <w:t>88</w:t>
        </w:r>
        <w:r>
          <w:rPr>
            <w:noProof/>
            <w:webHidden/>
          </w:rPr>
          <w:fldChar w:fldCharType="end"/>
        </w:r>
      </w:hyperlink>
    </w:p>
    <w:p w14:paraId="04A60B97" w14:textId="616291EB" w:rsidR="00722ED2" w:rsidRPr="00661FB9" w:rsidRDefault="00EA78B1" w:rsidP="00EC5D96">
      <w:pPr>
        <w:rPr>
          <w:rFonts w:cs="Times New Roman"/>
        </w:rPr>
      </w:pPr>
      <w:r>
        <w:fldChar w:fldCharType="end"/>
      </w:r>
      <w:bookmarkEnd w:id="4"/>
    </w:p>
    <w:p w14:paraId="711741CC" w14:textId="77777777" w:rsidR="00722ED2" w:rsidRPr="00661FB9" w:rsidRDefault="00722ED2" w:rsidP="00661FB9">
      <w:pPr>
        <w:pStyle w:val="TOCHeading"/>
        <w:keepNext/>
        <w:jc w:val="both"/>
        <w:outlineLvl w:val="0"/>
        <w:rPr>
          <w:rFonts w:ascii="Times New Roman" w:hAnsi="Times New Roman" w:cs="Times New Roman"/>
        </w:rPr>
      </w:pPr>
      <w:bookmarkStart w:id="5" w:name="_Toc16163703"/>
      <w:bookmarkStart w:id="6" w:name="_Toc223392176"/>
      <w:r w:rsidRPr="00661FB9">
        <w:rPr>
          <w:rFonts w:ascii="Times New Roman" w:hAnsi="Times New Roman" w:cs="Times New Roman"/>
        </w:rPr>
        <w:lastRenderedPageBreak/>
        <w:t>Document History</w:t>
      </w:r>
      <w:bookmarkEnd w:id="5"/>
      <w:bookmarkEnd w:id="6"/>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1597"/>
        <w:gridCol w:w="7333"/>
      </w:tblGrid>
      <w:tr w:rsidR="00312632" w:rsidRPr="00661FB9" w14:paraId="5501ADBF" w14:textId="77777777" w:rsidTr="003E034C">
        <w:trPr>
          <w:cantSplit/>
          <w:trHeight w:val="548"/>
          <w:tblHeader/>
        </w:trPr>
        <w:tc>
          <w:tcPr>
            <w:tcW w:w="1555" w:type="dxa"/>
            <w:shd w:val="clear" w:color="auto" w:fill="FFFF99"/>
          </w:tcPr>
          <w:p w14:paraId="244413D1" w14:textId="77777777" w:rsidR="00722ED2" w:rsidRPr="00661FB9" w:rsidRDefault="00722ED2" w:rsidP="00661FB9">
            <w:pPr>
              <w:keepNext/>
              <w:spacing w:before="120" w:after="120"/>
              <w:jc w:val="both"/>
              <w:rPr>
                <w:rFonts w:cs="Times New Roman"/>
                <w:b/>
                <w:sz w:val="20"/>
                <w:szCs w:val="20"/>
              </w:rPr>
            </w:pPr>
            <w:r w:rsidRPr="00661FB9">
              <w:rPr>
                <w:rFonts w:cs="Times New Roman"/>
                <w:b/>
                <w:sz w:val="20"/>
                <w:szCs w:val="20"/>
              </w:rPr>
              <w:t>Version</w:t>
            </w:r>
          </w:p>
        </w:tc>
        <w:tc>
          <w:tcPr>
            <w:tcW w:w="1597" w:type="dxa"/>
            <w:shd w:val="clear" w:color="auto" w:fill="FFFF99"/>
          </w:tcPr>
          <w:p w14:paraId="62B8F132" w14:textId="77777777" w:rsidR="00722ED2" w:rsidRPr="00661FB9" w:rsidRDefault="00722ED2" w:rsidP="00661FB9">
            <w:pPr>
              <w:keepNext/>
              <w:spacing w:before="120" w:after="120"/>
              <w:jc w:val="both"/>
              <w:rPr>
                <w:rFonts w:cs="Times New Roman"/>
                <w:b/>
                <w:sz w:val="20"/>
                <w:szCs w:val="20"/>
              </w:rPr>
            </w:pPr>
            <w:r w:rsidRPr="00661FB9">
              <w:rPr>
                <w:rFonts w:cs="Times New Roman"/>
                <w:b/>
                <w:sz w:val="20"/>
                <w:szCs w:val="20"/>
              </w:rPr>
              <w:t>Date</w:t>
            </w:r>
          </w:p>
        </w:tc>
        <w:tc>
          <w:tcPr>
            <w:tcW w:w="7333" w:type="dxa"/>
            <w:shd w:val="clear" w:color="auto" w:fill="FFFF99"/>
          </w:tcPr>
          <w:p w14:paraId="6C09F4D0" w14:textId="77777777" w:rsidR="00722ED2" w:rsidRPr="00661FB9" w:rsidRDefault="00722ED2" w:rsidP="00661FB9">
            <w:pPr>
              <w:keepNext/>
              <w:spacing w:before="120" w:after="120"/>
              <w:jc w:val="both"/>
              <w:rPr>
                <w:rFonts w:cs="Times New Roman"/>
                <w:b/>
                <w:sz w:val="20"/>
                <w:szCs w:val="20"/>
              </w:rPr>
            </w:pPr>
            <w:r w:rsidRPr="00661FB9">
              <w:rPr>
                <w:rFonts w:cs="Times New Roman"/>
                <w:b/>
                <w:sz w:val="20"/>
                <w:szCs w:val="20"/>
              </w:rPr>
              <w:t>Description of Change</w:t>
            </w:r>
          </w:p>
        </w:tc>
      </w:tr>
      <w:tr w:rsidR="00722ED2" w:rsidRPr="00661FB9" w14:paraId="3DF52865" w14:textId="77777777" w:rsidTr="003E034C">
        <w:trPr>
          <w:cantSplit/>
        </w:trPr>
        <w:tc>
          <w:tcPr>
            <w:tcW w:w="1555" w:type="dxa"/>
          </w:tcPr>
          <w:p w14:paraId="3C735EAA" w14:textId="77777777" w:rsidR="00722ED2" w:rsidRPr="00407C86" w:rsidRDefault="0087265E" w:rsidP="00661FB9">
            <w:pPr>
              <w:spacing w:before="120" w:after="120"/>
              <w:jc w:val="both"/>
              <w:rPr>
                <w:rFonts w:cs="Times New Roman"/>
                <w:sz w:val="20"/>
                <w:szCs w:val="20"/>
              </w:rPr>
            </w:pPr>
            <w:r>
              <w:rPr>
                <w:rFonts w:cs="Times New Roman"/>
                <w:sz w:val="20"/>
                <w:szCs w:val="20"/>
              </w:rPr>
              <w:t>1.</w:t>
            </w:r>
            <w:r w:rsidR="00EA14FC">
              <w:rPr>
                <w:rFonts w:cs="Times New Roman"/>
                <w:sz w:val="20"/>
                <w:szCs w:val="20"/>
              </w:rPr>
              <w:t>1</w:t>
            </w:r>
          </w:p>
        </w:tc>
        <w:tc>
          <w:tcPr>
            <w:tcW w:w="1597" w:type="dxa"/>
          </w:tcPr>
          <w:p w14:paraId="31037746" w14:textId="77777777" w:rsidR="00722ED2" w:rsidRPr="00407C86" w:rsidRDefault="00480162" w:rsidP="00661FB9">
            <w:pPr>
              <w:spacing w:before="120" w:after="120"/>
              <w:jc w:val="both"/>
              <w:rPr>
                <w:rFonts w:cs="Times New Roman"/>
                <w:sz w:val="20"/>
                <w:szCs w:val="20"/>
              </w:rPr>
            </w:pPr>
            <w:r>
              <w:rPr>
                <w:rFonts w:cs="Times New Roman"/>
                <w:sz w:val="20"/>
                <w:szCs w:val="20"/>
              </w:rPr>
              <w:t>December</w:t>
            </w:r>
            <w:r w:rsidR="00410BAE">
              <w:rPr>
                <w:rFonts w:cs="Times New Roman"/>
                <w:sz w:val="20"/>
                <w:szCs w:val="20"/>
              </w:rPr>
              <w:t xml:space="preserve"> 2021</w:t>
            </w:r>
            <w:r w:rsidR="00722ED2" w:rsidRPr="00407C86">
              <w:rPr>
                <w:rFonts w:cs="Times New Roman"/>
                <w:sz w:val="20"/>
                <w:szCs w:val="20"/>
              </w:rPr>
              <w:t xml:space="preserve"> </w:t>
            </w:r>
          </w:p>
        </w:tc>
        <w:tc>
          <w:tcPr>
            <w:tcW w:w="7333" w:type="dxa"/>
          </w:tcPr>
          <w:p w14:paraId="6D039843" w14:textId="77777777" w:rsidR="00722ED2" w:rsidRPr="00407C86" w:rsidRDefault="00722ED2" w:rsidP="00661FB9">
            <w:pPr>
              <w:spacing w:before="120" w:after="120"/>
              <w:jc w:val="both"/>
              <w:rPr>
                <w:rFonts w:cs="Times New Roman"/>
                <w:sz w:val="20"/>
                <w:szCs w:val="20"/>
              </w:rPr>
            </w:pPr>
            <w:r w:rsidRPr="00407C86">
              <w:rPr>
                <w:rFonts w:cs="Times New Roman"/>
                <w:sz w:val="20"/>
                <w:szCs w:val="20"/>
              </w:rPr>
              <w:t>Initi</w:t>
            </w:r>
            <w:r w:rsidR="002D551F" w:rsidRPr="00407C86">
              <w:rPr>
                <w:rFonts w:cs="Times New Roman"/>
                <w:sz w:val="20"/>
                <w:szCs w:val="20"/>
              </w:rPr>
              <w:t xml:space="preserve">al version of the Reference Implementation </w:t>
            </w:r>
            <w:r w:rsidR="008462A8">
              <w:rPr>
                <w:rFonts w:cs="Times New Roman"/>
                <w:sz w:val="20"/>
                <w:szCs w:val="20"/>
              </w:rPr>
              <w:t xml:space="preserve">Agreement </w:t>
            </w:r>
            <w:r w:rsidR="002D551F" w:rsidRPr="00407C86">
              <w:rPr>
                <w:rFonts w:cs="Times New Roman"/>
                <w:sz w:val="20"/>
                <w:szCs w:val="20"/>
              </w:rPr>
              <w:t>document</w:t>
            </w:r>
            <w:r w:rsidR="008D390D">
              <w:rPr>
                <w:rFonts w:cs="Times New Roman"/>
                <w:sz w:val="20"/>
                <w:szCs w:val="20"/>
              </w:rPr>
              <w:t xml:space="preserve"> on streaming</w:t>
            </w:r>
            <w:r w:rsidR="002D551F" w:rsidRPr="00407C86">
              <w:rPr>
                <w:rFonts w:cs="Times New Roman"/>
                <w:sz w:val="20"/>
                <w:szCs w:val="20"/>
              </w:rPr>
              <w:t xml:space="preserve"> </w:t>
            </w:r>
            <w:r w:rsidR="008D390D">
              <w:rPr>
                <w:rFonts w:cs="Times New Roman"/>
                <w:sz w:val="20"/>
                <w:szCs w:val="20"/>
              </w:rPr>
              <w:t>for</w:t>
            </w:r>
            <w:r w:rsidR="002D551F" w:rsidRPr="00407C86">
              <w:rPr>
                <w:rFonts w:cs="Times New Roman"/>
                <w:sz w:val="20"/>
                <w:szCs w:val="20"/>
              </w:rPr>
              <w:t xml:space="preserve"> TAPI v2.1.</w:t>
            </w:r>
            <w:r w:rsidR="008D390D">
              <w:rPr>
                <w:rFonts w:cs="Times New Roman"/>
                <w:sz w:val="20"/>
                <w:szCs w:val="20"/>
              </w:rPr>
              <w:t>3</w:t>
            </w:r>
          </w:p>
        </w:tc>
      </w:tr>
      <w:tr w:rsidR="00E3588A" w:rsidRPr="00661FB9" w14:paraId="7F889F4D" w14:textId="77777777" w:rsidTr="003E034C">
        <w:trPr>
          <w:cantSplit/>
        </w:trPr>
        <w:tc>
          <w:tcPr>
            <w:tcW w:w="1555" w:type="dxa"/>
          </w:tcPr>
          <w:p w14:paraId="011B6D75" w14:textId="77777777" w:rsidR="00BE4775" w:rsidRDefault="00E3588A" w:rsidP="00661FB9">
            <w:pPr>
              <w:spacing w:before="120" w:after="120"/>
              <w:jc w:val="both"/>
              <w:rPr>
                <w:rFonts w:cs="Times New Roman"/>
                <w:sz w:val="20"/>
                <w:szCs w:val="20"/>
              </w:rPr>
            </w:pPr>
            <w:r>
              <w:rPr>
                <w:rFonts w:cs="Times New Roman"/>
                <w:sz w:val="20"/>
                <w:szCs w:val="20"/>
              </w:rPr>
              <w:t>2.0</w:t>
            </w:r>
          </w:p>
        </w:tc>
        <w:tc>
          <w:tcPr>
            <w:tcW w:w="1597" w:type="dxa"/>
          </w:tcPr>
          <w:p w14:paraId="1442CEEA" w14:textId="77777777" w:rsidR="00E3588A" w:rsidRDefault="004E03C2" w:rsidP="00661FB9">
            <w:pPr>
              <w:spacing w:before="120" w:after="120"/>
              <w:jc w:val="both"/>
              <w:rPr>
                <w:rFonts w:cs="Times New Roman"/>
                <w:sz w:val="20"/>
                <w:szCs w:val="20"/>
              </w:rPr>
            </w:pPr>
            <w:r>
              <w:rPr>
                <w:rFonts w:cs="Times New Roman"/>
                <w:sz w:val="20"/>
                <w:szCs w:val="20"/>
              </w:rPr>
              <w:t>December</w:t>
            </w:r>
            <w:r w:rsidR="00E3588A">
              <w:rPr>
                <w:rFonts w:cs="Times New Roman"/>
                <w:sz w:val="20"/>
                <w:szCs w:val="20"/>
              </w:rPr>
              <w:t xml:space="preserve"> 2022</w:t>
            </w:r>
          </w:p>
        </w:tc>
        <w:tc>
          <w:tcPr>
            <w:tcW w:w="7333" w:type="dxa"/>
          </w:tcPr>
          <w:p w14:paraId="62089D55" w14:textId="77777777" w:rsidR="00E3588A" w:rsidRPr="00407C86" w:rsidRDefault="00E3588A" w:rsidP="00661FB9">
            <w:pPr>
              <w:spacing w:before="120" w:after="120"/>
              <w:jc w:val="both"/>
              <w:rPr>
                <w:rFonts w:cs="Times New Roman"/>
                <w:sz w:val="20"/>
                <w:szCs w:val="20"/>
              </w:rPr>
            </w:pPr>
            <w:r>
              <w:rPr>
                <w:rFonts w:cs="Times New Roman"/>
                <w:sz w:val="20"/>
                <w:szCs w:val="20"/>
              </w:rPr>
              <w:t>Updated to cover TAPI v2.4</w:t>
            </w:r>
            <w:r w:rsidR="00ED5057">
              <w:rPr>
                <w:rFonts w:cs="Times New Roman"/>
                <w:sz w:val="20"/>
                <w:szCs w:val="20"/>
              </w:rPr>
              <w:t>.0.</w:t>
            </w:r>
          </w:p>
        </w:tc>
      </w:tr>
      <w:tr w:rsidR="00781255" w:rsidRPr="00661FB9" w14:paraId="00A48DA7" w14:textId="77777777" w:rsidTr="003E034C">
        <w:trPr>
          <w:cantSplit/>
        </w:trPr>
        <w:tc>
          <w:tcPr>
            <w:tcW w:w="1555" w:type="dxa"/>
          </w:tcPr>
          <w:p w14:paraId="37545831" w14:textId="77777777" w:rsidR="00781255" w:rsidRDefault="00781255" w:rsidP="00661FB9">
            <w:pPr>
              <w:spacing w:before="120" w:after="120"/>
              <w:jc w:val="both"/>
              <w:rPr>
                <w:rFonts w:cs="Times New Roman"/>
                <w:sz w:val="20"/>
                <w:szCs w:val="20"/>
              </w:rPr>
            </w:pPr>
            <w:r>
              <w:rPr>
                <w:rFonts w:cs="Times New Roman"/>
                <w:sz w:val="20"/>
                <w:szCs w:val="20"/>
              </w:rPr>
              <w:t>3.0</w:t>
            </w:r>
          </w:p>
        </w:tc>
        <w:tc>
          <w:tcPr>
            <w:tcW w:w="1597" w:type="dxa"/>
          </w:tcPr>
          <w:p w14:paraId="39C81629" w14:textId="527416C8" w:rsidR="00781255" w:rsidRDefault="00085D33" w:rsidP="00661FB9">
            <w:pPr>
              <w:spacing w:before="120" w:after="120"/>
              <w:jc w:val="both"/>
              <w:rPr>
                <w:rFonts w:cs="Times New Roman"/>
                <w:sz w:val="20"/>
                <w:szCs w:val="20"/>
              </w:rPr>
            </w:pPr>
            <w:r>
              <w:rPr>
                <w:rFonts w:cs="Times New Roman"/>
                <w:sz w:val="20"/>
                <w:szCs w:val="20"/>
              </w:rPr>
              <w:t>October</w:t>
            </w:r>
            <w:r w:rsidR="00781255">
              <w:rPr>
                <w:rFonts w:cs="Times New Roman"/>
                <w:sz w:val="20"/>
                <w:szCs w:val="20"/>
              </w:rPr>
              <w:t xml:space="preserve"> 2023</w:t>
            </w:r>
          </w:p>
        </w:tc>
        <w:tc>
          <w:tcPr>
            <w:tcW w:w="7333" w:type="dxa"/>
          </w:tcPr>
          <w:p w14:paraId="604134B5" w14:textId="6F39C814" w:rsidR="00085D33" w:rsidRDefault="00085D33" w:rsidP="00661FB9">
            <w:pPr>
              <w:spacing w:before="120" w:after="120"/>
              <w:jc w:val="both"/>
              <w:rPr>
                <w:rFonts w:cs="Times New Roman"/>
                <w:sz w:val="20"/>
                <w:szCs w:val="20"/>
              </w:rPr>
            </w:pPr>
            <w:r>
              <w:rPr>
                <w:rFonts w:cs="Times New Roman"/>
                <w:sz w:val="20"/>
                <w:szCs w:val="20"/>
              </w:rPr>
              <w:t>Updated to cover TAPI v2.5.0.</w:t>
            </w:r>
          </w:p>
          <w:p w14:paraId="4C06EBE0" w14:textId="23C1E37F" w:rsidR="00781255" w:rsidRDefault="00781255" w:rsidP="00661FB9">
            <w:pPr>
              <w:spacing w:before="120" w:after="120"/>
              <w:jc w:val="both"/>
              <w:rPr>
                <w:rFonts w:cs="Times New Roman"/>
                <w:sz w:val="20"/>
                <w:szCs w:val="20"/>
              </w:rPr>
            </w:pPr>
            <w:r>
              <w:rPr>
                <w:rFonts w:cs="Times New Roman"/>
                <w:sz w:val="20"/>
                <w:szCs w:val="20"/>
              </w:rPr>
              <w:t>Addition of:</w:t>
            </w:r>
          </w:p>
          <w:p w14:paraId="4093C711" w14:textId="77777777" w:rsidR="00781255" w:rsidRDefault="00781255" w:rsidP="00781255">
            <w:pPr>
              <w:pStyle w:val="ListParagraph"/>
              <w:numPr>
                <w:ilvl w:val="0"/>
                <w:numId w:val="74"/>
              </w:numPr>
              <w:spacing w:before="120" w:after="120"/>
              <w:jc w:val="both"/>
              <w:rPr>
                <w:rFonts w:cs="Times New Roman"/>
                <w:sz w:val="20"/>
                <w:szCs w:val="20"/>
              </w:rPr>
            </w:pPr>
            <w:r>
              <w:rPr>
                <w:rFonts w:cs="Times New Roman"/>
                <w:sz w:val="20"/>
                <w:szCs w:val="20"/>
              </w:rPr>
              <w:t xml:space="preserve">Description of </w:t>
            </w:r>
            <w:r w:rsidRPr="00781255">
              <w:rPr>
                <w:rFonts w:cs="Times New Roman"/>
                <w:sz w:val="20"/>
                <w:szCs w:val="20"/>
              </w:rPr>
              <w:t>CHANGE_ONLY streaming</w:t>
            </w:r>
            <w:r>
              <w:rPr>
                <w:rFonts w:cs="Times New Roman"/>
                <w:sz w:val="20"/>
                <w:szCs w:val="20"/>
              </w:rPr>
              <w:t>.</w:t>
            </w:r>
          </w:p>
          <w:p w14:paraId="0048B717" w14:textId="77848A79" w:rsidR="00781255" w:rsidRPr="00781255" w:rsidRDefault="00781255" w:rsidP="00781255">
            <w:pPr>
              <w:pStyle w:val="ListParagraph"/>
              <w:numPr>
                <w:ilvl w:val="0"/>
                <w:numId w:val="74"/>
              </w:numPr>
              <w:spacing w:before="120" w:after="120"/>
              <w:jc w:val="both"/>
              <w:rPr>
                <w:rFonts w:cs="Times New Roman"/>
                <w:sz w:val="20"/>
                <w:szCs w:val="20"/>
              </w:rPr>
            </w:pPr>
            <w:r>
              <w:rPr>
                <w:rFonts w:cs="Times New Roman"/>
                <w:sz w:val="20"/>
                <w:szCs w:val="20"/>
              </w:rPr>
              <w:t xml:space="preserve">Detailed model and use cases for PM streaming using </w:t>
            </w:r>
            <w:r w:rsidR="003F1A9E">
              <w:rPr>
                <w:rFonts w:cs="Times New Roman"/>
                <w:sz w:val="20"/>
                <w:szCs w:val="20"/>
              </w:rPr>
              <w:t>g</w:t>
            </w:r>
            <w:r>
              <w:rPr>
                <w:rFonts w:cs="Times New Roman"/>
                <w:sz w:val="20"/>
                <w:szCs w:val="20"/>
              </w:rPr>
              <w:t>NMI/Protobuf.</w:t>
            </w:r>
          </w:p>
        </w:tc>
      </w:tr>
      <w:tr w:rsidR="00012C3F" w:rsidRPr="00661FB9" w14:paraId="4603A9B8" w14:textId="77777777" w:rsidTr="003E034C">
        <w:trPr>
          <w:cantSplit/>
        </w:trPr>
        <w:tc>
          <w:tcPr>
            <w:tcW w:w="1555" w:type="dxa"/>
          </w:tcPr>
          <w:p w14:paraId="45A61693" w14:textId="29EFE2CC" w:rsidR="00012C3F" w:rsidRDefault="00012C3F" w:rsidP="00661FB9">
            <w:pPr>
              <w:spacing w:before="120" w:after="120"/>
              <w:jc w:val="both"/>
              <w:rPr>
                <w:rFonts w:cs="Times New Roman"/>
                <w:sz w:val="20"/>
                <w:szCs w:val="20"/>
              </w:rPr>
            </w:pPr>
            <w:r>
              <w:rPr>
                <w:rFonts w:cs="Times New Roman"/>
                <w:sz w:val="20"/>
                <w:szCs w:val="20"/>
              </w:rPr>
              <w:t>3</w:t>
            </w:r>
            <w:r w:rsidR="00C85CB1">
              <w:rPr>
                <w:rFonts w:cs="Times New Roman"/>
                <w:sz w:val="20"/>
                <w:szCs w:val="20"/>
              </w:rPr>
              <w:t>.1</w:t>
            </w:r>
          </w:p>
        </w:tc>
        <w:tc>
          <w:tcPr>
            <w:tcW w:w="1597" w:type="dxa"/>
          </w:tcPr>
          <w:p w14:paraId="0FBCD37B" w14:textId="095C9CCD" w:rsidR="00012C3F" w:rsidRDefault="00C85CB1" w:rsidP="00661FB9">
            <w:pPr>
              <w:spacing w:before="120" w:after="120"/>
              <w:jc w:val="both"/>
              <w:rPr>
                <w:rFonts w:cs="Times New Roman"/>
                <w:sz w:val="20"/>
                <w:szCs w:val="20"/>
              </w:rPr>
            </w:pPr>
            <w:r>
              <w:rPr>
                <w:rFonts w:cs="Times New Roman"/>
                <w:sz w:val="20"/>
                <w:szCs w:val="20"/>
              </w:rPr>
              <w:t>October 2023</w:t>
            </w:r>
          </w:p>
        </w:tc>
        <w:tc>
          <w:tcPr>
            <w:tcW w:w="7333" w:type="dxa"/>
          </w:tcPr>
          <w:p w14:paraId="5A09D380" w14:textId="65170071" w:rsidR="00012C3F" w:rsidRDefault="00D84094" w:rsidP="00661FB9">
            <w:pPr>
              <w:spacing w:before="120" w:after="120"/>
              <w:jc w:val="both"/>
              <w:rPr>
                <w:rFonts w:cs="Times New Roman"/>
                <w:sz w:val="20"/>
                <w:szCs w:val="20"/>
              </w:rPr>
            </w:pPr>
            <w:r>
              <w:rPr>
                <w:rFonts w:cs="Times New Roman"/>
                <w:sz w:val="20"/>
                <w:szCs w:val="20"/>
              </w:rPr>
              <w:t>Corrections to</w:t>
            </w:r>
            <w:r w:rsidR="000C1279">
              <w:rPr>
                <w:rFonts w:cs="Times New Roman"/>
                <w:sz w:val="20"/>
                <w:szCs w:val="20"/>
              </w:rPr>
              <w:t xml:space="preserve"> </w:t>
            </w:r>
            <w:r w:rsidR="000A0F74">
              <w:rPr>
                <w:rFonts w:cs="Times New Roman"/>
                <w:sz w:val="20"/>
                <w:szCs w:val="20"/>
              </w:rPr>
              <w:t>P</w:t>
            </w:r>
            <w:r w:rsidR="000C1279">
              <w:rPr>
                <w:rFonts w:cs="Times New Roman"/>
                <w:sz w:val="20"/>
                <w:szCs w:val="20"/>
              </w:rPr>
              <w:t>rotobuf enumeration</w:t>
            </w:r>
            <w:r>
              <w:rPr>
                <w:rFonts w:cs="Times New Roman"/>
                <w:sz w:val="20"/>
                <w:szCs w:val="20"/>
              </w:rPr>
              <w:t xml:space="preserve"> default</w:t>
            </w:r>
            <w:r w:rsidR="000C1279">
              <w:rPr>
                <w:rFonts w:cs="Times New Roman"/>
                <w:sz w:val="20"/>
                <w:szCs w:val="20"/>
              </w:rPr>
              <w:t>s</w:t>
            </w:r>
            <w:r>
              <w:rPr>
                <w:rFonts w:cs="Times New Roman"/>
                <w:sz w:val="20"/>
                <w:szCs w:val="20"/>
              </w:rPr>
              <w:t xml:space="preserve"> </w:t>
            </w:r>
            <w:r w:rsidR="000C1279">
              <w:rPr>
                <w:rFonts w:cs="Times New Roman"/>
                <w:sz w:val="20"/>
                <w:szCs w:val="20"/>
              </w:rPr>
              <w:t xml:space="preserve">(issue identified during </w:t>
            </w:r>
            <w:r>
              <w:rPr>
                <w:rFonts w:cs="Times New Roman"/>
                <w:sz w:val="20"/>
                <w:szCs w:val="20"/>
              </w:rPr>
              <w:t>TST review</w:t>
            </w:r>
            <w:r w:rsidR="000A0F74">
              <w:rPr>
                <w:rFonts w:cs="Times New Roman"/>
                <w:sz w:val="20"/>
                <w:szCs w:val="20"/>
              </w:rPr>
              <w:t xml:space="preserve"> period</w:t>
            </w:r>
            <w:r w:rsidR="000C1279">
              <w:rPr>
                <w:rFonts w:cs="Times New Roman"/>
                <w:sz w:val="20"/>
                <w:szCs w:val="20"/>
              </w:rPr>
              <w:t>)</w:t>
            </w:r>
            <w:r>
              <w:rPr>
                <w:rFonts w:cs="Times New Roman"/>
                <w:sz w:val="20"/>
                <w:szCs w:val="20"/>
              </w:rPr>
              <w:t>.</w:t>
            </w:r>
          </w:p>
        </w:tc>
      </w:tr>
      <w:tr w:rsidR="008E0C88" w:rsidRPr="00661FB9" w14:paraId="46AB4885" w14:textId="77777777" w:rsidTr="003E034C">
        <w:trPr>
          <w:cantSplit/>
        </w:trPr>
        <w:tc>
          <w:tcPr>
            <w:tcW w:w="1555" w:type="dxa"/>
          </w:tcPr>
          <w:p w14:paraId="60E61256" w14:textId="31A101D1" w:rsidR="008E0C88" w:rsidRDefault="008E0C88" w:rsidP="00661FB9">
            <w:pPr>
              <w:spacing w:before="120" w:after="120"/>
              <w:jc w:val="both"/>
              <w:rPr>
                <w:rFonts w:cs="Times New Roman"/>
                <w:sz w:val="20"/>
                <w:szCs w:val="20"/>
              </w:rPr>
            </w:pPr>
            <w:r>
              <w:rPr>
                <w:rFonts w:cs="Times New Roman"/>
                <w:sz w:val="20"/>
                <w:szCs w:val="20"/>
              </w:rPr>
              <w:t>3.1.1</w:t>
            </w:r>
          </w:p>
        </w:tc>
        <w:tc>
          <w:tcPr>
            <w:tcW w:w="1597" w:type="dxa"/>
          </w:tcPr>
          <w:p w14:paraId="755A5577" w14:textId="27DA9BF3" w:rsidR="008E0C88" w:rsidRDefault="008E0C88" w:rsidP="00661FB9">
            <w:pPr>
              <w:spacing w:before="120" w:after="120"/>
              <w:jc w:val="both"/>
              <w:rPr>
                <w:rFonts w:cs="Times New Roman"/>
                <w:sz w:val="20"/>
                <w:szCs w:val="20"/>
              </w:rPr>
            </w:pPr>
            <w:r>
              <w:rPr>
                <w:rFonts w:cs="Times New Roman"/>
                <w:sz w:val="20"/>
                <w:szCs w:val="20"/>
              </w:rPr>
              <w:t>December 2025</w:t>
            </w:r>
          </w:p>
        </w:tc>
        <w:tc>
          <w:tcPr>
            <w:tcW w:w="7333" w:type="dxa"/>
          </w:tcPr>
          <w:p w14:paraId="258DA979" w14:textId="2B816B0B" w:rsidR="008E0C88" w:rsidRDefault="008E0C88" w:rsidP="00661FB9">
            <w:pPr>
              <w:spacing w:before="120" w:after="120"/>
              <w:jc w:val="both"/>
              <w:rPr>
                <w:rFonts w:cs="Times New Roman"/>
                <w:sz w:val="20"/>
                <w:szCs w:val="20"/>
              </w:rPr>
            </w:pPr>
            <w:r>
              <w:rPr>
                <w:rFonts w:cs="Times New Roman"/>
                <w:sz w:val="20"/>
                <w:szCs w:val="20"/>
              </w:rPr>
              <w:t>Updated to reference external Protobuf file. Several enhanced wordings from V3.2 added to this version (where they simply provide clarification).</w:t>
            </w:r>
          </w:p>
        </w:tc>
      </w:tr>
    </w:tbl>
    <w:p w14:paraId="43DAFE29" w14:textId="77777777" w:rsidR="00722ED2" w:rsidRPr="00661FB9" w:rsidRDefault="00722ED2" w:rsidP="00661FB9">
      <w:pPr>
        <w:spacing w:after="0"/>
        <w:jc w:val="both"/>
        <w:rPr>
          <w:rFonts w:eastAsiaTheme="majorEastAsia" w:cs="Times New Roman"/>
          <w:b/>
          <w:bCs/>
          <w:sz w:val="32"/>
          <w:szCs w:val="32"/>
        </w:rPr>
      </w:pPr>
      <w:bookmarkStart w:id="7" w:name="_Ref415288333"/>
      <w:bookmarkStart w:id="8" w:name="_Ref415288340"/>
      <w:bookmarkStart w:id="9" w:name="_Ref415288345"/>
      <w:bookmarkStart w:id="10" w:name="_Ref415288350"/>
      <w:r w:rsidRPr="00661FB9">
        <w:rPr>
          <w:rFonts w:cs="Times New Roman"/>
        </w:rPr>
        <w:br w:type="page"/>
      </w:r>
    </w:p>
    <w:p w14:paraId="43553F7A" w14:textId="77777777" w:rsidR="00722ED2" w:rsidRPr="00661FB9" w:rsidRDefault="00722ED2" w:rsidP="00A60E56">
      <w:pPr>
        <w:pStyle w:val="Heading1"/>
      </w:pPr>
      <w:bookmarkStart w:id="11" w:name="_Ref462041700"/>
      <w:bookmarkStart w:id="12" w:name="_Toc16163704"/>
      <w:bookmarkStart w:id="13" w:name="_Toc223392177"/>
      <w:r w:rsidRPr="00661FB9">
        <w:lastRenderedPageBreak/>
        <w:t>Introduction</w:t>
      </w:r>
      <w:bookmarkEnd w:id="7"/>
      <w:bookmarkEnd w:id="8"/>
      <w:bookmarkEnd w:id="9"/>
      <w:bookmarkEnd w:id="10"/>
      <w:bookmarkEnd w:id="11"/>
      <w:bookmarkEnd w:id="12"/>
      <w:bookmarkEnd w:id="13"/>
    </w:p>
    <w:p w14:paraId="3870FC8B" w14:textId="77777777" w:rsidR="00722ED2" w:rsidRPr="00661FB9" w:rsidRDefault="00722ED2" w:rsidP="00EB62A7">
      <w:pPr>
        <w:pStyle w:val="Heading2"/>
      </w:pPr>
      <w:bookmarkStart w:id="14" w:name="_Toc16163705"/>
      <w:bookmarkStart w:id="15" w:name="_Toc223392178"/>
      <w:r w:rsidRPr="00661FB9">
        <w:t>General introduction</w:t>
      </w:r>
      <w:bookmarkEnd w:id="14"/>
      <w:bookmarkEnd w:id="15"/>
    </w:p>
    <w:p w14:paraId="61953670" w14:textId="33A1017D" w:rsidR="00722ED2" w:rsidRPr="00661FB9" w:rsidRDefault="00722ED2" w:rsidP="00661FB9">
      <w:pPr>
        <w:jc w:val="both"/>
        <w:rPr>
          <w:rFonts w:cs="Times New Roman"/>
        </w:rPr>
      </w:pPr>
      <w:bookmarkStart w:id="16" w:name="_Hlk215568625"/>
      <w:r w:rsidRPr="00661FB9">
        <w:rPr>
          <w:rFonts w:cs="Times New Roman"/>
        </w:rPr>
        <w:t xml:space="preserve">This </w:t>
      </w:r>
      <w:r w:rsidR="00CA2751">
        <w:rPr>
          <w:rFonts w:cs="Times New Roman"/>
        </w:rPr>
        <w:t>LF</w:t>
      </w:r>
      <w:r w:rsidR="00CA2751" w:rsidRPr="00661FB9">
        <w:rPr>
          <w:rFonts w:cs="Times New Roman"/>
        </w:rPr>
        <w:t xml:space="preserve"> </w:t>
      </w:r>
      <w:r w:rsidRPr="00661FB9">
        <w:rPr>
          <w:rFonts w:cs="Times New Roman"/>
        </w:rPr>
        <w:t xml:space="preserve">Technical Recommendation (TR) </w:t>
      </w:r>
      <w:r w:rsidR="00150156">
        <w:rPr>
          <w:rFonts w:cs="Times New Roman"/>
        </w:rPr>
        <w:t xml:space="preserve">is a supplement </w:t>
      </w:r>
      <w:r w:rsidR="0067191B">
        <w:rPr>
          <w:rFonts w:cs="Times New Roman"/>
        </w:rPr>
        <w:t xml:space="preserve">to the </w:t>
      </w:r>
      <w:r w:rsidR="002D551F" w:rsidRPr="00661FB9">
        <w:rPr>
          <w:rFonts w:cs="Times New Roman"/>
        </w:rPr>
        <w:t>Reference Implementation</w:t>
      </w:r>
      <w:r w:rsidR="0067191B">
        <w:rPr>
          <w:rFonts w:cs="Times New Roman"/>
        </w:rPr>
        <w:t xml:space="preserve"> for the </w:t>
      </w:r>
      <w:r w:rsidR="002D551F" w:rsidRPr="00661FB9">
        <w:rPr>
          <w:rFonts w:cs="Times New Roman"/>
        </w:rPr>
        <w:t>TRANSPORT-API (TAPI</w:t>
      </w:r>
      <w:r w:rsidR="002D551F" w:rsidRPr="00AB1213">
        <w:rPr>
          <w:rFonts w:cs="Times New Roman"/>
        </w:rPr>
        <w:t xml:space="preserve">) </w:t>
      </w:r>
      <w:r w:rsidR="0043297B" w:rsidRPr="00AB1213">
        <w:rPr>
          <w:rFonts w:cs="Times New Roman"/>
        </w:rPr>
        <w:t>[</w:t>
      </w:r>
      <w:r w:rsidR="00CA2751">
        <w:rPr>
          <w:rFonts w:cs="Times New Roman"/>
        </w:rPr>
        <w:t>LF</w:t>
      </w:r>
      <w:r w:rsidR="00CA2751" w:rsidRPr="00AB1213">
        <w:rPr>
          <w:rFonts w:cs="Times New Roman"/>
        </w:rPr>
        <w:t xml:space="preserve"> </w:t>
      </w:r>
      <w:r w:rsidR="00AB1213" w:rsidRPr="00AB1213">
        <w:rPr>
          <w:rFonts w:cs="Times New Roman"/>
        </w:rPr>
        <w:t>TR-</w:t>
      </w:r>
      <w:r w:rsidR="00604625">
        <w:rPr>
          <w:rFonts w:cs="Times New Roman"/>
        </w:rPr>
        <w:t>54</w:t>
      </w:r>
      <w:r w:rsidR="00E00735">
        <w:rPr>
          <w:rFonts w:cs="Times New Roman"/>
        </w:rPr>
        <w:t>7</w:t>
      </w:r>
      <w:r w:rsidR="0043297B" w:rsidRPr="00AB1213">
        <w:rPr>
          <w:rFonts w:cs="Times New Roman"/>
        </w:rPr>
        <w:t>].</w:t>
      </w:r>
      <w:r w:rsidR="001C2CF8">
        <w:rPr>
          <w:rFonts w:cs="Times New Roman"/>
        </w:rPr>
        <w:t xml:space="preserve"> </w:t>
      </w:r>
      <w:bookmarkEnd w:id="16"/>
    </w:p>
    <w:p w14:paraId="34564DA4" w14:textId="77777777" w:rsidR="00722ED2" w:rsidRPr="00407C86" w:rsidRDefault="00722ED2" w:rsidP="00EB62A7">
      <w:pPr>
        <w:pStyle w:val="Heading2"/>
      </w:pPr>
      <w:bookmarkStart w:id="17" w:name="_Toc16163706"/>
      <w:bookmarkStart w:id="18" w:name="_Toc223392179"/>
      <w:r w:rsidRPr="00407C86">
        <w:t>Introduction to this document</w:t>
      </w:r>
      <w:bookmarkEnd w:id="17"/>
      <w:bookmarkEnd w:id="18"/>
    </w:p>
    <w:p w14:paraId="6DED5615" w14:textId="77777777" w:rsidR="00325CD8" w:rsidRPr="00407C86" w:rsidRDefault="00722ED2" w:rsidP="00407C86">
      <w:pPr>
        <w:jc w:val="both"/>
        <w:rPr>
          <w:rFonts w:cs="Times New Roman"/>
          <w:highlight w:val="yellow"/>
        </w:rPr>
      </w:pPr>
      <w:r w:rsidRPr="00407C86">
        <w:rPr>
          <w:rFonts w:cs="Times New Roman"/>
        </w:rPr>
        <w:t>T</w:t>
      </w:r>
      <w:bookmarkStart w:id="19" w:name="_Ref2161836"/>
      <w:bookmarkStart w:id="20" w:name="_Ref4664794"/>
      <w:bookmarkStart w:id="21" w:name="_Toc14454009"/>
      <w:bookmarkStart w:id="22" w:name="_Ref415286922"/>
      <w:bookmarkStart w:id="23" w:name="_Ref524960143"/>
      <w:r w:rsidR="00325CD8" w:rsidRPr="00407C86">
        <w:rPr>
          <w:rFonts w:cs="Times New Roman"/>
          <w:lang w:eastAsia="de-DE"/>
        </w:rPr>
        <w:t>he</w:t>
      </w:r>
      <w:r w:rsidR="00325CD8" w:rsidRPr="00325CD8">
        <w:rPr>
          <w:rFonts w:cs="Times New Roman"/>
          <w:lang w:eastAsia="de-DE"/>
        </w:rPr>
        <w:t xml:space="preserve"> purpose of this document is to</w:t>
      </w:r>
      <w:r w:rsidR="001C2CF8">
        <w:rPr>
          <w:rFonts w:cs="Times New Roman"/>
          <w:lang w:eastAsia="de-DE"/>
        </w:rPr>
        <w:t xml:space="preserve"> explain TAPI streaming and</w:t>
      </w:r>
      <w:r w:rsidR="00325CD8" w:rsidRPr="00325CD8">
        <w:rPr>
          <w:rFonts w:cs="Times New Roman"/>
          <w:lang w:eastAsia="de-DE"/>
        </w:rPr>
        <w:t xml:space="preserve"> </w:t>
      </w:r>
      <w:r w:rsidR="002E29E1">
        <w:rPr>
          <w:rFonts w:cs="Times New Roman"/>
          <w:lang w:eastAsia="de-DE"/>
        </w:rPr>
        <w:t>provide</w:t>
      </w:r>
      <w:r w:rsidR="00325CD8" w:rsidRPr="00325CD8">
        <w:rPr>
          <w:rFonts w:cs="Times New Roman"/>
          <w:lang w:eastAsia="de-DE"/>
        </w:rPr>
        <w:t xml:space="preserve"> </w:t>
      </w:r>
      <w:r w:rsidR="00325CD8">
        <w:rPr>
          <w:rFonts w:cs="Times New Roman"/>
          <w:lang w:eastAsia="de-DE"/>
        </w:rPr>
        <w:t>a set of guidelines and recommendations for use</w:t>
      </w:r>
      <w:r w:rsidR="00150F00">
        <w:rPr>
          <w:rFonts w:cs="Times New Roman"/>
          <w:lang w:eastAsia="de-DE"/>
        </w:rPr>
        <w:t xml:space="preserve"> of</w:t>
      </w:r>
      <w:r w:rsidR="00325CD8">
        <w:rPr>
          <w:rFonts w:cs="Times New Roman"/>
          <w:lang w:eastAsia="de-DE"/>
        </w:rPr>
        <w:t xml:space="preserve"> TAPI </w:t>
      </w:r>
      <w:r w:rsidR="001C2CF8">
        <w:rPr>
          <w:rFonts w:cs="Times New Roman"/>
          <w:lang w:eastAsia="de-DE"/>
        </w:rPr>
        <w:t>streaming.</w:t>
      </w:r>
    </w:p>
    <w:p w14:paraId="450C44BC" w14:textId="38979D27" w:rsidR="00325CD8" w:rsidRPr="00325CD8" w:rsidRDefault="00325CD8" w:rsidP="00912BB0">
      <w:pPr>
        <w:pStyle w:val="Text"/>
        <w:rPr>
          <w:rFonts w:ascii="Times New Roman" w:hAnsi="Times New Roman" w:cs="Times New Roman"/>
          <w:sz w:val="24"/>
          <w:lang w:eastAsia="de-DE"/>
        </w:rPr>
      </w:pPr>
      <w:r w:rsidRPr="00325CD8">
        <w:rPr>
          <w:rFonts w:ascii="Times New Roman" w:hAnsi="Times New Roman" w:cs="Times New Roman"/>
          <w:sz w:val="24"/>
          <w:lang w:eastAsia="de-DE"/>
        </w:rPr>
        <w:t>The target architecture</w:t>
      </w:r>
      <w:r w:rsidR="001650CA">
        <w:rPr>
          <w:rFonts w:ascii="Times New Roman" w:hAnsi="Times New Roman" w:cs="Times New Roman"/>
          <w:sz w:val="24"/>
          <w:lang w:eastAsia="de-DE"/>
        </w:rPr>
        <w:t xml:space="preserve"> for TAPI</w:t>
      </w:r>
      <w:r w:rsidR="00150F00">
        <w:rPr>
          <w:rFonts w:ascii="Times New Roman" w:hAnsi="Times New Roman" w:cs="Times New Roman"/>
          <w:sz w:val="24"/>
          <w:lang w:eastAsia="de-DE"/>
        </w:rPr>
        <w:t xml:space="preserve"> </w:t>
      </w:r>
      <w:r w:rsidR="006C6F35">
        <w:rPr>
          <w:rFonts w:ascii="Times New Roman" w:hAnsi="Times New Roman" w:cs="Times New Roman"/>
          <w:sz w:val="24"/>
          <w:lang w:eastAsia="de-DE"/>
        </w:rPr>
        <w:t xml:space="preserve">is provided </w:t>
      </w:r>
      <w:r w:rsidR="00AB1213">
        <w:rPr>
          <w:rFonts w:ascii="Times New Roman" w:hAnsi="Times New Roman" w:cs="Times New Roman"/>
          <w:sz w:val="24"/>
          <w:lang w:eastAsia="de-DE"/>
        </w:rPr>
        <w:t xml:space="preserve">in </w:t>
      </w:r>
      <w:r w:rsidR="00AB1213" w:rsidRPr="00AB1213">
        <w:rPr>
          <w:rFonts w:cs="Times New Roman"/>
        </w:rPr>
        <w:t>[</w:t>
      </w:r>
      <w:r w:rsidR="00CA2751">
        <w:rPr>
          <w:rFonts w:cs="Times New Roman"/>
        </w:rPr>
        <w:t>LF</w:t>
      </w:r>
      <w:r w:rsidR="00CA2751" w:rsidRPr="00AB1213">
        <w:rPr>
          <w:rFonts w:cs="Times New Roman"/>
        </w:rPr>
        <w:t xml:space="preserve"> </w:t>
      </w:r>
      <w:r w:rsidR="00AB1213" w:rsidRPr="00AB1213">
        <w:rPr>
          <w:rFonts w:cs="Times New Roman"/>
        </w:rPr>
        <w:t>TR-</w:t>
      </w:r>
      <w:r w:rsidR="00604625">
        <w:rPr>
          <w:rFonts w:cs="Times New Roman"/>
        </w:rPr>
        <w:t>54</w:t>
      </w:r>
      <w:r w:rsidR="00E00735">
        <w:rPr>
          <w:rFonts w:cs="Times New Roman"/>
        </w:rPr>
        <w:t>7</w:t>
      </w:r>
      <w:r w:rsidR="00AB1213" w:rsidRPr="00AB1213">
        <w:rPr>
          <w:rFonts w:cs="Times New Roman"/>
        </w:rPr>
        <w:t>]</w:t>
      </w:r>
      <w:r w:rsidR="00AB1213">
        <w:rPr>
          <w:rFonts w:cs="Times New Roman"/>
        </w:rPr>
        <w:t>.</w:t>
      </w:r>
      <w:r w:rsidR="006C6F35">
        <w:rPr>
          <w:rFonts w:ascii="Times New Roman" w:hAnsi="Times New Roman" w:cs="Times New Roman"/>
          <w:sz w:val="24"/>
          <w:lang w:eastAsia="de-DE"/>
        </w:rPr>
        <w:t xml:space="preserve"> The figure below is a copy of the figure provided in </w:t>
      </w:r>
      <w:r w:rsidR="00901A0A">
        <w:rPr>
          <w:rFonts w:ascii="Times New Roman" w:hAnsi="Times New Roman" w:cs="Times New Roman"/>
          <w:sz w:val="24"/>
          <w:lang w:eastAsia="de-DE"/>
        </w:rPr>
        <w:t>that document</w:t>
      </w:r>
      <w:r w:rsidR="006C6F35">
        <w:rPr>
          <w:rFonts w:ascii="Times New Roman" w:hAnsi="Times New Roman" w:cs="Times New Roman"/>
          <w:sz w:val="24"/>
          <w:lang w:eastAsia="de-DE"/>
        </w:rPr>
        <w:t>.</w:t>
      </w:r>
      <w:r w:rsidRPr="00325CD8">
        <w:rPr>
          <w:rFonts w:ascii="Times New Roman" w:hAnsi="Times New Roman" w:cs="Times New Roman"/>
          <w:sz w:val="24"/>
          <w:lang w:eastAsia="de-DE"/>
        </w:rPr>
        <w:t xml:space="preserve"> </w:t>
      </w:r>
    </w:p>
    <w:p w14:paraId="02B5C9BA" w14:textId="77777777" w:rsidR="00325CD8" w:rsidRDefault="00912BB0" w:rsidP="00325CD8">
      <w:pPr>
        <w:pStyle w:val="Text"/>
        <w:rPr>
          <w:rFonts w:ascii="Times New Roman" w:hAnsi="Times New Roman" w:cs="Times New Roman"/>
          <w:sz w:val="24"/>
        </w:rPr>
      </w:pPr>
      <w:r>
        <w:rPr>
          <w:rFonts w:ascii="Times New Roman" w:hAnsi="Times New Roman" w:cs="Times New Roman"/>
          <w:sz w:val="24"/>
        </w:rPr>
        <w:t xml:space="preserve">This document focuses on the autonomous flow of information </w:t>
      </w:r>
      <w:r w:rsidR="00EC03F8">
        <w:rPr>
          <w:rFonts w:ascii="Times New Roman" w:hAnsi="Times New Roman" w:cs="Times New Roman"/>
          <w:sz w:val="24"/>
        </w:rPr>
        <w:t>via TAPI from SDN-C</w:t>
      </w:r>
      <w:r w:rsidR="00D0304F">
        <w:rPr>
          <w:rStyle w:val="FootnoteReference"/>
          <w:rFonts w:ascii="Times New Roman" w:hAnsi="Times New Roman" w:cs="Times New Roman"/>
          <w:sz w:val="24"/>
          <w:lang w:eastAsia="de-DE"/>
        </w:rPr>
        <w:footnoteReference w:id="2"/>
      </w:r>
      <w:r w:rsidR="00EC03F8">
        <w:rPr>
          <w:rFonts w:ascii="Times New Roman" w:hAnsi="Times New Roman" w:cs="Times New Roman"/>
          <w:sz w:val="24"/>
        </w:rPr>
        <w:t xml:space="preserve"> to OSS/SDTN and from SDTN to OSS.</w:t>
      </w:r>
    </w:p>
    <w:p w14:paraId="1308877D" w14:textId="77777777" w:rsidR="00325CD8" w:rsidRDefault="00325CD8" w:rsidP="00325CD8">
      <w:pPr>
        <w:pStyle w:val="Text"/>
        <w:rPr>
          <w:lang w:eastAsia="de-DE"/>
        </w:rPr>
      </w:pPr>
    </w:p>
    <w:p w14:paraId="4942929D" w14:textId="77777777" w:rsidR="00325CD8" w:rsidRDefault="00CA1AD5" w:rsidP="00AF0F06">
      <w:pPr>
        <w:pStyle w:val="Text"/>
        <w:jc w:val="center"/>
        <w:rPr>
          <w:lang w:eastAsia="de-DE"/>
        </w:rPr>
      </w:pPr>
      <w:r>
        <w:rPr>
          <w:noProof/>
          <w:lang w:eastAsia="de-DE"/>
        </w:rPr>
        <w:drawing>
          <wp:inline distT="0" distB="0" distL="0" distR="0" wp14:anchorId="413D0E84" wp14:editId="5E62AA9A">
            <wp:extent cx="5986780" cy="17252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6780" cy="1725295"/>
                    </a:xfrm>
                    <a:prstGeom prst="rect">
                      <a:avLst/>
                    </a:prstGeom>
                    <a:noFill/>
                  </pic:spPr>
                </pic:pic>
              </a:graphicData>
            </a:graphic>
          </wp:inline>
        </w:drawing>
      </w:r>
    </w:p>
    <w:p w14:paraId="19FF7777" w14:textId="7EB05DBC" w:rsidR="00325CD8" w:rsidRDefault="00325CD8" w:rsidP="00CA3534">
      <w:pPr>
        <w:pStyle w:val="FigureCaption"/>
      </w:pPr>
      <w:bookmarkStart w:id="24" w:name="_Ref8641135"/>
      <w:bookmarkStart w:id="25" w:name="_Toc14369023"/>
      <w:bookmarkStart w:id="26" w:name="_Toc16009291"/>
      <w:bookmarkStart w:id="27" w:name="_Ref86650242"/>
      <w:bookmarkStart w:id="28" w:name="_Ref86650265"/>
      <w:bookmarkStart w:id="29" w:name="_Ref86650549"/>
      <w:bookmarkStart w:id="30" w:name="_Toc223392380"/>
      <w:r w:rsidRPr="00CA3534">
        <w:t xml:space="preserve">Figure </w:t>
      </w:r>
      <w:r w:rsidR="00E33FC2">
        <w:rPr>
          <w:noProof/>
        </w:rPr>
        <w:fldChar w:fldCharType="begin"/>
      </w:r>
      <w:r w:rsidR="00E33FC2">
        <w:rPr>
          <w:noProof/>
        </w:rPr>
        <w:instrText xml:space="preserve"> SEQ Figure \* ARABIC </w:instrText>
      </w:r>
      <w:r w:rsidR="00E33FC2">
        <w:rPr>
          <w:noProof/>
        </w:rPr>
        <w:fldChar w:fldCharType="separate"/>
      </w:r>
      <w:r w:rsidR="00916DFC">
        <w:rPr>
          <w:noProof/>
        </w:rPr>
        <w:t>1</w:t>
      </w:r>
      <w:r w:rsidR="00E33FC2">
        <w:rPr>
          <w:noProof/>
        </w:rPr>
        <w:fldChar w:fldCharType="end"/>
      </w:r>
      <w:bookmarkEnd w:id="24"/>
      <w:r w:rsidRPr="00CA3534">
        <w:t xml:space="preserve"> </w:t>
      </w:r>
      <w:r w:rsidR="00676417">
        <w:t xml:space="preserve"> Example </w:t>
      </w:r>
      <w:r w:rsidRPr="00CA3534">
        <w:t>SDN architecture for WDM</w:t>
      </w:r>
      <w:bookmarkEnd w:id="25"/>
      <w:bookmarkEnd w:id="26"/>
      <w:r w:rsidR="00676417">
        <w:t>/OTN network</w:t>
      </w:r>
      <w:bookmarkEnd w:id="27"/>
      <w:bookmarkEnd w:id="28"/>
      <w:bookmarkEnd w:id="29"/>
      <w:bookmarkEnd w:id="30"/>
    </w:p>
    <w:p w14:paraId="7896CF51" w14:textId="77777777" w:rsidR="00EE1BD6" w:rsidRPr="00EE1BD6" w:rsidRDefault="00EE1BD6" w:rsidP="00EB62A7">
      <w:pPr>
        <w:pStyle w:val="Heading2"/>
        <w:rPr>
          <w:sz w:val="32"/>
          <w:szCs w:val="32"/>
        </w:rPr>
      </w:pPr>
      <w:bookmarkStart w:id="31" w:name="_Toc223392180"/>
      <w:bookmarkStart w:id="32" w:name="_Toc16163788"/>
      <w:bookmarkEnd w:id="19"/>
      <w:bookmarkEnd w:id="20"/>
      <w:bookmarkEnd w:id="21"/>
      <w:r>
        <w:t>Specification</w:t>
      </w:r>
      <w:bookmarkEnd w:id="31"/>
    </w:p>
    <w:p w14:paraId="4C9C5461" w14:textId="77777777" w:rsidR="008342AF" w:rsidRDefault="00F07307" w:rsidP="00EE1BD6">
      <w:r>
        <w:t>For TAPI,</w:t>
      </w:r>
      <w:r w:rsidR="00EE1BD6">
        <w:t xml:space="preserve"> the </w:t>
      </w:r>
      <w:r w:rsidR="00375A28">
        <w:t>YANG</w:t>
      </w:r>
      <w:r w:rsidR="00DB72C6">
        <w:t xml:space="preserve"> model files for a release are</w:t>
      </w:r>
      <w:r w:rsidR="00EE1BD6">
        <w:t xml:space="preserve"> normative. </w:t>
      </w:r>
      <w:r w:rsidR="00D46C7F">
        <w:t>All attributes other than those that cover identification of the entity/structure are</w:t>
      </w:r>
      <w:r w:rsidR="00E44A31">
        <w:t xml:space="preserve"> essentially</w:t>
      </w:r>
      <w:r w:rsidR="00D46C7F">
        <w:t xml:space="preserve"> conditional</w:t>
      </w:r>
      <w:r w:rsidR="0002463A">
        <w:t>.</w:t>
      </w:r>
      <w:r w:rsidR="006A23D9">
        <w:t xml:space="preserve"> The corresponding UML model</w:t>
      </w:r>
      <w:r w:rsidR="000B6512">
        <w:t xml:space="preserve"> </w:t>
      </w:r>
      <w:r w:rsidR="00EE1BD6">
        <w:t xml:space="preserve">highlights which attributes are </w:t>
      </w:r>
      <w:r w:rsidR="000B6512">
        <w:t>mandatory</w:t>
      </w:r>
      <w:r w:rsidR="00E44A31">
        <w:t>,</w:t>
      </w:r>
      <w:r w:rsidR="000B6512">
        <w:t xml:space="preserve"> and which are conditional</w:t>
      </w:r>
      <w:r w:rsidR="00583DAB">
        <w:t xml:space="preserve"> mandatory</w:t>
      </w:r>
      <w:r w:rsidR="00427D89">
        <w:rPr>
          <w:rStyle w:val="FootnoteReference"/>
        </w:rPr>
        <w:footnoteReference w:id="3"/>
      </w:r>
      <w:r w:rsidR="00583DAB">
        <w:t>. For conditional</w:t>
      </w:r>
      <w:r w:rsidR="00427D89">
        <w:t xml:space="preserve"> mandatory</w:t>
      </w:r>
      <w:r w:rsidR="00583DAB">
        <w:t xml:space="preserve"> attributes the UML model highlights the conditions for which the attribute must be present</w:t>
      </w:r>
      <w:r w:rsidR="00E44A31">
        <w:t>,</w:t>
      </w:r>
      <w:r w:rsidR="008342AF">
        <w:t xml:space="preserve"> and this is reflected in the description</w:t>
      </w:r>
      <w:r w:rsidR="00434BCA">
        <w:t xml:space="preserve"> statement</w:t>
      </w:r>
      <w:r w:rsidR="00EE1BD6">
        <w:t xml:space="preserve">. </w:t>
      </w:r>
    </w:p>
    <w:p w14:paraId="245DF41E" w14:textId="77777777" w:rsidR="00EE1BD6" w:rsidRDefault="00AF49A7" w:rsidP="00EE1BD6">
      <w:r>
        <w:t xml:space="preserve">This document </w:t>
      </w:r>
      <w:r w:rsidR="00637798">
        <w:t xml:space="preserve">focusses on the </w:t>
      </w:r>
      <w:r w:rsidR="000F05E4">
        <w:t xml:space="preserve">use of TAPI streaming with compacted logs. The document </w:t>
      </w:r>
      <w:r w:rsidR="00F07307">
        <w:t>indicates</w:t>
      </w:r>
      <w:r w:rsidR="000F05E4">
        <w:t>, for this usage,</w:t>
      </w:r>
      <w:r w:rsidR="00F07307">
        <w:t xml:space="preserve"> </w:t>
      </w:r>
      <w:r>
        <w:t>whether properties are mandatory</w:t>
      </w:r>
      <w:r w:rsidR="00EB62A7">
        <w:t>, conditional mandatory</w:t>
      </w:r>
      <w:r>
        <w:t xml:space="preserve"> or optional</w:t>
      </w:r>
      <w:r w:rsidR="00F07307">
        <w:t xml:space="preserve"> and in this respect this document is normative.</w:t>
      </w:r>
    </w:p>
    <w:p w14:paraId="436AE56F" w14:textId="7F484CAE" w:rsidR="00F07307" w:rsidRDefault="00812BC8" w:rsidP="00003E76">
      <w:pPr>
        <w:spacing w:after="0"/>
      </w:pPr>
      <w:r>
        <w:t>B</w:t>
      </w:r>
      <w:r w:rsidR="004B1107">
        <w:t>ehavioral aspects</w:t>
      </w:r>
      <w:r>
        <w:t xml:space="preserve"> are</w:t>
      </w:r>
      <w:r w:rsidR="00777244">
        <w:t xml:space="preserve"> not covered by the </w:t>
      </w:r>
      <w:r w:rsidR="00375A28">
        <w:t>YANG</w:t>
      </w:r>
      <w:r w:rsidR="00777244">
        <w:t xml:space="preserve"> model</w:t>
      </w:r>
      <w:r>
        <w:t xml:space="preserve">. </w:t>
      </w:r>
      <w:r w:rsidR="008367A1">
        <w:t>T</w:t>
      </w:r>
      <w:r w:rsidR="00777244">
        <w:t>his document</w:t>
      </w:r>
      <w:r w:rsidR="008367A1">
        <w:t xml:space="preserve"> covers behavioral aspects in</w:t>
      </w:r>
      <w:r w:rsidR="000D31FB">
        <w:t xml:space="preserve"> section</w:t>
      </w:r>
      <w:r w:rsidR="008367A1">
        <w:t xml:space="preserve"> </w:t>
      </w:r>
      <w:r w:rsidR="00A22939">
        <w:fldChar w:fldCharType="begin"/>
      </w:r>
      <w:r w:rsidR="00A22939">
        <w:instrText xml:space="preserve"> REF _Ref121383288 \r \h </w:instrText>
      </w:r>
      <w:r w:rsidR="00A22939">
        <w:fldChar w:fldCharType="separate"/>
      </w:r>
      <w:r w:rsidR="00916DFC">
        <w:t>7</w:t>
      </w:r>
      <w:r w:rsidR="00A22939">
        <w:fldChar w:fldCharType="end"/>
      </w:r>
      <w:r w:rsidR="00AE6F9E">
        <w:t xml:space="preserve"> </w:t>
      </w:r>
      <w:r w:rsidR="00003E76">
        <w:fldChar w:fldCharType="begin"/>
      </w:r>
      <w:r w:rsidR="00003E76">
        <w:instrText xml:space="preserve"> REF _Ref121383289 \h </w:instrText>
      </w:r>
      <w:r w:rsidR="00003E76">
        <w:fldChar w:fldCharType="separate"/>
      </w:r>
      <w:r w:rsidR="00916DFC">
        <w:rPr>
          <w:rFonts w:eastAsia="Times New Roman"/>
        </w:rPr>
        <w:t>Use Cases</w:t>
      </w:r>
      <w:r w:rsidR="00003E76">
        <w:fldChar w:fldCharType="end"/>
      </w:r>
      <w:r w:rsidR="000D31FB">
        <w:t xml:space="preserve"> on page</w:t>
      </w:r>
      <w:r w:rsidR="00AE6F9E">
        <w:t xml:space="preserve"> </w:t>
      </w:r>
      <w:r w:rsidR="00003E76">
        <w:fldChar w:fldCharType="begin"/>
      </w:r>
      <w:r w:rsidR="00003E76">
        <w:instrText xml:space="preserve"> PAGEREF _Ref121383290 \h </w:instrText>
      </w:r>
      <w:r w:rsidR="00003E76">
        <w:fldChar w:fldCharType="separate"/>
      </w:r>
      <w:r w:rsidR="00916DFC">
        <w:rPr>
          <w:noProof/>
        </w:rPr>
        <w:t>87</w:t>
      </w:r>
      <w:r w:rsidR="00003E76">
        <w:fldChar w:fldCharType="end"/>
      </w:r>
      <w:r w:rsidR="00045249">
        <w:t>. Some uses cases are identified as normative and some informative.</w:t>
      </w:r>
    </w:p>
    <w:p w14:paraId="76F0B88D" w14:textId="77777777" w:rsidR="00EE1BD6" w:rsidRDefault="00E10309" w:rsidP="00EE1BD6">
      <w:r>
        <w:t xml:space="preserve">Many parts of this document are simply informative and explanatory. Where this document is normative the </w:t>
      </w:r>
      <w:r w:rsidR="00712FA2">
        <w:t>words “normative” and</w:t>
      </w:r>
      <w:r>
        <w:t>/or</w:t>
      </w:r>
      <w:r w:rsidR="00712FA2">
        <w:t xml:space="preserve"> “shall”</w:t>
      </w:r>
      <w:r>
        <w:t xml:space="preserve"> </w:t>
      </w:r>
      <w:r w:rsidR="00C04CC9">
        <w:t xml:space="preserve">and/or “must” </w:t>
      </w:r>
      <w:r>
        <w:t>will be used</w:t>
      </w:r>
      <w:r w:rsidR="00712FA2">
        <w:t>.</w:t>
      </w:r>
    </w:p>
    <w:p w14:paraId="0BE4E247" w14:textId="3927E391" w:rsidR="00DD6E49" w:rsidRDefault="00A205BA" w:rsidP="00E6467E">
      <w:pPr>
        <w:rPr>
          <w:sz w:val="32"/>
          <w:szCs w:val="32"/>
        </w:rPr>
      </w:pPr>
      <w:r>
        <w:t xml:space="preserve">See section </w:t>
      </w:r>
      <w:r>
        <w:fldChar w:fldCharType="begin"/>
      </w:r>
      <w:r>
        <w:instrText xml:space="preserve"> REF _Ref121383667 \r \h </w:instrText>
      </w:r>
      <w:r>
        <w:fldChar w:fldCharType="separate"/>
      </w:r>
      <w:r w:rsidR="00916DFC">
        <w:t>12</w:t>
      </w:r>
      <w:r>
        <w:fldChar w:fldCharType="end"/>
      </w:r>
      <w:r>
        <w:t xml:space="preserve"> </w:t>
      </w:r>
      <w:r>
        <w:fldChar w:fldCharType="begin"/>
      </w:r>
      <w:r>
        <w:instrText xml:space="preserve"> REF _Ref121383672 \h </w:instrText>
      </w:r>
      <w:r>
        <w:fldChar w:fldCharType="separate"/>
      </w:r>
      <w:r w:rsidR="00916DFC">
        <w:t>Appendix: Changes between versions</w:t>
      </w:r>
      <w:r>
        <w:fldChar w:fldCharType="end"/>
      </w:r>
      <w:r>
        <w:t xml:space="preserve"> on page </w:t>
      </w:r>
      <w:r>
        <w:fldChar w:fldCharType="begin"/>
      </w:r>
      <w:r>
        <w:instrText xml:space="preserve"> PAGEREF _Ref121383675 \h </w:instrText>
      </w:r>
      <w:r>
        <w:fldChar w:fldCharType="separate"/>
      </w:r>
      <w:r w:rsidR="00916DFC">
        <w:rPr>
          <w:noProof/>
        </w:rPr>
        <w:t>148</w:t>
      </w:r>
      <w:r>
        <w:fldChar w:fldCharType="end"/>
      </w:r>
      <w:r>
        <w:t xml:space="preserve"> for </w:t>
      </w:r>
      <w:r w:rsidR="00526BC3">
        <w:t>changes since the previous version of this document.</w:t>
      </w:r>
      <w:r w:rsidR="00DD6E49">
        <w:br w:type="page"/>
      </w:r>
    </w:p>
    <w:p w14:paraId="66C96461" w14:textId="77777777" w:rsidR="007B4527" w:rsidRDefault="00EC03F8" w:rsidP="007B4527">
      <w:pPr>
        <w:pStyle w:val="Heading1"/>
        <w:rPr>
          <w:rFonts w:eastAsia="Times New Roman"/>
        </w:rPr>
      </w:pPr>
      <w:bookmarkStart w:id="33" w:name="_Toc223392181"/>
      <w:r>
        <w:rPr>
          <w:rFonts w:eastAsia="Times New Roman"/>
        </w:rPr>
        <w:lastRenderedPageBreak/>
        <w:t>Overview</w:t>
      </w:r>
      <w:bookmarkEnd w:id="33"/>
    </w:p>
    <w:p w14:paraId="571CCBFB" w14:textId="77777777" w:rsidR="007B4527" w:rsidRDefault="007B4527" w:rsidP="00EB62A7">
      <w:pPr>
        <w:pStyle w:val="Heading2"/>
      </w:pPr>
      <w:bookmarkStart w:id="34" w:name="_Toc223392182"/>
      <w:r>
        <w:t>Essential feature</w:t>
      </w:r>
      <w:r w:rsidR="00943BA6">
        <w:t xml:space="preserve"> and benefits</w:t>
      </w:r>
      <w:bookmarkEnd w:id="34"/>
    </w:p>
    <w:p w14:paraId="06CA47DC" w14:textId="77777777" w:rsidR="007B4527" w:rsidRDefault="007B4527" w:rsidP="007B4527">
      <w:pPr>
        <w:rPr>
          <w:rFonts w:eastAsia="Times New Roman"/>
        </w:rPr>
      </w:pPr>
      <w:r>
        <w:rPr>
          <w:rFonts w:eastAsia="Times New Roman"/>
        </w:rPr>
        <w:t>Streaming is the name for a type of mechanism that handles the providing of information from one system to another in some form of steady and continuous flow</w:t>
      </w:r>
      <w:r w:rsidR="000F05E4">
        <w:rPr>
          <w:rStyle w:val="FootnoteReference"/>
          <w:rFonts w:eastAsia="Times New Roman"/>
        </w:rPr>
        <w:footnoteReference w:id="4"/>
      </w:r>
      <w:r>
        <w:rPr>
          <w:rFonts w:eastAsia="Times New Roman"/>
        </w:rPr>
        <w:t xml:space="preserve">. </w:t>
      </w:r>
    </w:p>
    <w:p w14:paraId="19337713" w14:textId="77777777" w:rsidR="007B4527" w:rsidRDefault="007B4527" w:rsidP="007B4527">
      <w:pPr>
        <w:rPr>
          <w:rFonts w:eastAsia="Times New Roman"/>
        </w:rPr>
      </w:pPr>
      <w:r>
        <w:rPr>
          <w:rFonts w:eastAsia="Times New Roman"/>
        </w:rPr>
        <w:t xml:space="preserve">In the context of a </w:t>
      </w:r>
      <w:r w:rsidR="00761253">
        <w:rPr>
          <w:rFonts w:eastAsia="Times New Roman"/>
        </w:rPr>
        <w:t>Management-Control</w:t>
      </w:r>
      <w:r>
        <w:rPr>
          <w:rFonts w:eastAsia="Times New Roman"/>
        </w:rPr>
        <w:t xml:space="preserve"> solution streaming is used primarily for the reporting  of ongoing change of state of the controlled system </w:t>
      </w:r>
      <w:r w:rsidR="00F9559A">
        <w:rPr>
          <w:rFonts w:eastAsia="Times New Roman"/>
        </w:rPr>
        <w:t xml:space="preserve">(and </w:t>
      </w:r>
      <w:r w:rsidR="002E4B69">
        <w:rPr>
          <w:rFonts w:eastAsia="Times New Roman"/>
        </w:rPr>
        <w:t xml:space="preserve">of </w:t>
      </w:r>
      <w:r w:rsidR="00F9559A">
        <w:rPr>
          <w:rFonts w:eastAsia="Times New Roman"/>
        </w:rPr>
        <w:t>other events from the con</w:t>
      </w:r>
      <w:r w:rsidR="00E71F23">
        <w:rPr>
          <w:rFonts w:eastAsia="Times New Roman"/>
        </w:rPr>
        <w:t xml:space="preserve">trolled system) </w:t>
      </w:r>
      <w:r>
        <w:rPr>
          <w:rFonts w:eastAsia="Times New Roman"/>
        </w:rPr>
        <w:t xml:space="preserve">from one </w:t>
      </w:r>
      <w:r w:rsidR="00761253">
        <w:rPr>
          <w:rFonts w:eastAsia="Times New Roman"/>
        </w:rPr>
        <w:t>Management-Control</w:t>
      </w:r>
      <w:r>
        <w:rPr>
          <w:rFonts w:eastAsia="Times New Roman"/>
        </w:rPr>
        <w:t xml:space="preserve"> entity to another (usually superior</w:t>
      </w:r>
      <w:r w:rsidR="00A42D19">
        <w:rPr>
          <w:rFonts w:eastAsia="Times New Roman"/>
        </w:rPr>
        <w:t>/client</w:t>
      </w:r>
      <w:r>
        <w:rPr>
          <w:rFonts w:eastAsia="Times New Roman"/>
        </w:rPr>
        <w:t xml:space="preserve">) </w:t>
      </w:r>
      <w:r w:rsidR="00761253">
        <w:rPr>
          <w:rFonts w:eastAsia="Times New Roman"/>
        </w:rPr>
        <w:t>Management-Control</w:t>
      </w:r>
      <w:r>
        <w:rPr>
          <w:rFonts w:eastAsia="Times New Roman"/>
        </w:rPr>
        <w:t xml:space="preserve"> </w:t>
      </w:r>
      <w:r w:rsidR="0088358E">
        <w:rPr>
          <w:rFonts w:eastAsia="Times New Roman"/>
        </w:rPr>
        <w:t xml:space="preserve"> </w:t>
      </w:r>
      <w:r>
        <w:rPr>
          <w:rFonts w:eastAsia="Times New Roman"/>
        </w:rPr>
        <w:t>entity. In this context</w:t>
      </w:r>
      <w:r w:rsidR="00EE6477">
        <w:rPr>
          <w:rFonts w:eastAsia="Times New Roman"/>
        </w:rPr>
        <w:t>,</w:t>
      </w:r>
      <w:r>
        <w:rPr>
          <w:rFonts w:eastAsia="Times New Roman"/>
        </w:rPr>
        <w:t xml:space="preserve"> as much of the information is derived from readings of instruments</w:t>
      </w:r>
      <w:r w:rsidR="00BE17CB">
        <w:rPr>
          <w:rFonts w:eastAsia="Times New Roman"/>
        </w:rPr>
        <w:t>,</w:t>
      </w:r>
      <w:r>
        <w:rPr>
          <w:rFonts w:eastAsia="Times New Roman"/>
        </w:rPr>
        <w:t xml:space="preserve"> the flow is often called telemetry</w:t>
      </w:r>
      <w:r>
        <w:rPr>
          <w:rStyle w:val="FootnoteReference"/>
          <w:rFonts w:eastAsia="Times New Roman"/>
        </w:rPr>
        <w:footnoteReference w:id="5"/>
      </w:r>
      <w:r>
        <w:rPr>
          <w:rFonts w:eastAsia="Times New Roman"/>
        </w:rPr>
        <w:t>.</w:t>
      </w:r>
    </w:p>
    <w:p w14:paraId="666BD790" w14:textId="77777777" w:rsidR="007B4527" w:rsidRDefault="007B4527" w:rsidP="007B4527">
      <w:pPr>
        <w:rPr>
          <w:rFonts w:eastAsia="Times New Roman"/>
        </w:rPr>
      </w:pPr>
      <w:r>
        <w:rPr>
          <w:rFonts w:eastAsia="Times New Roman"/>
        </w:rPr>
        <w:t xml:space="preserve">The stream provides engineered flow such that peak load is </w:t>
      </w:r>
      <w:r w:rsidR="00166862">
        <w:rPr>
          <w:rFonts w:eastAsia="Times New Roman"/>
        </w:rPr>
        <w:t xml:space="preserve">reduced and spread </w:t>
      </w:r>
      <w:r>
        <w:rPr>
          <w:rFonts w:eastAsia="Times New Roman"/>
        </w:rPr>
        <w:t>using some mechanism such as back-pressure and/or selective pruning of detail.</w:t>
      </w:r>
    </w:p>
    <w:p w14:paraId="523989FA" w14:textId="0A213C0C" w:rsidR="00FC1AFE" w:rsidRDefault="00FC1AFE" w:rsidP="00DF2B2C">
      <w:pPr>
        <w:spacing w:after="0"/>
        <w:rPr>
          <w:rFonts w:eastAsia="Times New Roman"/>
        </w:rPr>
      </w:pPr>
      <w:r>
        <w:rPr>
          <w:rFonts w:eastAsia="Times New Roman"/>
        </w:rPr>
        <w:t>In the following discussion</w:t>
      </w:r>
      <w:r w:rsidR="00CE311E">
        <w:rPr>
          <w:rFonts w:eastAsia="Times New Roman"/>
        </w:rPr>
        <w:t xml:space="preserve"> various terms such as controller, client and provider will be used. </w:t>
      </w:r>
      <w:r w:rsidR="00273C37">
        <w:rPr>
          <w:rFonts w:eastAsia="Times New Roman"/>
        </w:rPr>
        <w:t xml:space="preserve">For the </w:t>
      </w:r>
      <w:r w:rsidR="00CE311E">
        <w:rPr>
          <w:rFonts w:eastAsia="Times New Roman"/>
        </w:rPr>
        <w:t xml:space="preserve">usage in this document of these terms </w:t>
      </w:r>
      <w:r w:rsidR="00273C37">
        <w:rPr>
          <w:rFonts w:eastAsia="Times New Roman"/>
        </w:rPr>
        <w:t xml:space="preserve">see section </w:t>
      </w:r>
      <w:r w:rsidR="00DF2B2C">
        <w:rPr>
          <w:rFonts w:eastAsia="Times New Roman"/>
        </w:rPr>
        <w:fldChar w:fldCharType="begin"/>
      </w:r>
      <w:r w:rsidR="00DF2B2C">
        <w:rPr>
          <w:rFonts w:eastAsia="Times New Roman"/>
        </w:rPr>
        <w:instrText xml:space="preserve"> REF _Ref121383296 \r \h </w:instrText>
      </w:r>
      <w:r w:rsidR="00DF2B2C">
        <w:rPr>
          <w:rFonts w:eastAsia="Times New Roman"/>
        </w:rPr>
      </w:r>
      <w:r w:rsidR="00DF2B2C">
        <w:rPr>
          <w:rFonts w:eastAsia="Times New Roman"/>
        </w:rPr>
        <w:fldChar w:fldCharType="separate"/>
      </w:r>
      <w:r w:rsidR="00916DFC">
        <w:rPr>
          <w:rFonts w:eastAsia="Times New Roman"/>
        </w:rPr>
        <w:t>10</w:t>
      </w:r>
      <w:r w:rsidR="00DF2B2C">
        <w:rPr>
          <w:rFonts w:eastAsia="Times New Roman"/>
        </w:rPr>
        <w:fldChar w:fldCharType="end"/>
      </w:r>
      <w:r w:rsidR="00DF2B2C">
        <w:rPr>
          <w:rFonts w:eastAsia="Times New Roman"/>
        </w:rPr>
        <w:t xml:space="preserve"> </w:t>
      </w:r>
      <w:r w:rsidR="00DF2B2C">
        <w:rPr>
          <w:rFonts w:eastAsia="Times New Roman"/>
        </w:rPr>
        <w:fldChar w:fldCharType="begin"/>
      </w:r>
      <w:r w:rsidR="00DF2B2C">
        <w:rPr>
          <w:rFonts w:eastAsia="Times New Roman"/>
        </w:rPr>
        <w:instrText xml:space="preserve"> REF _Ref121383301 \h </w:instrText>
      </w:r>
      <w:r w:rsidR="00DF2B2C">
        <w:rPr>
          <w:rFonts w:eastAsia="Times New Roman"/>
        </w:rPr>
      </w:r>
      <w:r w:rsidR="00DF2B2C">
        <w:rPr>
          <w:rFonts w:eastAsia="Times New Roman"/>
        </w:rPr>
        <w:fldChar w:fldCharType="separate"/>
      </w:r>
      <w:r w:rsidR="00916DFC" w:rsidRPr="003873FC">
        <w:t>Definitions</w:t>
      </w:r>
      <w:r w:rsidR="00916DFC">
        <w:t xml:space="preserve"> and Terminology</w:t>
      </w:r>
      <w:r w:rsidR="00DF2B2C">
        <w:rPr>
          <w:rFonts w:eastAsia="Times New Roman"/>
        </w:rPr>
        <w:fldChar w:fldCharType="end"/>
      </w:r>
      <w:r w:rsidR="00DF2B2C">
        <w:rPr>
          <w:rFonts w:eastAsia="Times New Roman"/>
        </w:rPr>
        <w:t xml:space="preserve"> </w:t>
      </w:r>
      <w:r w:rsidR="00273C37">
        <w:rPr>
          <w:rFonts w:eastAsia="Times New Roman"/>
        </w:rPr>
        <w:t>on page</w:t>
      </w:r>
      <w:r w:rsidR="00DF2B2C">
        <w:rPr>
          <w:rFonts w:eastAsia="Times New Roman"/>
        </w:rPr>
        <w:t xml:space="preserve"> </w:t>
      </w:r>
      <w:r w:rsidR="00DF2B2C">
        <w:rPr>
          <w:rFonts w:eastAsia="Times New Roman"/>
        </w:rPr>
        <w:fldChar w:fldCharType="begin"/>
      </w:r>
      <w:r w:rsidR="00DF2B2C">
        <w:rPr>
          <w:rFonts w:eastAsia="Times New Roman"/>
        </w:rPr>
        <w:instrText xml:space="preserve"> PAGEREF _Ref121383328 \h </w:instrText>
      </w:r>
      <w:r w:rsidR="00DF2B2C">
        <w:rPr>
          <w:rFonts w:eastAsia="Times New Roman"/>
        </w:rPr>
      </w:r>
      <w:r w:rsidR="00DF2B2C">
        <w:rPr>
          <w:rFonts w:eastAsia="Times New Roman"/>
        </w:rPr>
        <w:fldChar w:fldCharType="separate"/>
      </w:r>
      <w:r w:rsidR="00916DFC">
        <w:rPr>
          <w:rFonts w:eastAsia="Times New Roman"/>
          <w:noProof/>
        </w:rPr>
        <w:t>145</w:t>
      </w:r>
      <w:r w:rsidR="00DF2B2C">
        <w:rPr>
          <w:rFonts w:eastAsia="Times New Roman"/>
        </w:rPr>
        <w:fldChar w:fldCharType="end"/>
      </w:r>
      <w:r w:rsidR="00273C37">
        <w:rPr>
          <w:rFonts w:eastAsia="Times New Roman"/>
        </w:rPr>
        <w:t>.</w:t>
      </w:r>
    </w:p>
    <w:p w14:paraId="046F0D6C" w14:textId="77777777" w:rsidR="009D47DE" w:rsidRDefault="00590282" w:rsidP="007B4527">
      <w:pPr>
        <w:rPr>
          <w:rFonts w:eastAsia="Times New Roman"/>
        </w:rPr>
      </w:pPr>
      <w:r>
        <w:rPr>
          <w:rFonts w:eastAsia="Times New Roman"/>
        </w:rPr>
        <w:t xml:space="preserve">The </w:t>
      </w:r>
      <w:r w:rsidR="00854692">
        <w:rPr>
          <w:rFonts w:eastAsia="Times New Roman"/>
        </w:rPr>
        <w:t xml:space="preserve">definition allows for many alternative stream strategies using the same </w:t>
      </w:r>
      <w:r w:rsidR="00955D63">
        <w:rPr>
          <w:rFonts w:eastAsia="Times New Roman"/>
        </w:rPr>
        <w:t xml:space="preserve">extensible </w:t>
      </w:r>
      <w:r w:rsidR="00854692">
        <w:rPr>
          <w:rFonts w:eastAsia="Times New Roman"/>
        </w:rPr>
        <w:t xml:space="preserve">structure. </w:t>
      </w:r>
      <w:r w:rsidR="009D47DE">
        <w:rPr>
          <w:rFonts w:eastAsia="Times New Roman"/>
        </w:rPr>
        <w:t>S</w:t>
      </w:r>
      <w:r w:rsidR="00704E00">
        <w:rPr>
          <w:rFonts w:eastAsia="Times New Roman"/>
        </w:rPr>
        <w:t>treaming approach</w:t>
      </w:r>
      <w:r w:rsidR="009D47DE">
        <w:rPr>
          <w:rFonts w:eastAsia="Times New Roman"/>
        </w:rPr>
        <w:t>es are</w:t>
      </w:r>
      <w:r w:rsidR="00EF1F96">
        <w:rPr>
          <w:rFonts w:eastAsia="Times New Roman"/>
        </w:rPr>
        <w:t xml:space="preserve"> </w:t>
      </w:r>
      <w:r w:rsidR="00704E00">
        <w:rPr>
          <w:rFonts w:eastAsia="Times New Roman"/>
        </w:rPr>
        <w:t>defined that</w:t>
      </w:r>
      <w:r w:rsidR="009D47DE">
        <w:rPr>
          <w:rFonts w:eastAsia="Times New Roman"/>
        </w:rPr>
        <w:t>:</w:t>
      </w:r>
    </w:p>
    <w:p w14:paraId="3362944B" w14:textId="68CC2893" w:rsidR="006631E7" w:rsidRDefault="006631E7" w:rsidP="00515260">
      <w:pPr>
        <w:pStyle w:val="ListParagraph"/>
        <w:numPr>
          <w:ilvl w:val="0"/>
          <w:numId w:val="58"/>
        </w:numPr>
      </w:pPr>
      <w:r>
        <w:t xml:space="preserve">Focus on </w:t>
      </w:r>
      <w:r w:rsidR="00EB3269">
        <w:t>conveying</w:t>
      </w:r>
      <w:r>
        <w:t xml:space="preserve"> </w:t>
      </w:r>
      <w:r w:rsidR="00462270">
        <w:t xml:space="preserve">TAPI </w:t>
      </w:r>
      <w:r w:rsidR="00933980">
        <w:t>global class</w:t>
      </w:r>
      <w:r w:rsidR="00774CB2">
        <w:t xml:space="preserve"> instanc</w:t>
      </w:r>
      <w:r w:rsidR="00933980">
        <w:t>e</w:t>
      </w:r>
      <w:r w:rsidR="0058112C">
        <w:t xml:space="preserve"> (see also [</w:t>
      </w:r>
      <w:r w:rsidR="00CA2751">
        <w:t xml:space="preserve">LF </w:t>
      </w:r>
      <w:r w:rsidR="0058112C">
        <w:t>TR-547] section on “TAPI Global and Local objects”)</w:t>
      </w:r>
      <w:r w:rsidR="00462270">
        <w:t xml:space="preserve">, i.e., </w:t>
      </w:r>
      <w:r w:rsidR="00D22E7D">
        <w:t xml:space="preserve">specific </w:t>
      </w:r>
      <w:r w:rsidR="00375A28">
        <w:t>YANG</w:t>
      </w:r>
      <w:r>
        <w:t xml:space="preserve"> sub-trees</w:t>
      </w:r>
      <w:r w:rsidR="00C608E8">
        <w:rPr>
          <w:rStyle w:val="FootnoteReference"/>
        </w:rPr>
        <w:footnoteReference w:id="6"/>
      </w:r>
      <w:r w:rsidR="00F97945">
        <w:t xml:space="preserve"> (see </w:t>
      </w:r>
      <w:r w:rsidR="00914C98">
        <w:fldChar w:fldCharType="begin"/>
      </w:r>
      <w:r w:rsidR="00914C98">
        <w:instrText xml:space="preserve"> REF _Ref70684320 \r \h </w:instrText>
      </w:r>
      <w:r w:rsidR="00914C98">
        <w:fldChar w:fldCharType="separate"/>
      </w:r>
      <w:r w:rsidR="00916DFC">
        <w:t>3.5</w:t>
      </w:r>
      <w:r w:rsidR="00914C98">
        <w:fldChar w:fldCharType="end"/>
      </w:r>
      <w:r w:rsidR="00914C98">
        <w:t xml:space="preserve"> </w:t>
      </w:r>
      <w:r w:rsidR="00914C98">
        <w:fldChar w:fldCharType="begin"/>
      </w:r>
      <w:r w:rsidR="00914C98">
        <w:instrText xml:space="preserve"> REF _Ref70684324 \h </w:instrText>
      </w:r>
      <w:r w:rsidR="00914C98">
        <w:fldChar w:fldCharType="separate"/>
      </w:r>
      <w:r w:rsidR="00916DFC">
        <w:t>TAPI Application in detail</w:t>
      </w:r>
      <w:r w:rsidR="00914C98">
        <w:fldChar w:fldCharType="end"/>
      </w:r>
      <w:r w:rsidR="00914C98">
        <w:t xml:space="preserve"> on page </w:t>
      </w:r>
      <w:r w:rsidR="00914C98">
        <w:fldChar w:fldCharType="begin"/>
      </w:r>
      <w:r w:rsidR="00914C98">
        <w:instrText xml:space="preserve"> PAGEREF _Ref70684328 \h </w:instrText>
      </w:r>
      <w:r w:rsidR="00914C98">
        <w:fldChar w:fldCharType="separate"/>
      </w:r>
      <w:r w:rsidR="00916DFC">
        <w:rPr>
          <w:noProof/>
        </w:rPr>
        <w:t>14</w:t>
      </w:r>
      <w:r w:rsidR="00914C98">
        <w:fldChar w:fldCharType="end"/>
      </w:r>
      <w:r w:rsidR="00F97945">
        <w:t>).</w:t>
      </w:r>
    </w:p>
    <w:p w14:paraId="67DFD397" w14:textId="0E8BECF4" w:rsidR="00973F94" w:rsidRDefault="00EF5353" w:rsidP="00515260">
      <w:pPr>
        <w:pStyle w:val="ListParagraph"/>
        <w:numPr>
          <w:ilvl w:val="0"/>
          <w:numId w:val="58"/>
        </w:numPr>
      </w:pPr>
      <w:r>
        <w:t xml:space="preserve">Provide </w:t>
      </w:r>
      <w:r w:rsidR="00973F94">
        <w:t>an opportunity for event time reporting that is structured to allow for reporting of time uncertainty</w:t>
      </w:r>
      <w:r w:rsidR="00F97945">
        <w:t xml:space="preserve"> (see </w:t>
      </w:r>
      <w:r w:rsidR="00100393">
        <w:fldChar w:fldCharType="begin"/>
      </w:r>
      <w:r w:rsidR="00100393">
        <w:instrText xml:space="preserve"> REF _Ref52454933 \r \h </w:instrText>
      </w:r>
      <w:r w:rsidR="00100393">
        <w:fldChar w:fldCharType="separate"/>
      </w:r>
      <w:r w:rsidR="00916DFC">
        <w:t>4.8</w:t>
      </w:r>
      <w:r w:rsidR="00100393">
        <w:fldChar w:fldCharType="end"/>
      </w:r>
      <w:r w:rsidR="00FE6DEE">
        <w:t xml:space="preserve"> </w:t>
      </w:r>
      <w:r w:rsidR="00100393">
        <w:fldChar w:fldCharType="begin"/>
      </w:r>
      <w:r w:rsidR="00100393">
        <w:instrText xml:space="preserve"> REF _Ref52454933 \h </w:instrText>
      </w:r>
      <w:r w:rsidR="00100393">
        <w:fldChar w:fldCharType="separate"/>
      </w:r>
      <w:r w:rsidR="00916DFC">
        <w:t>Time</w:t>
      </w:r>
      <w:r w:rsidR="00100393">
        <w:fldChar w:fldCharType="end"/>
      </w:r>
      <w:r w:rsidR="00FE6DEE">
        <w:t xml:space="preserve"> </w:t>
      </w:r>
      <w:r w:rsidR="00100393">
        <w:fldChar w:fldCharType="begin"/>
      </w:r>
      <w:r w:rsidR="00100393">
        <w:instrText xml:space="preserve"> PAGEREF _Ref52454933 \p \h </w:instrText>
      </w:r>
      <w:r w:rsidR="00100393">
        <w:fldChar w:fldCharType="separate"/>
      </w:r>
      <w:r w:rsidR="00916DFC">
        <w:rPr>
          <w:noProof/>
        </w:rPr>
        <w:t>on page 68</w:t>
      </w:r>
      <w:r w:rsidR="00100393">
        <w:fldChar w:fldCharType="end"/>
      </w:r>
      <w:r w:rsidR="00F97945">
        <w:t>).</w:t>
      </w:r>
    </w:p>
    <w:p w14:paraId="10C5399A" w14:textId="77777777" w:rsidR="00590282" w:rsidRPr="009D47DE" w:rsidRDefault="00CB5DE2" w:rsidP="00515260">
      <w:pPr>
        <w:pStyle w:val="ListParagraph"/>
        <w:numPr>
          <w:ilvl w:val="0"/>
          <w:numId w:val="58"/>
        </w:numPr>
      </w:pPr>
      <w:r>
        <w:rPr>
          <w:rFonts w:eastAsia="Times New Roman"/>
        </w:rPr>
        <w:t>A</w:t>
      </w:r>
      <w:r w:rsidR="00704E00" w:rsidRPr="009D47DE">
        <w:rPr>
          <w:rFonts w:eastAsia="Times New Roman"/>
        </w:rPr>
        <w:t>llow a client</w:t>
      </w:r>
      <w:r w:rsidR="007F1442">
        <w:rPr>
          <w:rStyle w:val="FootnoteReference"/>
          <w:rFonts w:eastAsia="Times New Roman"/>
        </w:rPr>
        <w:footnoteReference w:id="7"/>
      </w:r>
      <w:r w:rsidR="00AE3DC3">
        <w:rPr>
          <w:rFonts w:eastAsia="Times New Roman"/>
        </w:rPr>
        <w:t xml:space="preserve"> </w:t>
      </w:r>
      <w:r w:rsidR="00704E00" w:rsidRPr="009D47DE">
        <w:rPr>
          <w:rFonts w:eastAsia="Times New Roman"/>
        </w:rPr>
        <w:t>to achieve and maintain eventual consistency</w:t>
      </w:r>
      <w:r w:rsidR="007F1442">
        <w:rPr>
          <w:rStyle w:val="FootnoteReference"/>
          <w:rFonts w:eastAsia="Times New Roman"/>
        </w:rPr>
        <w:footnoteReference w:id="8"/>
      </w:r>
      <w:r w:rsidR="00704E00" w:rsidRPr="009D47DE">
        <w:rPr>
          <w:rFonts w:eastAsia="Times New Roman"/>
        </w:rPr>
        <w:t xml:space="preserve"> with the state of the controlled system simply by connecting to the stream(s)</w:t>
      </w:r>
      <w:r w:rsidR="006855D0" w:rsidRPr="009D47DE">
        <w:rPr>
          <w:rFonts w:eastAsia="Times New Roman"/>
        </w:rPr>
        <w:t xml:space="preserve">, i.e., with no need to </w:t>
      </w:r>
      <w:r w:rsidR="00635544">
        <w:rPr>
          <w:rFonts w:eastAsia="Times New Roman"/>
        </w:rPr>
        <w:t>retrieve</w:t>
      </w:r>
      <w:r w:rsidR="00635544">
        <w:rPr>
          <w:rStyle w:val="FootnoteReference"/>
          <w:rFonts w:eastAsia="Times New Roman"/>
        </w:rPr>
        <w:footnoteReference w:id="9"/>
      </w:r>
      <w:r w:rsidR="006855D0" w:rsidRPr="009D47DE">
        <w:rPr>
          <w:rFonts w:eastAsia="Times New Roman"/>
        </w:rPr>
        <w:t xml:space="preserve"> current state</w:t>
      </w:r>
      <w:r w:rsidR="00943BA6" w:rsidRPr="009D47DE">
        <w:rPr>
          <w:rFonts w:eastAsia="Times New Roman"/>
        </w:rPr>
        <w:t xml:space="preserve"> prior to processing</w:t>
      </w:r>
      <w:r w:rsidR="00FC4865">
        <w:rPr>
          <w:rFonts w:eastAsia="Times New Roman"/>
        </w:rPr>
        <w:t xml:space="preserve"> log</w:t>
      </w:r>
      <w:r w:rsidR="00943BA6" w:rsidRPr="009D47DE">
        <w:rPr>
          <w:rFonts w:eastAsia="Times New Roman"/>
        </w:rPr>
        <w:t xml:space="preserve"> reports.</w:t>
      </w:r>
    </w:p>
    <w:p w14:paraId="793F7214" w14:textId="77777777" w:rsidR="000945BE" w:rsidRPr="00203188" w:rsidRDefault="00CF1B8C" w:rsidP="00515260">
      <w:pPr>
        <w:pStyle w:val="ListParagraph"/>
        <w:numPr>
          <w:ilvl w:val="1"/>
          <w:numId w:val="58"/>
        </w:numPr>
      </w:pPr>
      <w:r>
        <w:rPr>
          <w:rFonts w:eastAsia="Times New Roman"/>
        </w:rPr>
        <w:t>M</w:t>
      </w:r>
      <w:r w:rsidR="000945BE">
        <w:rPr>
          <w:rFonts w:eastAsia="Times New Roman"/>
        </w:rPr>
        <w:t>ake</w:t>
      </w:r>
      <w:r>
        <w:rPr>
          <w:rFonts w:eastAsia="Times New Roman"/>
        </w:rPr>
        <w:t>s</w:t>
      </w:r>
      <w:r w:rsidR="000945BE">
        <w:rPr>
          <w:rFonts w:eastAsia="Times New Roman"/>
        </w:rPr>
        <w:t xml:space="preserve"> it a provider</w:t>
      </w:r>
      <w:r w:rsidR="00A42D19">
        <w:rPr>
          <w:rStyle w:val="FootnoteReference"/>
          <w:rFonts w:eastAsia="Times New Roman"/>
        </w:rPr>
        <w:footnoteReference w:id="10"/>
      </w:r>
      <w:r w:rsidR="000945BE">
        <w:rPr>
          <w:rFonts w:eastAsia="Times New Roman"/>
        </w:rPr>
        <w:t xml:space="preserve"> responsibility to send information to the client that ensures eventual consistency is achievable</w:t>
      </w:r>
      <w:r w:rsidR="00DD00B7">
        <w:rPr>
          <w:rStyle w:val="FootnoteReference"/>
          <w:rFonts w:eastAsia="Times New Roman"/>
        </w:rPr>
        <w:footnoteReference w:id="11"/>
      </w:r>
      <w:r w:rsidR="000945BE">
        <w:rPr>
          <w:rFonts w:eastAsia="Times New Roman"/>
        </w:rPr>
        <w:t>, removing sequencing complexity</w:t>
      </w:r>
      <w:r w:rsidR="00203188">
        <w:rPr>
          <w:rFonts w:eastAsia="Times New Roman"/>
        </w:rPr>
        <w:t>.</w:t>
      </w:r>
    </w:p>
    <w:p w14:paraId="12085EC2" w14:textId="77777777" w:rsidR="00203188" w:rsidRPr="00B71E97" w:rsidRDefault="00203188" w:rsidP="00515260">
      <w:pPr>
        <w:pStyle w:val="ListParagraph"/>
        <w:numPr>
          <w:ilvl w:val="1"/>
          <w:numId w:val="58"/>
        </w:numPr>
      </w:pPr>
      <w:r>
        <w:rPr>
          <w:rFonts w:eastAsia="Times New Roman"/>
        </w:rPr>
        <w:t xml:space="preserve">Improves provide-side scale </w:t>
      </w:r>
      <w:r w:rsidR="005D3D80">
        <w:rPr>
          <w:rFonts w:eastAsia="Times New Roman"/>
        </w:rPr>
        <w:t xml:space="preserve">as simply based on a time-sequenced log of events as opposed to a combination of a time-sequenced log and a </w:t>
      </w:r>
      <w:r w:rsidR="006A46BB">
        <w:rPr>
          <w:rFonts w:eastAsia="Times New Roman"/>
        </w:rPr>
        <w:t>repository</w:t>
      </w:r>
      <w:r w:rsidR="00000E3B">
        <w:rPr>
          <w:rStyle w:val="FootnoteReference"/>
          <w:rFonts w:eastAsia="Times New Roman"/>
        </w:rPr>
        <w:footnoteReference w:id="12"/>
      </w:r>
      <w:r w:rsidR="00F956EA">
        <w:rPr>
          <w:rFonts w:eastAsia="Times New Roman"/>
        </w:rPr>
        <w:t xml:space="preserve">. </w:t>
      </w:r>
    </w:p>
    <w:p w14:paraId="6627E4C2" w14:textId="77777777" w:rsidR="00B71E97" w:rsidRDefault="00B71E97" w:rsidP="00B71E97">
      <w:pPr>
        <w:pStyle w:val="ListParagraph"/>
        <w:ind w:left="774"/>
      </w:pPr>
      <w:r>
        <w:rPr>
          <w:rFonts w:eastAsia="Times New Roman"/>
        </w:rPr>
        <w:t xml:space="preserve">Note: There is still a need for the </w:t>
      </w:r>
      <w:r w:rsidR="0084026A">
        <w:rPr>
          <w:rFonts w:eastAsia="Times New Roman"/>
        </w:rPr>
        <w:t>client</w:t>
      </w:r>
      <w:r>
        <w:rPr>
          <w:rFonts w:eastAsia="Times New Roman"/>
        </w:rPr>
        <w:t xml:space="preserve"> to “mark and sweep” </w:t>
      </w:r>
      <w:r w:rsidR="00E13260">
        <w:rPr>
          <w:rFonts w:eastAsia="Times New Roman"/>
        </w:rPr>
        <w:t>to achieve</w:t>
      </w:r>
      <w:r w:rsidR="00CF705C">
        <w:rPr>
          <w:rFonts w:eastAsia="Times New Roman"/>
        </w:rPr>
        <w:t xml:space="preserve"> full system realignment</w:t>
      </w:r>
      <w:r w:rsidR="00E13260">
        <w:rPr>
          <w:rFonts w:eastAsia="Times New Roman"/>
        </w:rPr>
        <w:t xml:space="preserve"> on </w:t>
      </w:r>
      <w:r w:rsidR="00A66D82">
        <w:rPr>
          <w:rFonts w:eastAsia="Times New Roman"/>
        </w:rPr>
        <w:t xml:space="preserve">recovery from </w:t>
      </w:r>
      <w:r w:rsidR="00E13260">
        <w:rPr>
          <w:rFonts w:eastAsia="Times New Roman"/>
        </w:rPr>
        <w:t>major loss of communications.</w:t>
      </w:r>
    </w:p>
    <w:p w14:paraId="237FCDBB" w14:textId="77777777" w:rsidR="007A2E86" w:rsidRPr="007A2E86" w:rsidRDefault="007A2E86" w:rsidP="00515260">
      <w:pPr>
        <w:pStyle w:val="ListParagraph"/>
        <w:numPr>
          <w:ilvl w:val="0"/>
          <w:numId w:val="58"/>
        </w:numPr>
      </w:pPr>
      <w:r>
        <w:rPr>
          <w:rFonts w:eastAsia="Times New Roman"/>
        </w:rPr>
        <w:t xml:space="preserve">Allow for </w:t>
      </w:r>
      <w:r w:rsidR="00584746">
        <w:rPr>
          <w:rFonts w:eastAsia="Times New Roman"/>
        </w:rPr>
        <w:t xml:space="preserve">efficient </w:t>
      </w:r>
      <w:r>
        <w:rPr>
          <w:rFonts w:eastAsia="Times New Roman"/>
        </w:rPr>
        <w:t xml:space="preserve">recovery from temporary </w:t>
      </w:r>
      <w:r w:rsidR="001D769D">
        <w:rPr>
          <w:rFonts w:eastAsia="Times New Roman"/>
        </w:rPr>
        <w:t>streaming channel communication</w:t>
      </w:r>
      <w:r>
        <w:rPr>
          <w:rFonts w:eastAsia="Times New Roman"/>
        </w:rPr>
        <w:t xml:space="preserve"> failures</w:t>
      </w:r>
      <w:r w:rsidR="00484DB1">
        <w:rPr>
          <w:rStyle w:val="FootnoteReference"/>
          <w:rFonts w:eastAsia="Times New Roman"/>
        </w:rPr>
        <w:footnoteReference w:id="13"/>
      </w:r>
      <w:r w:rsidR="00773020">
        <w:rPr>
          <w:rFonts w:eastAsia="Times New Roman"/>
        </w:rPr>
        <w:t>.</w:t>
      </w:r>
    </w:p>
    <w:p w14:paraId="79043DF2" w14:textId="77777777" w:rsidR="00666814" w:rsidRPr="000945BE" w:rsidRDefault="009D47DE" w:rsidP="00515260">
      <w:pPr>
        <w:pStyle w:val="ListParagraph"/>
        <w:numPr>
          <w:ilvl w:val="0"/>
          <w:numId w:val="58"/>
        </w:numPr>
      </w:pPr>
      <w:r>
        <w:rPr>
          <w:rFonts w:eastAsia="Times New Roman"/>
        </w:rPr>
        <w:t>Take pressure off of a client when under heavy load</w:t>
      </w:r>
      <w:r w:rsidR="00F94FDF">
        <w:rPr>
          <w:rFonts w:eastAsia="Times New Roman"/>
        </w:rPr>
        <w:t>, recognizing that loss of some detail when under extreme pressure is inevitable and tolerable</w:t>
      </w:r>
      <w:r w:rsidR="00484DB1">
        <w:rPr>
          <w:rStyle w:val="FootnoteReference"/>
          <w:rFonts w:eastAsia="Times New Roman"/>
        </w:rPr>
        <w:footnoteReference w:id="14"/>
      </w:r>
      <w:r w:rsidR="00265D87">
        <w:rPr>
          <w:rFonts w:eastAsia="Times New Roman"/>
        </w:rPr>
        <w:t>.</w:t>
      </w:r>
    </w:p>
    <w:p w14:paraId="32C963E7" w14:textId="77777777" w:rsidR="000945BE" w:rsidRPr="009648E6" w:rsidRDefault="000945BE" w:rsidP="00515260">
      <w:pPr>
        <w:pStyle w:val="ListParagraph"/>
        <w:numPr>
          <w:ilvl w:val="0"/>
          <w:numId w:val="58"/>
        </w:numPr>
      </w:pPr>
      <w:r>
        <w:rPr>
          <w:rFonts w:eastAsia="Times New Roman"/>
        </w:rPr>
        <w:t xml:space="preserve">Remove the need for complex subscription in </w:t>
      </w:r>
      <w:r w:rsidR="009648E6">
        <w:rPr>
          <w:rFonts w:eastAsia="Times New Roman"/>
        </w:rPr>
        <w:t xml:space="preserve">normal </w:t>
      </w:r>
      <w:r w:rsidR="003559F9">
        <w:rPr>
          <w:rFonts w:eastAsia="Times New Roman"/>
        </w:rPr>
        <w:t>controller</w:t>
      </w:r>
      <w:r w:rsidR="009648E6">
        <w:rPr>
          <w:rFonts w:eastAsia="Times New Roman"/>
        </w:rPr>
        <w:t>-controller interaction</w:t>
      </w:r>
      <w:r w:rsidR="00584746">
        <w:rPr>
          <w:rFonts w:eastAsia="Times New Roman"/>
        </w:rPr>
        <w:t>.</w:t>
      </w:r>
    </w:p>
    <w:p w14:paraId="730A5979" w14:textId="77777777" w:rsidR="00945955" w:rsidRPr="00945955" w:rsidRDefault="00B42CC6" w:rsidP="00515260">
      <w:pPr>
        <w:pStyle w:val="ListParagraph"/>
        <w:numPr>
          <w:ilvl w:val="0"/>
          <w:numId w:val="58"/>
        </w:numPr>
      </w:pPr>
      <w:r>
        <w:rPr>
          <w:rFonts w:eastAsia="Times New Roman"/>
        </w:rPr>
        <w:lastRenderedPageBreak/>
        <w:t>Are</w:t>
      </w:r>
      <w:r w:rsidR="00945955">
        <w:rPr>
          <w:rFonts w:eastAsia="Times New Roman"/>
        </w:rPr>
        <w:t xml:space="preserve"> structured to s</w:t>
      </w:r>
      <w:r w:rsidR="009648E6">
        <w:rPr>
          <w:rFonts w:eastAsia="Times New Roman"/>
        </w:rPr>
        <w:t>upport</w:t>
      </w:r>
      <w:r w:rsidR="00FD6F19">
        <w:rPr>
          <w:rFonts w:eastAsia="Times New Roman"/>
        </w:rPr>
        <w:t>,</w:t>
      </w:r>
      <w:r w:rsidR="00945955">
        <w:rPr>
          <w:rFonts w:eastAsia="Times New Roman"/>
        </w:rPr>
        <w:t xml:space="preserve"> in future</w:t>
      </w:r>
      <w:r w:rsidR="001E61FF">
        <w:rPr>
          <w:rFonts w:eastAsia="Times New Roman"/>
        </w:rPr>
        <w:t xml:space="preserve"> versions of this specification</w:t>
      </w:r>
      <w:r w:rsidR="005E69F7">
        <w:rPr>
          <w:rStyle w:val="FootnoteReference"/>
          <w:rFonts w:eastAsia="Times New Roman"/>
        </w:rPr>
        <w:footnoteReference w:id="15"/>
      </w:r>
      <w:r w:rsidR="005E69F7">
        <w:rPr>
          <w:rFonts w:eastAsia="Times New Roman"/>
        </w:rPr>
        <w:t>,</w:t>
      </w:r>
      <w:r w:rsidR="007C37CF">
        <w:rPr>
          <w:rFonts w:eastAsia="Times New Roman"/>
        </w:rPr>
        <w:t xml:space="preserve"> the:</w:t>
      </w:r>
    </w:p>
    <w:p w14:paraId="6F177EE0" w14:textId="77777777" w:rsidR="009648E6" w:rsidRPr="000B51B2" w:rsidRDefault="007C37CF" w:rsidP="00515260">
      <w:pPr>
        <w:pStyle w:val="ListParagraph"/>
        <w:numPr>
          <w:ilvl w:val="1"/>
          <w:numId w:val="58"/>
        </w:numPr>
      </w:pPr>
      <w:r>
        <w:rPr>
          <w:rFonts w:eastAsia="Times New Roman"/>
        </w:rPr>
        <w:t>P</w:t>
      </w:r>
      <w:r w:rsidR="00A179DB">
        <w:rPr>
          <w:rFonts w:eastAsia="Times New Roman"/>
        </w:rPr>
        <w:t>roviding of multiple alternative views of the controlled solution</w:t>
      </w:r>
      <w:r w:rsidR="00CF48D1">
        <w:rPr>
          <w:rStyle w:val="FootnoteReference"/>
          <w:rFonts w:eastAsia="Times New Roman"/>
        </w:rPr>
        <w:footnoteReference w:id="16"/>
      </w:r>
    </w:p>
    <w:p w14:paraId="736B4465" w14:textId="77777777" w:rsidR="00FD6F19" w:rsidRPr="009B4D87" w:rsidRDefault="007C37CF" w:rsidP="00515260">
      <w:pPr>
        <w:pStyle w:val="ListParagraph"/>
        <w:numPr>
          <w:ilvl w:val="1"/>
          <w:numId w:val="58"/>
        </w:numPr>
      </w:pPr>
      <w:r>
        <w:rPr>
          <w:rFonts w:eastAsia="Times New Roman"/>
        </w:rPr>
        <w:t>C</w:t>
      </w:r>
      <w:r w:rsidR="004D502E">
        <w:rPr>
          <w:rFonts w:eastAsia="Times New Roman"/>
        </w:rPr>
        <w:t>reation of streams for temporary flows of information such as one or more spotlights</w:t>
      </w:r>
      <w:r w:rsidR="00945955">
        <w:rPr>
          <w:rFonts w:eastAsia="Times New Roman"/>
        </w:rPr>
        <w:t xml:space="preserve"> on detailed state change</w:t>
      </w:r>
      <w:r w:rsidR="004D502E">
        <w:rPr>
          <w:rFonts w:eastAsia="Times New Roman"/>
        </w:rPr>
        <w:t xml:space="preserve"> </w:t>
      </w:r>
      <w:r w:rsidR="00945955">
        <w:rPr>
          <w:rFonts w:eastAsia="Times New Roman"/>
        </w:rPr>
        <w:t>or snapshots of current state</w:t>
      </w:r>
    </w:p>
    <w:p w14:paraId="752BBB9E" w14:textId="77777777" w:rsidR="009B4D87" w:rsidRPr="00666814" w:rsidRDefault="009B4D87" w:rsidP="009B4D87">
      <w:r>
        <w:t>The TAPI streaming approach is aligned in principle with the approach tak</w:t>
      </w:r>
      <w:r w:rsidR="00E12A0C">
        <w:t>en by the [GNMI] community</w:t>
      </w:r>
      <w:r w:rsidR="00991192">
        <w:t xml:space="preserve"> with respect to the operation of the STREAM</w:t>
      </w:r>
      <w:r w:rsidR="0091438B">
        <w:t xml:space="preserve"> described in the [GNMI-SPEC]</w:t>
      </w:r>
      <w:r w:rsidR="00B45173">
        <w:t>.</w:t>
      </w:r>
    </w:p>
    <w:p w14:paraId="29C99004" w14:textId="77777777" w:rsidR="007B4527" w:rsidRDefault="007B4527" w:rsidP="00EB62A7">
      <w:pPr>
        <w:pStyle w:val="Heading2"/>
      </w:pPr>
      <w:bookmarkStart w:id="35" w:name="_Toc223392183"/>
      <w:r>
        <w:t>TAPI application</w:t>
      </w:r>
      <w:bookmarkEnd w:id="35"/>
    </w:p>
    <w:p w14:paraId="34A6A76B" w14:textId="5B53778D" w:rsidR="007B4527" w:rsidRDefault="007B4527" w:rsidP="007B4527">
      <w:pPr>
        <w:rPr>
          <w:rFonts w:eastAsia="Times New Roman"/>
        </w:rPr>
      </w:pPr>
      <w:r>
        <w:rPr>
          <w:rFonts w:eastAsia="Times New Roman"/>
        </w:rPr>
        <w:t xml:space="preserve">TAPI </w:t>
      </w:r>
      <w:r w:rsidR="0006028A">
        <w:rPr>
          <w:rFonts w:eastAsia="Times New Roman"/>
        </w:rPr>
        <w:t xml:space="preserve">Streaming </w:t>
      </w:r>
      <w:r>
        <w:rPr>
          <w:rFonts w:eastAsia="Times New Roman"/>
        </w:rPr>
        <w:t xml:space="preserve">can be used in several different applications. The primary application is one where </w:t>
      </w:r>
      <w:r w:rsidR="00650C70">
        <w:rPr>
          <w:rFonts w:eastAsia="Times New Roman"/>
        </w:rPr>
        <w:t xml:space="preserve">a </w:t>
      </w:r>
      <w:r>
        <w:rPr>
          <w:rFonts w:eastAsia="Times New Roman"/>
        </w:rPr>
        <w:t xml:space="preserve">provider is </w:t>
      </w:r>
      <w:r w:rsidR="00650C70">
        <w:rPr>
          <w:rFonts w:eastAsia="Times New Roman"/>
        </w:rPr>
        <w:t>offering</w:t>
      </w:r>
      <w:r>
        <w:rPr>
          <w:rFonts w:eastAsia="Times New Roman"/>
        </w:rPr>
        <w:t xml:space="preserve"> an ongoing flow of state updates to a client</w:t>
      </w:r>
      <w:r w:rsidR="00EC03F8">
        <w:rPr>
          <w:rFonts w:eastAsia="Times New Roman"/>
        </w:rPr>
        <w:t xml:space="preserve">, as depicted in </w:t>
      </w:r>
      <w:r w:rsidR="00D57A22">
        <w:rPr>
          <w:rFonts w:eastAsia="Times New Roman"/>
        </w:rPr>
        <w:fldChar w:fldCharType="begin"/>
      </w:r>
      <w:r w:rsidR="00D57A22">
        <w:rPr>
          <w:rFonts w:eastAsia="Times New Roman"/>
        </w:rPr>
        <w:instrText xml:space="preserve"> REF _Ref8641135 \h </w:instrText>
      </w:r>
      <w:r w:rsidR="00D57A22">
        <w:rPr>
          <w:rFonts w:eastAsia="Times New Roman"/>
        </w:rPr>
      </w:r>
      <w:r w:rsidR="00D57A22">
        <w:rPr>
          <w:rFonts w:eastAsia="Times New Roman"/>
        </w:rPr>
        <w:fldChar w:fldCharType="separate"/>
      </w:r>
      <w:r w:rsidR="00916DFC" w:rsidRPr="00CA3534">
        <w:t xml:space="preserve">Figure </w:t>
      </w:r>
      <w:r w:rsidR="00916DFC">
        <w:rPr>
          <w:noProof/>
        </w:rPr>
        <w:t>1</w:t>
      </w:r>
      <w:r w:rsidR="00D57A22">
        <w:rPr>
          <w:rFonts w:eastAsia="Times New Roman"/>
        </w:rPr>
        <w:fldChar w:fldCharType="end"/>
      </w:r>
      <w:r w:rsidR="00D57A22">
        <w:rPr>
          <w:rFonts w:eastAsia="Times New Roman"/>
        </w:rPr>
        <w:t xml:space="preserve"> </w:t>
      </w:r>
      <w:r w:rsidR="00D57A22">
        <w:rPr>
          <w:rFonts w:eastAsia="Times New Roman"/>
        </w:rPr>
        <w:fldChar w:fldCharType="begin"/>
      </w:r>
      <w:r w:rsidR="00D57A22">
        <w:rPr>
          <w:rFonts w:eastAsia="Times New Roman"/>
        </w:rPr>
        <w:instrText xml:space="preserve"> REF _Ref86650549 \p \h </w:instrText>
      </w:r>
      <w:r w:rsidR="00D57A22">
        <w:rPr>
          <w:rFonts w:eastAsia="Times New Roman"/>
        </w:rPr>
      </w:r>
      <w:r w:rsidR="00D57A22">
        <w:rPr>
          <w:rFonts w:eastAsia="Times New Roman"/>
        </w:rPr>
        <w:fldChar w:fldCharType="separate"/>
      </w:r>
      <w:r w:rsidR="00916DFC">
        <w:rPr>
          <w:rFonts w:eastAsia="Times New Roman"/>
        </w:rPr>
        <w:t>above</w:t>
      </w:r>
      <w:r w:rsidR="00D57A22">
        <w:rPr>
          <w:rFonts w:eastAsia="Times New Roman"/>
        </w:rPr>
        <w:fldChar w:fldCharType="end"/>
      </w:r>
      <w:r w:rsidR="00EC03F8">
        <w:rPr>
          <w:rFonts w:eastAsia="Times New Roman"/>
        </w:rPr>
        <w:t>.</w:t>
      </w:r>
    </w:p>
    <w:p w14:paraId="78719606" w14:textId="77777777" w:rsidR="006B07A0" w:rsidRDefault="007B4527" w:rsidP="007B4527">
      <w:pPr>
        <w:rPr>
          <w:rFonts w:eastAsia="Times New Roman"/>
        </w:rPr>
      </w:pPr>
      <w:r>
        <w:rPr>
          <w:rFonts w:eastAsia="Times New Roman"/>
        </w:rPr>
        <w:t>In this application the following a</w:t>
      </w:r>
      <w:r w:rsidR="00AD1054" w:rsidRPr="001C2684">
        <w:rPr>
          <w:rFonts w:eastAsia="Times New Roman"/>
        </w:rPr>
        <w:t>ssumptions</w:t>
      </w:r>
      <w:r>
        <w:rPr>
          <w:rFonts w:eastAsia="Times New Roman"/>
        </w:rPr>
        <w:t xml:space="preserve"> apply</w:t>
      </w:r>
      <w:r w:rsidR="00AD1054" w:rsidRPr="001C2684">
        <w:rPr>
          <w:rFonts w:eastAsia="Times New Roman"/>
        </w:rPr>
        <w:t>:</w:t>
      </w:r>
    </w:p>
    <w:p w14:paraId="3895626F" w14:textId="77777777" w:rsidR="00AB4748" w:rsidRDefault="00AD1054" w:rsidP="00A41030">
      <w:pPr>
        <w:pStyle w:val="ListParagraph"/>
        <w:numPr>
          <w:ilvl w:val="0"/>
          <w:numId w:val="18"/>
        </w:numPr>
      </w:pPr>
      <w:r w:rsidRPr="001D5266">
        <w:t>The client</w:t>
      </w:r>
      <w:r w:rsidR="007B4527" w:rsidRPr="001D5266">
        <w:t xml:space="preserve"> </w:t>
      </w:r>
      <w:r w:rsidRPr="001D5266">
        <w:t>has one or more</w:t>
      </w:r>
      <w:r w:rsidR="007B4527" w:rsidRPr="001D5266">
        <w:t xml:space="preserve"> internal</w:t>
      </w:r>
      <w:r w:rsidRPr="001D5266">
        <w:t xml:space="preserve"> representations of the semantics (models) of the </w:t>
      </w:r>
      <w:r w:rsidR="007B4527" w:rsidRPr="001D5266">
        <w:t>controlled system (network etc.)</w:t>
      </w:r>
      <w:r w:rsidR="00AB4748">
        <w:t>. A representation may:</w:t>
      </w:r>
    </w:p>
    <w:p w14:paraId="55EE18B6" w14:textId="77777777" w:rsidR="00AB4748" w:rsidRPr="00AB4748" w:rsidRDefault="00AB4748" w:rsidP="00A41030">
      <w:pPr>
        <w:pStyle w:val="ListParagraph"/>
        <w:numPr>
          <w:ilvl w:val="1"/>
          <w:numId w:val="18"/>
        </w:numPr>
      </w:pPr>
      <w:r>
        <w:rPr>
          <w:rFonts w:eastAsia="Times New Roman"/>
        </w:rPr>
        <w:t>R</w:t>
      </w:r>
      <w:r w:rsidR="00AD1054" w:rsidRPr="00AB4748">
        <w:rPr>
          <w:rFonts w:eastAsia="Times New Roman"/>
        </w:rPr>
        <w:t>elate to a subset of the TAPI model (e.g., just physical inventory)</w:t>
      </w:r>
    </w:p>
    <w:p w14:paraId="2A36D689" w14:textId="77777777" w:rsidR="00AB4748" w:rsidRPr="00AB4748" w:rsidRDefault="00AB4748" w:rsidP="00A41030">
      <w:pPr>
        <w:pStyle w:val="ListParagraph"/>
        <w:numPr>
          <w:ilvl w:val="1"/>
          <w:numId w:val="18"/>
        </w:numPr>
      </w:pPr>
      <w:r>
        <w:rPr>
          <w:rFonts w:eastAsia="Times New Roman"/>
        </w:rPr>
        <w:t>C</w:t>
      </w:r>
      <w:r w:rsidR="007B4527" w:rsidRPr="00AB4748">
        <w:rPr>
          <w:rFonts w:eastAsia="Times New Roman"/>
        </w:rPr>
        <w:t>ompress</w:t>
      </w:r>
      <w:r w:rsidR="00AD1054" w:rsidRPr="00AB4748">
        <w:rPr>
          <w:rFonts w:eastAsia="Times New Roman"/>
        </w:rPr>
        <w:t xml:space="preserve"> or expand parts of the model (e.g., Topology and Node are combined into a ForwardingDomain)</w:t>
      </w:r>
    </w:p>
    <w:p w14:paraId="14D10623" w14:textId="77777777" w:rsidR="00AB4748" w:rsidRPr="00AB4748" w:rsidRDefault="00AB4748" w:rsidP="00A41030">
      <w:pPr>
        <w:pStyle w:val="ListParagraph"/>
        <w:numPr>
          <w:ilvl w:val="1"/>
          <w:numId w:val="18"/>
        </w:numPr>
      </w:pPr>
      <w:r>
        <w:rPr>
          <w:rFonts w:eastAsia="Times New Roman"/>
        </w:rPr>
        <w:t>B</w:t>
      </w:r>
      <w:r w:rsidR="00AD1054" w:rsidRPr="00AB4748">
        <w:rPr>
          <w:rFonts w:eastAsia="Times New Roman"/>
        </w:rPr>
        <w:t>e enriched with associations (e.g., some or all of the one-way navigations are converted to two</w:t>
      </w:r>
      <w:r w:rsidR="007B4527" w:rsidRPr="00AB4748">
        <w:rPr>
          <w:rFonts w:eastAsia="Times New Roman"/>
        </w:rPr>
        <w:t>-</w:t>
      </w:r>
      <w:r w:rsidR="00AD1054" w:rsidRPr="00AB4748">
        <w:rPr>
          <w:rFonts w:eastAsia="Times New Roman"/>
        </w:rPr>
        <w:t>way navigations)</w:t>
      </w:r>
    </w:p>
    <w:p w14:paraId="31E52151" w14:textId="77777777" w:rsidR="00AB4748" w:rsidRPr="00AB4748" w:rsidRDefault="00AD1054" w:rsidP="00A41030">
      <w:pPr>
        <w:pStyle w:val="ListParagraph"/>
        <w:numPr>
          <w:ilvl w:val="0"/>
          <w:numId w:val="18"/>
        </w:numPr>
      </w:pPr>
      <w:r w:rsidRPr="00AB4748">
        <w:rPr>
          <w:rFonts w:eastAsia="Times New Roman"/>
        </w:rPr>
        <w:t>The client</w:t>
      </w:r>
      <w:r w:rsidR="00D97775">
        <w:rPr>
          <w:rFonts w:eastAsia="Times New Roman"/>
        </w:rPr>
        <w:t xml:space="preserve"> </w:t>
      </w:r>
      <w:r w:rsidRPr="00AB4748">
        <w:rPr>
          <w:rFonts w:eastAsia="Times New Roman"/>
        </w:rPr>
        <w:t>maintains</w:t>
      </w:r>
      <w:r w:rsidR="007B4527" w:rsidRPr="00AB4748">
        <w:rPr>
          <w:rFonts w:eastAsia="Times New Roman"/>
        </w:rPr>
        <w:t xml:space="preserve"> (stores in some form of repository)</w:t>
      </w:r>
      <w:r w:rsidRPr="00AB4748">
        <w:rPr>
          <w:rFonts w:eastAsia="Times New Roman"/>
        </w:rPr>
        <w:t xml:space="preserve"> a</w:t>
      </w:r>
      <w:r w:rsidR="007B4527" w:rsidRPr="00AB4748">
        <w:rPr>
          <w:rFonts w:eastAsia="Times New Roman"/>
        </w:rPr>
        <w:t>n ongoing live</w:t>
      </w:r>
      <w:r w:rsidRPr="00AB4748">
        <w:rPr>
          <w:rFonts w:eastAsia="Times New Roman"/>
        </w:rPr>
        <w:t xml:space="preserve"> view of the</w:t>
      </w:r>
      <w:r w:rsidR="007B4527" w:rsidRPr="00AB4748">
        <w:rPr>
          <w:rFonts w:eastAsia="Times New Roman"/>
        </w:rPr>
        <w:t xml:space="preserve"> state of the</w:t>
      </w:r>
      <w:r w:rsidRPr="00AB4748">
        <w:rPr>
          <w:rFonts w:eastAsia="Times New Roman"/>
        </w:rPr>
        <w:t xml:space="preserve"> instances of </w:t>
      </w:r>
      <w:r w:rsidR="00CF48D1">
        <w:rPr>
          <w:rFonts w:eastAsia="Times New Roman"/>
        </w:rPr>
        <w:t>elements</w:t>
      </w:r>
      <w:r w:rsidRPr="00AB4748">
        <w:rPr>
          <w:rFonts w:eastAsia="Times New Roman"/>
        </w:rPr>
        <w:t xml:space="preserve"> in the</w:t>
      </w:r>
      <w:r w:rsidR="007B4527" w:rsidRPr="00AB4748">
        <w:rPr>
          <w:rFonts w:eastAsia="Times New Roman"/>
        </w:rPr>
        <w:t xml:space="preserve"> controlled system</w:t>
      </w:r>
      <w:r w:rsidRPr="00AB4748">
        <w:rPr>
          <w:rFonts w:eastAsia="Times New Roman"/>
        </w:rPr>
        <w:t xml:space="preserve"> </w:t>
      </w:r>
      <w:r w:rsidR="007B4527" w:rsidRPr="00AB4748">
        <w:rPr>
          <w:rFonts w:eastAsia="Times New Roman"/>
        </w:rPr>
        <w:t>so as to populate</w:t>
      </w:r>
      <w:r w:rsidRPr="00AB4748">
        <w:rPr>
          <w:rFonts w:eastAsia="Times New Roman"/>
        </w:rPr>
        <w:t xml:space="preserve"> each of its representational forms</w:t>
      </w:r>
    </w:p>
    <w:p w14:paraId="3E3BE788" w14:textId="77777777" w:rsidR="00AB4748" w:rsidRPr="00AB4748" w:rsidRDefault="007B4527" w:rsidP="00A41030">
      <w:pPr>
        <w:pStyle w:val="ListParagraph"/>
        <w:numPr>
          <w:ilvl w:val="1"/>
          <w:numId w:val="18"/>
        </w:numPr>
      </w:pPr>
      <w:r w:rsidRPr="00AB4748">
        <w:rPr>
          <w:rFonts w:eastAsia="Times New Roman"/>
        </w:rPr>
        <w:t xml:space="preserve">A mechanism is </w:t>
      </w:r>
      <w:r w:rsidR="0030016C">
        <w:rPr>
          <w:rFonts w:eastAsia="Times New Roman"/>
        </w:rPr>
        <w:t>available</w:t>
      </w:r>
      <w:r w:rsidRPr="00AB4748">
        <w:rPr>
          <w:rFonts w:eastAsia="Times New Roman"/>
        </w:rPr>
        <w:t xml:space="preserve"> that enables the on-going reporting</w:t>
      </w:r>
      <w:r w:rsidR="0030016C">
        <w:rPr>
          <w:rFonts w:eastAsia="Times New Roman"/>
        </w:rPr>
        <w:t xml:space="preserve">, </w:t>
      </w:r>
      <w:r w:rsidR="0030016C" w:rsidRPr="00AB4748">
        <w:rPr>
          <w:rFonts w:eastAsia="Times New Roman"/>
        </w:rPr>
        <w:t>from the provider to the client,</w:t>
      </w:r>
      <w:r w:rsidRPr="00AB4748">
        <w:rPr>
          <w:rFonts w:eastAsia="Times New Roman"/>
        </w:rPr>
        <w:t xml:space="preserve"> of change </w:t>
      </w:r>
      <w:r w:rsidR="0030016C">
        <w:rPr>
          <w:rFonts w:eastAsia="Times New Roman"/>
        </w:rPr>
        <w:t>in information known to the provider</w:t>
      </w:r>
      <w:r w:rsidR="00CF48D1">
        <w:rPr>
          <w:rFonts w:eastAsia="Times New Roman"/>
        </w:rPr>
        <w:t>.</w:t>
      </w:r>
    </w:p>
    <w:p w14:paraId="1B2E34B6" w14:textId="53688A12" w:rsidR="00AB4748" w:rsidRPr="00FD2848" w:rsidRDefault="007B4527" w:rsidP="00A41030">
      <w:pPr>
        <w:pStyle w:val="ListParagraph"/>
        <w:numPr>
          <w:ilvl w:val="1"/>
          <w:numId w:val="18"/>
        </w:numPr>
      </w:pPr>
      <w:r w:rsidRPr="00AB4748">
        <w:rPr>
          <w:rFonts w:eastAsia="Times New Roman"/>
        </w:rPr>
        <w:t>Note: A view that is constructed from the currently known state will necessarily be plesiochronous</w:t>
      </w:r>
      <w:r w:rsidR="00CF48D1">
        <w:rPr>
          <w:rStyle w:val="FootnoteReference"/>
          <w:rFonts w:eastAsia="Times New Roman"/>
        </w:rPr>
        <w:footnoteReference w:id="17"/>
      </w:r>
      <w:r w:rsidRPr="00AB4748">
        <w:rPr>
          <w:rFonts w:eastAsia="Times New Roman"/>
        </w:rPr>
        <w:t xml:space="preserve"> with respect to the actual network state because of differential network and processing delays. After some period, the </w:t>
      </w:r>
      <w:r w:rsidR="0018495B">
        <w:rPr>
          <w:rFonts w:eastAsia="Times New Roman"/>
        </w:rPr>
        <w:t xml:space="preserve">temporal </w:t>
      </w:r>
      <w:r w:rsidRPr="00AB4748">
        <w:rPr>
          <w:rFonts w:eastAsia="Times New Roman"/>
        </w:rPr>
        <w:t>inaccuracies can mainly be corrected</w:t>
      </w:r>
      <w:r w:rsidR="00F7131C">
        <w:rPr>
          <w:rFonts w:eastAsia="Times New Roman"/>
        </w:rPr>
        <w:t xml:space="preserve"> in a view of a particular past time</w:t>
      </w:r>
      <w:r w:rsidRPr="00AB4748">
        <w:rPr>
          <w:rFonts w:eastAsia="Times New Roman"/>
        </w:rPr>
        <w:t xml:space="preserve"> such that the state that was present at some appropriately past time is determinable.</w:t>
      </w:r>
      <w:r w:rsidR="007C2149">
        <w:rPr>
          <w:rFonts w:eastAsia="Times New Roman"/>
        </w:rPr>
        <w:t xml:space="preserve"> This is consistent with the concept of “eventual consistency”</w:t>
      </w:r>
      <w:r w:rsidR="000933EE">
        <w:rPr>
          <w:rFonts w:eastAsia="Times New Roman"/>
        </w:rPr>
        <w:t xml:space="preserve"> (see </w:t>
      </w:r>
      <w:r w:rsidR="000933EE">
        <w:fldChar w:fldCharType="begin"/>
      </w:r>
      <w:r w:rsidR="000933EE">
        <w:instrText xml:space="preserve"> REF _Ref49753911 \r \h </w:instrText>
      </w:r>
      <w:r w:rsidR="000933EE">
        <w:fldChar w:fldCharType="separate"/>
      </w:r>
      <w:r w:rsidR="00916DFC">
        <w:t>3.17</w:t>
      </w:r>
      <w:r w:rsidR="000933EE">
        <w:fldChar w:fldCharType="end"/>
      </w:r>
      <w:r w:rsidR="000933EE">
        <w:t xml:space="preserve"> </w:t>
      </w:r>
      <w:r w:rsidR="000933EE">
        <w:fldChar w:fldCharType="begin"/>
      </w:r>
      <w:r w:rsidR="000933EE">
        <w:instrText xml:space="preserve"> REF _Ref49753917 \h </w:instrText>
      </w:r>
      <w:r w:rsidR="000933EE">
        <w:fldChar w:fldCharType="separate"/>
      </w:r>
      <w:r w:rsidR="00916DFC">
        <w:t>Eventual Consistency and Fidelity</w:t>
      </w:r>
      <w:r w:rsidR="000933EE">
        <w:fldChar w:fldCharType="end"/>
      </w:r>
      <w:r w:rsidR="000933EE">
        <w:t>)</w:t>
      </w:r>
      <w:r w:rsidR="007C2149">
        <w:rPr>
          <w:rFonts w:eastAsia="Times New Roman"/>
        </w:rPr>
        <w:t>.</w:t>
      </w:r>
    </w:p>
    <w:p w14:paraId="56A8D799" w14:textId="77777777" w:rsidR="00AB4748" w:rsidRPr="00AB4748" w:rsidRDefault="007B4527" w:rsidP="00A41030">
      <w:pPr>
        <w:pStyle w:val="ListParagraph"/>
        <w:numPr>
          <w:ilvl w:val="0"/>
          <w:numId w:val="18"/>
        </w:numPr>
      </w:pPr>
      <w:r w:rsidRPr="00AB4748">
        <w:rPr>
          <w:rFonts w:eastAsia="Times New Roman"/>
        </w:rPr>
        <w:t>When connected for the first time</w:t>
      </w:r>
      <w:r w:rsidR="004B7C44">
        <w:rPr>
          <w:rFonts w:eastAsia="Times New Roman"/>
        </w:rPr>
        <w:t>,</w:t>
      </w:r>
      <w:r w:rsidRPr="00AB4748">
        <w:rPr>
          <w:rFonts w:eastAsia="Times New Roman"/>
        </w:rPr>
        <w:t xml:space="preserve"> the client must gain knowledge of current state prior to receiving information on change (changes alone are insufficient to provide a clear view of the system state especially recognizing that most states change very rarely</w:t>
      </w:r>
      <w:r w:rsidR="00FD2848">
        <w:rPr>
          <w:rFonts w:eastAsia="Times New Roman"/>
        </w:rPr>
        <w:t xml:space="preserve"> – waiting for a change to determine current state is not viable</w:t>
      </w:r>
      <w:r w:rsidRPr="00AB4748">
        <w:rPr>
          <w:rFonts w:eastAsia="Times New Roman"/>
        </w:rPr>
        <w:t xml:space="preserve">).  </w:t>
      </w:r>
    </w:p>
    <w:p w14:paraId="2663EC3D" w14:textId="77777777" w:rsidR="00AB4748" w:rsidRPr="00AB4748" w:rsidRDefault="00AD1054" w:rsidP="00A41030">
      <w:pPr>
        <w:pStyle w:val="ListParagraph"/>
        <w:numPr>
          <w:ilvl w:val="1"/>
          <w:numId w:val="18"/>
        </w:numPr>
      </w:pPr>
      <w:r w:rsidRPr="00AB4748">
        <w:rPr>
          <w:rFonts w:eastAsia="Times New Roman"/>
        </w:rPr>
        <w:t xml:space="preserve">On connection to the </w:t>
      </w:r>
      <w:r w:rsidR="007B4527" w:rsidRPr="00AB4748">
        <w:rPr>
          <w:rFonts w:eastAsia="Times New Roman"/>
        </w:rPr>
        <w:t>provider</w:t>
      </w:r>
      <w:r w:rsidR="004B7C44">
        <w:rPr>
          <w:rFonts w:eastAsia="Times New Roman"/>
        </w:rPr>
        <w:t>,</w:t>
      </w:r>
      <w:r w:rsidRPr="00AB4748">
        <w:rPr>
          <w:rFonts w:eastAsia="Times New Roman"/>
        </w:rPr>
        <w:t xml:space="preserve"> the client gains alignment with the current state and </w:t>
      </w:r>
      <w:r w:rsidR="007B4527" w:rsidRPr="00AB4748">
        <w:rPr>
          <w:rFonts w:eastAsia="Times New Roman"/>
        </w:rPr>
        <w:t xml:space="preserve">then </w:t>
      </w:r>
      <w:r w:rsidRPr="00AB4748">
        <w:rPr>
          <w:rFonts w:eastAsia="Times New Roman"/>
        </w:rPr>
        <w:t>maintains alignment as the state changes</w:t>
      </w:r>
    </w:p>
    <w:p w14:paraId="626AA9F6" w14:textId="77777777" w:rsidR="00AB4748" w:rsidRPr="00AB4748" w:rsidRDefault="00AD1054" w:rsidP="00A41030">
      <w:pPr>
        <w:pStyle w:val="ListParagraph"/>
        <w:numPr>
          <w:ilvl w:val="1"/>
          <w:numId w:val="18"/>
        </w:numPr>
      </w:pPr>
      <w:r w:rsidRPr="00AB4748">
        <w:rPr>
          <w:rFonts w:eastAsia="Times New Roman"/>
        </w:rPr>
        <w:t xml:space="preserve">Through the on-going process the </w:t>
      </w:r>
      <w:r w:rsidR="004B7C44">
        <w:rPr>
          <w:rFonts w:eastAsia="Times New Roman"/>
        </w:rPr>
        <w:t>client populates</w:t>
      </w:r>
      <w:r w:rsidR="007B4527" w:rsidRPr="00AB4748">
        <w:rPr>
          <w:rFonts w:eastAsia="Times New Roman"/>
        </w:rPr>
        <w:t xml:space="preserve"> its repository </w:t>
      </w:r>
      <w:r w:rsidRPr="00AB4748">
        <w:rPr>
          <w:rFonts w:eastAsia="Times New Roman"/>
        </w:rPr>
        <w:t>as appropriate and deals with the challenges of asynchronous receipt (e.g., the referencing entity arrives before the referenced entity)</w:t>
      </w:r>
    </w:p>
    <w:p w14:paraId="31073F59" w14:textId="77777777" w:rsidR="007B4527" w:rsidRDefault="007B4527" w:rsidP="007B4527">
      <w:pPr>
        <w:rPr>
          <w:rFonts w:eastAsia="Times New Roman"/>
        </w:rPr>
      </w:pPr>
      <w:r w:rsidRPr="001C2684">
        <w:rPr>
          <w:rFonts w:eastAsia="Times New Roman"/>
        </w:rPr>
        <w:t>Consequently</w:t>
      </w:r>
      <w:r>
        <w:rPr>
          <w:rFonts w:eastAsia="Times New Roman"/>
        </w:rPr>
        <w:t>,</w:t>
      </w:r>
      <w:r w:rsidR="00AD1054" w:rsidRPr="001C2684">
        <w:rPr>
          <w:rFonts w:eastAsia="Times New Roman"/>
        </w:rPr>
        <w:t xml:space="preserve"> the </w:t>
      </w:r>
      <w:r w:rsidR="00145E7E">
        <w:rPr>
          <w:rFonts w:eastAsia="Times New Roman"/>
        </w:rPr>
        <w:t>provider</w:t>
      </w:r>
      <w:r w:rsidR="00AD1054" w:rsidRPr="001C2684">
        <w:rPr>
          <w:rFonts w:eastAsia="Times New Roman"/>
        </w:rPr>
        <w:t xml:space="preserve"> aims to </w:t>
      </w:r>
      <w:r w:rsidR="00FC1AFE" w:rsidRPr="001C2684">
        <w:rPr>
          <w:rFonts w:eastAsia="Times New Roman"/>
        </w:rPr>
        <w:t>optimize</w:t>
      </w:r>
      <w:r w:rsidR="00AD1054" w:rsidRPr="001C2684">
        <w:rPr>
          <w:rFonts w:eastAsia="Times New Roman"/>
        </w:rPr>
        <w:t xml:space="preserve"> the process of maintaining alignment for the client</w:t>
      </w:r>
      <w:r>
        <w:rPr>
          <w:rFonts w:eastAsia="Times New Roman"/>
        </w:rPr>
        <w:t>.</w:t>
      </w:r>
    </w:p>
    <w:p w14:paraId="7E161245" w14:textId="77777777" w:rsidR="007B4527" w:rsidRDefault="007B4527" w:rsidP="007B4527">
      <w:pPr>
        <w:rPr>
          <w:rFonts w:eastAsia="Times New Roman"/>
        </w:rPr>
      </w:pPr>
      <w:bookmarkStart w:id="36" w:name="_Hlk86554302"/>
      <w:r>
        <w:rPr>
          <w:rFonts w:eastAsia="Times New Roman"/>
        </w:rPr>
        <w:t>Note that TAPI</w:t>
      </w:r>
      <w:r w:rsidR="004B7C44">
        <w:rPr>
          <w:rFonts w:eastAsia="Times New Roman"/>
        </w:rPr>
        <w:t xml:space="preserve"> Streaming</w:t>
      </w:r>
      <w:r>
        <w:rPr>
          <w:rFonts w:eastAsia="Times New Roman"/>
        </w:rPr>
        <w:t xml:space="preserve"> is not</w:t>
      </w:r>
      <w:r w:rsidR="00006DD0">
        <w:rPr>
          <w:rFonts w:eastAsia="Times New Roman"/>
        </w:rPr>
        <w:t xml:space="preserve"> currently</w:t>
      </w:r>
      <w:r>
        <w:rPr>
          <w:rFonts w:eastAsia="Times New Roman"/>
        </w:rPr>
        <w:t xml:space="preserve"> intended to</w:t>
      </w:r>
      <w:r w:rsidR="006E00FD">
        <w:rPr>
          <w:rFonts w:eastAsia="Times New Roman"/>
        </w:rPr>
        <w:t xml:space="preserve"> directly</w:t>
      </w:r>
      <w:r>
        <w:rPr>
          <w:rFonts w:eastAsia="Times New Roman"/>
        </w:rPr>
        <w:t xml:space="preserve"> support:</w:t>
      </w:r>
    </w:p>
    <w:p w14:paraId="2FC7D236" w14:textId="77777777" w:rsidR="006B07A0" w:rsidRPr="001C2684" w:rsidRDefault="007B4527" w:rsidP="00A41030">
      <w:pPr>
        <w:pStyle w:val="ListParagraph"/>
        <w:numPr>
          <w:ilvl w:val="0"/>
          <w:numId w:val="18"/>
        </w:numPr>
        <w:rPr>
          <w:rFonts w:eastAsia="Times New Roman"/>
        </w:rPr>
      </w:pPr>
      <w:r>
        <w:rPr>
          <w:rFonts w:eastAsia="Times New Roman"/>
        </w:rPr>
        <w:t>A</w:t>
      </w:r>
      <w:r w:rsidRPr="00470A98">
        <w:rPr>
          <w:rFonts w:eastAsia="Times New Roman"/>
        </w:rPr>
        <w:t xml:space="preserve"> client requiring access to the provider</w:t>
      </w:r>
      <w:r>
        <w:rPr>
          <w:rFonts w:eastAsia="Times New Roman"/>
        </w:rPr>
        <w:t xml:space="preserve"> </w:t>
      </w:r>
      <w:r w:rsidR="00AD1054" w:rsidRPr="001C2684">
        <w:rPr>
          <w:rFonts w:eastAsia="Times New Roman"/>
        </w:rPr>
        <w:t>database supporting random queries</w:t>
      </w:r>
    </w:p>
    <w:p w14:paraId="1FD81FE3" w14:textId="77777777" w:rsidR="007B4527" w:rsidRDefault="00AD1054" w:rsidP="00A41030">
      <w:pPr>
        <w:pStyle w:val="ListParagraph"/>
        <w:numPr>
          <w:ilvl w:val="0"/>
          <w:numId w:val="18"/>
        </w:numPr>
        <w:rPr>
          <w:rFonts w:eastAsia="Times New Roman"/>
        </w:rPr>
      </w:pPr>
      <w:r w:rsidRPr="001C2684">
        <w:rPr>
          <w:rFonts w:eastAsia="Times New Roman"/>
        </w:rPr>
        <w:t>A GUI</w:t>
      </w:r>
    </w:p>
    <w:p w14:paraId="414BF8C5" w14:textId="1AD30CAE" w:rsidR="001C676A" w:rsidRPr="00006DD0" w:rsidRDefault="00006DD0" w:rsidP="00006DD0">
      <w:pPr>
        <w:rPr>
          <w:rFonts w:eastAsia="Times New Roman"/>
        </w:rPr>
      </w:pPr>
      <w:r>
        <w:rPr>
          <w:rFonts w:eastAsia="Times New Roman"/>
        </w:rPr>
        <w:t xml:space="preserve">See section </w:t>
      </w:r>
      <w:r>
        <w:rPr>
          <w:rFonts w:eastAsia="Times New Roman"/>
        </w:rPr>
        <w:fldChar w:fldCharType="begin"/>
      </w:r>
      <w:r>
        <w:rPr>
          <w:rFonts w:eastAsia="Times New Roman"/>
        </w:rPr>
        <w:instrText xml:space="preserve"> REF _Ref86650923 \r \h </w:instrText>
      </w:r>
      <w:r>
        <w:rPr>
          <w:rFonts w:eastAsia="Times New Roman"/>
        </w:rPr>
      </w:r>
      <w:r>
        <w:rPr>
          <w:rFonts w:eastAsia="Times New Roman"/>
        </w:rPr>
        <w:fldChar w:fldCharType="separate"/>
      </w:r>
      <w:r w:rsidR="00916DFC">
        <w:rPr>
          <w:rFonts w:eastAsia="Times New Roman"/>
        </w:rPr>
        <w:t>7.10</w:t>
      </w:r>
      <w:r>
        <w:rPr>
          <w:rFonts w:eastAsia="Times New Roman"/>
        </w:rPr>
        <w:fldChar w:fldCharType="end"/>
      </w:r>
      <w:r>
        <w:rPr>
          <w:rFonts w:eastAsia="Times New Roman"/>
        </w:rPr>
        <w:t xml:space="preserve"> </w:t>
      </w:r>
      <w:r>
        <w:rPr>
          <w:rFonts w:eastAsia="Times New Roman"/>
        </w:rPr>
        <w:fldChar w:fldCharType="begin"/>
      </w:r>
      <w:r>
        <w:rPr>
          <w:rFonts w:eastAsia="Times New Roman"/>
        </w:rPr>
        <w:instrText xml:space="preserve"> REF _Ref86650929 \h </w:instrText>
      </w:r>
      <w:r>
        <w:rPr>
          <w:rFonts w:eastAsia="Times New Roman"/>
        </w:rPr>
      </w:r>
      <w:r>
        <w:rPr>
          <w:rFonts w:eastAsia="Times New Roman"/>
        </w:rPr>
        <w:fldChar w:fldCharType="separate"/>
      </w:r>
      <w:r w:rsidR="00916DFC">
        <w:t>Use cases beyond current release</w:t>
      </w:r>
      <w:r>
        <w:rPr>
          <w:rFonts w:eastAsia="Times New Roman"/>
        </w:rPr>
        <w:fldChar w:fldCharType="end"/>
      </w:r>
      <w:r>
        <w:rPr>
          <w:rFonts w:eastAsia="Times New Roman"/>
        </w:rPr>
        <w:t xml:space="preserve"> on page </w:t>
      </w:r>
      <w:r>
        <w:rPr>
          <w:rFonts w:eastAsia="Times New Roman"/>
        </w:rPr>
        <w:fldChar w:fldCharType="begin"/>
      </w:r>
      <w:r>
        <w:rPr>
          <w:rFonts w:eastAsia="Times New Roman"/>
        </w:rPr>
        <w:instrText xml:space="preserve"> PAGEREF _Ref86650946 \h </w:instrText>
      </w:r>
      <w:r>
        <w:rPr>
          <w:rFonts w:eastAsia="Times New Roman"/>
        </w:rPr>
      </w:r>
      <w:r>
        <w:rPr>
          <w:rFonts w:eastAsia="Times New Roman"/>
        </w:rPr>
        <w:fldChar w:fldCharType="separate"/>
      </w:r>
      <w:r w:rsidR="00916DFC">
        <w:rPr>
          <w:rFonts w:eastAsia="Times New Roman"/>
          <w:noProof/>
        </w:rPr>
        <w:t>121</w:t>
      </w:r>
      <w:r>
        <w:rPr>
          <w:rFonts w:eastAsia="Times New Roman"/>
        </w:rPr>
        <w:fldChar w:fldCharType="end"/>
      </w:r>
      <w:r>
        <w:rPr>
          <w:rFonts w:eastAsia="Times New Roman"/>
        </w:rPr>
        <w:t>.</w:t>
      </w:r>
    </w:p>
    <w:p w14:paraId="1A9364FA" w14:textId="77777777" w:rsidR="007B4527" w:rsidRDefault="003D7603" w:rsidP="00EE687D">
      <w:pPr>
        <w:pStyle w:val="Heading1"/>
      </w:pPr>
      <w:bookmarkStart w:id="37" w:name="_Toc223392184"/>
      <w:bookmarkEnd w:id="36"/>
      <w:r>
        <w:lastRenderedPageBreak/>
        <w:t>S</w:t>
      </w:r>
      <w:r w:rsidR="007B4527">
        <w:t>ummary of key considerations</w:t>
      </w:r>
      <w:bookmarkEnd w:id="37"/>
    </w:p>
    <w:p w14:paraId="23958245" w14:textId="77777777" w:rsidR="003D7603" w:rsidRDefault="003D7603" w:rsidP="00EB62A7">
      <w:pPr>
        <w:pStyle w:val="Heading2"/>
      </w:pPr>
      <w:bookmarkStart w:id="38" w:name="_Toc223392185"/>
      <w:r>
        <w:t>Overview</w:t>
      </w:r>
      <w:bookmarkEnd w:id="38"/>
    </w:p>
    <w:p w14:paraId="39B3546D" w14:textId="77777777" w:rsidR="004F566F" w:rsidRDefault="003D7603" w:rsidP="003D7603">
      <w:r>
        <w:t>This section</w:t>
      </w:r>
      <w:r w:rsidR="00301667">
        <w:t xml:space="preserve"> </w:t>
      </w:r>
      <w:r w:rsidR="006C2D3D">
        <w:t xml:space="preserve">examines the TAPI streaming capability in detail. Examples of UML and </w:t>
      </w:r>
      <w:r w:rsidR="00375A28">
        <w:t>YANG</w:t>
      </w:r>
      <w:r w:rsidR="006C2D3D">
        <w:t xml:space="preserve"> are provided as appropriate.</w:t>
      </w:r>
      <w:r w:rsidR="00AF00C1">
        <w:t xml:space="preserve"> </w:t>
      </w:r>
    </w:p>
    <w:p w14:paraId="2FBABEC1" w14:textId="77777777" w:rsidR="0077166A" w:rsidRPr="003D7603" w:rsidRDefault="0077166A" w:rsidP="003D7603">
      <w:r>
        <w:t>The characteristics of streaming are described in general and are illustrated using example focusing on alarm reporting.</w:t>
      </w:r>
    </w:p>
    <w:p w14:paraId="2A34ADD5" w14:textId="60E8BB18" w:rsidR="007B4527" w:rsidRDefault="004B7C44" w:rsidP="00EB62A7">
      <w:pPr>
        <w:pStyle w:val="Heading2"/>
      </w:pPr>
      <w:bookmarkStart w:id="39" w:name="_Toc223392186"/>
      <w:r>
        <w:t>RESTCONF notification mechanism</w:t>
      </w:r>
      <w:r w:rsidR="00DF5439">
        <w:t xml:space="preserve"> (described in [</w:t>
      </w:r>
      <w:r w:rsidR="00CA2751">
        <w:t xml:space="preserve">LF </w:t>
      </w:r>
      <w:r w:rsidR="00DF5439">
        <w:t>TR-547])</w:t>
      </w:r>
      <w:bookmarkEnd w:id="39"/>
    </w:p>
    <w:p w14:paraId="41FD954D" w14:textId="77777777" w:rsidR="007B4527" w:rsidRDefault="007B4527" w:rsidP="007B4527">
      <w:pPr>
        <w:pStyle w:val="NormalWeb"/>
        <w:rPr>
          <w:rFonts w:eastAsiaTheme="minorEastAsia"/>
        </w:rPr>
      </w:pPr>
      <w:r>
        <w:t>RESTCONF specifies a traditional form of notification where the assumption is that a relatively short</w:t>
      </w:r>
      <w:r w:rsidR="00F53EE3">
        <w:rPr>
          <w:rStyle w:val="FootnoteReference"/>
        </w:rPr>
        <w:footnoteReference w:id="18"/>
      </w:r>
      <w:r>
        <w:t xml:space="preserve"> queue of notifications will be available on the provider</w:t>
      </w:r>
      <w:r w:rsidR="00C430D1">
        <w:t xml:space="preserve"> to allow the client to </w:t>
      </w:r>
      <w:r w:rsidR="00DF5439">
        <w:t xml:space="preserve">receive </w:t>
      </w:r>
      <w:r w:rsidR="00C430D1">
        <w:t>recent changes</w:t>
      </w:r>
      <w:r w:rsidR="004F326C">
        <w:rPr>
          <w:rStyle w:val="FootnoteReference"/>
        </w:rPr>
        <w:footnoteReference w:id="19"/>
      </w:r>
      <w:r>
        <w:t xml:space="preserve"> and</w:t>
      </w:r>
      <w:r w:rsidR="00110D33">
        <w:t xml:space="preserve"> where</w:t>
      </w:r>
      <w:r>
        <w:t xml:space="preserve"> alignment with current state (in the case of alarms, alignment with current active alarms) will be achieved by </w:t>
      </w:r>
      <w:r w:rsidR="004B7C44">
        <w:t xml:space="preserve">retrieving appropriate information from the TAPI context, e.g., using </w:t>
      </w:r>
      <w:r>
        <w:t>GET</w:t>
      </w:r>
      <w:r w:rsidR="004B7C44">
        <w:t xml:space="preserve"> operations</w:t>
      </w:r>
      <w:r>
        <w:t xml:space="preserve"> via RESTCONF.</w:t>
      </w:r>
    </w:p>
    <w:p w14:paraId="38558B68" w14:textId="77777777" w:rsidR="007B4527" w:rsidRDefault="007B4527" w:rsidP="00EB62A7">
      <w:pPr>
        <w:pStyle w:val="Heading2"/>
      </w:pPr>
      <w:bookmarkStart w:id="40" w:name="_Toc223392187"/>
      <w:r>
        <w:t>TAPI Streaming</w:t>
      </w:r>
      <w:bookmarkEnd w:id="40"/>
      <w:r>
        <w:t xml:space="preserve"> </w:t>
      </w:r>
    </w:p>
    <w:p w14:paraId="44D1E5DB" w14:textId="77777777" w:rsidR="007B4527" w:rsidRDefault="007B4527" w:rsidP="007B4527">
      <w:pPr>
        <w:spacing w:before="100" w:beforeAutospacing="1" w:after="100" w:afterAutospacing="1"/>
        <w:rPr>
          <w:rFonts w:eastAsia="Times New Roman"/>
        </w:rPr>
      </w:pPr>
      <w:r>
        <w:rPr>
          <w:rFonts w:eastAsia="Times New Roman"/>
        </w:rPr>
        <w:t>An Event source/server streaming mechanism is made available as an alternative to traditional notifications</w:t>
      </w:r>
      <w:r w:rsidR="004B7C44">
        <w:rPr>
          <w:rFonts w:eastAsia="Times New Roman"/>
        </w:rPr>
        <w:t>.</w:t>
      </w:r>
    </w:p>
    <w:p w14:paraId="436BCA91" w14:textId="77777777" w:rsidR="007B4527" w:rsidRDefault="007B4527" w:rsidP="007B4527">
      <w:pPr>
        <w:pStyle w:val="NormalWeb"/>
      </w:pPr>
      <w:r>
        <w:t>The streaming capability is distinct from TAPI Notification and is designed to better deal with scale and to provide</w:t>
      </w:r>
      <w:r w:rsidR="002E0DF8">
        <w:t xml:space="preserve"> an</w:t>
      </w:r>
      <w:r>
        <w:t xml:space="preserve"> improve</w:t>
      </w:r>
      <w:r w:rsidR="00B459E2">
        <w:t>d</w:t>
      </w:r>
      <w:r>
        <w:t xml:space="preserve"> operational approach.</w:t>
      </w:r>
    </w:p>
    <w:p w14:paraId="1946E582" w14:textId="302DF2D0" w:rsidR="005A1E72" w:rsidRDefault="007B4527" w:rsidP="007B4527">
      <w:pPr>
        <w:pStyle w:val="NormalWeb"/>
      </w:pPr>
      <w:r>
        <w:t xml:space="preserve">The </w:t>
      </w:r>
      <w:r w:rsidRPr="00601B69">
        <w:t xml:space="preserve">method </w:t>
      </w:r>
      <w:r w:rsidR="00601B69" w:rsidRPr="00794B9F">
        <w:t>defined</w:t>
      </w:r>
      <w:r w:rsidR="00FB2396">
        <w:t xml:space="preserve"> offers a “compacted log” (see </w:t>
      </w:r>
      <w:r w:rsidR="00F37E1E">
        <w:fldChar w:fldCharType="begin"/>
      </w:r>
      <w:r w:rsidR="00F37E1E">
        <w:instrText xml:space="preserve"> REF _Ref70686195 \r \h </w:instrText>
      </w:r>
      <w:r w:rsidR="00F37E1E">
        <w:fldChar w:fldCharType="separate"/>
      </w:r>
      <w:r w:rsidR="00916DFC">
        <w:t>3.8.1.1</w:t>
      </w:r>
      <w:r w:rsidR="00F37E1E">
        <w:fldChar w:fldCharType="end"/>
      </w:r>
      <w:r w:rsidR="00F37E1E">
        <w:t xml:space="preserve"> </w:t>
      </w:r>
      <w:r w:rsidR="00F37E1E">
        <w:fldChar w:fldCharType="begin"/>
      </w:r>
      <w:r w:rsidR="00F37E1E">
        <w:instrText xml:space="preserve"> REF _Ref70686201 \h </w:instrText>
      </w:r>
      <w:r w:rsidR="00F37E1E">
        <w:fldChar w:fldCharType="separate"/>
      </w:r>
      <w:r w:rsidR="00916DFC">
        <w:t>Compacted log</w:t>
      </w:r>
      <w:r w:rsidR="00F37E1E">
        <w:fldChar w:fldCharType="end"/>
      </w:r>
      <w:r w:rsidR="00F37E1E">
        <w:t xml:space="preserve"> on page </w:t>
      </w:r>
      <w:r w:rsidR="00F37E1E">
        <w:fldChar w:fldCharType="begin"/>
      </w:r>
      <w:r w:rsidR="00F37E1E">
        <w:instrText xml:space="preserve"> PAGEREF _Ref70686206 \h </w:instrText>
      </w:r>
      <w:r w:rsidR="00F37E1E">
        <w:fldChar w:fldCharType="separate"/>
      </w:r>
      <w:r w:rsidR="00916DFC">
        <w:rPr>
          <w:noProof/>
        </w:rPr>
        <w:t>27</w:t>
      </w:r>
      <w:r w:rsidR="00F37E1E">
        <w:fldChar w:fldCharType="end"/>
      </w:r>
      <w:r w:rsidR="00F37E1E">
        <w:t>)</w:t>
      </w:r>
      <w:r w:rsidR="00FB2396">
        <w:t xml:space="preserve"> capability that</w:t>
      </w:r>
      <w:r w:rsidR="008D1293" w:rsidRPr="00601B69">
        <w:t xml:space="preserve"> </w:t>
      </w:r>
      <w:r w:rsidRPr="00601B69">
        <w:t>allow</w:t>
      </w:r>
      <w:r w:rsidR="00381DED" w:rsidRPr="00601B69">
        <w:t>s</w:t>
      </w:r>
      <w:r w:rsidRPr="00601B69">
        <w:t xml:space="preserve"> th</w:t>
      </w:r>
      <w:r>
        <w:t>e client to gain and maintain alignment with current state from the stream alone (with no need to get current state). The client can achieve eventual consistency</w:t>
      </w:r>
      <w:r w:rsidR="00344DB5">
        <w:t xml:space="preserve"> (see </w:t>
      </w:r>
      <w:r w:rsidR="00344DB5">
        <w:fldChar w:fldCharType="begin"/>
      </w:r>
      <w:r w:rsidR="00344DB5">
        <w:instrText xml:space="preserve"> REF _Ref49753911 \r \h </w:instrText>
      </w:r>
      <w:r w:rsidR="00344DB5">
        <w:fldChar w:fldCharType="separate"/>
      </w:r>
      <w:r w:rsidR="00916DFC">
        <w:t>3.17</w:t>
      </w:r>
      <w:r w:rsidR="00344DB5">
        <w:fldChar w:fldCharType="end"/>
      </w:r>
      <w:r w:rsidR="00344DB5">
        <w:t xml:space="preserve"> </w:t>
      </w:r>
      <w:r w:rsidR="00344DB5">
        <w:fldChar w:fldCharType="begin"/>
      </w:r>
      <w:r w:rsidR="00344DB5">
        <w:instrText xml:space="preserve"> REF _Ref49753917 \h </w:instrText>
      </w:r>
      <w:r w:rsidR="00344DB5">
        <w:fldChar w:fldCharType="separate"/>
      </w:r>
      <w:r w:rsidR="00916DFC">
        <w:t>Eventual Consistency and Fidelity</w:t>
      </w:r>
      <w:r w:rsidR="00344DB5">
        <w:fldChar w:fldCharType="end"/>
      </w:r>
      <w:r w:rsidR="00344DB5">
        <w:t xml:space="preserve"> on page </w:t>
      </w:r>
      <w:r w:rsidR="00344DB5">
        <w:fldChar w:fldCharType="begin"/>
      </w:r>
      <w:r w:rsidR="00344DB5">
        <w:instrText xml:space="preserve"> PAGEREF _Ref49753921 \h </w:instrText>
      </w:r>
      <w:r w:rsidR="00344DB5">
        <w:fldChar w:fldCharType="separate"/>
      </w:r>
      <w:r w:rsidR="00916DFC">
        <w:rPr>
          <w:noProof/>
        </w:rPr>
        <w:t>48</w:t>
      </w:r>
      <w:r w:rsidR="00344DB5">
        <w:fldChar w:fldCharType="end"/>
      </w:r>
      <w:r w:rsidR="00344DB5">
        <w:t>)</w:t>
      </w:r>
      <w:r>
        <w:t xml:space="preserve"> by simply connecting to the relevant streams. The client will receive an ongoing view of change, assuming that the client is keeping up </w:t>
      </w:r>
      <w:r w:rsidR="00203313">
        <w:t xml:space="preserve">reasonably </w:t>
      </w:r>
      <w:r>
        <w:t xml:space="preserve">with the stream. </w:t>
      </w:r>
      <w:r w:rsidR="005A1E72">
        <w:t>The stream is designed to allow for some client delay with no loss of information fidelity.</w:t>
      </w:r>
    </w:p>
    <w:p w14:paraId="4FDF74FB" w14:textId="5F2A1C2E" w:rsidR="007B4527" w:rsidRDefault="007B4527" w:rsidP="007B4527">
      <w:pPr>
        <w:pStyle w:val="NormalWeb"/>
      </w:pPr>
      <w:r>
        <w:t>When the client has a significant delay, there will be a loss of fidelity</w:t>
      </w:r>
      <w:r w:rsidR="00553F36">
        <w:t>, due to compaction</w:t>
      </w:r>
      <w:r w:rsidR="00877305">
        <w:t xml:space="preserve"> (see </w:t>
      </w:r>
      <w:r w:rsidR="008A7273">
        <w:fldChar w:fldCharType="begin"/>
      </w:r>
      <w:r w:rsidR="008A7273">
        <w:instrText xml:space="preserve"> REF _Ref49253815 \r \h </w:instrText>
      </w:r>
      <w:r w:rsidR="008A7273">
        <w:fldChar w:fldCharType="separate"/>
      </w:r>
      <w:r w:rsidR="00916DFC">
        <w:t>3.8.1</w:t>
      </w:r>
      <w:r w:rsidR="008A7273">
        <w:fldChar w:fldCharType="end"/>
      </w:r>
      <w:r w:rsidR="008A7273">
        <w:t xml:space="preserve"> </w:t>
      </w:r>
      <w:r w:rsidR="008A7273">
        <w:fldChar w:fldCharType="begin"/>
      </w:r>
      <w:r w:rsidR="008A7273">
        <w:instrText xml:space="preserve"> REF _Ref49253815 \h </w:instrText>
      </w:r>
      <w:r w:rsidR="008A7273">
        <w:fldChar w:fldCharType="separate"/>
      </w:r>
      <w:r w:rsidR="00916DFC">
        <w:t>Log storage strategy</w:t>
      </w:r>
      <w:r w:rsidR="008A7273">
        <w:fldChar w:fldCharType="end"/>
      </w:r>
      <w:r w:rsidR="008A7273">
        <w:t xml:space="preserve"> on page</w:t>
      </w:r>
      <w:r w:rsidR="00CF71A6">
        <w:t xml:space="preserve"> </w:t>
      </w:r>
      <w:r w:rsidR="008A7273">
        <w:fldChar w:fldCharType="begin"/>
      </w:r>
      <w:r w:rsidR="008A7273">
        <w:instrText xml:space="preserve"> PAGEREF _Ref49253815 \h </w:instrText>
      </w:r>
      <w:r w:rsidR="008A7273">
        <w:fldChar w:fldCharType="separate"/>
      </w:r>
      <w:r w:rsidR="00916DFC">
        <w:rPr>
          <w:noProof/>
        </w:rPr>
        <w:t>27</w:t>
      </w:r>
      <w:r w:rsidR="008A7273">
        <w:fldChar w:fldCharType="end"/>
      </w:r>
      <w:r w:rsidR="008A7273">
        <w:t>)</w:t>
      </w:r>
      <w:r w:rsidR="00553F36">
        <w:t>,</w:t>
      </w:r>
      <w:r>
        <w:t xml:space="preserve"> but no impact on eventual consistency. If the client has a very large delay</w:t>
      </w:r>
      <w:r w:rsidR="003E7682">
        <w:rPr>
          <w:rStyle w:val="FootnoteReference"/>
        </w:rPr>
        <w:footnoteReference w:id="20"/>
      </w:r>
      <w:r>
        <w:t>, then a resync will be initiated by the provider. Resynchronization will be achieved simply by the client reconnecting to the stream from offset zero. This will again allow the client to achieve eventual consistency.</w:t>
      </w:r>
    </w:p>
    <w:p w14:paraId="4A97A955" w14:textId="77777777" w:rsidR="00301667" w:rsidRDefault="00301667" w:rsidP="00301667">
      <w:pPr>
        <w:pStyle w:val="NormalWeb"/>
      </w:pPr>
      <w:r>
        <w:t>The streaming capability provides a reliable pipeline for reporting of change</w:t>
      </w:r>
      <w:r w:rsidR="00E300BD">
        <w:rPr>
          <w:rStyle w:val="FootnoteReference"/>
        </w:rPr>
        <w:footnoteReference w:id="21"/>
      </w:r>
      <w:r>
        <w:t>. This improves the information flow integrity and reduces the need for recovery and resynchronization.</w:t>
      </w:r>
    </w:p>
    <w:p w14:paraId="37480E27" w14:textId="77777777" w:rsidR="00301667" w:rsidRDefault="00301667" w:rsidP="00EB62A7">
      <w:pPr>
        <w:pStyle w:val="Heading2"/>
      </w:pPr>
      <w:bookmarkStart w:id="41" w:name="_Toc223392188"/>
      <w:r>
        <w:lastRenderedPageBreak/>
        <w:t>Stream content</w:t>
      </w:r>
      <w:bookmarkEnd w:id="41"/>
    </w:p>
    <w:p w14:paraId="6253B3B3" w14:textId="77777777" w:rsidR="007B4527" w:rsidRDefault="007B4527" w:rsidP="007B4527">
      <w:pPr>
        <w:pStyle w:val="NormalWeb"/>
      </w:pPr>
      <w:r>
        <w:t>The streaming approach is generally applicable to all information available over TAPI from the provider to client.</w:t>
      </w:r>
      <w:r w:rsidR="002D17FD">
        <w:t xml:space="preserve"> Different stream and log strategies will apply to different types of information. This document focusses on the compacted log approach.</w:t>
      </w:r>
    </w:p>
    <w:p w14:paraId="4021C972" w14:textId="287A11B8" w:rsidR="0077166A" w:rsidRPr="0077166A" w:rsidRDefault="005A1E72" w:rsidP="0013353E">
      <w:pPr>
        <w:spacing w:after="0"/>
      </w:pPr>
      <w:r>
        <w:t xml:space="preserve">The streaming capability also offers </w:t>
      </w:r>
      <w:r w:rsidR="00931749">
        <w:t>an alarm structure definition. In TAPI 2.4 the alarm structure used b</w:t>
      </w:r>
      <w:r w:rsidR="00A44049">
        <w:t>y</w:t>
      </w:r>
      <w:r w:rsidR="00931749">
        <w:t xml:space="preserve"> tapi-streaming and that used by tapi-notification have been </w:t>
      </w:r>
      <w:r w:rsidR="00A44049">
        <w:t xml:space="preserve">aligned (as defined in tapi-fm.yang). This structure is described in section </w:t>
      </w:r>
      <w:r w:rsidR="007817B0">
        <w:fldChar w:fldCharType="begin"/>
      </w:r>
      <w:r w:rsidR="007817B0">
        <w:instrText xml:space="preserve"> REF _Ref121382895 \r \h </w:instrText>
      </w:r>
      <w:r w:rsidR="007817B0">
        <w:fldChar w:fldCharType="separate"/>
      </w:r>
      <w:r w:rsidR="00916DFC">
        <w:t>4</w:t>
      </w:r>
      <w:r w:rsidR="007817B0">
        <w:fldChar w:fldCharType="end"/>
      </w:r>
      <w:r w:rsidR="007817B0">
        <w:t xml:space="preserve"> </w:t>
      </w:r>
      <w:r w:rsidR="007817B0">
        <w:fldChar w:fldCharType="begin"/>
      </w:r>
      <w:r w:rsidR="007817B0">
        <w:instrText xml:space="preserve"> REF _Ref121382920 \h </w:instrText>
      </w:r>
      <w:r w:rsidR="007817B0">
        <w:fldChar w:fldCharType="separate"/>
      </w:r>
      <w:r w:rsidR="00916DFC">
        <w:t>Using the compacted log approach for alarm reporting</w:t>
      </w:r>
      <w:r w:rsidR="007817B0">
        <w:fldChar w:fldCharType="end"/>
      </w:r>
      <w:r w:rsidR="007817B0">
        <w:t xml:space="preserve"> </w:t>
      </w:r>
      <w:r w:rsidR="00141580">
        <w:t>on page</w:t>
      </w:r>
      <w:r w:rsidR="0009315C">
        <w:t xml:space="preserve"> </w:t>
      </w:r>
      <w:r w:rsidR="007817B0">
        <w:fldChar w:fldCharType="begin"/>
      </w:r>
      <w:r w:rsidR="007817B0">
        <w:instrText xml:space="preserve"> PAGEREF _Ref121382942 \h </w:instrText>
      </w:r>
      <w:r w:rsidR="007817B0">
        <w:fldChar w:fldCharType="separate"/>
      </w:r>
      <w:r w:rsidR="00916DFC">
        <w:rPr>
          <w:noProof/>
        </w:rPr>
        <w:t>54</w:t>
      </w:r>
      <w:r w:rsidR="007817B0">
        <w:fldChar w:fldCharType="end"/>
      </w:r>
      <w:r w:rsidR="00141580">
        <w:t>.</w:t>
      </w:r>
      <w:r w:rsidR="0077166A">
        <w:t xml:space="preserve"> </w:t>
      </w:r>
    </w:p>
    <w:p w14:paraId="6B39F812" w14:textId="77777777" w:rsidR="007B4527" w:rsidRDefault="007B4527" w:rsidP="00EB62A7">
      <w:pPr>
        <w:pStyle w:val="Heading2"/>
      </w:pPr>
      <w:bookmarkStart w:id="42" w:name="_Ref70684320"/>
      <w:bookmarkStart w:id="43" w:name="_Ref70684324"/>
      <w:bookmarkStart w:id="44" w:name="_Ref70684328"/>
      <w:bookmarkStart w:id="45" w:name="_Toc223392189"/>
      <w:r>
        <w:t>TAPI Application in detail</w:t>
      </w:r>
      <w:bookmarkEnd w:id="42"/>
      <w:bookmarkEnd w:id="43"/>
      <w:bookmarkEnd w:id="44"/>
      <w:bookmarkEnd w:id="45"/>
    </w:p>
    <w:p w14:paraId="29EECCB1" w14:textId="77777777" w:rsidR="003759AE" w:rsidRDefault="007B4527" w:rsidP="007B4527">
      <w:pPr>
        <w:pStyle w:val="NormalWeb"/>
      </w:pPr>
      <w:r>
        <w:t xml:space="preserve">A </w:t>
      </w:r>
      <w:r w:rsidR="00761253">
        <w:t>Management-Control</w:t>
      </w:r>
      <w:r>
        <w:t xml:space="preserve"> system, such as an Orchestrator, high level </w:t>
      </w:r>
      <w:r w:rsidR="003559F9">
        <w:t>c</w:t>
      </w:r>
      <w:r>
        <w:t xml:space="preserve">ontroller, OSS etc., has the role </w:t>
      </w:r>
      <w:r w:rsidR="0059410B">
        <w:t xml:space="preserve">of configuring and adjusting the controlled system (network) </w:t>
      </w:r>
      <w:r w:rsidR="00D264A5">
        <w:t xml:space="preserve">to </w:t>
      </w:r>
      <w:r>
        <w:t>achiev</w:t>
      </w:r>
      <w:r w:rsidR="00D264A5">
        <w:t>e</w:t>
      </w:r>
      <w:r>
        <w:t xml:space="preserve"> intended capability (intent, service etc.)</w:t>
      </w:r>
      <w:r w:rsidR="008B35F3">
        <w:t>.</w:t>
      </w:r>
      <w:r>
        <w:t xml:space="preserve"> </w:t>
      </w:r>
      <w:r w:rsidR="008B35F3">
        <w:t>B</w:t>
      </w:r>
      <w:r>
        <w:t xml:space="preserve">y monitoring and processing information (e.g., alarms) from </w:t>
      </w:r>
      <w:r w:rsidR="0085011C">
        <w:t>the</w:t>
      </w:r>
      <w:r>
        <w:t xml:space="preserve"> controlled system</w:t>
      </w:r>
      <w:r w:rsidR="004E1035">
        <w:t>,</w:t>
      </w:r>
      <w:r>
        <w:t xml:space="preserve"> the overall assembly of </w:t>
      </w:r>
      <w:r w:rsidR="00761253">
        <w:t>Management-Control</w:t>
      </w:r>
      <w:r w:rsidR="0085011C">
        <w:t xml:space="preserve"> </w:t>
      </w:r>
      <w:r>
        <w:t>systems can determine actions</w:t>
      </w:r>
      <w:r w:rsidR="0085011C">
        <w:t xml:space="preserve"> necessary</w:t>
      </w:r>
      <w:r>
        <w:t xml:space="preserve"> to </w:t>
      </w:r>
      <w:r w:rsidR="0085011C">
        <w:t>enable ongoing</w:t>
      </w:r>
      <w:r>
        <w:t xml:space="preserve"> support </w:t>
      </w:r>
      <w:r w:rsidR="0085011C">
        <w:t xml:space="preserve">of </w:t>
      </w:r>
      <w:r>
        <w:t>intent</w:t>
      </w:r>
      <w:r w:rsidR="0085011C">
        <w:t>/service</w:t>
      </w:r>
      <w:r w:rsidR="00DE5F19">
        <w:t xml:space="preserve">. The </w:t>
      </w:r>
      <w:r w:rsidR="00761253">
        <w:t>Management-Control</w:t>
      </w:r>
      <w:r w:rsidR="00DE5F19">
        <w:t xml:space="preserve"> systems can also </w:t>
      </w:r>
      <w:r>
        <w:t xml:space="preserve">identify repair action prioritization (via analysis of problems). </w:t>
      </w:r>
    </w:p>
    <w:p w14:paraId="492F6968" w14:textId="77777777" w:rsidR="007B4527" w:rsidRDefault="00761253" w:rsidP="007B4527">
      <w:pPr>
        <w:pStyle w:val="NormalWeb"/>
        <w:rPr>
          <w:rFonts w:eastAsiaTheme="minorEastAsia"/>
        </w:rPr>
      </w:pPr>
      <w:r>
        <w:t>Management-Control</w:t>
      </w:r>
      <w:r w:rsidR="003759AE">
        <w:t xml:space="preserve"> system components use</w:t>
      </w:r>
      <w:r w:rsidR="007B4527">
        <w:t xml:space="preserve"> TAPI to acquire</w:t>
      </w:r>
      <w:r w:rsidR="003759AE">
        <w:t>,</w:t>
      </w:r>
      <w:r w:rsidR="007B4527">
        <w:t xml:space="preserve"> from the subordinate </w:t>
      </w:r>
      <w:r w:rsidR="003759AE">
        <w:t>systems</w:t>
      </w:r>
      <w:r w:rsidR="000B61CD">
        <w:t>,</w:t>
      </w:r>
      <w:r w:rsidR="003759AE">
        <w:t xml:space="preserve"> </w:t>
      </w:r>
      <w:r w:rsidR="007B4527">
        <w:t xml:space="preserve">information from </w:t>
      </w:r>
      <w:r w:rsidR="00DA27E1">
        <w:t>a</w:t>
      </w:r>
      <w:r w:rsidR="007B4527">
        <w:t xml:space="preserve"> fragment of the overall network</w:t>
      </w:r>
      <w:r w:rsidR="00DA27E1">
        <w:t xml:space="preserve">, </w:t>
      </w:r>
      <w:r w:rsidR="000B61CD">
        <w:t>e.g.</w:t>
      </w:r>
      <w:r w:rsidR="007B4527">
        <w:t xml:space="preserve">, the devices </w:t>
      </w:r>
      <w:r w:rsidR="00A048BF">
        <w:t>controlled</w:t>
      </w:r>
      <w:r w:rsidR="007B4527">
        <w:t xml:space="preserve"> by </w:t>
      </w:r>
      <w:r w:rsidR="000B61CD">
        <w:t xml:space="preserve">a </w:t>
      </w:r>
      <w:r w:rsidR="007B4527">
        <w:t>controller</w:t>
      </w:r>
      <w:r w:rsidR="00DA27E1">
        <w:t>,</w:t>
      </w:r>
      <w:r w:rsidR="007B4527">
        <w:t xml:space="preserve"> where that information is </w:t>
      </w:r>
      <w:r w:rsidR="000B61CD">
        <w:t xml:space="preserve">presented </w:t>
      </w:r>
      <w:r w:rsidR="007B4527">
        <w:t>in terms of TAPI entities</w:t>
      </w:r>
      <w:r w:rsidR="005E7039">
        <w:rPr>
          <w:rStyle w:val="FootnoteReference"/>
        </w:rPr>
        <w:footnoteReference w:id="22"/>
      </w:r>
      <w:r w:rsidR="007B4527">
        <w:t xml:space="preserve"> within a TAPI Context.</w:t>
      </w:r>
    </w:p>
    <w:p w14:paraId="3AEBA315" w14:textId="77777777" w:rsidR="007B4527" w:rsidRDefault="002A21CA" w:rsidP="007B4527">
      <w:pPr>
        <w:pStyle w:val="NormalWeb"/>
      </w:pPr>
      <w:r>
        <w:t>T</w:t>
      </w:r>
      <w:r w:rsidR="007B4527">
        <w:t xml:space="preserve">he </w:t>
      </w:r>
      <w:r>
        <w:t>client</w:t>
      </w:r>
      <w:r w:rsidR="007B4527">
        <w:t xml:space="preserve"> maintains history and live views of the state of the things in the network so as to do the necessary analysis</w:t>
      </w:r>
      <w:r>
        <w:t>, h</w:t>
      </w:r>
      <w:r w:rsidR="007B4527">
        <w:t xml:space="preserve">ence that </w:t>
      </w:r>
      <w:r w:rsidR="00761253">
        <w:t>Management-Control</w:t>
      </w:r>
      <w:r w:rsidR="004D43D0">
        <w:t xml:space="preserve"> </w:t>
      </w:r>
      <w:r w:rsidR="007B4527">
        <w:t>system</w:t>
      </w:r>
      <w:r w:rsidR="00DA27E1">
        <w:t xml:space="preserve"> uses a mechanism </w:t>
      </w:r>
      <w:r w:rsidR="00F109D0">
        <w:t>providing autonomous updates and</w:t>
      </w:r>
      <w:r w:rsidR="007B4527">
        <w:t xml:space="preserve"> </w:t>
      </w:r>
      <w:r w:rsidR="006C6C48">
        <w:t>n</w:t>
      </w:r>
      <w:r w:rsidR="00E6421C">
        <w:t>eed</w:t>
      </w:r>
      <w:r w:rsidR="007B4527">
        <w:t xml:space="preserve"> NOT query</w:t>
      </w:r>
      <w:r>
        <w:t xml:space="preserve"> the provider for</w:t>
      </w:r>
      <w:r w:rsidR="007B4527">
        <w:t xml:space="preserve"> states.</w:t>
      </w:r>
    </w:p>
    <w:p w14:paraId="7CDC3078" w14:textId="77777777" w:rsidR="007B4527" w:rsidRDefault="007B4527" w:rsidP="007B4527">
      <w:pPr>
        <w:pStyle w:val="NormalWeb"/>
        <w:rPr>
          <w:rFonts w:eastAsiaTheme="minorEastAsia"/>
        </w:rPr>
      </w:pPr>
      <w:r>
        <w:rPr>
          <w:color w:val="000000"/>
        </w:rPr>
        <w:t>The overall solution is expected to have the following characteristics</w:t>
      </w:r>
      <w:r w:rsidR="00F109D0">
        <w:rPr>
          <w:color w:val="000000"/>
        </w:rPr>
        <w:t xml:space="preserve"> for the provider</w:t>
      </w:r>
      <w:r>
        <w:rPr>
          <w:color w:val="000000"/>
        </w:rPr>
        <w:t>:</w:t>
      </w:r>
    </w:p>
    <w:p w14:paraId="263C759D" w14:textId="77777777" w:rsidR="00333FCD" w:rsidRPr="00333FCD" w:rsidRDefault="007B4527" w:rsidP="00333FCD">
      <w:pPr>
        <w:numPr>
          <w:ilvl w:val="0"/>
          <w:numId w:val="6"/>
        </w:numPr>
        <w:spacing w:before="100" w:beforeAutospacing="1" w:after="100" w:afterAutospacing="1"/>
        <w:rPr>
          <w:rFonts w:eastAsia="Times New Roman"/>
        </w:rPr>
      </w:pPr>
      <w:r>
        <w:rPr>
          <w:rFonts w:eastAsia="Times New Roman"/>
        </w:rPr>
        <w:t>Few</w:t>
      </w:r>
      <w:r w:rsidR="00CA25F5">
        <w:rPr>
          <w:rFonts w:eastAsia="Times New Roman"/>
        </w:rPr>
        <w:t xml:space="preserve"> (~2)</w:t>
      </w:r>
      <w:r>
        <w:rPr>
          <w:rFonts w:eastAsia="Times New Roman"/>
        </w:rPr>
        <w:t xml:space="preserve"> direct client</w:t>
      </w:r>
      <w:r w:rsidR="00345A44">
        <w:rPr>
          <w:rFonts w:eastAsia="Times New Roman"/>
        </w:rPr>
        <w:t>s</w:t>
      </w:r>
      <w:r w:rsidR="00CA25F5">
        <w:rPr>
          <w:rStyle w:val="FootnoteReference"/>
          <w:rFonts w:eastAsia="Times New Roman"/>
        </w:rPr>
        <w:footnoteReference w:id="23"/>
      </w:r>
    </w:p>
    <w:p w14:paraId="7878D1FC" w14:textId="77777777" w:rsidR="007B4527" w:rsidRDefault="00494664" w:rsidP="006B0A86">
      <w:pPr>
        <w:numPr>
          <w:ilvl w:val="1"/>
          <w:numId w:val="6"/>
        </w:numPr>
        <w:spacing w:before="100" w:beforeAutospacing="1" w:after="100" w:afterAutospacing="1"/>
        <w:rPr>
          <w:rFonts w:eastAsia="Times New Roman"/>
        </w:rPr>
      </w:pPr>
      <w:r>
        <w:rPr>
          <w:rFonts w:eastAsia="Times New Roman"/>
        </w:rPr>
        <w:t>For example, a s</w:t>
      </w:r>
      <w:r w:rsidR="007B4527">
        <w:rPr>
          <w:rFonts w:eastAsia="Times New Roman"/>
        </w:rPr>
        <w:t>ingle OSS/orchestrator with several separate internal systems (</w:t>
      </w:r>
      <w:r w:rsidR="00991192">
        <w:rPr>
          <w:rFonts w:eastAsia="Times New Roman"/>
        </w:rPr>
        <w:t>f</w:t>
      </w:r>
      <w:r w:rsidR="007B4527">
        <w:rPr>
          <w:rFonts w:eastAsia="Times New Roman"/>
        </w:rPr>
        <w:t>ault, provisioning, equipment inventory) and potentially some form of resilience</w:t>
      </w:r>
    </w:p>
    <w:p w14:paraId="4E1CBB77" w14:textId="4945C227" w:rsidR="00D112E5" w:rsidRDefault="00D112E5" w:rsidP="00D112E5">
      <w:pPr>
        <w:numPr>
          <w:ilvl w:val="1"/>
          <w:numId w:val="6"/>
        </w:numPr>
        <w:spacing w:before="100" w:beforeAutospacing="1" w:after="100" w:afterAutospacing="1"/>
        <w:rPr>
          <w:rFonts w:eastAsia="Times New Roman"/>
        </w:rPr>
      </w:pPr>
      <w:r>
        <w:rPr>
          <w:rFonts w:eastAsia="Times New Roman"/>
        </w:rPr>
        <w:t>It is expected that TAPI is used at a point</w:t>
      </w:r>
      <w:r w:rsidR="00747ED8">
        <w:rPr>
          <w:rFonts w:eastAsia="Times New Roman"/>
        </w:rPr>
        <w:t xml:space="preserve"> </w:t>
      </w:r>
      <w:r w:rsidR="00106040">
        <w:rPr>
          <w:rFonts w:eastAsia="Times New Roman"/>
        </w:rPr>
        <w:t>low</w:t>
      </w:r>
      <w:r>
        <w:rPr>
          <w:rFonts w:eastAsia="Times New Roman"/>
        </w:rPr>
        <w:t xml:space="preserve"> in the </w:t>
      </w:r>
      <w:r w:rsidR="00761253">
        <w:rPr>
          <w:rFonts w:eastAsia="Times New Roman"/>
        </w:rPr>
        <w:t>Management-Control</w:t>
      </w:r>
      <w:r>
        <w:rPr>
          <w:rFonts w:eastAsia="Times New Roman"/>
        </w:rPr>
        <w:t xml:space="preserve"> hierarchy close to the </w:t>
      </w:r>
      <w:r w:rsidR="00A048BF">
        <w:rPr>
          <w:rFonts w:eastAsia="Times New Roman"/>
        </w:rPr>
        <w:t xml:space="preserve">controlled </w:t>
      </w:r>
      <w:r>
        <w:rPr>
          <w:rFonts w:eastAsia="Times New Roman"/>
        </w:rPr>
        <w:t>devices</w:t>
      </w:r>
      <w:r w:rsidR="00C25979">
        <w:rPr>
          <w:rFonts w:eastAsia="Times New Roman"/>
        </w:rPr>
        <w:t xml:space="preserve"> (see </w:t>
      </w:r>
      <w:r w:rsidR="00C25979">
        <w:rPr>
          <w:rFonts w:eastAsia="Times New Roman"/>
        </w:rPr>
        <w:fldChar w:fldCharType="begin"/>
      </w:r>
      <w:r w:rsidR="00C25979">
        <w:rPr>
          <w:rFonts w:eastAsia="Times New Roman"/>
        </w:rPr>
        <w:instrText xml:space="preserve"> REF _Ref8641135 \h </w:instrText>
      </w:r>
      <w:r w:rsidR="00C25979">
        <w:rPr>
          <w:rFonts w:eastAsia="Times New Roman"/>
        </w:rPr>
      </w:r>
      <w:r w:rsidR="00C25979">
        <w:rPr>
          <w:rFonts w:eastAsia="Times New Roman"/>
        </w:rPr>
        <w:fldChar w:fldCharType="separate"/>
      </w:r>
      <w:r w:rsidR="00916DFC" w:rsidRPr="00CA3534">
        <w:t xml:space="preserve">Figure </w:t>
      </w:r>
      <w:r w:rsidR="00916DFC">
        <w:rPr>
          <w:noProof/>
        </w:rPr>
        <w:t>1</w:t>
      </w:r>
      <w:r w:rsidR="00C25979">
        <w:rPr>
          <w:rFonts w:eastAsia="Times New Roman"/>
        </w:rPr>
        <w:fldChar w:fldCharType="end"/>
      </w:r>
      <w:r w:rsidR="00C25979">
        <w:rPr>
          <w:rFonts w:eastAsia="Times New Roman"/>
        </w:rPr>
        <w:t>)</w:t>
      </w:r>
      <w:r w:rsidR="00747ED8">
        <w:rPr>
          <w:rFonts w:eastAsia="Times New Roman"/>
        </w:rPr>
        <w:t>:</w:t>
      </w:r>
    </w:p>
    <w:p w14:paraId="3F509514" w14:textId="77777777" w:rsidR="00B5248A" w:rsidRDefault="00B5248A" w:rsidP="00D112E5">
      <w:pPr>
        <w:numPr>
          <w:ilvl w:val="2"/>
          <w:numId w:val="6"/>
        </w:numPr>
        <w:spacing w:before="100" w:beforeAutospacing="1" w:after="100" w:afterAutospacing="1"/>
        <w:rPr>
          <w:rFonts w:eastAsia="Times New Roman"/>
        </w:rPr>
      </w:pPr>
      <w:r>
        <w:rPr>
          <w:rFonts w:eastAsia="Times New Roman"/>
        </w:rPr>
        <w:t>I</w:t>
      </w:r>
      <w:r w:rsidR="0026338B">
        <w:rPr>
          <w:rFonts w:eastAsia="Times New Roman"/>
        </w:rPr>
        <w:t xml:space="preserve">nterfaces </w:t>
      </w:r>
      <w:r>
        <w:rPr>
          <w:rFonts w:eastAsia="Times New Roman"/>
        </w:rPr>
        <w:t>above the OSS are unlikely to use TAPI</w:t>
      </w:r>
      <w:r w:rsidR="00CB34D3">
        <w:rPr>
          <w:rFonts w:eastAsia="Times New Roman"/>
        </w:rPr>
        <w:t xml:space="preserve"> such as:</w:t>
      </w:r>
    </w:p>
    <w:p w14:paraId="1173F9BC" w14:textId="77777777" w:rsidR="00CB34D3" w:rsidRDefault="00CB34D3" w:rsidP="00CB34D3">
      <w:pPr>
        <w:numPr>
          <w:ilvl w:val="3"/>
          <w:numId w:val="6"/>
        </w:numPr>
        <w:spacing w:before="100" w:beforeAutospacing="1" w:after="100" w:afterAutospacing="1"/>
        <w:rPr>
          <w:rFonts w:eastAsia="Times New Roman"/>
        </w:rPr>
      </w:pPr>
      <w:r>
        <w:rPr>
          <w:rFonts w:eastAsia="Times New Roman"/>
        </w:rPr>
        <w:t xml:space="preserve">Interface to customer </w:t>
      </w:r>
      <w:r w:rsidR="00C1593F">
        <w:rPr>
          <w:rFonts w:eastAsia="Times New Roman"/>
        </w:rPr>
        <w:t>management solutions</w:t>
      </w:r>
    </w:p>
    <w:p w14:paraId="29405021" w14:textId="77777777" w:rsidR="00C1593F" w:rsidRDefault="00C1593F" w:rsidP="00CB34D3">
      <w:pPr>
        <w:numPr>
          <w:ilvl w:val="3"/>
          <w:numId w:val="6"/>
        </w:numPr>
        <w:spacing w:before="100" w:beforeAutospacing="1" w:after="100" w:afterAutospacing="1"/>
        <w:rPr>
          <w:rFonts w:eastAsia="Times New Roman"/>
        </w:rPr>
      </w:pPr>
      <w:r>
        <w:rPr>
          <w:rFonts w:eastAsia="Times New Roman"/>
        </w:rPr>
        <w:t>Interfaces direct to end user</w:t>
      </w:r>
    </w:p>
    <w:p w14:paraId="234EC99F" w14:textId="77777777" w:rsidR="00D112E5" w:rsidRDefault="00D112E5" w:rsidP="00D112E5">
      <w:pPr>
        <w:numPr>
          <w:ilvl w:val="2"/>
          <w:numId w:val="6"/>
        </w:numPr>
        <w:spacing w:before="100" w:beforeAutospacing="1" w:after="100" w:afterAutospacing="1"/>
        <w:rPr>
          <w:rFonts w:eastAsia="Times New Roman"/>
        </w:rPr>
      </w:pPr>
      <w:r>
        <w:rPr>
          <w:rFonts w:eastAsia="Times New Roman"/>
        </w:rPr>
        <w:t>At this point it is likely that the solution is somewhat traditional in nature with an OSS</w:t>
      </w:r>
      <w:r w:rsidR="0031046A">
        <w:rPr>
          <w:rFonts w:eastAsia="Times New Roman"/>
        </w:rPr>
        <w:t>,</w:t>
      </w:r>
      <w:r w:rsidR="00DA2FDE">
        <w:rPr>
          <w:rFonts w:eastAsia="Times New Roman"/>
        </w:rPr>
        <w:t xml:space="preserve"> or Orchestrator, or</w:t>
      </w:r>
      <w:r>
        <w:rPr>
          <w:rFonts w:eastAsia="Times New Roman"/>
        </w:rPr>
        <w:t xml:space="preserve"> potentially an orchestrator</w:t>
      </w:r>
      <w:r w:rsidR="0031046A">
        <w:rPr>
          <w:rFonts w:eastAsia="Times New Roman"/>
        </w:rPr>
        <w:t xml:space="preserve"> and OSS</w:t>
      </w:r>
      <w:r>
        <w:rPr>
          <w:rFonts w:eastAsia="Times New Roman"/>
        </w:rPr>
        <w:t xml:space="preserve"> operating in conjunction</w:t>
      </w:r>
    </w:p>
    <w:p w14:paraId="2099A51E" w14:textId="77777777" w:rsidR="00D112E5" w:rsidRDefault="00D112E5" w:rsidP="00D112E5">
      <w:pPr>
        <w:numPr>
          <w:ilvl w:val="2"/>
          <w:numId w:val="6"/>
        </w:numPr>
        <w:spacing w:before="100" w:beforeAutospacing="1" w:after="100" w:afterAutospacing="1"/>
        <w:rPr>
          <w:rFonts w:eastAsia="Times New Roman"/>
        </w:rPr>
      </w:pPr>
      <w:r>
        <w:rPr>
          <w:rFonts w:eastAsia="Times New Roman"/>
        </w:rPr>
        <w:t>It is assumed that the OSS/Orchestrator will be composed of functionally focused components (e.g., fault analysis, path computation) but that it will provide a relatively unified interface to the subordinate systems</w:t>
      </w:r>
    </w:p>
    <w:p w14:paraId="416026E5" w14:textId="77777777" w:rsidR="00D35495" w:rsidRDefault="00D35495" w:rsidP="00D112E5">
      <w:pPr>
        <w:numPr>
          <w:ilvl w:val="2"/>
          <w:numId w:val="6"/>
        </w:numPr>
        <w:spacing w:before="100" w:beforeAutospacing="1" w:after="100" w:afterAutospacing="1"/>
        <w:rPr>
          <w:rFonts w:eastAsia="Times New Roman"/>
        </w:rPr>
      </w:pPr>
      <w:r>
        <w:rPr>
          <w:rFonts w:eastAsia="Times New Roman"/>
        </w:rPr>
        <w:t>The OSS/Orchestrator may be operating some form of resilience</w:t>
      </w:r>
    </w:p>
    <w:p w14:paraId="20C10579" w14:textId="77777777" w:rsidR="00EE71F5" w:rsidRDefault="005D74A2" w:rsidP="00D112E5">
      <w:pPr>
        <w:numPr>
          <w:ilvl w:val="1"/>
          <w:numId w:val="6"/>
        </w:numPr>
        <w:spacing w:before="100" w:beforeAutospacing="1" w:after="100" w:afterAutospacing="1"/>
        <w:rPr>
          <w:rFonts w:eastAsia="Times New Roman"/>
        </w:rPr>
      </w:pPr>
      <w:r>
        <w:rPr>
          <w:rFonts w:eastAsia="Times New Roman"/>
        </w:rPr>
        <w:t>It is allowed</w:t>
      </w:r>
      <w:r w:rsidR="00EE71F5">
        <w:rPr>
          <w:rFonts w:eastAsia="Times New Roman"/>
        </w:rPr>
        <w:t xml:space="preserve"> for a </w:t>
      </w:r>
      <w:r w:rsidR="007F515F">
        <w:rPr>
          <w:rFonts w:eastAsia="Times New Roman"/>
        </w:rPr>
        <w:t>provider to divide up the information based upon entity type</w:t>
      </w:r>
    </w:p>
    <w:p w14:paraId="27FBA41D" w14:textId="77777777" w:rsidR="007F515F" w:rsidRDefault="007F515F" w:rsidP="007F515F">
      <w:pPr>
        <w:numPr>
          <w:ilvl w:val="2"/>
          <w:numId w:val="6"/>
        </w:numPr>
        <w:spacing w:before="100" w:beforeAutospacing="1" w:after="100" w:afterAutospacing="1"/>
        <w:rPr>
          <w:rFonts w:eastAsia="Times New Roman"/>
        </w:rPr>
      </w:pPr>
      <w:r>
        <w:rPr>
          <w:rFonts w:eastAsia="Times New Roman"/>
        </w:rPr>
        <w:t>This allows simple separation of topology from equipment from alarms</w:t>
      </w:r>
    </w:p>
    <w:p w14:paraId="7BD3A600" w14:textId="77777777" w:rsidR="007F515F" w:rsidRDefault="007F515F" w:rsidP="003873FC">
      <w:pPr>
        <w:numPr>
          <w:ilvl w:val="2"/>
          <w:numId w:val="6"/>
        </w:numPr>
        <w:spacing w:before="100" w:beforeAutospacing="1" w:after="100" w:afterAutospacing="1"/>
        <w:rPr>
          <w:rFonts w:eastAsia="Times New Roman"/>
        </w:rPr>
      </w:pPr>
      <w:r>
        <w:rPr>
          <w:rFonts w:eastAsia="Times New Roman"/>
        </w:rPr>
        <w:t xml:space="preserve">This simple split probably matches the </w:t>
      </w:r>
      <w:r w:rsidR="00207B73">
        <w:rPr>
          <w:rFonts w:eastAsia="Times New Roman"/>
        </w:rPr>
        <w:t>normal gross partition of roles in an OSS/Orchestrator</w:t>
      </w:r>
    </w:p>
    <w:p w14:paraId="01945A6B" w14:textId="77777777" w:rsidR="00D112E5" w:rsidRPr="00D112E5" w:rsidRDefault="005D74A2" w:rsidP="00D112E5">
      <w:pPr>
        <w:numPr>
          <w:ilvl w:val="1"/>
          <w:numId w:val="6"/>
        </w:numPr>
        <w:spacing w:before="100" w:beforeAutospacing="1" w:after="100" w:afterAutospacing="1"/>
        <w:rPr>
          <w:rFonts w:eastAsia="Times New Roman"/>
        </w:rPr>
      </w:pPr>
      <w:r>
        <w:rPr>
          <w:rFonts w:eastAsia="Times New Roman"/>
        </w:rPr>
        <w:lastRenderedPageBreak/>
        <w:t>I</w:t>
      </w:r>
      <w:r w:rsidR="00D112E5">
        <w:rPr>
          <w:rFonts w:eastAsia="Times New Roman"/>
        </w:rPr>
        <w:t>t is assumed that there will be</w:t>
      </w:r>
      <w:r w:rsidR="00735B19">
        <w:rPr>
          <w:rFonts w:eastAsia="Times New Roman"/>
        </w:rPr>
        <w:t xml:space="preserve"> one or two clients for each stream type (perhaps up to 4 if</w:t>
      </w:r>
      <w:r w:rsidR="003E5ADC">
        <w:rPr>
          <w:rFonts w:eastAsia="Times New Roman"/>
        </w:rPr>
        <w:t>, for example,</w:t>
      </w:r>
      <w:r w:rsidR="00735B19">
        <w:rPr>
          <w:rFonts w:eastAsia="Times New Roman"/>
        </w:rPr>
        <w:t xml:space="preserve"> there is both a</w:t>
      </w:r>
      <w:r w:rsidR="00FD62CD">
        <w:rPr>
          <w:rFonts w:eastAsia="Times New Roman"/>
        </w:rPr>
        <w:t xml:space="preserve"> resi</w:t>
      </w:r>
      <w:r w:rsidR="003E5ADC">
        <w:rPr>
          <w:rFonts w:eastAsia="Times New Roman"/>
        </w:rPr>
        <w:t>lient</w:t>
      </w:r>
      <w:r w:rsidR="00735B19">
        <w:rPr>
          <w:rFonts w:eastAsia="Times New Roman"/>
        </w:rPr>
        <w:t xml:space="preserve"> orchestrator and a</w:t>
      </w:r>
      <w:r w:rsidR="003E5ADC">
        <w:rPr>
          <w:rFonts w:eastAsia="Times New Roman"/>
        </w:rPr>
        <w:t xml:space="preserve"> resilient</w:t>
      </w:r>
      <w:r w:rsidR="00735B19">
        <w:rPr>
          <w:rFonts w:eastAsia="Times New Roman"/>
        </w:rPr>
        <w:t xml:space="preserve"> OSS which are both providing some alarm capability)</w:t>
      </w:r>
    </w:p>
    <w:p w14:paraId="335D7DA2" w14:textId="77777777" w:rsidR="007B4527" w:rsidRDefault="00683A46" w:rsidP="006B0A86">
      <w:pPr>
        <w:numPr>
          <w:ilvl w:val="0"/>
          <w:numId w:val="6"/>
        </w:numPr>
        <w:spacing w:before="100" w:beforeAutospacing="1" w:after="100" w:afterAutospacing="1"/>
        <w:rPr>
          <w:rFonts w:eastAsia="Times New Roman"/>
        </w:rPr>
      </w:pPr>
      <w:r>
        <w:rPr>
          <w:rFonts w:eastAsia="Times New Roman"/>
        </w:rPr>
        <w:t>Long-lived clients:</w:t>
      </w:r>
    </w:p>
    <w:p w14:paraId="24A983A0" w14:textId="77777777" w:rsidR="007B4527" w:rsidRDefault="007B4527" w:rsidP="006B0A86">
      <w:pPr>
        <w:numPr>
          <w:ilvl w:val="1"/>
          <w:numId w:val="6"/>
        </w:numPr>
        <w:spacing w:before="100" w:beforeAutospacing="1" w:after="100" w:afterAutospacing="1"/>
        <w:rPr>
          <w:rFonts w:eastAsia="Times New Roman"/>
        </w:rPr>
      </w:pPr>
      <w:r>
        <w:rPr>
          <w:rFonts w:eastAsia="Times New Roman"/>
        </w:rPr>
        <w:t>Clients remain “connected” for a very long time and if the connection is dropped the same client will usually try to reconnect</w:t>
      </w:r>
    </w:p>
    <w:p w14:paraId="162B52F4" w14:textId="77777777" w:rsidR="0031046A" w:rsidRDefault="005D74A2" w:rsidP="006B0A86">
      <w:pPr>
        <w:numPr>
          <w:ilvl w:val="1"/>
          <w:numId w:val="6"/>
        </w:numPr>
        <w:spacing w:before="100" w:beforeAutospacing="1" w:after="100" w:afterAutospacing="1"/>
        <w:rPr>
          <w:rFonts w:eastAsia="Times New Roman"/>
        </w:rPr>
      </w:pPr>
      <w:r>
        <w:rPr>
          <w:rFonts w:eastAsia="Times New Roman"/>
        </w:rPr>
        <w:t>B</w:t>
      </w:r>
      <w:r w:rsidR="0031046A">
        <w:rPr>
          <w:rFonts w:eastAsia="Times New Roman"/>
        </w:rPr>
        <w:t xml:space="preserve">ecause of the </w:t>
      </w:r>
      <w:r w:rsidR="00502429">
        <w:rPr>
          <w:rFonts w:eastAsia="Times New Roman"/>
        </w:rPr>
        <w:t>point of use of TAPI</w:t>
      </w:r>
      <w:r w:rsidR="0031046A">
        <w:rPr>
          <w:rFonts w:eastAsia="Times New Roman"/>
        </w:rPr>
        <w:t xml:space="preserve"> in the </w:t>
      </w:r>
      <w:r w:rsidR="00761253">
        <w:rPr>
          <w:rFonts w:eastAsia="Times New Roman"/>
        </w:rPr>
        <w:t>Management-Control</w:t>
      </w:r>
      <w:r w:rsidR="0031046A">
        <w:rPr>
          <w:rFonts w:eastAsia="Times New Roman"/>
        </w:rPr>
        <w:t xml:space="preserve"> hierarchy and the role and purpose of the clients (OSS/Orchestrator)</w:t>
      </w:r>
      <w:r w:rsidR="00502429">
        <w:rPr>
          <w:rFonts w:eastAsia="Times New Roman"/>
        </w:rPr>
        <w:t>, it is expected that the clients will be permanently connected.</w:t>
      </w:r>
    </w:p>
    <w:p w14:paraId="171A10DB" w14:textId="77777777" w:rsidR="007B4527" w:rsidRDefault="007B4527" w:rsidP="006B0A86">
      <w:pPr>
        <w:numPr>
          <w:ilvl w:val="0"/>
          <w:numId w:val="6"/>
        </w:numPr>
        <w:spacing w:before="100" w:beforeAutospacing="1" w:after="100" w:afterAutospacing="1"/>
        <w:rPr>
          <w:rFonts w:eastAsia="Times New Roman"/>
        </w:rPr>
      </w:pPr>
      <w:r>
        <w:rPr>
          <w:rFonts w:eastAsia="Times New Roman"/>
          <w:color w:val="000000"/>
        </w:rPr>
        <w:t>Provider maintains alignment with underlying system</w:t>
      </w:r>
    </w:p>
    <w:p w14:paraId="5E0551D9" w14:textId="77777777" w:rsidR="007B4527" w:rsidRPr="003873FC" w:rsidRDefault="007B4527" w:rsidP="006B0A86">
      <w:pPr>
        <w:numPr>
          <w:ilvl w:val="1"/>
          <w:numId w:val="6"/>
        </w:numPr>
        <w:spacing w:before="100" w:beforeAutospacing="1" w:after="100" w:afterAutospacing="1"/>
        <w:rPr>
          <w:rFonts w:eastAsia="Times New Roman"/>
        </w:rPr>
      </w:pPr>
      <w:r>
        <w:rPr>
          <w:rFonts w:eastAsia="Times New Roman"/>
          <w:color w:val="000000"/>
        </w:rPr>
        <w:t>The TAPI realization assumes a reliable input that ensures eventual consistency with current network state</w:t>
      </w:r>
    </w:p>
    <w:p w14:paraId="0D21E171" w14:textId="77777777" w:rsidR="00F371C9" w:rsidRDefault="00F371C9" w:rsidP="006B0A86">
      <w:pPr>
        <w:numPr>
          <w:ilvl w:val="1"/>
          <w:numId w:val="6"/>
        </w:numPr>
        <w:spacing w:before="100" w:beforeAutospacing="1" w:after="100" w:afterAutospacing="1"/>
        <w:rPr>
          <w:rFonts w:eastAsia="Times New Roman"/>
        </w:rPr>
      </w:pPr>
      <w:r>
        <w:rPr>
          <w:rFonts w:eastAsia="Times New Roman"/>
        </w:rPr>
        <w:t xml:space="preserve">As the client is an OSS/Orchestrator, it will have a repository. </w:t>
      </w:r>
    </w:p>
    <w:p w14:paraId="67D2618C" w14:textId="77777777" w:rsidR="00F371C9" w:rsidRDefault="00F371C9" w:rsidP="00F371C9">
      <w:pPr>
        <w:numPr>
          <w:ilvl w:val="2"/>
          <w:numId w:val="6"/>
        </w:numPr>
        <w:spacing w:before="100" w:beforeAutospacing="1" w:after="100" w:afterAutospacing="1"/>
        <w:rPr>
          <w:rFonts w:eastAsia="Times New Roman"/>
        </w:rPr>
      </w:pPr>
      <w:r>
        <w:rPr>
          <w:rFonts w:eastAsia="Times New Roman"/>
        </w:rPr>
        <w:t>The normal mode or operation is to align the repository with the view provided by the underlying system and to build a broader view of the network by integrating the views from many underlying systems.</w:t>
      </w:r>
    </w:p>
    <w:p w14:paraId="0CF52C3A" w14:textId="77777777" w:rsidR="00F371C9" w:rsidRDefault="00F371C9" w:rsidP="003873FC">
      <w:pPr>
        <w:numPr>
          <w:ilvl w:val="2"/>
          <w:numId w:val="6"/>
        </w:numPr>
        <w:spacing w:before="100" w:beforeAutospacing="1" w:after="100" w:afterAutospacing="1"/>
        <w:rPr>
          <w:rFonts w:eastAsia="Times New Roman"/>
        </w:rPr>
      </w:pPr>
      <w:r>
        <w:rPr>
          <w:rFonts w:eastAsia="Times New Roman"/>
        </w:rPr>
        <w:t>For the OSS/Orchestrator to perform</w:t>
      </w:r>
      <w:r w:rsidR="005F069C">
        <w:rPr>
          <w:rFonts w:eastAsia="Times New Roman"/>
        </w:rPr>
        <w:t xml:space="preserve"> its expected functions</w:t>
      </w:r>
      <w:r>
        <w:rPr>
          <w:rFonts w:eastAsia="Times New Roman"/>
        </w:rPr>
        <w:t xml:space="preserve"> it is necessary</w:t>
      </w:r>
      <w:r w:rsidR="00484344">
        <w:rPr>
          <w:rFonts w:eastAsia="Times New Roman"/>
        </w:rPr>
        <w:t xml:space="preserve"> for it</w:t>
      </w:r>
      <w:r>
        <w:rPr>
          <w:rFonts w:eastAsia="Times New Roman"/>
        </w:rPr>
        <w:t xml:space="preserve"> to maintain alignment.</w:t>
      </w:r>
    </w:p>
    <w:p w14:paraId="34AE63EB" w14:textId="77777777" w:rsidR="006761C9" w:rsidRPr="00A75391" w:rsidRDefault="007B4527" w:rsidP="007B4527">
      <w:pPr>
        <w:rPr>
          <w:rFonts w:eastAsia="Times New Roman"/>
        </w:rPr>
      </w:pPr>
      <w:r>
        <w:rPr>
          <w:rFonts w:eastAsia="Times New Roman"/>
        </w:rPr>
        <w:t xml:space="preserve">The primary </w:t>
      </w:r>
      <w:r w:rsidR="00700831">
        <w:rPr>
          <w:rFonts w:eastAsia="Times New Roman"/>
        </w:rPr>
        <w:t>focus</w:t>
      </w:r>
      <w:r>
        <w:rPr>
          <w:rFonts w:eastAsia="Times New Roman"/>
        </w:rPr>
        <w:t xml:space="preserve"> for Streaming is</w:t>
      </w:r>
      <w:r w:rsidR="00700831">
        <w:rPr>
          <w:rFonts w:eastAsia="Times New Roman"/>
        </w:rPr>
        <w:t xml:space="preserve"> simple and efficient </w:t>
      </w:r>
      <w:r w:rsidR="004B6627">
        <w:rPr>
          <w:rFonts w:eastAsia="Times New Roman"/>
        </w:rPr>
        <w:t xml:space="preserve">ongoing </w:t>
      </w:r>
      <w:r w:rsidR="00952BA5">
        <w:rPr>
          <w:rFonts w:eastAsia="Times New Roman"/>
        </w:rPr>
        <w:t xml:space="preserve">alignment </w:t>
      </w:r>
      <w:r w:rsidR="004B6627">
        <w:rPr>
          <w:rFonts w:eastAsia="Times New Roman"/>
        </w:rPr>
        <w:t xml:space="preserve">of a client </w:t>
      </w:r>
      <w:r w:rsidR="00952BA5">
        <w:rPr>
          <w:rFonts w:eastAsia="Times New Roman"/>
        </w:rPr>
        <w:t xml:space="preserve">with a view presented </w:t>
      </w:r>
      <w:r w:rsidR="004B6627">
        <w:rPr>
          <w:rFonts w:eastAsia="Times New Roman"/>
        </w:rPr>
        <w:t xml:space="preserve">by </w:t>
      </w:r>
      <w:r w:rsidR="00E8526F">
        <w:rPr>
          <w:rFonts w:eastAsia="Times New Roman"/>
        </w:rPr>
        <w:t xml:space="preserve">a </w:t>
      </w:r>
      <w:r w:rsidR="004B6627">
        <w:rPr>
          <w:rFonts w:eastAsia="Times New Roman"/>
        </w:rPr>
        <w:t>provider</w:t>
      </w:r>
      <w:r w:rsidR="00E8526F">
        <w:rPr>
          <w:rFonts w:eastAsia="Times New Roman"/>
        </w:rPr>
        <w:t>.</w:t>
      </w:r>
    </w:p>
    <w:p w14:paraId="213C06B7" w14:textId="77777777" w:rsidR="007B4527" w:rsidRDefault="007C72D8" w:rsidP="00EB62A7">
      <w:pPr>
        <w:pStyle w:val="Heading2"/>
      </w:pPr>
      <w:bookmarkStart w:id="46" w:name="_Toc223392190"/>
      <w:r>
        <w:t xml:space="preserve">Summary of </w:t>
      </w:r>
      <w:r w:rsidR="007B4527">
        <w:t>Streaming Characteristics</w:t>
      </w:r>
      <w:bookmarkEnd w:id="46"/>
    </w:p>
    <w:p w14:paraId="16DA53E1" w14:textId="77777777" w:rsidR="0006219F" w:rsidRPr="0006219F" w:rsidRDefault="0006219F" w:rsidP="0006219F">
      <w:r>
        <w:t>The key characteristics of the TAPI Streaming solution:</w:t>
      </w:r>
    </w:p>
    <w:p w14:paraId="50D09775" w14:textId="77777777" w:rsidR="007B4527" w:rsidRDefault="00BE5CA2" w:rsidP="006B0A86">
      <w:pPr>
        <w:numPr>
          <w:ilvl w:val="0"/>
          <w:numId w:val="8"/>
        </w:numPr>
        <w:spacing w:before="100" w:beforeAutospacing="1" w:after="100" w:afterAutospacing="1"/>
        <w:rPr>
          <w:rFonts w:eastAsia="Times New Roman"/>
        </w:rPr>
      </w:pPr>
      <w:r>
        <w:rPr>
          <w:rFonts w:eastAsia="Times New Roman"/>
        </w:rPr>
        <w:t xml:space="preserve">Ensures </w:t>
      </w:r>
      <w:r w:rsidR="007B5BD7">
        <w:rPr>
          <w:rFonts w:eastAsia="Times New Roman"/>
        </w:rPr>
        <w:t>“</w:t>
      </w:r>
      <w:r>
        <w:rPr>
          <w:rFonts w:eastAsia="Times New Roman"/>
        </w:rPr>
        <w:t>e</w:t>
      </w:r>
      <w:r w:rsidR="007B4527">
        <w:rPr>
          <w:rFonts w:eastAsia="Times New Roman"/>
        </w:rPr>
        <w:t>ventual consistency</w:t>
      </w:r>
      <w:r w:rsidR="007B5BD7">
        <w:rPr>
          <w:rFonts w:eastAsia="Times New Roman"/>
        </w:rPr>
        <w:t>”</w:t>
      </w:r>
      <w:r w:rsidR="0006219F">
        <w:rPr>
          <w:rFonts w:eastAsia="Times New Roman"/>
        </w:rPr>
        <w:t xml:space="preserve"> of the client with the </w:t>
      </w:r>
      <w:r w:rsidR="00DA2D3E">
        <w:rPr>
          <w:rFonts w:eastAsia="Times New Roman"/>
        </w:rPr>
        <w:t>view presented by the provider</w:t>
      </w:r>
    </w:p>
    <w:p w14:paraId="6D4F5099"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Essentially, if the controlled system stops changing, once the whole stream has been received and processed in order by the client, the client view will be aligned with the corresponding controlled system state (assuming communication with all components in the controlled system</w:t>
      </w:r>
      <w:r w:rsidR="004457EB">
        <w:rPr>
          <w:rFonts w:eastAsia="Times New Roman"/>
        </w:rPr>
        <w:t xml:space="preserve"> is operating correctly etc.</w:t>
      </w:r>
      <w:r>
        <w:rPr>
          <w:rFonts w:eastAsia="Times New Roman"/>
        </w:rPr>
        <w:t>)</w:t>
      </w:r>
    </w:p>
    <w:p w14:paraId="16D3E968" w14:textId="77777777" w:rsidR="007B4527" w:rsidRDefault="0055408A" w:rsidP="006B0A86">
      <w:pPr>
        <w:numPr>
          <w:ilvl w:val="0"/>
          <w:numId w:val="8"/>
        </w:numPr>
        <w:spacing w:before="100" w:beforeAutospacing="1" w:after="100" w:afterAutospacing="1"/>
        <w:rPr>
          <w:rFonts w:eastAsia="Times New Roman"/>
        </w:rPr>
      </w:pPr>
      <w:r>
        <w:rPr>
          <w:rFonts w:eastAsia="Times New Roman"/>
        </w:rPr>
        <w:t xml:space="preserve">Is built on a provider </w:t>
      </w:r>
      <w:r w:rsidR="007B4527">
        <w:rPr>
          <w:rFonts w:eastAsia="Times New Roman"/>
        </w:rPr>
        <w:t>log of records</w:t>
      </w:r>
      <w:r>
        <w:rPr>
          <w:rFonts w:eastAsia="Times New Roman"/>
        </w:rPr>
        <w:t xml:space="preserve"> </w:t>
      </w:r>
      <w:r w:rsidR="008F2DAB">
        <w:rPr>
          <w:rFonts w:eastAsia="Times New Roman"/>
        </w:rPr>
        <w:t xml:space="preserve">detailing </w:t>
      </w:r>
      <w:r>
        <w:rPr>
          <w:rFonts w:eastAsia="Times New Roman"/>
        </w:rPr>
        <w:t>change</w:t>
      </w:r>
      <w:r w:rsidR="008F2DAB">
        <w:rPr>
          <w:rFonts w:eastAsia="Times New Roman"/>
        </w:rPr>
        <w:t xml:space="preserve"> in the controlled system</w:t>
      </w:r>
    </w:p>
    <w:p w14:paraId="5AADFCF1"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The log is designed to enable “eventual consistency”</w:t>
      </w:r>
    </w:p>
    <w:p w14:paraId="5FCD924D" w14:textId="77777777" w:rsidR="007B4527" w:rsidRDefault="0055408A" w:rsidP="006B0A86">
      <w:pPr>
        <w:numPr>
          <w:ilvl w:val="0"/>
          <w:numId w:val="8"/>
        </w:numPr>
        <w:spacing w:before="100" w:beforeAutospacing="1" w:after="100" w:afterAutospacing="1"/>
        <w:rPr>
          <w:rFonts w:eastAsia="Times New Roman"/>
        </w:rPr>
      </w:pPr>
      <w:r>
        <w:rPr>
          <w:rFonts w:eastAsia="Times New Roman"/>
        </w:rPr>
        <w:t>Guarantees delivery of e</w:t>
      </w:r>
      <w:r w:rsidR="007B4527">
        <w:rPr>
          <w:rFonts w:eastAsia="Times New Roman"/>
        </w:rPr>
        <w:t>ach log record</w:t>
      </w:r>
      <w:r w:rsidR="00A657E1">
        <w:rPr>
          <w:rFonts w:eastAsia="Times New Roman"/>
        </w:rPr>
        <w:t xml:space="preserve"> </w:t>
      </w:r>
      <w:r w:rsidR="007B4527">
        <w:rPr>
          <w:rFonts w:eastAsia="Times New Roman"/>
        </w:rPr>
        <w:t xml:space="preserve">“at least once” </w:t>
      </w:r>
    </w:p>
    <w:p w14:paraId="6C726B43"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 xml:space="preserve">Clearly, this guarantee applies within a particular operational envelope as defined in this document </w:t>
      </w:r>
    </w:p>
    <w:p w14:paraId="7C89DAA1" w14:textId="77777777" w:rsidR="007B4527" w:rsidRDefault="004E7087" w:rsidP="006B0A86">
      <w:pPr>
        <w:numPr>
          <w:ilvl w:val="1"/>
          <w:numId w:val="8"/>
        </w:numPr>
        <w:spacing w:before="100" w:beforeAutospacing="1" w:after="100" w:afterAutospacing="1"/>
        <w:rPr>
          <w:rFonts w:eastAsia="Times New Roman"/>
        </w:rPr>
      </w:pPr>
      <w:r>
        <w:rPr>
          <w:rFonts w:eastAsia="Times New Roman"/>
        </w:rPr>
        <w:t>The provider m</w:t>
      </w:r>
      <w:r w:rsidR="007B4527">
        <w:rPr>
          <w:rFonts w:eastAsia="Times New Roman"/>
        </w:rPr>
        <w:t>ay deliver some information more than once, but this will be in a pattern that ensures “eventual consistency”</w:t>
      </w:r>
    </w:p>
    <w:p w14:paraId="4F9544E7" w14:textId="77777777" w:rsidR="007B4527" w:rsidRDefault="00BE5CA2" w:rsidP="006B0A86">
      <w:pPr>
        <w:numPr>
          <w:ilvl w:val="0"/>
          <w:numId w:val="8"/>
        </w:numPr>
        <w:spacing w:before="100" w:beforeAutospacing="1" w:after="100" w:afterAutospacing="1"/>
        <w:rPr>
          <w:rFonts w:eastAsia="Times New Roman"/>
        </w:rPr>
      </w:pPr>
      <w:r>
        <w:rPr>
          <w:rFonts w:eastAsia="Times New Roman"/>
        </w:rPr>
        <w:t>Is h</w:t>
      </w:r>
      <w:r w:rsidR="007B4527">
        <w:rPr>
          <w:rFonts w:eastAsia="Times New Roman"/>
        </w:rPr>
        <w:t>ighly scalable and available</w:t>
      </w:r>
    </w:p>
    <w:p w14:paraId="2C8139D8"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Boundless scale (with corresponding system resources)</w:t>
      </w:r>
    </w:p>
    <w:p w14:paraId="7494EAD5" w14:textId="77777777" w:rsidR="007B4527" w:rsidRDefault="00BE5CA2" w:rsidP="006B0A86">
      <w:pPr>
        <w:numPr>
          <w:ilvl w:val="0"/>
          <w:numId w:val="8"/>
        </w:numPr>
        <w:spacing w:before="100" w:beforeAutospacing="1" w:after="100" w:afterAutospacing="1"/>
        <w:rPr>
          <w:rFonts w:eastAsia="Times New Roman"/>
        </w:rPr>
      </w:pPr>
      <w:r>
        <w:rPr>
          <w:rFonts w:eastAsia="Times New Roman"/>
        </w:rPr>
        <w:t>Is h</w:t>
      </w:r>
      <w:r w:rsidR="007B4527">
        <w:rPr>
          <w:rFonts w:eastAsia="Times New Roman"/>
        </w:rPr>
        <w:t>ighly reliable (</w:t>
      </w:r>
      <w:r w:rsidR="00432A50">
        <w:rPr>
          <w:rFonts w:eastAsia="Times New Roman"/>
        </w:rPr>
        <w:t xml:space="preserve">network </w:t>
      </w:r>
      <w:r w:rsidR="007B4527">
        <w:rPr>
          <w:rFonts w:eastAsia="Times New Roman"/>
        </w:rPr>
        <w:t>fault tolerant)</w:t>
      </w:r>
    </w:p>
    <w:p w14:paraId="1001E5A4" w14:textId="77777777" w:rsidR="007B4527" w:rsidRPr="008F0789" w:rsidRDefault="007B4527" w:rsidP="003940E5">
      <w:pPr>
        <w:numPr>
          <w:ilvl w:val="1"/>
          <w:numId w:val="8"/>
        </w:numPr>
        <w:spacing w:before="100" w:beforeAutospacing="1" w:after="100" w:afterAutospacing="1"/>
        <w:rPr>
          <w:rFonts w:eastAsia="Times New Roman"/>
        </w:rPr>
      </w:pPr>
      <w:r>
        <w:rPr>
          <w:rFonts w:eastAsia="Times New Roman"/>
        </w:rPr>
        <w:t>Provides an inherent high availability solution (assuming necessary implementation</w:t>
      </w:r>
      <w:r w:rsidR="003940E5">
        <w:rPr>
          <w:rFonts w:eastAsia="Times New Roman"/>
        </w:rPr>
        <w:t xml:space="preserve"> can be realized on a resilient server</w:t>
      </w:r>
      <w:r w:rsidRPr="003940E5">
        <w:rPr>
          <w:rFonts w:eastAsia="Times New Roman"/>
        </w:rPr>
        <w:t>)</w:t>
      </w:r>
    </w:p>
    <w:p w14:paraId="33D38C96" w14:textId="77777777" w:rsidR="00CB5461" w:rsidRDefault="00080F97" w:rsidP="00CB5461">
      <w:pPr>
        <w:numPr>
          <w:ilvl w:val="1"/>
          <w:numId w:val="8"/>
        </w:numPr>
        <w:spacing w:before="100" w:beforeAutospacing="1" w:after="100" w:afterAutospacing="1"/>
        <w:rPr>
          <w:rFonts w:eastAsia="Times New Roman"/>
        </w:rPr>
      </w:pPr>
      <w:r>
        <w:rPr>
          <w:rFonts w:eastAsia="Times New Roman"/>
        </w:rPr>
        <w:t>Is tolerant to network communications disruption</w:t>
      </w:r>
      <w:r w:rsidR="00835CDC">
        <w:rPr>
          <w:rFonts w:eastAsia="Times New Roman"/>
        </w:rPr>
        <w:t xml:space="preserve"> allowing the client to resume from where it </w:t>
      </w:r>
      <w:r w:rsidR="00380E6B">
        <w:rPr>
          <w:rFonts w:eastAsia="Times New Roman"/>
        </w:rPr>
        <w:t>last successfully received a record.</w:t>
      </w:r>
    </w:p>
    <w:p w14:paraId="55C51F52" w14:textId="77777777" w:rsidR="00380E6B" w:rsidRDefault="00701774" w:rsidP="00CB5461">
      <w:pPr>
        <w:numPr>
          <w:ilvl w:val="1"/>
          <w:numId w:val="8"/>
        </w:numPr>
        <w:spacing w:before="100" w:beforeAutospacing="1" w:after="100" w:afterAutospacing="1"/>
        <w:rPr>
          <w:rFonts w:eastAsia="Times New Roman"/>
        </w:rPr>
      </w:pPr>
      <w:r>
        <w:rPr>
          <w:rFonts w:eastAsia="Times New Roman"/>
        </w:rPr>
        <w:t>Can feed multiple instances of client</w:t>
      </w:r>
    </w:p>
    <w:p w14:paraId="064F7BE9" w14:textId="77777777" w:rsidR="007B4527" w:rsidRDefault="00BE5CA2" w:rsidP="006B0A86">
      <w:pPr>
        <w:numPr>
          <w:ilvl w:val="0"/>
          <w:numId w:val="8"/>
        </w:numPr>
        <w:spacing w:before="100" w:beforeAutospacing="1" w:after="100" w:afterAutospacing="1"/>
        <w:rPr>
          <w:rFonts w:eastAsia="Times New Roman"/>
        </w:rPr>
      </w:pPr>
      <w:r>
        <w:rPr>
          <w:rFonts w:eastAsia="Times New Roman"/>
        </w:rPr>
        <w:t>Has l</w:t>
      </w:r>
      <w:r w:rsidR="007B4527">
        <w:rPr>
          <w:rFonts w:eastAsia="Times New Roman"/>
        </w:rPr>
        <w:t>ow latency and high throughput on big data scale</w:t>
      </w:r>
    </w:p>
    <w:p w14:paraId="32515B6F"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Assuming the appropriate implementation technology</w:t>
      </w:r>
    </w:p>
    <w:p w14:paraId="762D773B" w14:textId="77777777" w:rsidR="007B4527" w:rsidRDefault="004F20D5" w:rsidP="006B0A86">
      <w:pPr>
        <w:numPr>
          <w:ilvl w:val="0"/>
          <w:numId w:val="8"/>
        </w:numPr>
        <w:spacing w:before="100" w:beforeAutospacing="1" w:after="100" w:afterAutospacing="1"/>
        <w:rPr>
          <w:rFonts w:eastAsia="Times New Roman"/>
        </w:rPr>
      </w:pPr>
      <w:r>
        <w:rPr>
          <w:rFonts w:eastAsia="Times New Roman"/>
        </w:rPr>
        <w:t xml:space="preserve">Offers flexibility in the division of </w:t>
      </w:r>
      <w:r w:rsidR="007B4527">
        <w:rPr>
          <w:rFonts w:eastAsia="Times New Roman"/>
        </w:rPr>
        <w:t xml:space="preserve">information across </w:t>
      </w:r>
      <w:r w:rsidR="006736F7">
        <w:rPr>
          <w:rFonts w:eastAsia="Times New Roman"/>
        </w:rPr>
        <w:t>streams</w:t>
      </w:r>
    </w:p>
    <w:p w14:paraId="4943FE55" w14:textId="77777777" w:rsidR="00DE7861" w:rsidRDefault="00DE7861" w:rsidP="00DE7861">
      <w:pPr>
        <w:numPr>
          <w:ilvl w:val="1"/>
          <w:numId w:val="8"/>
        </w:numPr>
        <w:spacing w:before="100" w:beforeAutospacing="1" w:after="100" w:afterAutospacing="1"/>
        <w:rPr>
          <w:rFonts w:eastAsia="Times New Roman"/>
        </w:rPr>
      </w:pPr>
      <w:r>
        <w:rPr>
          <w:rFonts w:eastAsia="Times New Roman"/>
        </w:rPr>
        <w:t xml:space="preserve">There can be multiple streams </w:t>
      </w:r>
      <w:r w:rsidR="00AC4448">
        <w:rPr>
          <w:rFonts w:eastAsia="Times New Roman"/>
        </w:rPr>
        <w:t xml:space="preserve">offered by a provider to a client where </w:t>
      </w:r>
      <w:r w:rsidR="00AC44FC">
        <w:rPr>
          <w:rFonts w:eastAsia="Times New Roman"/>
        </w:rPr>
        <w:t>each stream differs from the others in terms of information content and/or protocol</w:t>
      </w:r>
    </w:p>
    <w:p w14:paraId="5080CBEF" w14:textId="77777777" w:rsidR="00AC44FC" w:rsidRDefault="00AC44FC" w:rsidP="003873FC">
      <w:pPr>
        <w:numPr>
          <w:ilvl w:val="1"/>
          <w:numId w:val="8"/>
        </w:numPr>
        <w:spacing w:before="100" w:beforeAutospacing="1" w:after="100" w:afterAutospacing="1"/>
        <w:rPr>
          <w:rFonts w:eastAsia="Times New Roman"/>
        </w:rPr>
      </w:pPr>
      <w:r>
        <w:rPr>
          <w:rFonts w:eastAsia="Times New Roman"/>
        </w:rPr>
        <w:lastRenderedPageBreak/>
        <w:t xml:space="preserve">In the case where there are multiple streams offered, the client may </w:t>
      </w:r>
      <w:r w:rsidR="00BD2CF0">
        <w:rPr>
          <w:rFonts w:eastAsia="Times New Roman"/>
        </w:rPr>
        <w:t xml:space="preserve">have </w:t>
      </w:r>
      <w:r>
        <w:rPr>
          <w:rFonts w:eastAsia="Times New Roman"/>
        </w:rPr>
        <w:t>to connect to several streams to get all the information it needs</w:t>
      </w:r>
    </w:p>
    <w:p w14:paraId="781C6D7B" w14:textId="77777777" w:rsidR="007B4527" w:rsidRDefault="007B4527" w:rsidP="006B0A86">
      <w:pPr>
        <w:numPr>
          <w:ilvl w:val="0"/>
          <w:numId w:val="8"/>
        </w:numPr>
        <w:spacing w:before="100" w:beforeAutospacing="1" w:after="100" w:afterAutospacing="1"/>
        <w:rPr>
          <w:rFonts w:eastAsia="Times New Roman"/>
        </w:rPr>
      </w:pPr>
      <w:r>
        <w:rPr>
          <w:rFonts w:eastAsia="Times New Roman"/>
        </w:rPr>
        <w:t xml:space="preserve">Allows the client to re-consume records from a given </w:t>
      </w:r>
      <w:r w:rsidR="006736F7">
        <w:rPr>
          <w:rFonts w:eastAsia="Times New Roman"/>
        </w:rPr>
        <w:t>stream</w:t>
      </w:r>
      <w:r>
        <w:rPr>
          <w:rFonts w:eastAsia="Times New Roman"/>
        </w:rPr>
        <w:t xml:space="preserve"> any time</w:t>
      </w:r>
      <w:r w:rsidR="00FE264A">
        <w:rPr>
          <w:rFonts w:eastAsia="Times New Roman"/>
        </w:rPr>
        <w:t>.</w:t>
      </w:r>
    </w:p>
    <w:p w14:paraId="75A109D5" w14:textId="77777777" w:rsidR="007B4527" w:rsidRDefault="004C3337" w:rsidP="006B0A86">
      <w:pPr>
        <w:numPr>
          <w:ilvl w:val="0"/>
          <w:numId w:val="8"/>
        </w:numPr>
        <w:spacing w:before="100" w:beforeAutospacing="1" w:after="100" w:afterAutospacing="1"/>
        <w:rPr>
          <w:rFonts w:eastAsia="Times New Roman"/>
        </w:rPr>
      </w:pPr>
      <w:r>
        <w:rPr>
          <w:rFonts w:eastAsia="Times New Roman"/>
        </w:rPr>
        <w:t>Supports back-pressure</w:t>
      </w:r>
      <w:r w:rsidR="00D16C3A">
        <w:rPr>
          <w:rStyle w:val="FootnoteReference"/>
          <w:rFonts w:eastAsia="Times New Roman"/>
        </w:rPr>
        <w:footnoteReference w:id="24"/>
      </w:r>
      <w:r>
        <w:rPr>
          <w:rFonts w:eastAsia="Times New Roman"/>
        </w:rPr>
        <w:t xml:space="preserve"> from client to</w:t>
      </w:r>
      <w:r w:rsidR="00473029">
        <w:rPr>
          <w:rFonts w:eastAsia="Times New Roman"/>
        </w:rPr>
        <w:t xml:space="preserve"> enable a</w:t>
      </w:r>
      <w:r>
        <w:rPr>
          <w:rFonts w:eastAsia="Times New Roman"/>
        </w:rPr>
        <w:t xml:space="preserve"> r</w:t>
      </w:r>
      <w:r w:rsidR="007B4527">
        <w:rPr>
          <w:rFonts w:eastAsia="Times New Roman"/>
        </w:rPr>
        <w:t>eactive producer</w:t>
      </w:r>
      <w:r w:rsidR="00FE264A">
        <w:rPr>
          <w:rFonts w:eastAsia="Times New Roman"/>
        </w:rPr>
        <w:t>.</w:t>
      </w:r>
    </w:p>
    <w:p w14:paraId="3E031DD9" w14:textId="77777777" w:rsidR="00F03334" w:rsidRDefault="00A60BD6" w:rsidP="00EB62A7">
      <w:pPr>
        <w:pStyle w:val="Heading2"/>
      </w:pPr>
      <w:bookmarkStart w:id="47" w:name="_Ref52928055"/>
      <w:bookmarkStart w:id="48" w:name="_Toc223392191"/>
      <w:r>
        <w:t>Supported and available streams</w:t>
      </w:r>
      <w:bookmarkEnd w:id="47"/>
      <w:bookmarkEnd w:id="48"/>
    </w:p>
    <w:p w14:paraId="189CF636" w14:textId="77777777" w:rsidR="00406405" w:rsidRDefault="00A60BD6" w:rsidP="00A60BD6">
      <w:r>
        <w:t>The interface can offer many streams for a context</w:t>
      </w:r>
      <w:r w:rsidR="007433F5">
        <w:t>. The client can determine</w:t>
      </w:r>
      <w:r w:rsidR="002C4DF6">
        <w:t>, using calls on the provider,</w:t>
      </w:r>
      <w:r w:rsidR="007433F5">
        <w:t xml:space="preserve"> both the </w:t>
      </w:r>
      <w:r w:rsidR="00E662EF">
        <w:t>types of stream supported</w:t>
      </w:r>
      <w:r w:rsidR="006E6EB5">
        <w:t>,</w:t>
      </w:r>
      <w:r w:rsidR="00E662EF">
        <w:t xml:space="preserve"> and the available streams</w:t>
      </w:r>
      <w:r w:rsidR="00790FDD">
        <w:t xml:space="preserve"> that are active for connection</w:t>
      </w:r>
      <w:r w:rsidR="00A32D38">
        <w:t xml:space="preserve"> and streaming</w:t>
      </w:r>
      <w:r w:rsidR="00E662EF">
        <w:t>.</w:t>
      </w:r>
      <w:r w:rsidR="00057829">
        <w:t xml:space="preserve"> A variety of connection protocol, content, </w:t>
      </w:r>
      <w:r w:rsidR="00F27723">
        <w:t xml:space="preserve">record strategy and storage strategy combinations might be offered. </w:t>
      </w:r>
      <w:r w:rsidR="002E64AC">
        <w:t xml:space="preserve">Clearly, </w:t>
      </w:r>
      <w:r w:rsidR="00406405">
        <w:t>some combinations will not be useful.</w:t>
      </w:r>
    </w:p>
    <w:p w14:paraId="589E2A11" w14:textId="77777777" w:rsidR="0001191C" w:rsidRDefault="0001191C" w:rsidP="00A60BD6">
      <w:r>
        <w:t xml:space="preserve">The next sections provide some fragments of </w:t>
      </w:r>
      <w:r w:rsidR="00375A28">
        <w:t>YANG</w:t>
      </w:r>
      <w:r w:rsidR="00EE00C2">
        <w:t xml:space="preserve">. The formal </w:t>
      </w:r>
      <w:r w:rsidR="00375A28">
        <w:t>YANG</w:t>
      </w:r>
      <w:r w:rsidR="00EE00C2">
        <w:t xml:space="preserve"> deliverable </w:t>
      </w:r>
      <w:r w:rsidR="00755229">
        <w:t>shall</w:t>
      </w:r>
      <w:r w:rsidR="00EE00C2">
        <w:t xml:space="preserve"> be used as the definitive source of information on the encoding.</w:t>
      </w:r>
      <w:r w:rsidR="00902BF8">
        <w:t xml:space="preserve"> This section indicates where properties are mandatory or optional</w:t>
      </w:r>
      <w:r w:rsidR="007E5CA6">
        <w:t xml:space="preserve"> for a Compacted Log based stream. Other streaming strategies will be documented in future releases.</w:t>
      </w:r>
    </w:p>
    <w:p w14:paraId="46C0ADB6" w14:textId="77777777" w:rsidR="00F74A9B" w:rsidRDefault="00F74A9B" w:rsidP="00F74A9B">
      <w:pPr>
        <w:pStyle w:val="Heading3"/>
      </w:pPr>
      <w:bookmarkStart w:id="49" w:name="_Ref46834694"/>
      <w:bookmarkStart w:id="50" w:name="_Ref46834698"/>
      <w:bookmarkStart w:id="51" w:name="_Ref46834708"/>
      <w:bookmarkStart w:id="52" w:name="_Ref52524766"/>
      <w:bookmarkStart w:id="53" w:name="_Toc223392192"/>
      <w:r>
        <w:t>Supported stream type</w:t>
      </w:r>
      <w:bookmarkEnd w:id="49"/>
      <w:bookmarkEnd w:id="50"/>
      <w:bookmarkEnd w:id="51"/>
      <w:bookmarkEnd w:id="52"/>
      <w:bookmarkEnd w:id="53"/>
    </w:p>
    <w:p w14:paraId="68D4E94B" w14:textId="77777777" w:rsidR="00F74A9B" w:rsidRDefault="00F74A9B" w:rsidP="00F74A9B">
      <w:r>
        <w:t xml:space="preserve">This </w:t>
      </w:r>
      <w:r w:rsidR="00337D1F">
        <w:t>structure allows the provider to report the streams that it can support, regardless of whether they are active or not.</w:t>
      </w:r>
    </w:p>
    <w:p w14:paraId="4B06DBB4" w14:textId="318FEEE4" w:rsidR="00EE00C2" w:rsidRPr="00F74A9B" w:rsidRDefault="00EE00C2" w:rsidP="00F74A9B">
      <w:r>
        <w:t xml:space="preserve">Note </w:t>
      </w:r>
      <w:r w:rsidR="00B82CA6">
        <w:t>that “record-retention” and “segment-size”</w:t>
      </w:r>
      <w:r w:rsidR="00E82EC7">
        <w:t xml:space="preserve"> (see </w:t>
      </w:r>
      <w:r w:rsidR="00E67E64">
        <w:t xml:space="preserve">section </w:t>
      </w:r>
      <w:r w:rsidR="00E67E64">
        <w:fldChar w:fldCharType="begin"/>
      </w:r>
      <w:r w:rsidR="00E67E64">
        <w:instrText xml:space="preserve"> REF _Ref48040152 \r \h </w:instrText>
      </w:r>
      <w:r w:rsidR="00E67E64">
        <w:fldChar w:fldCharType="separate"/>
      </w:r>
      <w:r w:rsidR="00916DFC">
        <w:t>8.1</w:t>
      </w:r>
      <w:r w:rsidR="00E67E64">
        <w:fldChar w:fldCharType="end"/>
      </w:r>
      <w:r w:rsidR="00E67E64">
        <w:t xml:space="preserve"> </w:t>
      </w:r>
      <w:r w:rsidR="00E67E64">
        <w:fldChar w:fldCharType="begin"/>
      </w:r>
      <w:r w:rsidR="00E67E64">
        <w:instrText xml:space="preserve"> REF _Ref48040152 \h </w:instrText>
      </w:r>
      <w:r w:rsidR="00E67E64">
        <w:fldChar w:fldCharType="separate"/>
      </w:r>
      <w:r w:rsidR="00916DFC">
        <w:t>Appendix – Considering compacted logs</w:t>
      </w:r>
      <w:r w:rsidR="00E67E64">
        <w:fldChar w:fldCharType="end"/>
      </w:r>
      <w:r w:rsidR="00E67E64">
        <w:t xml:space="preserve"> on page </w:t>
      </w:r>
      <w:r w:rsidR="00E67E64">
        <w:fldChar w:fldCharType="begin"/>
      </w:r>
      <w:r w:rsidR="00E67E64">
        <w:instrText xml:space="preserve"> PAGEREF _Ref48040152 \h </w:instrText>
      </w:r>
      <w:r w:rsidR="00E67E64">
        <w:fldChar w:fldCharType="separate"/>
      </w:r>
      <w:r w:rsidR="00916DFC">
        <w:rPr>
          <w:noProof/>
        </w:rPr>
        <w:t>124</w:t>
      </w:r>
      <w:r w:rsidR="00E67E64">
        <w:fldChar w:fldCharType="end"/>
      </w:r>
      <w:r w:rsidR="00E67E64">
        <w:t>)</w:t>
      </w:r>
      <w:r w:rsidR="00B82CA6">
        <w:t xml:space="preserve"> are both string fields. They </w:t>
      </w:r>
      <w:r w:rsidR="005B1B08">
        <w:t xml:space="preserve">both have potential for complex structuring and may require future formalization. For example, </w:t>
      </w:r>
      <w:r w:rsidR="009D19C9">
        <w:t xml:space="preserve">“record-retention” is either time or capacity and also has a key word </w:t>
      </w:r>
      <w:r w:rsidR="0089518B">
        <w:t>when the retention is “FOREVER”. In a future release this may become a complex structure.</w:t>
      </w:r>
    </w:p>
    <w:bookmarkStart w:id="54" w:name="_Toc223392381"/>
    <w:p w14:paraId="61277316" w14:textId="0321E0D5" w:rsidR="00E76289" w:rsidRDefault="00F32BDC" w:rsidP="005B2A74">
      <w:pPr>
        <w:pStyle w:val="FigureCaption"/>
      </w:pPr>
      <w:r w:rsidRPr="00F32BDC">
        <w:rPr>
          <w:noProof/>
        </w:rPr>
        <w:lastRenderedPageBreak/>
        <mc:AlternateContent>
          <mc:Choice Requires="wps">
            <w:drawing>
              <wp:anchor distT="0" distB="0" distL="114300" distR="114300" simplePos="0" relativeHeight="251629568" behindDoc="0" locked="0" layoutInCell="1" allowOverlap="0" wp14:anchorId="0A37CF2F" wp14:editId="1A13ED82">
                <wp:simplePos x="0" y="0"/>
                <wp:positionH relativeFrom="margin">
                  <wp:align>left</wp:align>
                </wp:positionH>
                <wp:positionV relativeFrom="paragraph">
                  <wp:posOffset>635</wp:posOffset>
                </wp:positionV>
                <wp:extent cx="6602400" cy="7372800"/>
                <wp:effectExtent l="0" t="0" r="27305" b="19050"/>
                <wp:wrapTopAndBottom/>
                <wp:docPr id="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400" cy="7372800"/>
                        </a:xfrm>
                        <a:prstGeom prst="rect">
                          <a:avLst/>
                        </a:prstGeom>
                        <a:solidFill>
                          <a:schemeClr val="accent4">
                            <a:lumMod val="20000"/>
                            <a:lumOff val="80000"/>
                          </a:schemeClr>
                        </a:solidFill>
                        <a:ln>
                          <a:solidFill>
                            <a:schemeClr val="tx1"/>
                          </a:solidFill>
                        </a:ln>
                      </wps:spPr>
                      <wps:txbx>
                        <w:txbxContent>
                          <w:p w14:paraId="24EE0B17" w14:textId="77777777" w:rsidR="00033784" w:rsidRPr="00F32BDC" w:rsidRDefault="00033784" w:rsidP="00F32BDC">
                            <w:pPr>
                              <w:spacing w:before="40" w:after="40" w:line="216" w:lineRule="auto"/>
                              <w:rPr>
                                <w:sz w:val="20"/>
                                <w:szCs w:val="20"/>
                              </w:rPr>
                            </w:pPr>
                            <w:r w:rsidRPr="00F32BDC">
                              <w:rPr>
                                <w:rFonts w:asciiTheme="minorHAnsi" w:hAnsi="Arial"/>
                                <w:kern w:val="24"/>
                                <w:sz w:val="16"/>
                                <w:szCs w:val="16"/>
                              </w:rPr>
                              <w:t xml:space="preserve"> grouping supported-stream-type {</w:t>
                            </w:r>
                          </w:p>
                          <w:p w14:paraId="5B2C2BA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stream-type-name {</w:t>
                            </w:r>
                          </w:p>
                          <w:p w14:paraId="4893654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string;</w:t>
                            </w:r>
                          </w:p>
                          <w:p w14:paraId="59A15D29"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1E7FDE37" w14:textId="77777777" w:rsidR="0026520D" w:rsidRPr="0026520D" w:rsidRDefault="00033784" w:rsidP="0026520D">
                            <w:pPr>
                              <w:spacing w:before="40" w:after="40" w:line="216" w:lineRule="auto"/>
                              <w:rPr>
                                <w:rFonts w:asciiTheme="minorHAnsi" w:hAnsi="Arial"/>
                                <w:kern w:val="24"/>
                                <w:sz w:val="16"/>
                                <w:szCs w:val="16"/>
                              </w:rPr>
                            </w:pPr>
                            <w:r w:rsidRPr="00F32BDC">
                              <w:rPr>
                                <w:rFonts w:asciiTheme="minorHAnsi" w:hAnsi="Arial"/>
                                <w:kern w:val="24"/>
                                <w:sz w:val="16"/>
                                <w:szCs w:val="16"/>
                              </w:rPr>
                              <w:t xml:space="preserve">            </w:t>
                            </w:r>
                            <w:r w:rsidR="0026520D" w:rsidRPr="0026520D">
                              <w:rPr>
                                <w:rFonts w:asciiTheme="minorHAnsi" w:hAnsi="Arial"/>
                                <w:kern w:val="24"/>
                                <w:sz w:val="16"/>
                                <w:szCs w:val="16"/>
                              </w:rPr>
                              <w:t>description "Name of the stream type.</w:t>
                            </w:r>
                          </w:p>
                          <w:p w14:paraId="2A7CA22C" w14:textId="77777777" w:rsidR="007D716C" w:rsidRPr="00F32BDC" w:rsidRDefault="0026520D" w:rsidP="0026520D">
                            <w:pPr>
                              <w:spacing w:before="40" w:after="40" w:line="216" w:lineRule="auto"/>
                              <w:rPr>
                                <w:sz w:val="20"/>
                                <w:szCs w:val="14"/>
                              </w:rPr>
                            </w:pPr>
                            <w:r w:rsidRPr="0026520D">
                              <w:rPr>
                                <w:rFonts w:asciiTheme="minorHAnsi" w:hAnsi="Arial"/>
                                <w:kern w:val="24"/>
                                <w:sz w:val="16"/>
                                <w:szCs w:val="16"/>
                              </w:rPr>
                              <w:t xml:space="preserve">                CONDITION: Mandatory where assisted human interpretation is required.";</w:t>
                            </w:r>
                          </w:p>
                          <w:p w14:paraId="0A6642B0"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1018FF1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record-retention {</w:t>
                            </w:r>
                          </w:p>
                          <w:p w14:paraId="29FF65E2"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type string;</w:t>
                            </w:r>
                          </w:p>
                          <w:p w14:paraId="45F455FC"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default "FOREVER";</w:t>
                            </w:r>
                          </w:p>
                          <w:p w14:paraId="499377F1"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config false;</w:t>
                            </w:r>
                          </w:p>
                          <w:p w14:paraId="396D38C2"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description "Time in minutes.</w:t>
                            </w:r>
                          </w:p>
                          <w:p w14:paraId="2E274D02"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Statement of retention time and/or retention capacity in bytes.</w:t>
                            </w:r>
                          </w:p>
                          <w:p w14:paraId="34C21A19"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Key word 'FOREVER' means that records will never be removed from the log.</w:t>
                            </w:r>
                          </w:p>
                          <w:p w14:paraId="156FF8CB"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May be overridden for particular cases of specific LogStorageStrategy (via augment).</w:t>
                            </w:r>
                          </w:p>
                          <w:p w14:paraId="03A830B5"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Applies to all record types in the stream unless overridden by another parameter (such as tombstone retention for a compacted log).</w:t>
                            </w:r>
                          </w:p>
                          <w:p w14:paraId="666142A1" w14:textId="77777777" w:rsidR="007D716C" w:rsidRPr="00F32BDC" w:rsidRDefault="00A40BCD" w:rsidP="00A40BCD">
                            <w:pPr>
                              <w:spacing w:before="40" w:after="40" w:line="216" w:lineRule="auto"/>
                              <w:rPr>
                                <w:sz w:val="20"/>
                                <w:szCs w:val="14"/>
                              </w:rPr>
                            </w:pPr>
                            <w:r w:rsidRPr="00A40BCD">
                              <w:rPr>
                                <w:rFonts w:asciiTheme="minorHAnsi" w:hAnsi="Arial"/>
                                <w:kern w:val="24"/>
                                <w:sz w:val="16"/>
                                <w:szCs w:val="16"/>
                              </w:rPr>
                              <w:t xml:space="preserve">                CONDITION: Mandatory where not default.";</w:t>
                            </w:r>
                          </w:p>
                          <w:p w14:paraId="3C460124"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64A69612"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segment-size {</w:t>
                            </w:r>
                          </w:p>
                          <w:p w14:paraId="65D8222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string;</w:t>
                            </w:r>
                          </w:p>
                          <w:p w14:paraId="2FA233E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7CAE6F5F" w14:textId="77777777" w:rsidR="007D716C" w:rsidRPr="007D716C" w:rsidRDefault="007D716C" w:rsidP="007D716C">
                            <w:pPr>
                              <w:spacing w:before="40" w:after="40" w:line="216" w:lineRule="auto"/>
                              <w:rPr>
                                <w:rFonts w:asciiTheme="minorHAnsi" w:hAnsi="Arial"/>
                                <w:kern w:val="24"/>
                                <w:sz w:val="16"/>
                                <w:szCs w:val="16"/>
                              </w:rPr>
                            </w:pPr>
                            <w:r w:rsidRPr="007D716C">
                              <w:rPr>
                                <w:rFonts w:asciiTheme="minorHAnsi" w:hAnsi="Arial"/>
                                <w:kern w:val="24"/>
                                <w:sz w:val="16"/>
                                <w:szCs w:val="16"/>
                              </w:rPr>
                              <w:t xml:space="preserve">            description "Size of sub-structuring of the log.</w:t>
                            </w:r>
                          </w:p>
                          <w:p w14:paraId="4AF387C5" w14:textId="77777777" w:rsidR="007D716C" w:rsidRPr="00F32BDC" w:rsidRDefault="007D716C" w:rsidP="007D716C">
                            <w:pPr>
                              <w:spacing w:before="40" w:after="40" w:line="216" w:lineRule="auto"/>
                              <w:rPr>
                                <w:sz w:val="20"/>
                                <w:szCs w:val="14"/>
                              </w:rPr>
                            </w:pPr>
                            <w:r w:rsidRPr="007D716C">
                              <w:rPr>
                                <w:rFonts w:asciiTheme="minorHAnsi" w:hAnsi="Arial"/>
                                <w:kern w:val="24"/>
                                <w:sz w:val="16"/>
                                <w:szCs w:val="16"/>
                              </w:rPr>
                              <w:t xml:space="preserve">                CONDITION: Mandatory where log is segmented and segment size is considered relevant for client application usage.";</w:t>
                            </w:r>
                          </w:p>
                          <w:p w14:paraId="7BAC7EEF"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238E8605" w14:textId="77777777" w:rsidR="00741D2F" w:rsidRPr="00741D2F" w:rsidRDefault="00741D2F" w:rsidP="00741D2F">
                            <w:pPr>
                              <w:spacing w:before="40" w:after="40" w:line="216" w:lineRule="auto"/>
                              <w:rPr>
                                <w:rFonts w:asciiTheme="minorHAnsi" w:hAnsi="Arial"/>
                                <w:kern w:val="24"/>
                                <w:sz w:val="16"/>
                                <w:szCs w:val="16"/>
                              </w:rPr>
                            </w:pPr>
                            <w:r w:rsidRPr="00741D2F">
                              <w:rPr>
                                <w:rFonts w:asciiTheme="minorHAnsi" w:hAnsi="Arial"/>
                                <w:kern w:val="24"/>
                                <w:sz w:val="16"/>
                                <w:szCs w:val="16"/>
                              </w:rPr>
                              <w:t xml:space="preserve">        leaf-list stream-type-content {</w:t>
                            </w:r>
                          </w:p>
                          <w:p w14:paraId="2DB83693" w14:textId="77777777" w:rsidR="00741D2F" w:rsidRPr="00741D2F" w:rsidRDefault="00741D2F" w:rsidP="00741D2F">
                            <w:pPr>
                              <w:spacing w:before="40" w:after="40" w:line="216" w:lineRule="auto"/>
                              <w:rPr>
                                <w:rFonts w:asciiTheme="minorHAnsi" w:hAnsi="Arial"/>
                                <w:kern w:val="24"/>
                                <w:sz w:val="16"/>
                                <w:szCs w:val="16"/>
                              </w:rPr>
                            </w:pPr>
                            <w:r w:rsidRPr="00741D2F">
                              <w:rPr>
                                <w:rFonts w:asciiTheme="minorHAnsi" w:hAnsi="Arial"/>
                                <w:kern w:val="24"/>
                                <w:sz w:val="16"/>
                                <w:szCs w:val="16"/>
                              </w:rPr>
                              <w:t xml:space="preserve">            type tapi-common:object-type;</w:t>
                            </w:r>
                          </w:p>
                          <w:p w14:paraId="0F126731" w14:textId="77777777" w:rsidR="00741D2F" w:rsidRPr="00741D2F" w:rsidRDefault="00741D2F" w:rsidP="00741D2F">
                            <w:pPr>
                              <w:spacing w:before="40" w:after="40" w:line="216" w:lineRule="auto"/>
                              <w:rPr>
                                <w:rFonts w:asciiTheme="minorHAnsi" w:hAnsi="Arial"/>
                                <w:kern w:val="24"/>
                                <w:sz w:val="16"/>
                                <w:szCs w:val="16"/>
                              </w:rPr>
                            </w:pPr>
                            <w:r w:rsidRPr="00741D2F">
                              <w:rPr>
                                <w:rFonts w:asciiTheme="minorHAnsi" w:hAnsi="Arial"/>
                                <w:kern w:val="24"/>
                                <w:sz w:val="16"/>
                                <w:szCs w:val="16"/>
                              </w:rPr>
                              <w:t xml:space="preserve">            config false;</w:t>
                            </w:r>
                          </w:p>
                          <w:p w14:paraId="500D88B5" w14:textId="77777777" w:rsidR="00741D2F" w:rsidRPr="00741D2F" w:rsidRDefault="00741D2F" w:rsidP="00741D2F">
                            <w:pPr>
                              <w:spacing w:before="40" w:after="40" w:line="216" w:lineRule="auto"/>
                              <w:rPr>
                                <w:rFonts w:asciiTheme="minorHAnsi" w:hAnsi="Arial"/>
                                <w:kern w:val="24"/>
                                <w:sz w:val="16"/>
                                <w:szCs w:val="16"/>
                              </w:rPr>
                            </w:pPr>
                            <w:r w:rsidRPr="00741D2F">
                              <w:rPr>
                                <w:rFonts w:asciiTheme="minorHAnsi" w:hAnsi="Arial"/>
                                <w:kern w:val="24"/>
                                <w:sz w:val="16"/>
                                <w:szCs w:val="16"/>
                              </w:rPr>
                              <w:t xml:space="preserve">            description "Identifies the classes that are supported through the stream. </w:t>
                            </w:r>
                          </w:p>
                          <w:p w14:paraId="324273A7" w14:textId="77777777" w:rsidR="00741D2F" w:rsidRPr="00741D2F" w:rsidRDefault="00741D2F" w:rsidP="00741D2F">
                            <w:pPr>
                              <w:spacing w:before="40" w:after="40" w:line="216" w:lineRule="auto"/>
                              <w:rPr>
                                <w:rFonts w:asciiTheme="minorHAnsi" w:hAnsi="Arial"/>
                                <w:kern w:val="24"/>
                                <w:sz w:val="16"/>
                                <w:szCs w:val="16"/>
                              </w:rPr>
                            </w:pPr>
                            <w:r w:rsidRPr="00741D2F">
                              <w:rPr>
                                <w:rFonts w:asciiTheme="minorHAnsi" w:hAnsi="Arial"/>
                                <w:kern w:val="24"/>
                                <w:sz w:val="16"/>
                                <w:szCs w:val="16"/>
                              </w:rPr>
                              <w:t xml:space="preserve">                The list may be a subset of the classes within the context.</w:t>
                            </w:r>
                          </w:p>
                          <w:p w14:paraId="3A5B96B9" w14:textId="77777777" w:rsidR="00741D2F" w:rsidRPr="00741D2F" w:rsidRDefault="00741D2F" w:rsidP="00741D2F">
                            <w:pPr>
                              <w:spacing w:before="40" w:after="40" w:line="216" w:lineRule="auto"/>
                              <w:rPr>
                                <w:rFonts w:asciiTheme="minorHAnsi" w:hAnsi="Arial"/>
                                <w:kern w:val="24"/>
                                <w:sz w:val="16"/>
                                <w:szCs w:val="16"/>
                              </w:rPr>
                            </w:pPr>
                            <w:r w:rsidRPr="00741D2F">
                              <w:rPr>
                                <w:rFonts w:asciiTheme="minorHAnsi" w:hAnsi="Arial"/>
                                <w:kern w:val="24"/>
                                <w:sz w:val="16"/>
                                <w:szCs w:val="16"/>
                              </w:rPr>
                              <w:t xml:space="preserve">                CONDITION: Mandatory if the stream propagates TAPI entities. If not present a separate augment MUST explain stream content.";</w:t>
                            </w:r>
                          </w:p>
                          <w:p w14:paraId="66B214DE" w14:textId="77777777" w:rsidR="00A40705" w:rsidRPr="00F32BDC" w:rsidRDefault="00741D2F" w:rsidP="00741D2F">
                            <w:pPr>
                              <w:spacing w:before="40" w:after="40" w:line="216" w:lineRule="auto"/>
                              <w:rPr>
                                <w:sz w:val="20"/>
                                <w:szCs w:val="14"/>
                              </w:rPr>
                            </w:pPr>
                            <w:r w:rsidRPr="00741D2F">
                              <w:rPr>
                                <w:rFonts w:asciiTheme="minorHAnsi" w:hAnsi="Arial"/>
                                <w:kern w:val="24"/>
                                <w:sz w:val="16"/>
                                <w:szCs w:val="16"/>
                              </w:rPr>
                              <w:t xml:space="preserve">        }</w:t>
                            </w:r>
                          </w:p>
                          <w:p w14:paraId="58D7646F"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log-storage-strategy {</w:t>
                            </w:r>
                          </w:p>
                          <w:p w14:paraId="5A34E3B8" w14:textId="77777777" w:rsidR="00A40705" w:rsidRPr="00A40705" w:rsidRDefault="00A40705" w:rsidP="00A40705">
                            <w:pPr>
                              <w:spacing w:before="40" w:after="40" w:line="216" w:lineRule="auto"/>
                              <w:rPr>
                                <w:rFonts w:asciiTheme="minorHAnsi" w:hAnsi="Arial"/>
                                <w:kern w:val="24"/>
                                <w:sz w:val="16"/>
                                <w:szCs w:val="16"/>
                              </w:rPr>
                            </w:pPr>
                            <w:r w:rsidRPr="00A40705">
                              <w:rPr>
                                <w:rFonts w:asciiTheme="minorHAnsi" w:hAnsi="Arial"/>
                                <w:kern w:val="24"/>
                                <w:sz w:val="16"/>
                                <w:szCs w:val="16"/>
                              </w:rPr>
                              <w:t xml:space="preserve">            type log-storage-strategy;</w:t>
                            </w:r>
                          </w:p>
                          <w:p w14:paraId="3A10EB2D" w14:textId="77777777" w:rsidR="00A40705" w:rsidRPr="00A40705" w:rsidRDefault="00A40705" w:rsidP="00A40705">
                            <w:pPr>
                              <w:spacing w:before="40" w:after="40" w:line="216" w:lineRule="auto"/>
                              <w:rPr>
                                <w:rFonts w:asciiTheme="minorHAnsi" w:hAnsi="Arial"/>
                                <w:kern w:val="24"/>
                                <w:sz w:val="16"/>
                                <w:szCs w:val="16"/>
                              </w:rPr>
                            </w:pPr>
                            <w:r w:rsidRPr="00A40705">
                              <w:rPr>
                                <w:rFonts w:asciiTheme="minorHAnsi" w:hAnsi="Arial"/>
                                <w:kern w:val="24"/>
                                <w:sz w:val="16"/>
                                <w:szCs w:val="16"/>
                              </w:rPr>
                              <w:t xml:space="preserve">            default "LOG_STORAGE_STRATEGY_COMPACTED";</w:t>
                            </w:r>
                          </w:p>
                          <w:p w14:paraId="361AF550" w14:textId="77777777" w:rsidR="00A40705" w:rsidRPr="00A40705" w:rsidRDefault="00A40705" w:rsidP="00A40705">
                            <w:pPr>
                              <w:spacing w:before="40" w:after="40" w:line="216" w:lineRule="auto"/>
                              <w:rPr>
                                <w:rFonts w:asciiTheme="minorHAnsi" w:hAnsi="Arial"/>
                                <w:kern w:val="24"/>
                                <w:sz w:val="16"/>
                                <w:szCs w:val="16"/>
                              </w:rPr>
                            </w:pPr>
                            <w:r w:rsidRPr="00A40705">
                              <w:rPr>
                                <w:rFonts w:asciiTheme="minorHAnsi" w:hAnsi="Arial"/>
                                <w:kern w:val="24"/>
                                <w:sz w:val="16"/>
                                <w:szCs w:val="16"/>
                              </w:rPr>
                              <w:t xml:space="preserve">            config false;</w:t>
                            </w:r>
                          </w:p>
                          <w:p w14:paraId="4341E158" w14:textId="77777777" w:rsidR="00A40705" w:rsidRPr="00A40705" w:rsidRDefault="00A40705" w:rsidP="00A40705">
                            <w:pPr>
                              <w:spacing w:before="40" w:after="40" w:line="216" w:lineRule="auto"/>
                              <w:rPr>
                                <w:rFonts w:asciiTheme="minorHAnsi" w:hAnsi="Arial"/>
                                <w:kern w:val="24"/>
                                <w:sz w:val="16"/>
                                <w:szCs w:val="16"/>
                              </w:rPr>
                            </w:pPr>
                            <w:r w:rsidRPr="00A40705">
                              <w:rPr>
                                <w:rFonts w:asciiTheme="minorHAnsi" w:hAnsi="Arial"/>
                                <w:kern w:val="24"/>
                                <w:sz w:val="16"/>
                                <w:szCs w:val="16"/>
                              </w:rPr>
                              <w:t xml:space="preserve">            description "Indicates the storage characteristics of the log supporting the stream.</w:t>
                            </w:r>
                          </w:p>
                          <w:p w14:paraId="516EBA4B" w14:textId="77777777" w:rsidR="00A40705" w:rsidRPr="00A40705" w:rsidRDefault="00A40705" w:rsidP="00A40705">
                            <w:pPr>
                              <w:spacing w:before="40" w:after="40" w:line="216" w:lineRule="auto"/>
                              <w:rPr>
                                <w:rFonts w:asciiTheme="minorHAnsi" w:hAnsi="Arial"/>
                                <w:kern w:val="24"/>
                                <w:sz w:val="16"/>
                                <w:szCs w:val="16"/>
                              </w:rPr>
                            </w:pPr>
                            <w:r w:rsidRPr="00A40705">
                              <w:rPr>
                                <w:rFonts w:asciiTheme="minorHAnsi" w:hAnsi="Arial"/>
                                <w:kern w:val="24"/>
                                <w:sz w:val="16"/>
                                <w:szCs w:val="16"/>
                              </w:rPr>
                              <w:t xml:space="preserve">                CONDITION: Mandatory where not default.";</w:t>
                            </w:r>
                          </w:p>
                          <w:p w14:paraId="1FEDBA79" w14:textId="77777777" w:rsidR="00A40705" w:rsidRPr="00F32BDC" w:rsidRDefault="00A40705" w:rsidP="00A40705">
                            <w:pPr>
                              <w:spacing w:before="40" w:after="40" w:line="216" w:lineRule="auto"/>
                              <w:rPr>
                                <w:sz w:val="20"/>
                                <w:szCs w:val="14"/>
                              </w:rPr>
                            </w:pPr>
                            <w:r w:rsidRPr="00A40705">
                              <w:rPr>
                                <w:rFonts w:asciiTheme="minorHAnsi" w:hAnsi="Arial"/>
                                <w:kern w:val="24"/>
                                <w:sz w:val="16"/>
                                <w:szCs w:val="16"/>
                              </w:rPr>
                              <w:t xml:space="preserve">        }</w:t>
                            </w:r>
                          </w:p>
                          <w:p w14:paraId="7E1764A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log-record-strategy {</w:t>
                            </w:r>
                          </w:p>
                          <w:p w14:paraId="627D83C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log-record-strategy;</w:t>
                            </w:r>
                          </w:p>
                          <w:p w14:paraId="04356827" w14:textId="77777777" w:rsidR="002F609E" w:rsidRPr="002F609E" w:rsidRDefault="002F609E" w:rsidP="002F609E">
                            <w:pPr>
                              <w:spacing w:before="40" w:after="40" w:line="216" w:lineRule="auto"/>
                              <w:rPr>
                                <w:rFonts w:asciiTheme="minorHAnsi" w:hAnsi="Arial"/>
                                <w:kern w:val="24"/>
                                <w:sz w:val="16"/>
                                <w:szCs w:val="16"/>
                              </w:rPr>
                            </w:pPr>
                            <w:r w:rsidRPr="002F609E">
                              <w:rPr>
                                <w:rFonts w:asciiTheme="minorHAnsi" w:hAnsi="Arial"/>
                                <w:kern w:val="24"/>
                                <w:sz w:val="16"/>
                                <w:szCs w:val="16"/>
                              </w:rPr>
                              <w:t xml:space="preserve">            default "LOG_RECORD_STRATEGY_WHOLE_ENTITY";</w:t>
                            </w:r>
                          </w:p>
                          <w:p w14:paraId="0FE94124" w14:textId="77777777" w:rsidR="002F609E" w:rsidRPr="002F609E" w:rsidRDefault="002F609E" w:rsidP="002F609E">
                            <w:pPr>
                              <w:spacing w:before="40" w:after="40" w:line="216" w:lineRule="auto"/>
                              <w:rPr>
                                <w:rFonts w:asciiTheme="minorHAnsi" w:hAnsi="Arial"/>
                                <w:kern w:val="24"/>
                                <w:sz w:val="16"/>
                                <w:szCs w:val="16"/>
                              </w:rPr>
                            </w:pPr>
                            <w:r w:rsidRPr="002F609E">
                              <w:rPr>
                                <w:rFonts w:asciiTheme="minorHAnsi" w:hAnsi="Arial"/>
                                <w:kern w:val="24"/>
                                <w:sz w:val="16"/>
                                <w:szCs w:val="16"/>
                              </w:rPr>
                              <w:t xml:space="preserve">            config false;</w:t>
                            </w:r>
                          </w:p>
                          <w:p w14:paraId="0274B290" w14:textId="77777777" w:rsidR="002F609E" w:rsidRPr="002F609E" w:rsidRDefault="002F609E" w:rsidP="002F609E">
                            <w:pPr>
                              <w:spacing w:before="40" w:after="40" w:line="216" w:lineRule="auto"/>
                              <w:rPr>
                                <w:rFonts w:asciiTheme="minorHAnsi" w:hAnsi="Arial"/>
                                <w:kern w:val="24"/>
                                <w:sz w:val="16"/>
                                <w:szCs w:val="16"/>
                              </w:rPr>
                            </w:pPr>
                            <w:r w:rsidRPr="002F609E">
                              <w:rPr>
                                <w:rFonts w:asciiTheme="minorHAnsi" w:hAnsi="Arial"/>
                                <w:kern w:val="24"/>
                                <w:sz w:val="16"/>
                                <w:szCs w:val="16"/>
                              </w:rPr>
                              <w:t xml:space="preserve">            description "Indicates the type of content of each log record.</w:t>
                            </w:r>
                          </w:p>
                          <w:p w14:paraId="51F2DF6E" w14:textId="77777777" w:rsidR="002F609E" w:rsidRPr="002F609E" w:rsidRDefault="002F609E" w:rsidP="002F609E">
                            <w:pPr>
                              <w:spacing w:before="40" w:after="40" w:line="216" w:lineRule="auto"/>
                              <w:rPr>
                                <w:rFonts w:asciiTheme="minorHAnsi" w:hAnsi="Arial"/>
                                <w:kern w:val="24"/>
                                <w:sz w:val="16"/>
                                <w:szCs w:val="16"/>
                              </w:rPr>
                            </w:pPr>
                            <w:r w:rsidRPr="002F609E">
                              <w:rPr>
                                <w:rFonts w:asciiTheme="minorHAnsi" w:hAnsi="Arial"/>
                                <w:kern w:val="24"/>
                                <w:sz w:val="16"/>
                                <w:szCs w:val="16"/>
                              </w:rPr>
                              <w:t xml:space="preserve">                CONDITION: Mandatory where not default.";</w:t>
                            </w:r>
                          </w:p>
                          <w:p w14:paraId="6D7263BD" w14:textId="77777777" w:rsidR="002F609E" w:rsidRPr="00F32BDC" w:rsidRDefault="002F609E" w:rsidP="002F609E">
                            <w:pPr>
                              <w:spacing w:before="40" w:after="40" w:line="216" w:lineRule="auto"/>
                              <w:rPr>
                                <w:sz w:val="20"/>
                                <w:szCs w:val="14"/>
                              </w:rPr>
                            </w:pPr>
                            <w:r w:rsidRPr="002F609E">
                              <w:rPr>
                                <w:rFonts w:asciiTheme="minorHAnsi" w:hAnsi="Arial"/>
                                <w:kern w:val="24"/>
                                <w:sz w:val="16"/>
                                <w:szCs w:val="16"/>
                              </w:rPr>
                              <w:t xml:space="preserve">        }</w:t>
                            </w:r>
                          </w:p>
                          <w:p w14:paraId="58694644" w14:textId="77777777" w:rsidR="00781189" w:rsidRPr="00781189" w:rsidRDefault="00781189" w:rsidP="00781189">
                            <w:pPr>
                              <w:spacing w:before="40" w:after="40" w:line="216" w:lineRule="auto"/>
                              <w:rPr>
                                <w:rFonts w:asciiTheme="minorHAnsi" w:hAnsi="Arial"/>
                                <w:kern w:val="24"/>
                                <w:sz w:val="16"/>
                                <w:szCs w:val="16"/>
                              </w:rPr>
                            </w:pPr>
                            <w:r w:rsidRPr="00781189">
                              <w:rPr>
                                <w:rFonts w:asciiTheme="minorHAnsi" w:hAnsi="Arial"/>
                                <w:kern w:val="24"/>
                                <w:sz w:val="16"/>
                                <w:szCs w:val="16"/>
                              </w:rPr>
                              <w:t xml:space="preserve">        leaf record-trigger {</w:t>
                            </w:r>
                          </w:p>
                          <w:p w14:paraId="59B97B3D" w14:textId="77777777" w:rsidR="00781189" w:rsidRDefault="00781189" w:rsidP="00781189">
                            <w:pPr>
                              <w:spacing w:before="40" w:after="40" w:line="216" w:lineRule="auto"/>
                              <w:rPr>
                                <w:rFonts w:asciiTheme="minorHAnsi" w:hAnsi="Arial"/>
                                <w:kern w:val="24"/>
                                <w:sz w:val="16"/>
                                <w:szCs w:val="16"/>
                              </w:rPr>
                            </w:pPr>
                            <w:r w:rsidRPr="00781189">
                              <w:rPr>
                                <w:rFonts w:asciiTheme="minorHAnsi" w:hAnsi="Arial"/>
                                <w:kern w:val="24"/>
                                <w:sz w:val="16"/>
                                <w:szCs w:val="16"/>
                              </w:rPr>
                              <w:t xml:space="preserve">            type record-trigger;</w:t>
                            </w:r>
                          </w:p>
                          <w:p w14:paraId="3BB9B983" w14:textId="77777777" w:rsidR="00914D93" w:rsidRPr="00781189" w:rsidRDefault="00914D93" w:rsidP="00781189">
                            <w:pPr>
                              <w:spacing w:before="40" w:after="40" w:line="216" w:lineRule="auto"/>
                              <w:rPr>
                                <w:rFonts w:asciiTheme="minorHAnsi" w:hAnsi="Arial"/>
                                <w:kern w:val="24"/>
                                <w:sz w:val="16"/>
                                <w:szCs w:val="16"/>
                              </w:rPr>
                            </w:pPr>
                            <w:r w:rsidRPr="00914D93">
                              <w:rPr>
                                <w:rFonts w:asciiTheme="minorHAnsi" w:hAnsi="Arial"/>
                                <w:kern w:val="24"/>
                                <w:sz w:val="16"/>
                                <w:szCs w:val="16"/>
                              </w:rPr>
                              <w:t xml:space="preserve">            default "RECORD_TRIGGER_ON_CHANGE";</w:t>
                            </w:r>
                          </w:p>
                          <w:p w14:paraId="5F0EB513" w14:textId="77777777" w:rsidR="00781189" w:rsidRPr="00781189" w:rsidRDefault="00781189" w:rsidP="00781189">
                            <w:pPr>
                              <w:spacing w:before="40" w:after="40" w:line="216" w:lineRule="auto"/>
                              <w:rPr>
                                <w:rFonts w:asciiTheme="minorHAnsi" w:hAnsi="Arial"/>
                                <w:kern w:val="24"/>
                                <w:sz w:val="16"/>
                                <w:szCs w:val="16"/>
                              </w:rPr>
                            </w:pPr>
                            <w:r w:rsidRPr="00781189">
                              <w:rPr>
                                <w:rFonts w:asciiTheme="minorHAnsi" w:hAnsi="Arial"/>
                                <w:kern w:val="24"/>
                                <w:sz w:val="16"/>
                                <w:szCs w:val="16"/>
                              </w:rPr>
                              <w:t xml:space="preserve">            config false;</w:t>
                            </w:r>
                          </w:p>
                          <w:p w14:paraId="5245759D" w14:textId="77777777" w:rsidR="00781189" w:rsidRPr="00781189" w:rsidRDefault="00781189" w:rsidP="00781189">
                            <w:pPr>
                              <w:spacing w:before="40" w:after="40" w:line="216" w:lineRule="auto"/>
                              <w:rPr>
                                <w:rFonts w:asciiTheme="minorHAnsi" w:hAnsi="Arial"/>
                                <w:kern w:val="24"/>
                                <w:sz w:val="16"/>
                                <w:szCs w:val="16"/>
                              </w:rPr>
                            </w:pPr>
                            <w:r w:rsidRPr="00781189">
                              <w:rPr>
                                <w:rFonts w:asciiTheme="minorHAnsi" w:hAnsi="Arial"/>
                                <w:kern w:val="24"/>
                                <w:sz w:val="16"/>
                                <w:szCs w:val="16"/>
                              </w:rPr>
                              <w:t xml:space="preserve">            description "Defines the trigger to log a record.</w:t>
                            </w:r>
                          </w:p>
                          <w:p w14:paraId="4DBDEE76" w14:textId="77777777" w:rsidR="00781189" w:rsidRPr="00781189" w:rsidRDefault="00781189" w:rsidP="00781189">
                            <w:pPr>
                              <w:spacing w:before="40" w:after="40" w:line="216" w:lineRule="auto"/>
                              <w:rPr>
                                <w:rFonts w:asciiTheme="minorHAnsi" w:hAnsi="Arial"/>
                                <w:kern w:val="24"/>
                                <w:sz w:val="16"/>
                                <w:szCs w:val="16"/>
                              </w:rPr>
                            </w:pPr>
                            <w:r w:rsidRPr="00781189">
                              <w:rPr>
                                <w:rFonts w:asciiTheme="minorHAnsi" w:hAnsi="Arial"/>
                                <w:kern w:val="24"/>
                                <w:sz w:val="16"/>
                                <w:szCs w:val="16"/>
                              </w:rPr>
                              <w:t xml:space="preserve">                CONDITION: Mandatory where not default.";</w:t>
                            </w:r>
                          </w:p>
                          <w:p w14:paraId="0A720A53" w14:textId="77777777" w:rsidR="00781189" w:rsidRPr="00F32BDC" w:rsidRDefault="00781189" w:rsidP="00781189">
                            <w:pPr>
                              <w:spacing w:before="40" w:after="40" w:line="216" w:lineRule="auto"/>
                              <w:rPr>
                                <w:sz w:val="20"/>
                                <w:szCs w:val="14"/>
                              </w:rPr>
                            </w:pPr>
                            <w:r w:rsidRPr="00781189">
                              <w:rPr>
                                <w:rFonts w:asciiTheme="minorHAnsi" w:hAnsi="Arial"/>
                                <w:kern w:val="24"/>
                                <w:sz w:val="16"/>
                                <w:szCs w:val="16"/>
                              </w:rPr>
                              <w:t xml:space="preserve">        }</w:t>
                            </w:r>
                          </w:p>
                          <w:p w14:paraId="5402C36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uses tapi-common:global-class;</w:t>
                            </w:r>
                          </w:p>
                          <w:p w14:paraId="090E470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"Definition of a supported stream type.";</w:t>
                            </w:r>
                          </w:p>
                          <w:p w14:paraId="03C82C91" w14:textId="77777777" w:rsidR="004F0A46" w:rsidRPr="00A56331" w:rsidRDefault="00033784" w:rsidP="00F32BDC">
                            <w:pPr>
                              <w:spacing w:before="40" w:after="40" w:line="216" w:lineRule="auto"/>
                              <w:rPr>
                                <w:rFonts w:asciiTheme="minorHAnsi" w:hAnsi="Arial"/>
                                <w:kern w:val="24"/>
                                <w:sz w:val="16"/>
                                <w:szCs w:val="16"/>
                              </w:rPr>
                            </w:pPr>
                            <w:r w:rsidRPr="00F32BDC">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A37CF2F" id="Content Placeholder 2" o:spid="_x0000_s1027" style="position:absolute;left:0;text-align:left;margin-left:0;margin-top:.05pt;width:519.85pt;height:580.55pt;z-index:251629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" o:allowoverlap="f" fillcolor="#f9ecd4 [663]" strokecolor="#141313 [3213]">
                <v:path arrowok="t"/>
                <o:lock v:ext="edit" grouping="t"/>
                <v:textbox>
                  <w:txbxContent>
                    <w:p w14:paraId="24EE0B17" w14:textId="77777777" w:rsidR="00033784" w:rsidRPr="00F32BDC" w:rsidRDefault="00033784" w:rsidP="00F32BDC">
                      <w:pPr>
                        <w:spacing w:before="40" w:after="40" w:line="216" w:lineRule="auto"/>
                        <w:rPr>
                          <w:sz w:val="20"/>
                          <w:szCs w:val="20"/>
                        </w:rPr>
                      </w:pPr>
                      <w:r w:rsidRPr="00F32BDC">
                        <w:rPr>
                          <w:rFonts w:asciiTheme="minorHAnsi" w:hAnsi="Arial"/>
                          <w:kern w:val="24"/>
                          <w:sz w:val="16"/>
                          <w:szCs w:val="16"/>
                        </w:rPr>
                        <w:t xml:space="preserve"> grouping supported-stream-type {</w:t>
                      </w:r>
                    </w:p>
                    <w:p w14:paraId="5B2C2BA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stream-type-name {</w:t>
                      </w:r>
                    </w:p>
                    <w:p w14:paraId="4893654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w:t>
                      </w:r>
                      <w:proofErr w:type="gramStart"/>
                      <w:r w:rsidRPr="00F32BDC">
                        <w:rPr>
                          <w:rFonts w:asciiTheme="minorHAnsi" w:hAnsi="Arial"/>
                          <w:kern w:val="24"/>
                          <w:sz w:val="16"/>
                          <w:szCs w:val="16"/>
                        </w:rPr>
                        <w:t>string;</w:t>
                      </w:r>
                      <w:proofErr w:type="gramEnd"/>
                    </w:p>
                    <w:p w14:paraId="59A15D29"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1E7FDE37" w14:textId="77777777" w:rsidR="0026520D" w:rsidRPr="0026520D" w:rsidRDefault="00033784" w:rsidP="0026520D">
                      <w:pPr>
                        <w:spacing w:before="40" w:after="40" w:line="216" w:lineRule="auto"/>
                        <w:rPr>
                          <w:rFonts w:asciiTheme="minorHAnsi" w:hAnsi="Arial"/>
                          <w:kern w:val="24"/>
                          <w:sz w:val="16"/>
                          <w:szCs w:val="16"/>
                        </w:rPr>
                      </w:pPr>
                      <w:r w:rsidRPr="00F32BDC">
                        <w:rPr>
                          <w:rFonts w:asciiTheme="minorHAnsi" w:hAnsi="Arial"/>
                          <w:kern w:val="24"/>
                          <w:sz w:val="16"/>
                          <w:szCs w:val="16"/>
                        </w:rPr>
                        <w:t xml:space="preserve">            </w:t>
                      </w:r>
                      <w:r w:rsidR="0026520D" w:rsidRPr="0026520D">
                        <w:rPr>
                          <w:rFonts w:asciiTheme="minorHAnsi" w:hAnsi="Arial"/>
                          <w:kern w:val="24"/>
                          <w:sz w:val="16"/>
                          <w:szCs w:val="16"/>
                        </w:rPr>
                        <w:t>description "Name of the stream type.</w:t>
                      </w:r>
                    </w:p>
                    <w:p w14:paraId="2A7CA22C" w14:textId="77777777" w:rsidR="007D716C" w:rsidRPr="00F32BDC" w:rsidRDefault="0026520D" w:rsidP="0026520D">
                      <w:pPr>
                        <w:spacing w:before="40" w:after="40" w:line="216" w:lineRule="auto"/>
                        <w:rPr>
                          <w:sz w:val="20"/>
                          <w:szCs w:val="14"/>
                        </w:rPr>
                      </w:pPr>
                      <w:r w:rsidRPr="0026520D">
                        <w:rPr>
                          <w:rFonts w:asciiTheme="minorHAnsi" w:hAnsi="Arial"/>
                          <w:kern w:val="24"/>
                          <w:sz w:val="16"/>
                          <w:szCs w:val="16"/>
                        </w:rPr>
                        <w:t xml:space="preserve">                CONDITION: Mandatory where assisted human interpretation is required.</w:t>
                      </w:r>
                      <w:proofErr w:type="gramStart"/>
                      <w:r w:rsidRPr="0026520D">
                        <w:rPr>
                          <w:rFonts w:asciiTheme="minorHAnsi" w:hAnsi="Arial"/>
                          <w:kern w:val="24"/>
                          <w:sz w:val="16"/>
                          <w:szCs w:val="16"/>
                        </w:rPr>
                        <w:t>";</w:t>
                      </w:r>
                      <w:proofErr w:type="gramEnd"/>
                    </w:p>
                    <w:p w14:paraId="0A6642B0"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1018FF1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record-retention {</w:t>
                      </w:r>
                    </w:p>
                    <w:p w14:paraId="29FF65E2"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type </w:t>
                      </w:r>
                      <w:proofErr w:type="gramStart"/>
                      <w:r w:rsidRPr="00A40BCD">
                        <w:rPr>
                          <w:rFonts w:asciiTheme="minorHAnsi" w:hAnsi="Arial"/>
                          <w:kern w:val="24"/>
                          <w:sz w:val="16"/>
                          <w:szCs w:val="16"/>
                        </w:rPr>
                        <w:t>string;</w:t>
                      </w:r>
                      <w:proofErr w:type="gramEnd"/>
                    </w:p>
                    <w:p w14:paraId="45F455FC"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default "FOREVER</w:t>
                      </w:r>
                      <w:proofErr w:type="gramStart"/>
                      <w:r w:rsidRPr="00A40BCD">
                        <w:rPr>
                          <w:rFonts w:asciiTheme="minorHAnsi" w:hAnsi="Arial"/>
                          <w:kern w:val="24"/>
                          <w:sz w:val="16"/>
                          <w:szCs w:val="16"/>
                        </w:rPr>
                        <w:t>";</w:t>
                      </w:r>
                      <w:proofErr w:type="gramEnd"/>
                    </w:p>
                    <w:p w14:paraId="499377F1"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config </w:t>
                      </w:r>
                      <w:proofErr w:type="gramStart"/>
                      <w:r w:rsidRPr="00A40BCD">
                        <w:rPr>
                          <w:rFonts w:asciiTheme="minorHAnsi" w:hAnsi="Arial"/>
                          <w:kern w:val="24"/>
                          <w:sz w:val="16"/>
                          <w:szCs w:val="16"/>
                        </w:rPr>
                        <w:t>false;</w:t>
                      </w:r>
                      <w:proofErr w:type="gramEnd"/>
                    </w:p>
                    <w:p w14:paraId="396D38C2"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description "Time in minutes.</w:t>
                      </w:r>
                    </w:p>
                    <w:p w14:paraId="2E274D02"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Statement of retention time and/or retention capacity in bytes.</w:t>
                      </w:r>
                    </w:p>
                    <w:p w14:paraId="34C21A19"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Key word 'FOREVER' means that records will never be removed from the log.</w:t>
                      </w:r>
                    </w:p>
                    <w:p w14:paraId="156FF8CB"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May be overridden for </w:t>
                      </w:r>
                      <w:proofErr w:type="gramStart"/>
                      <w:r w:rsidRPr="00A40BCD">
                        <w:rPr>
                          <w:rFonts w:asciiTheme="minorHAnsi" w:hAnsi="Arial"/>
                          <w:kern w:val="24"/>
                          <w:sz w:val="16"/>
                          <w:szCs w:val="16"/>
                        </w:rPr>
                        <w:t>particular cases</w:t>
                      </w:r>
                      <w:proofErr w:type="gramEnd"/>
                      <w:r w:rsidRPr="00A40BCD">
                        <w:rPr>
                          <w:rFonts w:asciiTheme="minorHAnsi" w:hAnsi="Arial"/>
                          <w:kern w:val="24"/>
                          <w:sz w:val="16"/>
                          <w:szCs w:val="16"/>
                        </w:rPr>
                        <w:t xml:space="preserve"> of specific LogStorageStrategy (via augment).</w:t>
                      </w:r>
                    </w:p>
                    <w:p w14:paraId="03A830B5" w14:textId="77777777" w:rsidR="00A40BCD" w:rsidRPr="00A40BCD" w:rsidRDefault="00A40BCD" w:rsidP="00A40BCD">
                      <w:pPr>
                        <w:spacing w:before="40" w:after="40" w:line="216" w:lineRule="auto"/>
                        <w:rPr>
                          <w:rFonts w:asciiTheme="minorHAnsi" w:hAnsi="Arial"/>
                          <w:kern w:val="24"/>
                          <w:sz w:val="16"/>
                          <w:szCs w:val="16"/>
                        </w:rPr>
                      </w:pPr>
                      <w:r w:rsidRPr="00A40BCD">
                        <w:rPr>
                          <w:rFonts w:asciiTheme="minorHAnsi" w:hAnsi="Arial"/>
                          <w:kern w:val="24"/>
                          <w:sz w:val="16"/>
                          <w:szCs w:val="16"/>
                        </w:rPr>
                        <w:t xml:space="preserve">                Applies to all record types in the stream unless overridden by another parameter (such as tombstone retention for a compacted log).</w:t>
                      </w:r>
                    </w:p>
                    <w:p w14:paraId="666142A1" w14:textId="77777777" w:rsidR="007D716C" w:rsidRPr="00F32BDC" w:rsidRDefault="00A40BCD" w:rsidP="00A40BCD">
                      <w:pPr>
                        <w:spacing w:before="40" w:after="40" w:line="216" w:lineRule="auto"/>
                        <w:rPr>
                          <w:sz w:val="20"/>
                          <w:szCs w:val="14"/>
                        </w:rPr>
                      </w:pPr>
                      <w:r w:rsidRPr="00A40BCD">
                        <w:rPr>
                          <w:rFonts w:asciiTheme="minorHAnsi" w:hAnsi="Arial"/>
                          <w:kern w:val="24"/>
                          <w:sz w:val="16"/>
                          <w:szCs w:val="16"/>
                        </w:rPr>
                        <w:t xml:space="preserve">                CONDITION: Mandatory where not default.</w:t>
                      </w:r>
                      <w:proofErr w:type="gramStart"/>
                      <w:r w:rsidRPr="00A40BCD">
                        <w:rPr>
                          <w:rFonts w:asciiTheme="minorHAnsi" w:hAnsi="Arial"/>
                          <w:kern w:val="24"/>
                          <w:sz w:val="16"/>
                          <w:szCs w:val="16"/>
                        </w:rPr>
                        <w:t>";</w:t>
                      </w:r>
                      <w:proofErr w:type="gramEnd"/>
                    </w:p>
                    <w:p w14:paraId="3C460124"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64A69612"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segment-size {</w:t>
                      </w:r>
                    </w:p>
                    <w:p w14:paraId="65D8222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w:t>
                      </w:r>
                      <w:proofErr w:type="gramStart"/>
                      <w:r w:rsidRPr="00F32BDC">
                        <w:rPr>
                          <w:rFonts w:asciiTheme="minorHAnsi" w:hAnsi="Arial"/>
                          <w:kern w:val="24"/>
                          <w:sz w:val="16"/>
                          <w:szCs w:val="16"/>
                        </w:rPr>
                        <w:t>string;</w:t>
                      </w:r>
                      <w:proofErr w:type="gramEnd"/>
                    </w:p>
                    <w:p w14:paraId="2FA233E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7CAE6F5F" w14:textId="77777777" w:rsidR="007D716C" w:rsidRPr="007D716C" w:rsidRDefault="007D716C" w:rsidP="007D716C">
                      <w:pPr>
                        <w:spacing w:before="40" w:after="40" w:line="216" w:lineRule="auto"/>
                        <w:rPr>
                          <w:rFonts w:asciiTheme="minorHAnsi" w:hAnsi="Arial"/>
                          <w:kern w:val="24"/>
                          <w:sz w:val="16"/>
                          <w:szCs w:val="16"/>
                        </w:rPr>
                      </w:pPr>
                      <w:r w:rsidRPr="007D716C">
                        <w:rPr>
                          <w:rFonts w:asciiTheme="minorHAnsi" w:hAnsi="Arial"/>
                          <w:kern w:val="24"/>
                          <w:sz w:val="16"/>
                          <w:szCs w:val="16"/>
                        </w:rPr>
                        <w:t xml:space="preserve">            description "Size of sub-structuring of the log.</w:t>
                      </w:r>
                    </w:p>
                    <w:p w14:paraId="4AF387C5" w14:textId="77777777" w:rsidR="007D716C" w:rsidRPr="00F32BDC" w:rsidRDefault="007D716C" w:rsidP="007D716C">
                      <w:pPr>
                        <w:spacing w:before="40" w:after="40" w:line="216" w:lineRule="auto"/>
                        <w:rPr>
                          <w:sz w:val="20"/>
                          <w:szCs w:val="14"/>
                        </w:rPr>
                      </w:pPr>
                      <w:r w:rsidRPr="007D716C">
                        <w:rPr>
                          <w:rFonts w:asciiTheme="minorHAnsi" w:hAnsi="Arial"/>
                          <w:kern w:val="24"/>
                          <w:sz w:val="16"/>
                          <w:szCs w:val="16"/>
                        </w:rPr>
                        <w:t xml:space="preserve">                CONDITION: Mandatory where log is segmented and segment size is considered relevant for client application usage.</w:t>
                      </w:r>
                      <w:proofErr w:type="gramStart"/>
                      <w:r w:rsidRPr="007D716C">
                        <w:rPr>
                          <w:rFonts w:asciiTheme="minorHAnsi" w:hAnsi="Arial"/>
                          <w:kern w:val="24"/>
                          <w:sz w:val="16"/>
                          <w:szCs w:val="16"/>
                        </w:rPr>
                        <w:t>";</w:t>
                      </w:r>
                      <w:proofErr w:type="gramEnd"/>
                    </w:p>
                    <w:p w14:paraId="7BAC7EEF"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238E8605" w14:textId="77777777" w:rsidR="00741D2F" w:rsidRPr="00741D2F" w:rsidRDefault="00741D2F" w:rsidP="00741D2F">
                      <w:pPr>
                        <w:spacing w:before="40" w:after="40" w:line="216" w:lineRule="auto"/>
                        <w:rPr>
                          <w:rFonts w:asciiTheme="minorHAnsi" w:hAnsi="Arial"/>
                          <w:kern w:val="24"/>
                          <w:sz w:val="16"/>
                          <w:szCs w:val="16"/>
                        </w:rPr>
                      </w:pPr>
                      <w:r w:rsidRPr="00741D2F">
                        <w:rPr>
                          <w:rFonts w:asciiTheme="minorHAnsi" w:hAnsi="Arial"/>
                          <w:kern w:val="24"/>
                          <w:sz w:val="16"/>
                          <w:szCs w:val="16"/>
                        </w:rPr>
                        <w:t xml:space="preserve">        leaf-list stream-type-content {</w:t>
                      </w:r>
                    </w:p>
                    <w:p w14:paraId="2DB83693" w14:textId="77777777" w:rsidR="00741D2F" w:rsidRPr="00741D2F" w:rsidRDefault="00741D2F" w:rsidP="00741D2F">
                      <w:pPr>
                        <w:spacing w:before="40" w:after="40" w:line="216" w:lineRule="auto"/>
                        <w:rPr>
                          <w:rFonts w:asciiTheme="minorHAnsi" w:hAnsi="Arial"/>
                          <w:kern w:val="24"/>
                          <w:sz w:val="16"/>
                          <w:szCs w:val="16"/>
                        </w:rPr>
                      </w:pPr>
                      <w:r w:rsidRPr="00741D2F">
                        <w:rPr>
                          <w:rFonts w:asciiTheme="minorHAnsi" w:hAnsi="Arial"/>
                          <w:kern w:val="24"/>
                          <w:sz w:val="16"/>
                          <w:szCs w:val="16"/>
                        </w:rPr>
                        <w:t xml:space="preserve">            type tapi-</w:t>
                      </w:r>
                      <w:proofErr w:type="gramStart"/>
                      <w:r w:rsidRPr="00741D2F">
                        <w:rPr>
                          <w:rFonts w:asciiTheme="minorHAnsi" w:hAnsi="Arial"/>
                          <w:kern w:val="24"/>
                          <w:sz w:val="16"/>
                          <w:szCs w:val="16"/>
                        </w:rPr>
                        <w:t>common:object</w:t>
                      </w:r>
                      <w:proofErr w:type="gramEnd"/>
                      <w:r w:rsidRPr="00741D2F">
                        <w:rPr>
                          <w:rFonts w:asciiTheme="minorHAnsi" w:hAnsi="Arial"/>
                          <w:kern w:val="24"/>
                          <w:sz w:val="16"/>
                          <w:szCs w:val="16"/>
                        </w:rPr>
                        <w:t>-</w:t>
                      </w:r>
                      <w:proofErr w:type="gramStart"/>
                      <w:r w:rsidRPr="00741D2F">
                        <w:rPr>
                          <w:rFonts w:asciiTheme="minorHAnsi" w:hAnsi="Arial"/>
                          <w:kern w:val="24"/>
                          <w:sz w:val="16"/>
                          <w:szCs w:val="16"/>
                        </w:rPr>
                        <w:t>type;</w:t>
                      </w:r>
                      <w:proofErr w:type="gramEnd"/>
                    </w:p>
                    <w:p w14:paraId="0F126731" w14:textId="77777777" w:rsidR="00741D2F" w:rsidRPr="00741D2F" w:rsidRDefault="00741D2F" w:rsidP="00741D2F">
                      <w:pPr>
                        <w:spacing w:before="40" w:after="40" w:line="216" w:lineRule="auto"/>
                        <w:rPr>
                          <w:rFonts w:asciiTheme="minorHAnsi" w:hAnsi="Arial"/>
                          <w:kern w:val="24"/>
                          <w:sz w:val="16"/>
                          <w:szCs w:val="16"/>
                        </w:rPr>
                      </w:pPr>
                      <w:r w:rsidRPr="00741D2F">
                        <w:rPr>
                          <w:rFonts w:asciiTheme="minorHAnsi" w:hAnsi="Arial"/>
                          <w:kern w:val="24"/>
                          <w:sz w:val="16"/>
                          <w:szCs w:val="16"/>
                        </w:rPr>
                        <w:t xml:space="preserve">            config </w:t>
                      </w:r>
                      <w:proofErr w:type="gramStart"/>
                      <w:r w:rsidRPr="00741D2F">
                        <w:rPr>
                          <w:rFonts w:asciiTheme="minorHAnsi" w:hAnsi="Arial"/>
                          <w:kern w:val="24"/>
                          <w:sz w:val="16"/>
                          <w:szCs w:val="16"/>
                        </w:rPr>
                        <w:t>false;</w:t>
                      </w:r>
                      <w:proofErr w:type="gramEnd"/>
                    </w:p>
                    <w:p w14:paraId="500D88B5" w14:textId="77777777" w:rsidR="00741D2F" w:rsidRPr="00741D2F" w:rsidRDefault="00741D2F" w:rsidP="00741D2F">
                      <w:pPr>
                        <w:spacing w:before="40" w:after="40" w:line="216" w:lineRule="auto"/>
                        <w:rPr>
                          <w:rFonts w:asciiTheme="minorHAnsi" w:hAnsi="Arial"/>
                          <w:kern w:val="24"/>
                          <w:sz w:val="16"/>
                          <w:szCs w:val="16"/>
                        </w:rPr>
                      </w:pPr>
                      <w:r w:rsidRPr="00741D2F">
                        <w:rPr>
                          <w:rFonts w:asciiTheme="minorHAnsi" w:hAnsi="Arial"/>
                          <w:kern w:val="24"/>
                          <w:sz w:val="16"/>
                          <w:szCs w:val="16"/>
                        </w:rPr>
                        <w:t xml:space="preserve">            description "Identifies the classes that are supported through the stream. </w:t>
                      </w:r>
                    </w:p>
                    <w:p w14:paraId="324273A7" w14:textId="77777777" w:rsidR="00741D2F" w:rsidRPr="00741D2F" w:rsidRDefault="00741D2F" w:rsidP="00741D2F">
                      <w:pPr>
                        <w:spacing w:before="40" w:after="40" w:line="216" w:lineRule="auto"/>
                        <w:rPr>
                          <w:rFonts w:asciiTheme="minorHAnsi" w:hAnsi="Arial"/>
                          <w:kern w:val="24"/>
                          <w:sz w:val="16"/>
                          <w:szCs w:val="16"/>
                        </w:rPr>
                      </w:pPr>
                      <w:r w:rsidRPr="00741D2F">
                        <w:rPr>
                          <w:rFonts w:asciiTheme="minorHAnsi" w:hAnsi="Arial"/>
                          <w:kern w:val="24"/>
                          <w:sz w:val="16"/>
                          <w:szCs w:val="16"/>
                        </w:rPr>
                        <w:t xml:space="preserve">                The list may be a subset of the classes within the context.</w:t>
                      </w:r>
                    </w:p>
                    <w:p w14:paraId="3A5B96B9" w14:textId="77777777" w:rsidR="00741D2F" w:rsidRPr="00741D2F" w:rsidRDefault="00741D2F" w:rsidP="00741D2F">
                      <w:pPr>
                        <w:spacing w:before="40" w:after="40" w:line="216" w:lineRule="auto"/>
                        <w:rPr>
                          <w:rFonts w:asciiTheme="minorHAnsi" w:hAnsi="Arial"/>
                          <w:kern w:val="24"/>
                          <w:sz w:val="16"/>
                          <w:szCs w:val="16"/>
                        </w:rPr>
                      </w:pPr>
                      <w:r w:rsidRPr="00741D2F">
                        <w:rPr>
                          <w:rFonts w:asciiTheme="minorHAnsi" w:hAnsi="Arial"/>
                          <w:kern w:val="24"/>
                          <w:sz w:val="16"/>
                          <w:szCs w:val="16"/>
                        </w:rPr>
                        <w:t xml:space="preserve">                CONDITION: Mandatory if the stream propagates TAPI entities. If not present a separate augment MUST explain stream content.</w:t>
                      </w:r>
                      <w:proofErr w:type="gramStart"/>
                      <w:r w:rsidRPr="00741D2F">
                        <w:rPr>
                          <w:rFonts w:asciiTheme="minorHAnsi" w:hAnsi="Arial"/>
                          <w:kern w:val="24"/>
                          <w:sz w:val="16"/>
                          <w:szCs w:val="16"/>
                        </w:rPr>
                        <w:t>";</w:t>
                      </w:r>
                      <w:proofErr w:type="gramEnd"/>
                    </w:p>
                    <w:p w14:paraId="66B214DE" w14:textId="77777777" w:rsidR="00A40705" w:rsidRPr="00F32BDC" w:rsidRDefault="00741D2F" w:rsidP="00741D2F">
                      <w:pPr>
                        <w:spacing w:before="40" w:after="40" w:line="216" w:lineRule="auto"/>
                        <w:rPr>
                          <w:sz w:val="20"/>
                          <w:szCs w:val="14"/>
                        </w:rPr>
                      </w:pPr>
                      <w:r w:rsidRPr="00741D2F">
                        <w:rPr>
                          <w:rFonts w:asciiTheme="minorHAnsi" w:hAnsi="Arial"/>
                          <w:kern w:val="24"/>
                          <w:sz w:val="16"/>
                          <w:szCs w:val="16"/>
                        </w:rPr>
                        <w:t xml:space="preserve">        }</w:t>
                      </w:r>
                    </w:p>
                    <w:p w14:paraId="58D7646F"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log-storage-strategy {</w:t>
                      </w:r>
                    </w:p>
                    <w:p w14:paraId="5A34E3B8" w14:textId="77777777" w:rsidR="00A40705" w:rsidRPr="00A40705" w:rsidRDefault="00A40705" w:rsidP="00A40705">
                      <w:pPr>
                        <w:spacing w:before="40" w:after="40" w:line="216" w:lineRule="auto"/>
                        <w:rPr>
                          <w:rFonts w:asciiTheme="minorHAnsi" w:hAnsi="Arial"/>
                          <w:kern w:val="24"/>
                          <w:sz w:val="16"/>
                          <w:szCs w:val="16"/>
                        </w:rPr>
                      </w:pPr>
                      <w:r w:rsidRPr="00A40705">
                        <w:rPr>
                          <w:rFonts w:asciiTheme="minorHAnsi" w:hAnsi="Arial"/>
                          <w:kern w:val="24"/>
                          <w:sz w:val="16"/>
                          <w:szCs w:val="16"/>
                        </w:rPr>
                        <w:t xml:space="preserve">            type log-storage-</w:t>
                      </w:r>
                      <w:proofErr w:type="gramStart"/>
                      <w:r w:rsidRPr="00A40705">
                        <w:rPr>
                          <w:rFonts w:asciiTheme="minorHAnsi" w:hAnsi="Arial"/>
                          <w:kern w:val="24"/>
                          <w:sz w:val="16"/>
                          <w:szCs w:val="16"/>
                        </w:rPr>
                        <w:t>strategy;</w:t>
                      </w:r>
                      <w:proofErr w:type="gramEnd"/>
                    </w:p>
                    <w:p w14:paraId="3A10EB2D" w14:textId="77777777" w:rsidR="00A40705" w:rsidRPr="00A40705" w:rsidRDefault="00A40705" w:rsidP="00A40705">
                      <w:pPr>
                        <w:spacing w:before="40" w:after="40" w:line="216" w:lineRule="auto"/>
                        <w:rPr>
                          <w:rFonts w:asciiTheme="minorHAnsi" w:hAnsi="Arial"/>
                          <w:kern w:val="24"/>
                          <w:sz w:val="16"/>
                          <w:szCs w:val="16"/>
                        </w:rPr>
                      </w:pPr>
                      <w:r w:rsidRPr="00A40705">
                        <w:rPr>
                          <w:rFonts w:asciiTheme="minorHAnsi" w:hAnsi="Arial"/>
                          <w:kern w:val="24"/>
                          <w:sz w:val="16"/>
                          <w:szCs w:val="16"/>
                        </w:rPr>
                        <w:t xml:space="preserve">            default "LOG_STORAGE_STRATEGY_COMPACTED</w:t>
                      </w:r>
                      <w:proofErr w:type="gramStart"/>
                      <w:r w:rsidRPr="00A40705">
                        <w:rPr>
                          <w:rFonts w:asciiTheme="minorHAnsi" w:hAnsi="Arial"/>
                          <w:kern w:val="24"/>
                          <w:sz w:val="16"/>
                          <w:szCs w:val="16"/>
                        </w:rPr>
                        <w:t>";</w:t>
                      </w:r>
                      <w:proofErr w:type="gramEnd"/>
                    </w:p>
                    <w:p w14:paraId="361AF550" w14:textId="77777777" w:rsidR="00A40705" w:rsidRPr="00A40705" w:rsidRDefault="00A40705" w:rsidP="00A40705">
                      <w:pPr>
                        <w:spacing w:before="40" w:after="40" w:line="216" w:lineRule="auto"/>
                        <w:rPr>
                          <w:rFonts w:asciiTheme="minorHAnsi" w:hAnsi="Arial"/>
                          <w:kern w:val="24"/>
                          <w:sz w:val="16"/>
                          <w:szCs w:val="16"/>
                        </w:rPr>
                      </w:pPr>
                      <w:r w:rsidRPr="00A40705">
                        <w:rPr>
                          <w:rFonts w:asciiTheme="minorHAnsi" w:hAnsi="Arial"/>
                          <w:kern w:val="24"/>
                          <w:sz w:val="16"/>
                          <w:szCs w:val="16"/>
                        </w:rPr>
                        <w:t xml:space="preserve">            config </w:t>
                      </w:r>
                      <w:proofErr w:type="gramStart"/>
                      <w:r w:rsidRPr="00A40705">
                        <w:rPr>
                          <w:rFonts w:asciiTheme="minorHAnsi" w:hAnsi="Arial"/>
                          <w:kern w:val="24"/>
                          <w:sz w:val="16"/>
                          <w:szCs w:val="16"/>
                        </w:rPr>
                        <w:t>false;</w:t>
                      </w:r>
                      <w:proofErr w:type="gramEnd"/>
                    </w:p>
                    <w:p w14:paraId="4341E158" w14:textId="77777777" w:rsidR="00A40705" w:rsidRPr="00A40705" w:rsidRDefault="00A40705" w:rsidP="00A40705">
                      <w:pPr>
                        <w:spacing w:before="40" w:after="40" w:line="216" w:lineRule="auto"/>
                        <w:rPr>
                          <w:rFonts w:asciiTheme="minorHAnsi" w:hAnsi="Arial"/>
                          <w:kern w:val="24"/>
                          <w:sz w:val="16"/>
                          <w:szCs w:val="16"/>
                        </w:rPr>
                      </w:pPr>
                      <w:r w:rsidRPr="00A40705">
                        <w:rPr>
                          <w:rFonts w:asciiTheme="minorHAnsi" w:hAnsi="Arial"/>
                          <w:kern w:val="24"/>
                          <w:sz w:val="16"/>
                          <w:szCs w:val="16"/>
                        </w:rPr>
                        <w:t xml:space="preserve">            description "Indicates the storage characteristics of the log supporting the stream.</w:t>
                      </w:r>
                    </w:p>
                    <w:p w14:paraId="516EBA4B" w14:textId="77777777" w:rsidR="00A40705" w:rsidRPr="00A40705" w:rsidRDefault="00A40705" w:rsidP="00A40705">
                      <w:pPr>
                        <w:spacing w:before="40" w:after="40" w:line="216" w:lineRule="auto"/>
                        <w:rPr>
                          <w:rFonts w:asciiTheme="minorHAnsi" w:hAnsi="Arial"/>
                          <w:kern w:val="24"/>
                          <w:sz w:val="16"/>
                          <w:szCs w:val="16"/>
                        </w:rPr>
                      </w:pPr>
                      <w:r w:rsidRPr="00A40705">
                        <w:rPr>
                          <w:rFonts w:asciiTheme="minorHAnsi" w:hAnsi="Arial"/>
                          <w:kern w:val="24"/>
                          <w:sz w:val="16"/>
                          <w:szCs w:val="16"/>
                        </w:rPr>
                        <w:t xml:space="preserve">                CONDITION: Mandatory where not default.</w:t>
                      </w:r>
                      <w:proofErr w:type="gramStart"/>
                      <w:r w:rsidRPr="00A40705">
                        <w:rPr>
                          <w:rFonts w:asciiTheme="minorHAnsi" w:hAnsi="Arial"/>
                          <w:kern w:val="24"/>
                          <w:sz w:val="16"/>
                          <w:szCs w:val="16"/>
                        </w:rPr>
                        <w:t>";</w:t>
                      </w:r>
                      <w:proofErr w:type="gramEnd"/>
                    </w:p>
                    <w:p w14:paraId="1FEDBA79" w14:textId="77777777" w:rsidR="00A40705" w:rsidRPr="00F32BDC" w:rsidRDefault="00A40705" w:rsidP="00A40705">
                      <w:pPr>
                        <w:spacing w:before="40" w:after="40" w:line="216" w:lineRule="auto"/>
                        <w:rPr>
                          <w:sz w:val="20"/>
                          <w:szCs w:val="14"/>
                        </w:rPr>
                      </w:pPr>
                      <w:r w:rsidRPr="00A40705">
                        <w:rPr>
                          <w:rFonts w:asciiTheme="minorHAnsi" w:hAnsi="Arial"/>
                          <w:kern w:val="24"/>
                          <w:sz w:val="16"/>
                          <w:szCs w:val="16"/>
                        </w:rPr>
                        <w:t xml:space="preserve">        }</w:t>
                      </w:r>
                    </w:p>
                    <w:p w14:paraId="7E1764A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log-record-strategy {</w:t>
                      </w:r>
                    </w:p>
                    <w:p w14:paraId="627D83C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log-record-</w:t>
                      </w:r>
                      <w:proofErr w:type="gramStart"/>
                      <w:r w:rsidRPr="00F32BDC">
                        <w:rPr>
                          <w:rFonts w:asciiTheme="minorHAnsi" w:hAnsi="Arial"/>
                          <w:kern w:val="24"/>
                          <w:sz w:val="16"/>
                          <w:szCs w:val="16"/>
                        </w:rPr>
                        <w:t>strategy;</w:t>
                      </w:r>
                      <w:proofErr w:type="gramEnd"/>
                    </w:p>
                    <w:p w14:paraId="04356827" w14:textId="77777777" w:rsidR="002F609E" w:rsidRPr="002F609E" w:rsidRDefault="002F609E" w:rsidP="002F609E">
                      <w:pPr>
                        <w:spacing w:before="40" w:after="40" w:line="216" w:lineRule="auto"/>
                        <w:rPr>
                          <w:rFonts w:asciiTheme="minorHAnsi" w:hAnsi="Arial"/>
                          <w:kern w:val="24"/>
                          <w:sz w:val="16"/>
                          <w:szCs w:val="16"/>
                        </w:rPr>
                      </w:pPr>
                      <w:r w:rsidRPr="002F609E">
                        <w:rPr>
                          <w:rFonts w:asciiTheme="minorHAnsi" w:hAnsi="Arial"/>
                          <w:kern w:val="24"/>
                          <w:sz w:val="16"/>
                          <w:szCs w:val="16"/>
                        </w:rPr>
                        <w:t xml:space="preserve">            default "LOG_RECORD_STRATEGY_WHOLE_ENTITY</w:t>
                      </w:r>
                      <w:proofErr w:type="gramStart"/>
                      <w:r w:rsidRPr="002F609E">
                        <w:rPr>
                          <w:rFonts w:asciiTheme="minorHAnsi" w:hAnsi="Arial"/>
                          <w:kern w:val="24"/>
                          <w:sz w:val="16"/>
                          <w:szCs w:val="16"/>
                        </w:rPr>
                        <w:t>";</w:t>
                      </w:r>
                      <w:proofErr w:type="gramEnd"/>
                    </w:p>
                    <w:p w14:paraId="0FE94124" w14:textId="77777777" w:rsidR="002F609E" w:rsidRPr="002F609E" w:rsidRDefault="002F609E" w:rsidP="002F609E">
                      <w:pPr>
                        <w:spacing w:before="40" w:after="40" w:line="216" w:lineRule="auto"/>
                        <w:rPr>
                          <w:rFonts w:asciiTheme="minorHAnsi" w:hAnsi="Arial"/>
                          <w:kern w:val="24"/>
                          <w:sz w:val="16"/>
                          <w:szCs w:val="16"/>
                        </w:rPr>
                      </w:pPr>
                      <w:r w:rsidRPr="002F609E">
                        <w:rPr>
                          <w:rFonts w:asciiTheme="minorHAnsi" w:hAnsi="Arial"/>
                          <w:kern w:val="24"/>
                          <w:sz w:val="16"/>
                          <w:szCs w:val="16"/>
                        </w:rPr>
                        <w:t xml:space="preserve">            config </w:t>
                      </w:r>
                      <w:proofErr w:type="gramStart"/>
                      <w:r w:rsidRPr="002F609E">
                        <w:rPr>
                          <w:rFonts w:asciiTheme="minorHAnsi" w:hAnsi="Arial"/>
                          <w:kern w:val="24"/>
                          <w:sz w:val="16"/>
                          <w:szCs w:val="16"/>
                        </w:rPr>
                        <w:t>false;</w:t>
                      </w:r>
                      <w:proofErr w:type="gramEnd"/>
                    </w:p>
                    <w:p w14:paraId="0274B290" w14:textId="77777777" w:rsidR="002F609E" w:rsidRPr="002F609E" w:rsidRDefault="002F609E" w:rsidP="002F609E">
                      <w:pPr>
                        <w:spacing w:before="40" w:after="40" w:line="216" w:lineRule="auto"/>
                        <w:rPr>
                          <w:rFonts w:asciiTheme="minorHAnsi" w:hAnsi="Arial"/>
                          <w:kern w:val="24"/>
                          <w:sz w:val="16"/>
                          <w:szCs w:val="16"/>
                        </w:rPr>
                      </w:pPr>
                      <w:r w:rsidRPr="002F609E">
                        <w:rPr>
                          <w:rFonts w:asciiTheme="minorHAnsi" w:hAnsi="Arial"/>
                          <w:kern w:val="24"/>
                          <w:sz w:val="16"/>
                          <w:szCs w:val="16"/>
                        </w:rPr>
                        <w:t xml:space="preserve">            description "Indicates the type of content of each log record.</w:t>
                      </w:r>
                    </w:p>
                    <w:p w14:paraId="51F2DF6E" w14:textId="77777777" w:rsidR="002F609E" w:rsidRPr="002F609E" w:rsidRDefault="002F609E" w:rsidP="002F609E">
                      <w:pPr>
                        <w:spacing w:before="40" w:after="40" w:line="216" w:lineRule="auto"/>
                        <w:rPr>
                          <w:rFonts w:asciiTheme="minorHAnsi" w:hAnsi="Arial"/>
                          <w:kern w:val="24"/>
                          <w:sz w:val="16"/>
                          <w:szCs w:val="16"/>
                        </w:rPr>
                      </w:pPr>
                      <w:r w:rsidRPr="002F609E">
                        <w:rPr>
                          <w:rFonts w:asciiTheme="minorHAnsi" w:hAnsi="Arial"/>
                          <w:kern w:val="24"/>
                          <w:sz w:val="16"/>
                          <w:szCs w:val="16"/>
                        </w:rPr>
                        <w:t xml:space="preserve">                CONDITION: Mandatory where not default.</w:t>
                      </w:r>
                      <w:proofErr w:type="gramStart"/>
                      <w:r w:rsidRPr="002F609E">
                        <w:rPr>
                          <w:rFonts w:asciiTheme="minorHAnsi" w:hAnsi="Arial"/>
                          <w:kern w:val="24"/>
                          <w:sz w:val="16"/>
                          <w:szCs w:val="16"/>
                        </w:rPr>
                        <w:t>";</w:t>
                      </w:r>
                      <w:proofErr w:type="gramEnd"/>
                    </w:p>
                    <w:p w14:paraId="6D7263BD" w14:textId="77777777" w:rsidR="002F609E" w:rsidRPr="00F32BDC" w:rsidRDefault="002F609E" w:rsidP="002F609E">
                      <w:pPr>
                        <w:spacing w:before="40" w:after="40" w:line="216" w:lineRule="auto"/>
                        <w:rPr>
                          <w:sz w:val="20"/>
                          <w:szCs w:val="14"/>
                        </w:rPr>
                      </w:pPr>
                      <w:r w:rsidRPr="002F609E">
                        <w:rPr>
                          <w:rFonts w:asciiTheme="minorHAnsi" w:hAnsi="Arial"/>
                          <w:kern w:val="24"/>
                          <w:sz w:val="16"/>
                          <w:szCs w:val="16"/>
                        </w:rPr>
                        <w:t xml:space="preserve">        }</w:t>
                      </w:r>
                    </w:p>
                    <w:p w14:paraId="58694644" w14:textId="77777777" w:rsidR="00781189" w:rsidRPr="00781189" w:rsidRDefault="00781189" w:rsidP="00781189">
                      <w:pPr>
                        <w:spacing w:before="40" w:after="40" w:line="216" w:lineRule="auto"/>
                        <w:rPr>
                          <w:rFonts w:asciiTheme="minorHAnsi" w:hAnsi="Arial"/>
                          <w:kern w:val="24"/>
                          <w:sz w:val="16"/>
                          <w:szCs w:val="16"/>
                        </w:rPr>
                      </w:pPr>
                      <w:r w:rsidRPr="00781189">
                        <w:rPr>
                          <w:rFonts w:asciiTheme="minorHAnsi" w:hAnsi="Arial"/>
                          <w:kern w:val="24"/>
                          <w:sz w:val="16"/>
                          <w:szCs w:val="16"/>
                        </w:rPr>
                        <w:t xml:space="preserve">        leaf record-trigger {</w:t>
                      </w:r>
                    </w:p>
                    <w:p w14:paraId="59B97B3D" w14:textId="77777777" w:rsidR="00781189" w:rsidRDefault="00781189" w:rsidP="00781189">
                      <w:pPr>
                        <w:spacing w:before="40" w:after="40" w:line="216" w:lineRule="auto"/>
                        <w:rPr>
                          <w:rFonts w:asciiTheme="minorHAnsi" w:hAnsi="Arial"/>
                          <w:kern w:val="24"/>
                          <w:sz w:val="16"/>
                          <w:szCs w:val="16"/>
                        </w:rPr>
                      </w:pPr>
                      <w:r w:rsidRPr="00781189">
                        <w:rPr>
                          <w:rFonts w:asciiTheme="minorHAnsi" w:hAnsi="Arial"/>
                          <w:kern w:val="24"/>
                          <w:sz w:val="16"/>
                          <w:szCs w:val="16"/>
                        </w:rPr>
                        <w:t xml:space="preserve">            type record-</w:t>
                      </w:r>
                      <w:proofErr w:type="gramStart"/>
                      <w:r w:rsidRPr="00781189">
                        <w:rPr>
                          <w:rFonts w:asciiTheme="minorHAnsi" w:hAnsi="Arial"/>
                          <w:kern w:val="24"/>
                          <w:sz w:val="16"/>
                          <w:szCs w:val="16"/>
                        </w:rPr>
                        <w:t>trigger;</w:t>
                      </w:r>
                      <w:proofErr w:type="gramEnd"/>
                    </w:p>
                    <w:p w14:paraId="3BB9B983" w14:textId="77777777" w:rsidR="00914D93" w:rsidRPr="00781189" w:rsidRDefault="00914D93" w:rsidP="00781189">
                      <w:pPr>
                        <w:spacing w:before="40" w:after="40" w:line="216" w:lineRule="auto"/>
                        <w:rPr>
                          <w:rFonts w:asciiTheme="minorHAnsi" w:hAnsi="Arial"/>
                          <w:kern w:val="24"/>
                          <w:sz w:val="16"/>
                          <w:szCs w:val="16"/>
                        </w:rPr>
                      </w:pPr>
                      <w:r w:rsidRPr="00914D93">
                        <w:rPr>
                          <w:rFonts w:asciiTheme="minorHAnsi" w:hAnsi="Arial"/>
                          <w:kern w:val="24"/>
                          <w:sz w:val="16"/>
                          <w:szCs w:val="16"/>
                        </w:rPr>
                        <w:t xml:space="preserve">            default "RECORD_TRIGGER_ON_CHANGE</w:t>
                      </w:r>
                      <w:proofErr w:type="gramStart"/>
                      <w:r w:rsidRPr="00914D93">
                        <w:rPr>
                          <w:rFonts w:asciiTheme="minorHAnsi" w:hAnsi="Arial"/>
                          <w:kern w:val="24"/>
                          <w:sz w:val="16"/>
                          <w:szCs w:val="16"/>
                        </w:rPr>
                        <w:t>";</w:t>
                      </w:r>
                      <w:proofErr w:type="gramEnd"/>
                    </w:p>
                    <w:p w14:paraId="5F0EB513" w14:textId="77777777" w:rsidR="00781189" w:rsidRPr="00781189" w:rsidRDefault="00781189" w:rsidP="00781189">
                      <w:pPr>
                        <w:spacing w:before="40" w:after="40" w:line="216" w:lineRule="auto"/>
                        <w:rPr>
                          <w:rFonts w:asciiTheme="minorHAnsi" w:hAnsi="Arial"/>
                          <w:kern w:val="24"/>
                          <w:sz w:val="16"/>
                          <w:szCs w:val="16"/>
                        </w:rPr>
                      </w:pPr>
                      <w:r w:rsidRPr="00781189">
                        <w:rPr>
                          <w:rFonts w:asciiTheme="minorHAnsi" w:hAnsi="Arial"/>
                          <w:kern w:val="24"/>
                          <w:sz w:val="16"/>
                          <w:szCs w:val="16"/>
                        </w:rPr>
                        <w:t xml:space="preserve">            config </w:t>
                      </w:r>
                      <w:proofErr w:type="gramStart"/>
                      <w:r w:rsidRPr="00781189">
                        <w:rPr>
                          <w:rFonts w:asciiTheme="minorHAnsi" w:hAnsi="Arial"/>
                          <w:kern w:val="24"/>
                          <w:sz w:val="16"/>
                          <w:szCs w:val="16"/>
                        </w:rPr>
                        <w:t>false;</w:t>
                      </w:r>
                      <w:proofErr w:type="gramEnd"/>
                    </w:p>
                    <w:p w14:paraId="5245759D" w14:textId="77777777" w:rsidR="00781189" w:rsidRPr="00781189" w:rsidRDefault="00781189" w:rsidP="00781189">
                      <w:pPr>
                        <w:spacing w:before="40" w:after="40" w:line="216" w:lineRule="auto"/>
                        <w:rPr>
                          <w:rFonts w:asciiTheme="minorHAnsi" w:hAnsi="Arial"/>
                          <w:kern w:val="24"/>
                          <w:sz w:val="16"/>
                          <w:szCs w:val="16"/>
                        </w:rPr>
                      </w:pPr>
                      <w:r w:rsidRPr="00781189">
                        <w:rPr>
                          <w:rFonts w:asciiTheme="minorHAnsi" w:hAnsi="Arial"/>
                          <w:kern w:val="24"/>
                          <w:sz w:val="16"/>
                          <w:szCs w:val="16"/>
                        </w:rPr>
                        <w:t xml:space="preserve">            description "Defines the trigger to log a record.</w:t>
                      </w:r>
                    </w:p>
                    <w:p w14:paraId="4DBDEE76" w14:textId="77777777" w:rsidR="00781189" w:rsidRPr="00781189" w:rsidRDefault="00781189" w:rsidP="00781189">
                      <w:pPr>
                        <w:spacing w:before="40" w:after="40" w:line="216" w:lineRule="auto"/>
                        <w:rPr>
                          <w:rFonts w:asciiTheme="minorHAnsi" w:hAnsi="Arial"/>
                          <w:kern w:val="24"/>
                          <w:sz w:val="16"/>
                          <w:szCs w:val="16"/>
                        </w:rPr>
                      </w:pPr>
                      <w:r w:rsidRPr="00781189">
                        <w:rPr>
                          <w:rFonts w:asciiTheme="minorHAnsi" w:hAnsi="Arial"/>
                          <w:kern w:val="24"/>
                          <w:sz w:val="16"/>
                          <w:szCs w:val="16"/>
                        </w:rPr>
                        <w:t xml:space="preserve">                CONDITION: Mandatory where not default.</w:t>
                      </w:r>
                      <w:proofErr w:type="gramStart"/>
                      <w:r w:rsidRPr="00781189">
                        <w:rPr>
                          <w:rFonts w:asciiTheme="minorHAnsi" w:hAnsi="Arial"/>
                          <w:kern w:val="24"/>
                          <w:sz w:val="16"/>
                          <w:szCs w:val="16"/>
                        </w:rPr>
                        <w:t>";</w:t>
                      </w:r>
                      <w:proofErr w:type="gramEnd"/>
                    </w:p>
                    <w:p w14:paraId="0A720A53" w14:textId="77777777" w:rsidR="00781189" w:rsidRPr="00F32BDC" w:rsidRDefault="00781189" w:rsidP="00781189">
                      <w:pPr>
                        <w:spacing w:before="40" w:after="40" w:line="216" w:lineRule="auto"/>
                        <w:rPr>
                          <w:sz w:val="20"/>
                          <w:szCs w:val="14"/>
                        </w:rPr>
                      </w:pPr>
                      <w:r w:rsidRPr="00781189">
                        <w:rPr>
                          <w:rFonts w:asciiTheme="minorHAnsi" w:hAnsi="Arial"/>
                          <w:kern w:val="24"/>
                          <w:sz w:val="16"/>
                          <w:szCs w:val="16"/>
                        </w:rPr>
                        <w:t xml:space="preserve">        }</w:t>
                      </w:r>
                    </w:p>
                    <w:p w14:paraId="5402C36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uses tapi-</w:t>
                      </w:r>
                      <w:proofErr w:type="gramStart"/>
                      <w:r w:rsidRPr="00F32BDC">
                        <w:rPr>
                          <w:rFonts w:asciiTheme="minorHAnsi" w:hAnsi="Arial"/>
                          <w:kern w:val="24"/>
                          <w:sz w:val="16"/>
                          <w:szCs w:val="16"/>
                        </w:rPr>
                        <w:t>common:global</w:t>
                      </w:r>
                      <w:proofErr w:type="gramEnd"/>
                      <w:r w:rsidRPr="00F32BDC">
                        <w:rPr>
                          <w:rFonts w:asciiTheme="minorHAnsi" w:hAnsi="Arial"/>
                          <w:kern w:val="24"/>
                          <w:sz w:val="16"/>
                          <w:szCs w:val="16"/>
                        </w:rPr>
                        <w:t>-</w:t>
                      </w:r>
                      <w:proofErr w:type="gramStart"/>
                      <w:r w:rsidRPr="00F32BDC">
                        <w:rPr>
                          <w:rFonts w:asciiTheme="minorHAnsi" w:hAnsi="Arial"/>
                          <w:kern w:val="24"/>
                          <w:sz w:val="16"/>
                          <w:szCs w:val="16"/>
                        </w:rPr>
                        <w:t>class;</w:t>
                      </w:r>
                      <w:proofErr w:type="gramEnd"/>
                    </w:p>
                    <w:p w14:paraId="090E470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"Definition of a supported stream type.</w:t>
                      </w:r>
                      <w:proofErr w:type="gramStart"/>
                      <w:r w:rsidRPr="00F32BDC">
                        <w:rPr>
                          <w:rFonts w:asciiTheme="minorHAnsi" w:hAnsi="Arial"/>
                          <w:kern w:val="24"/>
                          <w:sz w:val="16"/>
                          <w:szCs w:val="16"/>
                        </w:rPr>
                        <w:t>";</w:t>
                      </w:r>
                      <w:proofErr w:type="gramEnd"/>
                    </w:p>
                    <w:p w14:paraId="03C82C91" w14:textId="77777777" w:rsidR="004F0A46" w:rsidRPr="00A56331" w:rsidRDefault="00033784" w:rsidP="00F32BDC">
                      <w:pPr>
                        <w:spacing w:before="40" w:after="40" w:line="216" w:lineRule="auto"/>
                        <w:rPr>
                          <w:rFonts w:asciiTheme="minorHAnsi" w:hAnsi="Arial"/>
                          <w:kern w:val="24"/>
                          <w:sz w:val="16"/>
                          <w:szCs w:val="16"/>
                        </w:rPr>
                      </w:pPr>
                      <w:r w:rsidRPr="00F32BDC">
                        <w:rPr>
                          <w:rFonts w:asciiTheme="minorHAnsi" w:hAnsi="Arial"/>
                          <w:kern w:val="24"/>
                          <w:sz w:val="16"/>
                          <w:szCs w:val="16"/>
                        </w:rPr>
                        <w:t xml:space="preserve">    }</w:t>
                      </w:r>
                    </w:p>
                  </w:txbxContent>
                </v:textbox>
                <w10:wrap type="topAndBottom" anchorx="margin"/>
              </v:rect>
            </w:pict>
          </mc:Fallback>
        </mc:AlternateContent>
      </w:r>
      <w:bookmarkStart w:id="55" w:name="_Hlk115707642"/>
      <w:r w:rsidR="006E0A73" w:rsidRPr="00CA3534">
        <w:t xml:space="preserve">Figure </w:t>
      </w:r>
      <w:r w:rsidR="006E0A73">
        <w:rPr>
          <w:noProof/>
        </w:rPr>
        <w:fldChar w:fldCharType="begin"/>
      </w:r>
      <w:r w:rsidR="006E0A73">
        <w:rPr>
          <w:noProof/>
        </w:rPr>
        <w:instrText xml:space="preserve"> SEQ Figure \* ARABIC </w:instrText>
      </w:r>
      <w:r w:rsidR="006E0A73">
        <w:rPr>
          <w:noProof/>
        </w:rPr>
        <w:fldChar w:fldCharType="separate"/>
      </w:r>
      <w:r w:rsidR="00916DFC">
        <w:rPr>
          <w:noProof/>
        </w:rPr>
        <w:t>2</w:t>
      </w:r>
      <w:r w:rsidR="006E0A73">
        <w:rPr>
          <w:noProof/>
        </w:rPr>
        <w:fldChar w:fldCharType="end"/>
      </w:r>
      <w:r w:rsidR="006E0A73" w:rsidRPr="00CA3534">
        <w:t xml:space="preserve"> </w:t>
      </w:r>
      <w:r w:rsidR="006E0A73">
        <w:t xml:space="preserve"> </w:t>
      </w:r>
      <w:r w:rsidR="00375A28">
        <w:t>YANG</w:t>
      </w:r>
      <w:r w:rsidR="006E0A73">
        <w:t>: supported-stream-type</w:t>
      </w:r>
      <w:bookmarkEnd w:id="54"/>
    </w:p>
    <w:bookmarkEnd w:id="55"/>
    <w:p w14:paraId="41770602" w14:textId="77777777" w:rsidR="0099131B" w:rsidRDefault="0099131B" w:rsidP="0099131B">
      <w:pPr>
        <w:spacing w:before="100" w:beforeAutospacing="1" w:after="100" w:afterAutospacing="1"/>
        <w:rPr>
          <w:rFonts w:eastAsia="Times New Roman"/>
        </w:rPr>
      </w:pPr>
      <w:r>
        <w:rPr>
          <w:rFonts w:eastAsia="Times New Roman"/>
        </w:rPr>
        <w:t>For this structure</w:t>
      </w:r>
      <w:r w:rsidR="00923FA0">
        <w:rPr>
          <w:rFonts w:eastAsia="Times New Roman"/>
        </w:rPr>
        <w:t>,</w:t>
      </w:r>
      <w:r>
        <w:rPr>
          <w:rFonts w:eastAsia="Times New Roman"/>
        </w:rPr>
        <w:t xml:space="preserve"> </w:t>
      </w:r>
      <w:r w:rsidR="00755229">
        <w:rPr>
          <w:rFonts w:eastAsia="Times New Roman"/>
        </w:rPr>
        <w:t>a solution shall provide the following support</w:t>
      </w:r>
      <w:r>
        <w:rPr>
          <w:rFonts w:eastAsia="Times New Roman"/>
        </w:rPr>
        <w:t>:</w:t>
      </w:r>
    </w:p>
    <w:p w14:paraId="0E2E4D9A" w14:textId="77777777" w:rsidR="00274F87" w:rsidRDefault="009B23B7" w:rsidP="00274F87">
      <w:pPr>
        <w:numPr>
          <w:ilvl w:val="0"/>
          <w:numId w:val="10"/>
        </w:numPr>
        <w:spacing w:before="100" w:beforeAutospacing="1" w:after="100" w:afterAutospacing="1"/>
        <w:rPr>
          <w:rFonts w:eastAsia="Times New Roman"/>
        </w:rPr>
      </w:pPr>
      <w:r>
        <w:rPr>
          <w:rFonts w:eastAsia="Times New Roman"/>
        </w:rPr>
        <w:t>Mandatory</w:t>
      </w:r>
      <w:r w:rsidR="00274F87" w:rsidRPr="008B3C46">
        <w:rPr>
          <w:rFonts w:eastAsia="Times New Roman"/>
        </w:rPr>
        <w:t>:</w:t>
      </w:r>
    </w:p>
    <w:p w14:paraId="2163BC61" w14:textId="77777777" w:rsidR="000E0DC9" w:rsidRDefault="000E0DC9" w:rsidP="00274F87">
      <w:pPr>
        <w:numPr>
          <w:ilvl w:val="1"/>
          <w:numId w:val="10"/>
        </w:numPr>
        <w:spacing w:before="100" w:beforeAutospacing="1" w:after="100" w:afterAutospacing="1"/>
        <w:rPr>
          <w:rFonts w:eastAsia="Times New Roman"/>
        </w:rPr>
      </w:pPr>
      <w:r>
        <w:rPr>
          <w:rFonts w:eastAsia="Times New Roman"/>
        </w:rPr>
        <w:t>(inherited) uuid</w:t>
      </w:r>
    </w:p>
    <w:p w14:paraId="0A3E87E5" w14:textId="77777777" w:rsidR="009B23B7" w:rsidRDefault="009B23B7" w:rsidP="00A56331">
      <w:pPr>
        <w:numPr>
          <w:ilvl w:val="0"/>
          <w:numId w:val="10"/>
        </w:numPr>
        <w:spacing w:before="100" w:beforeAutospacing="1" w:after="100" w:afterAutospacing="1"/>
        <w:rPr>
          <w:rFonts w:eastAsia="Times New Roman"/>
        </w:rPr>
      </w:pPr>
      <w:r>
        <w:rPr>
          <w:rFonts w:eastAsia="Times New Roman"/>
        </w:rPr>
        <w:t>Conditional</w:t>
      </w:r>
      <w:r w:rsidR="008D2046">
        <w:rPr>
          <w:rFonts w:eastAsia="Times New Roman"/>
        </w:rPr>
        <w:t xml:space="preserve"> (as per description above)</w:t>
      </w:r>
      <w:r w:rsidR="008D2046" w:rsidRPr="008B3C46">
        <w:rPr>
          <w:rFonts w:eastAsia="Times New Roman"/>
        </w:rPr>
        <w:t>:</w:t>
      </w:r>
    </w:p>
    <w:p w14:paraId="1BF00794" w14:textId="77777777" w:rsidR="00274F87" w:rsidRPr="008B3C46" w:rsidRDefault="006E179D" w:rsidP="00274F87">
      <w:pPr>
        <w:numPr>
          <w:ilvl w:val="1"/>
          <w:numId w:val="10"/>
        </w:numPr>
        <w:spacing w:before="100" w:beforeAutospacing="1" w:after="100" w:afterAutospacing="1"/>
        <w:rPr>
          <w:rFonts w:eastAsia="Times New Roman"/>
        </w:rPr>
      </w:pPr>
      <w:r>
        <w:rPr>
          <w:rFonts w:eastAsia="Times New Roman"/>
        </w:rPr>
        <w:t>s</w:t>
      </w:r>
      <w:r w:rsidR="00274F87">
        <w:rPr>
          <w:rFonts w:eastAsia="Times New Roman"/>
        </w:rPr>
        <w:t>tream-type</w:t>
      </w:r>
      <w:r w:rsidR="00274F87" w:rsidRPr="008B3C46">
        <w:rPr>
          <w:rFonts w:eastAsia="Times New Roman"/>
        </w:rPr>
        <w:t>-name</w:t>
      </w:r>
    </w:p>
    <w:p w14:paraId="625F72C2" w14:textId="77777777" w:rsidR="00274F87" w:rsidRPr="008B3C46" w:rsidRDefault="006E179D" w:rsidP="00274F87">
      <w:pPr>
        <w:numPr>
          <w:ilvl w:val="1"/>
          <w:numId w:val="10"/>
        </w:numPr>
        <w:spacing w:before="100" w:beforeAutospacing="1" w:after="100" w:afterAutospacing="1"/>
        <w:rPr>
          <w:rFonts w:eastAsia="Times New Roman"/>
        </w:rPr>
      </w:pPr>
      <w:r>
        <w:rPr>
          <w:rFonts w:eastAsia="Times New Roman"/>
        </w:rPr>
        <w:t>record-retention</w:t>
      </w:r>
    </w:p>
    <w:p w14:paraId="02C26CF3" w14:textId="77777777" w:rsidR="00274F87" w:rsidRDefault="009543A5" w:rsidP="00274F87">
      <w:pPr>
        <w:numPr>
          <w:ilvl w:val="1"/>
          <w:numId w:val="10"/>
        </w:numPr>
        <w:spacing w:before="100" w:beforeAutospacing="1" w:after="100" w:afterAutospacing="1"/>
        <w:rPr>
          <w:rFonts w:eastAsia="Times New Roman"/>
        </w:rPr>
      </w:pPr>
      <w:r>
        <w:rPr>
          <w:rFonts w:eastAsia="Times New Roman"/>
        </w:rPr>
        <w:lastRenderedPageBreak/>
        <w:t>stream-type</w:t>
      </w:r>
      <w:r w:rsidR="003A37A6">
        <w:rPr>
          <w:rFonts w:eastAsia="Times New Roman"/>
        </w:rPr>
        <w:t>-content</w:t>
      </w:r>
    </w:p>
    <w:p w14:paraId="77DA4C0A" w14:textId="77777777" w:rsidR="009B23B7" w:rsidRDefault="00FD7594" w:rsidP="009B23B7">
      <w:pPr>
        <w:numPr>
          <w:ilvl w:val="1"/>
          <w:numId w:val="10"/>
        </w:numPr>
        <w:spacing w:before="100" w:beforeAutospacing="1" w:after="100" w:afterAutospacing="1"/>
        <w:rPr>
          <w:rFonts w:eastAsia="Times New Roman"/>
        </w:rPr>
      </w:pPr>
      <w:r>
        <w:rPr>
          <w:rFonts w:eastAsia="Times New Roman"/>
        </w:rPr>
        <w:t>s</w:t>
      </w:r>
      <w:r w:rsidR="009B23B7">
        <w:rPr>
          <w:rFonts w:eastAsia="Times New Roman"/>
        </w:rPr>
        <w:t>egment-size</w:t>
      </w:r>
    </w:p>
    <w:p w14:paraId="0CA40A75" w14:textId="77777777" w:rsidR="009B23B7" w:rsidRDefault="009B23B7" w:rsidP="009B23B7">
      <w:pPr>
        <w:numPr>
          <w:ilvl w:val="1"/>
          <w:numId w:val="10"/>
        </w:numPr>
        <w:spacing w:before="100" w:beforeAutospacing="1" w:after="100" w:afterAutospacing="1"/>
        <w:rPr>
          <w:rFonts w:eastAsia="Times New Roman"/>
        </w:rPr>
      </w:pPr>
      <w:r>
        <w:rPr>
          <w:rFonts w:eastAsia="Times New Roman"/>
        </w:rPr>
        <w:t>log-storage-strategy</w:t>
      </w:r>
    </w:p>
    <w:p w14:paraId="0C31E76D" w14:textId="77777777" w:rsidR="009B23B7" w:rsidRDefault="009B23B7" w:rsidP="009B23B7">
      <w:pPr>
        <w:numPr>
          <w:ilvl w:val="1"/>
          <w:numId w:val="10"/>
        </w:numPr>
        <w:spacing w:before="100" w:beforeAutospacing="1" w:after="100" w:afterAutospacing="1"/>
        <w:rPr>
          <w:rFonts w:eastAsia="Times New Roman"/>
        </w:rPr>
      </w:pPr>
      <w:r>
        <w:rPr>
          <w:rFonts w:eastAsia="Times New Roman"/>
        </w:rPr>
        <w:t>log-record-strategy</w:t>
      </w:r>
    </w:p>
    <w:p w14:paraId="7187E78F" w14:textId="77777777" w:rsidR="009B23B7" w:rsidRPr="009B23B7" w:rsidRDefault="009B23B7" w:rsidP="009B23B7">
      <w:pPr>
        <w:numPr>
          <w:ilvl w:val="1"/>
          <w:numId w:val="10"/>
        </w:numPr>
        <w:spacing w:before="100" w:beforeAutospacing="1" w:after="100" w:afterAutospacing="1"/>
        <w:rPr>
          <w:rFonts w:eastAsia="Times New Roman"/>
        </w:rPr>
      </w:pPr>
      <w:r>
        <w:rPr>
          <w:rFonts w:eastAsia="Times New Roman"/>
        </w:rPr>
        <w:t>record-trigger</w:t>
      </w:r>
    </w:p>
    <w:p w14:paraId="05CB442D" w14:textId="77777777" w:rsidR="00274F87" w:rsidRDefault="00274F87" w:rsidP="00274F87">
      <w:pPr>
        <w:numPr>
          <w:ilvl w:val="0"/>
          <w:numId w:val="10"/>
        </w:numPr>
        <w:spacing w:before="100" w:beforeAutospacing="1" w:after="100" w:afterAutospacing="1"/>
        <w:rPr>
          <w:rFonts w:eastAsia="Times New Roman"/>
        </w:rPr>
      </w:pPr>
      <w:r w:rsidRPr="008B3C46">
        <w:rPr>
          <w:rFonts w:eastAsia="Times New Roman"/>
        </w:rPr>
        <w:t>Optional</w:t>
      </w:r>
    </w:p>
    <w:p w14:paraId="62032320" w14:textId="77777777" w:rsidR="00C057C2" w:rsidRDefault="00C057C2" w:rsidP="00C057C2">
      <w:pPr>
        <w:numPr>
          <w:ilvl w:val="1"/>
          <w:numId w:val="10"/>
        </w:numPr>
        <w:spacing w:before="100" w:beforeAutospacing="1" w:after="100" w:afterAutospacing="1"/>
        <w:rPr>
          <w:rFonts w:eastAsia="Times New Roman"/>
        </w:rPr>
      </w:pPr>
      <w:r>
        <w:rPr>
          <w:rFonts w:eastAsia="Times New Roman"/>
        </w:rPr>
        <w:t>(inherited) name</w:t>
      </w:r>
    </w:p>
    <w:p w14:paraId="2D6765FB" w14:textId="77777777" w:rsidR="009B23B7" w:rsidRPr="0099131B" w:rsidRDefault="00CF701E" w:rsidP="00A56331">
      <w:pPr>
        <w:spacing w:before="100" w:beforeAutospacing="1" w:after="100" w:afterAutospacing="1"/>
        <w:rPr>
          <w:rFonts w:eastAsia="Times New Roman"/>
        </w:rPr>
      </w:pPr>
      <w:r>
        <w:rPr>
          <w:rFonts w:eastAsia="Times New Roman"/>
        </w:rPr>
        <w:t>There are several data types used in the supported-stream-type structure</w:t>
      </w:r>
      <w:r w:rsidR="00F86B7C">
        <w:rPr>
          <w:rFonts w:eastAsia="Times New Roman"/>
        </w:rPr>
        <w:t>, t</w:t>
      </w:r>
      <w:r>
        <w:rPr>
          <w:rFonts w:eastAsia="Times New Roman"/>
        </w:rPr>
        <w:t>hese are set out below.</w:t>
      </w:r>
      <w:r w:rsidR="004E674B" w:rsidRPr="00F32BDC">
        <w:rPr>
          <w:noProof/>
        </w:rPr>
        <mc:AlternateContent>
          <mc:Choice Requires="wps">
            <w:drawing>
              <wp:anchor distT="0" distB="0" distL="114300" distR="114300" simplePos="0" relativeHeight="251643904" behindDoc="0" locked="0" layoutInCell="1" allowOverlap="0" wp14:anchorId="098B46E2" wp14:editId="3F2AF77C">
                <wp:simplePos x="0" y="0"/>
                <wp:positionH relativeFrom="margin">
                  <wp:posOffset>0</wp:posOffset>
                </wp:positionH>
                <wp:positionV relativeFrom="paragraph">
                  <wp:posOffset>269875</wp:posOffset>
                </wp:positionV>
                <wp:extent cx="6602095" cy="7077075"/>
                <wp:effectExtent l="0" t="0" r="27305" b="28575"/>
                <wp:wrapTopAndBottom/>
                <wp:docPr id="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7077075"/>
                        </a:xfrm>
                        <a:prstGeom prst="rect">
                          <a:avLst/>
                        </a:prstGeom>
                        <a:solidFill>
                          <a:schemeClr val="accent4">
                            <a:lumMod val="20000"/>
                            <a:lumOff val="80000"/>
                          </a:schemeClr>
                        </a:solidFill>
                        <a:ln>
                          <a:solidFill>
                            <a:schemeClr val="tx1"/>
                          </a:solidFill>
                        </a:ln>
                      </wps:spPr>
                      <wps:txbx>
                        <w:txbxContent>
                          <w:p w14:paraId="29E23112" w14:textId="77777777" w:rsidR="00486BF1" w:rsidRPr="00486BF1" w:rsidRDefault="00486BF1" w:rsidP="00486BF1">
                            <w:pPr>
                              <w:spacing w:before="40" w:after="40" w:line="216" w:lineRule="auto"/>
                              <w:rPr>
                                <w:rFonts w:asciiTheme="minorHAnsi" w:hAnsi="Arial"/>
                                <w:kern w:val="24"/>
                                <w:sz w:val="16"/>
                                <w:szCs w:val="16"/>
                              </w:rPr>
                            </w:pPr>
                            <w:r w:rsidRPr="00486BF1">
                              <w:rPr>
                                <w:rFonts w:asciiTheme="minorHAnsi" w:hAnsi="Arial"/>
                                <w:kern w:val="24"/>
                                <w:sz w:val="16"/>
                                <w:szCs w:val="16"/>
                              </w:rPr>
                              <w:t xml:space="preserve">    typedef object-type {</w:t>
                            </w:r>
                          </w:p>
                          <w:p w14:paraId="65814FDC" w14:textId="77777777" w:rsidR="00486BF1" w:rsidRPr="00486BF1" w:rsidRDefault="00486BF1" w:rsidP="00486BF1">
                            <w:pPr>
                              <w:spacing w:before="40" w:after="40" w:line="216" w:lineRule="auto"/>
                              <w:rPr>
                                <w:rFonts w:asciiTheme="minorHAnsi" w:hAnsi="Arial"/>
                                <w:kern w:val="24"/>
                                <w:sz w:val="16"/>
                                <w:szCs w:val="16"/>
                              </w:rPr>
                            </w:pPr>
                            <w:r w:rsidRPr="00486BF1">
                              <w:rPr>
                                <w:rFonts w:asciiTheme="minorHAnsi" w:hAnsi="Arial"/>
                                <w:kern w:val="24"/>
                                <w:sz w:val="16"/>
                                <w:szCs w:val="16"/>
                              </w:rPr>
                              <w:t xml:space="preserve">        type identityref {</w:t>
                            </w:r>
                          </w:p>
                          <w:p w14:paraId="2CE1A056" w14:textId="77777777" w:rsidR="00486BF1" w:rsidRPr="00486BF1" w:rsidRDefault="00486BF1" w:rsidP="00486BF1">
                            <w:pPr>
                              <w:spacing w:before="40" w:after="40" w:line="216" w:lineRule="auto"/>
                              <w:rPr>
                                <w:rFonts w:asciiTheme="minorHAnsi" w:hAnsi="Arial"/>
                                <w:kern w:val="24"/>
                                <w:sz w:val="16"/>
                                <w:szCs w:val="16"/>
                              </w:rPr>
                            </w:pPr>
                            <w:r w:rsidRPr="00486BF1">
                              <w:rPr>
                                <w:rFonts w:asciiTheme="minorHAnsi" w:hAnsi="Arial"/>
                                <w:kern w:val="24"/>
                                <w:sz w:val="16"/>
                                <w:szCs w:val="16"/>
                              </w:rPr>
                              <w:t xml:space="preserve">            base OBJECT_TYPE;</w:t>
                            </w:r>
                          </w:p>
                          <w:p w14:paraId="66D0CEEB" w14:textId="77777777" w:rsidR="00486BF1" w:rsidRPr="00486BF1" w:rsidRDefault="00486BF1" w:rsidP="00486BF1">
                            <w:pPr>
                              <w:spacing w:before="40" w:after="40" w:line="216" w:lineRule="auto"/>
                              <w:rPr>
                                <w:rFonts w:asciiTheme="minorHAnsi" w:hAnsi="Arial"/>
                                <w:kern w:val="24"/>
                                <w:sz w:val="16"/>
                                <w:szCs w:val="16"/>
                              </w:rPr>
                            </w:pPr>
                            <w:r w:rsidRPr="00486BF1">
                              <w:rPr>
                                <w:rFonts w:asciiTheme="minorHAnsi" w:hAnsi="Arial"/>
                                <w:kern w:val="24"/>
                                <w:sz w:val="16"/>
                                <w:szCs w:val="16"/>
                              </w:rPr>
                              <w:t xml:space="preserve">        }</w:t>
                            </w:r>
                          </w:p>
                          <w:p w14:paraId="739EF8BE" w14:textId="77777777" w:rsidR="00486BF1" w:rsidRPr="00486BF1" w:rsidRDefault="00486BF1" w:rsidP="00486BF1">
                            <w:pPr>
                              <w:spacing w:before="40" w:after="40" w:line="216" w:lineRule="auto"/>
                              <w:rPr>
                                <w:rFonts w:asciiTheme="minorHAnsi" w:hAnsi="Arial"/>
                                <w:kern w:val="24"/>
                                <w:sz w:val="16"/>
                                <w:szCs w:val="16"/>
                              </w:rPr>
                            </w:pPr>
                            <w:r w:rsidRPr="00486BF1">
                              <w:rPr>
                                <w:rFonts w:asciiTheme="minorHAnsi" w:hAnsi="Arial"/>
                                <w:kern w:val="24"/>
                                <w:sz w:val="16"/>
                                <w:szCs w:val="16"/>
                              </w:rPr>
                              <w:t xml:space="preserve">        description "The list of TAPI Global Object Class types on which Notification signals can be raised.</w:t>
                            </w:r>
                          </w:p>
                          <w:p w14:paraId="34B97607" w14:textId="77777777" w:rsidR="00486BF1" w:rsidRPr="00486BF1" w:rsidRDefault="00486BF1" w:rsidP="00486BF1">
                            <w:pPr>
                              <w:spacing w:before="40" w:after="40" w:line="216" w:lineRule="auto"/>
                              <w:rPr>
                                <w:rFonts w:asciiTheme="minorHAnsi" w:hAnsi="Arial"/>
                                <w:kern w:val="24"/>
                                <w:sz w:val="16"/>
                                <w:szCs w:val="16"/>
                              </w:rPr>
                            </w:pPr>
                            <w:r w:rsidRPr="00486BF1">
                              <w:rPr>
                                <w:rFonts w:asciiTheme="minorHAnsi" w:hAnsi="Arial"/>
                                <w:kern w:val="24"/>
                                <w:sz w:val="16"/>
                                <w:szCs w:val="16"/>
                              </w:rPr>
                              <w:t xml:space="preserve">            This extensible enumeration can be augmented with specific object types/classes in the other modules.";</w:t>
                            </w:r>
                          </w:p>
                          <w:p w14:paraId="49F1BEB0" w14:textId="77777777" w:rsidR="003B7AF9" w:rsidRDefault="00486BF1" w:rsidP="00486BF1">
                            <w:pPr>
                              <w:spacing w:before="40" w:after="40" w:line="216" w:lineRule="auto"/>
                              <w:rPr>
                                <w:rFonts w:asciiTheme="minorHAnsi" w:hAnsi="Arial"/>
                                <w:kern w:val="24"/>
                                <w:sz w:val="16"/>
                                <w:szCs w:val="16"/>
                              </w:rPr>
                            </w:pPr>
                            <w:r w:rsidRPr="00486BF1">
                              <w:rPr>
                                <w:rFonts w:asciiTheme="minorHAnsi" w:hAnsi="Arial"/>
                                <w:kern w:val="24"/>
                                <w:sz w:val="16"/>
                                <w:szCs w:val="16"/>
                              </w:rPr>
                              <w:t xml:space="preserve">    }</w:t>
                            </w:r>
                          </w:p>
                          <w:p w14:paraId="5A2D3F1A" w14:textId="77777777" w:rsidR="003B7AF9" w:rsidRDefault="003B7AF9" w:rsidP="00486BF1">
                            <w:pPr>
                              <w:spacing w:before="40" w:after="40" w:line="216" w:lineRule="auto"/>
                              <w:rPr>
                                <w:rFonts w:asciiTheme="minorHAnsi" w:hAnsi="Arial"/>
                                <w:kern w:val="24"/>
                                <w:sz w:val="16"/>
                                <w:szCs w:val="16"/>
                              </w:rPr>
                            </w:pPr>
                          </w:p>
                          <w:p w14:paraId="14DAA822" w14:textId="77777777" w:rsidR="003B7AF9" w:rsidRPr="00C22B21" w:rsidRDefault="003B7AF9" w:rsidP="00486BF1">
                            <w:pPr>
                              <w:spacing w:before="40" w:after="40" w:line="216" w:lineRule="auto"/>
                              <w:rPr>
                                <w:rFonts w:asciiTheme="minorHAnsi" w:hAnsi="Arial"/>
                                <w:color w:val="FF0000"/>
                                <w:kern w:val="24"/>
                                <w:sz w:val="16"/>
                                <w:szCs w:val="16"/>
                              </w:rPr>
                            </w:pPr>
                            <w:r w:rsidRPr="00C22B21">
                              <w:rPr>
                                <w:rFonts w:asciiTheme="minorHAnsi" w:hAnsi="Arial"/>
                                <w:color w:val="FF0000"/>
                                <w:kern w:val="24"/>
                                <w:sz w:val="16"/>
                                <w:szCs w:val="16"/>
                              </w:rPr>
                              <w:t xml:space="preserve">And in </w:t>
                            </w:r>
                            <w:r w:rsidR="00E23062" w:rsidRPr="00C22B21">
                              <w:rPr>
                                <w:rFonts w:asciiTheme="minorHAnsi" w:hAnsi="Arial"/>
                                <w:color w:val="FF0000"/>
                                <w:kern w:val="24"/>
                                <w:sz w:val="16"/>
                                <w:szCs w:val="16"/>
                              </w:rPr>
                              <w:t>tapi</w:t>
                            </w:r>
                            <w:r w:rsidR="00C275A8" w:rsidRPr="00C22B21">
                              <w:rPr>
                                <w:rFonts w:asciiTheme="minorHAnsi" w:hAnsi="Arial"/>
                                <w:color w:val="FF0000"/>
                                <w:kern w:val="24"/>
                                <w:sz w:val="16"/>
                                <w:szCs w:val="16"/>
                              </w:rPr>
                              <w:t>-</w:t>
                            </w:r>
                            <w:r w:rsidRPr="00C22B21">
                              <w:rPr>
                                <w:rFonts w:asciiTheme="minorHAnsi" w:hAnsi="Arial"/>
                                <w:color w:val="FF0000"/>
                                <w:kern w:val="24"/>
                                <w:sz w:val="16"/>
                                <w:szCs w:val="16"/>
                              </w:rPr>
                              <w:t>common</w:t>
                            </w:r>
                            <w:r w:rsidR="00C275A8" w:rsidRPr="00C22B21">
                              <w:rPr>
                                <w:rFonts w:asciiTheme="minorHAnsi" w:hAnsi="Arial"/>
                                <w:color w:val="FF0000"/>
                                <w:kern w:val="24"/>
                                <w:sz w:val="16"/>
                                <w:szCs w:val="16"/>
                              </w:rPr>
                              <w:t>.yang</w:t>
                            </w:r>
                          </w:p>
                          <w:p w14:paraId="2370D21B"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identity OBJECT_TYPE {</w:t>
                            </w:r>
                          </w:p>
                          <w:p w14:paraId="3A3920AA"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description "none";</w:t>
                            </w:r>
                          </w:p>
                          <w:p w14:paraId="3CA6DED8"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w:t>
                            </w:r>
                          </w:p>
                          <w:p w14:paraId="68BFCA13"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identity OBJECT_TYPE_SERVICE_INTERFACE_POINT {</w:t>
                            </w:r>
                          </w:p>
                          <w:p w14:paraId="20B8314B"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base OBJECT_TYPE;</w:t>
                            </w:r>
                          </w:p>
                          <w:p w14:paraId="5547BD6C"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description "The ServiceInterfacePoint (SIP) class.";</w:t>
                            </w:r>
                          </w:p>
                          <w:p w14:paraId="3C3AB466"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w:t>
                            </w:r>
                          </w:p>
                          <w:p w14:paraId="33277091"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identity OBJECT_TYPE_TAPI_CONTEXT {</w:t>
                            </w:r>
                          </w:p>
                          <w:p w14:paraId="0B163768"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base OBJECT_TYPE;</w:t>
                            </w:r>
                          </w:p>
                          <w:p w14:paraId="6E584441"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description "The TapiContext class.";</w:t>
                            </w:r>
                          </w:p>
                          <w:p w14:paraId="4B3F69A6"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w:t>
                            </w:r>
                          </w:p>
                          <w:p w14:paraId="5AC4DED8"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identity OBJECT_TYPE_PROFILE {</w:t>
                            </w:r>
                          </w:p>
                          <w:p w14:paraId="4DA5E0A1"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base OBJECT_TYPE;</w:t>
                            </w:r>
                          </w:p>
                          <w:p w14:paraId="6FA76A5C" w14:textId="77777777" w:rsidR="003B7AF9" w:rsidRPr="00741D2F"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description "none";</w:t>
                            </w:r>
                          </w:p>
                          <w:p w14:paraId="04A83E84" w14:textId="77777777" w:rsidR="003B7AF9" w:rsidRDefault="003B7AF9" w:rsidP="002B6286">
                            <w:pPr>
                              <w:spacing w:before="40" w:after="40" w:line="216" w:lineRule="auto"/>
                              <w:rPr>
                                <w:rFonts w:asciiTheme="minorHAnsi" w:hAnsi="Arial"/>
                                <w:kern w:val="24"/>
                                <w:sz w:val="16"/>
                                <w:szCs w:val="16"/>
                              </w:rPr>
                            </w:pPr>
                          </w:p>
                          <w:p w14:paraId="4573016E" w14:textId="77777777" w:rsidR="004E674B" w:rsidRPr="00C22B21" w:rsidRDefault="003B7AF9" w:rsidP="002B6286">
                            <w:pPr>
                              <w:spacing w:before="40" w:after="40" w:line="216" w:lineRule="auto"/>
                              <w:rPr>
                                <w:rFonts w:asciiTheme="minorHAnsi" w:hAnsi="Arial"/>
                                <w:color w:val="FF0000"/>
                                <w:kern w:val="24"/>
                                <w:sz w:val="16"/>
                                <w:szCs w:val="16"/>
                              </w:rPr>
                            </w:pPr>
                            <w:r w:rsidRPr="00C22B21">
                              <w:rPr>
                                <w:rFonts w:asciiTheme="minorHAnsi" w:hAnsi="Arial"/>
                                <w:color w:val="FF0000"/>
                                <w:kern w:val="24"/>
                                <w:sz w:val="16"/>
                                <w:szCs w:val="16"/>
                              </w:rPr>
                              <w:t xml:space="preserve">And in </w:t>
                            </w:r>
                            <w:r w:rsidR="00E23062" w:rsidRPr="00C22B21">
                              <w:rPr>
                                <w:rFonts w:asciiTheme="minorHAnsi" w:hAnsi="Arial"/>
                                <w:color w:val="FF0000"/>
                                <w:kern w:val="24"/>
                                <w:sz w:val="16"/>
                                <w:szCs w:val="16"/>
                              </w:rPr>
                              <w:t>tapi-</w:t>
                            </w:r>
                            <w:r w:rsidRPr="00C22B21">
                              <w:rPr>
                                <w:rFonts w:asciiTheme="minorHAnsi" w:hAnsi="Arial"/>
                                <w:color w:val="FF0000"/>
                                <w:kern w:val="24"/>
                                <w:sz w:val="16"/>
                                <w:szCs w:val="16"/>
                              </w:rPr>
                              <w:t>connectivity</w:t>
                            </w:r>
                            <w:r w:rsidR="00E23062" w:rsidRPr="00C22B21">
                              <w:rPr>
                                <w:rFonts w:asciiTheme="minorHAnsi" w:hAnsi="Arial"/>
                                <w:color w:val="FF0000"/>
                                <w:kern w:val="24"/>
                                <w:sz w:val="16"/>
                                <w:szCs w:val="16"/>
                              </w:rPr>
                              <w:t>.yang</w:t>
                            </w:r>
                          </w:p>
                          <w:p w14:paraId="680AAAA1"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identity CONNECTIVITY_OBJECT_TYPE {</w:t>
                            </w:r>
                          </w:p>
                          <w:p w14:paraId="7C40E23D"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w:t>
                            </w:r>
                            <w:r w:rsidRPr="004E674B">
                              <w:rPr>
                                <w:rFonts w:asciiTheme="minorHAnsi" w:hAnsi="Arial"/>
                                <w:kern w:val="24"/>
                                <w:sz w:val="16"/>
                                <w:szCs w:val="16"/>
                              </w:rPr>
                              <w:tab/>
                              <w:t>base tapi-common:OBJECT_TYPE;</w:t>
                            </w:r>
                          </w:p>
                          <w:p w14:paraId="603432BF"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description "none";</w:t>
                            </w:r>
                          </w:p>
                          <w:p w14:paraId="4D8BBB81"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w:t>
                            </w:r>
                          </w:p>
                          <w:p w14:paraId="04A50FD8"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identity CONNECTIVITY_OBJECT_TYPE_CONNECTIVITY_SERVICE {</w:t>
                            </w:r>
                          </w:p>
                          <w:p w14:paraId="4B5D8BFD"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base CONNECTIVITY_OBJECT_TYPE;</w:t>
                            </w:r>
                          </w:p>
                          <w:p w14:paraId="5ED03D6D"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description "The ConnectivityService class.";</w:t>
                            </w:r>
                          </w:p>
                          <w:p w14:paraId="75D17A9A"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w:t>
                            </w:r>
                          </w:p>
                          <w:p w14:paraId="00595764"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identity CONNECTIVITY_OBJECT_TYPE_CONNECTIVITY_SERVICE_END_POINT {</w:t>
                            </w:r>
                          </w:p>
                          <w:p w14:paraId="7E7A4B1A"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base CONNECTIVITY_OBJECT_TYPE;</w:t>
                            </w:r>
                          </w:p>
                          <w:p w14:paraId="34A011FE"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description "The ConnectivityServiceEndPoint (CSEP) class.";</w:t>
                            </w:r>
                          </w:p>
                          <w:p w14:paraId="7BDF1490"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w:t>
                            </w:r>
                          </w:p>
                          <w:p w14:paraId="3824C99B"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identity CONNECTIVITY_OBJECT_TYPE_CONNECTION {</w:t>
                            </w:r>
                          </w:p>
                          <w:p w14:paraId="76570B5C"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base CONNECTIVITY_OBJECT_TYPE;</w:t>
                            </w:r>
                          </w:p>
                          <w:p w14:paraId="045BB047"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description "The Connection class.";</w:t>
                            </w:r>
                          </w:p>
                          <w:p w14:paraId="4C863DFA"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w:t>
                            </w:r>
                          </w:p>
                          <w:p w14:paraId="550483C6"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identity CONNECTIVITY_OBJECT_TYPE_CONNECTION_END_POINT {</w:t>
                            </w:r>
                          </w:p>
                          <w:p w14:paraId="2940289C"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base CONNECTIVITY_OBJECT_TYPE;</w:t>
                            </w:r>
                          </w:p>
                          <w:p w14:paraId="1D62AECF"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description "The ConnectionEndPoint (CEP) class.";</w:t>
                            </w:r>
                          </w:p>
                          <w:p w14:paraId="6DD8EF46"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w:t>
                            </w:r>
                          </w:p>
                          <w:p w14:paraId="3660337C"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identity CONNECTIVITY_OBJECT_TYPE_SWITCH_CONTROL {</w:t>
                            </w:r>
                          </w:p>
                          <w:p w14:paraId="23A3FAFC"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base CONNECTIVITY_OBJECT_TYPE;</w:t>
                            </w:r>
                          </w:p>
                          <w:p w14:paraId="64E04E57"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description "The SwitchControl class.";</w:t>
                            </w:r>
                          </w:p>
                          <w:p w14:paraId="0C2A53AC"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w:t>
                            </w:r>
                          </w:p>
                          <w:p w14:paraId="4ED8AED2" w14:textId="77777777" w:rsidR="004E674B" w:rsidRPr="00C22B21" w:rsidRDefault="00685606" w:rsidP="004E674B">
                            <w:pPr>
                              <w:spacing w:before="40" w:after="40" w:line="216" w:lineRule="auto"/>
                              <w:rPr>
                                <w:rFonts w:asciiTheme="minorHAnsi" w:hAnsi="Arial"/>
                                <w:color w:val="FF0000"/>
                                <w:kern w:val="24"/>
                                <w:sz w:val="16"/>
                                <w:szCs w:val="16"/>
                              </w:rPr>
                            </w:pPr>
                            <w:r w:rsidRPr="00C22B21">
                              <w:rPr>
                                <w:rFonts w:asciiTheme="minorHAnsi" w:hAnsi="Arial"/>
                                <w:color w:val="FF0000"/>
                                <w:kern w:val="24"/>
                                <w:sz w:val="16"/>
                                <w:szCs w:val="16"/>
                              </w:rPr>
                              <w:t>… etc.</w:t>
                            </w:r>
                            <w:r w:rsidR="00F86B7C" w:rsidRPr="00C22B21">
                              <w:rPr>
                                <w:rFonts w:asciiTheme="minorHAnsi" w:hAnsi="Arial"/>
                                <w:color w:val="FF0000"/>
                                <w:kern w:val="24"/>
                                <w:sz w:val="16"/>
                                <w:szCs w:val="16"/>
                              </w:rPr>
                              <w:t xml:space="preserve"> </w:t>
                            </w:r>
                          </w:p>
                          <w:p w14:paraId="69B7971D" w14:textId="77777777" w:rsidR="00F86B7C" w:rsidRPr="00C22B21" w:rsidRDefault="00F86B7C" w:rsidP="004E674B">
                            <w:pPr>
                              <w:spacing w:before="40" w:after="40" w:line="216" w:lineRule="auto"/>
                              <w:rPr>
                                <w:rFonts w:asciiTheme="minorHAnsi" w:hAnsi="Arial"/>
                                <w:color w:val="FF0000"/>
                                <w:kern w:val="24"/>
                                <w:sz w:val="16"/>
                                <w:szCs w:val="16"/>
                              </w:rPr>
                            </w:pPr>
                          </w:p>
                          <w:p w14:paraId="432D11CC" w14:textId="77777777" w:rsidR="00F86B7C" w:rsidRPr="00C22B21" w:rsidRDefault="00F86B7C" w:rsidP="004E674B">
                            <w:pPr>
                              <w:spacing w:before="40" w:after="40" w:line="216" w:lineRule="auto"/>
                              <w:rPr>
                                <w:rFonts w:asciiTheme="minorHAnsi" w:hAnsi="Arial"/>
                                <w:color w:val="FF0000"/>
                                <w:kern w:val="24"/>
                                <w:sz w:val="16"/>
                                <w:szCs w:val="16"/>
                              </w:rPr>
                            </w:pPr>
                            <w:r w:rsidRPr="00C22B21">
                              <w:rPr>
                                <w:rFonts w:asciiTheme="minorHAnsi" w:hAnsi="Arial"/>
                                <w:color w:val="FF0000"/>
                                <w:kern w:val="24"/>
                                <w:sz w:val="16"/>
                                <w:szCs w:val="16"/>
                              </w:rPr>
                              <w:t>Each model</w:t>
                            </w:r>
                            <w:r w:rsidR="00E40FA0" w:rsidRPr="00C22B21">
                              <w:rPr>
                                <w:rFonts w:asciiTheme="minorHAnsi" w:hAnsi="Arial"/>
                                <w:color w:val="FF0000"/>
                                <w:kern w:val="24"/>
                                <w:sz w:val="16"/>
                                <w:szCs w:val="16"/>
                              </w:rPr>
                              <w:t>, tapi-topology.yang etc.</w:t>
                            </w:r>
                            <w:r w:rsidR="00905809" w:rsidRPr="00C22B21">
                              <w:rPr>
                                <w:rFonts w:asciiTheme="minorHAnsi" w:hAnsi="Arial"/>
                                <w:color w:val="FF0000"/>
                                <w:kern w:val="24"/>
                                <w:sz w:val="16"/>
                                <w:szCs w:val="16"/>
                              </w:rPr>
                              <w:t>,</w:t>
                            </w:r>
                            <w:r w:rsidRPr="00C22B21">
                              <w:rPr>
                                <w:rFonts w:asciiTheme="minorHAnsi" w:hAnsi="Arial"/>
                                <w:color w:val="FF0000"/>
                                <w:kern w:val="24"/>
                                <w:sz w:val="16"/>
                                <w:szCs w:val="16"/>
                              </w:rPr>
                              <w:t xml:space="preserve"> provides </w:t>
                            </w:r>
                            <w:r w:rsidR="00E40FA0" w:rsidRPr="00C22B21">
                              <w:rPr>
                                <w:rFonts w:asciiTheme="minorHAnsi" w:hAnsi="Arial"/>
                                <w:color w:val="FF0000"/>
                                <w:kern w:val="24"/>
                                <w:sz w:val="16"/>
                                <w:szCs w:val="16"/>
                              </w:rPr>
                              <w:t>identities for each of the entities supported by that model.</w:t>
                            </w:r>
                          </w:p>
                          <w:p w14:paraId="331085EB" w14:textId="77777777" w:rsidR="002B6286" w:rsidRPr="00A56331" w:rsidRDefault="002B6286" w:rsidP="002B6286">
                            <w:pPr>
                              <w:spacing w:before="40" w:after="40" w:line="216" w:lineRule="auto"/>
                              <w:rPr>
                                <w:rFonts w:asciiTheme="minorHAnsi" w:hAnsi="Arial"/>
                                <w:kern w:val="24"/>
                                <w:sz w:val="16"/>
                                <w:szCs w:val="16"/>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98B46E2" id="_x0000_s1028" style="position:absolute;margin-left:0;margin-top:21.25pt;width:519.85pt;height:557.25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" o:allowoverlap="f" fillcolor="#f9ecd4 [663]" strokecolor="#141313 [3213]">
                <v:path arrowok="t"/>
                <o:lock v:ext="edit" grouping="t"/>
                <v:textbox>
                  <w:txbxContent>
                    <w:p w14:paraId="29E23112" w14:textId="77777777" w:rsidR="00486BF1" w:rsidRPr="00486BF1" w:rsidRDefault="00486BF1" w:rsidP="00486BF1">
                      <w:pPr>
                        <w:spacing w:before="40" w:after="40" w:line="216" w:lineRule="auto"/>
                        <w:rPr>
                          <w:rFonts w:asciiTheme="minorHAnsi" w:hAnsi="Arial"/>
                          <w:kern w:val="24"/>
                          <w:sz w:val="16"/>
                          <w:szCs w:val="16"/>
                        </w:rPr>
                      </w:pPr>
                      <w:r w:rsidRPr="00486BF1">
                        <w:rPr>
                          <w:rFonts w:asciiTheme="minorHAnsi" w:hAnsi="Arial"/>
                          <w:kern w:val="24"/>
                          <w:sz w:val="16"/>
                          <w:szCs w:val="16"/>
                        </w:rPr>
                        <w:t xml:space="preserve">    typedef object-type {</w:t>
                      </w:r>
                    </w:p>
                    <w:p w14:paraId="65814FDC" w14:textId="77777777" w:rsidR="00486BF1" w:rsidRPr="00486BF1" w:rsidRDefault="00486BF1" w:rsidP="00486BF1">
                      <w:pPr>
                        <w:spacing w:before="40" w:after="40" w:line="216" w:lineRule="auto"/>
                        <w:rPr>
                          <w:rFonts w:asciiTheme="minorHAnsi" w:hAnsi="Arial"/>
                          <w:kern w:val="24"/>
                          <w:sz w:val="16"/>
                          <w:szCs w:val="16"/>
                        </w:rPr>
                      </w:pPr>
                      <w:r w:rsidRPr="00486BF1">
                        <w:rPr>
                          <w:rFonts w:asciiTheme="minorHAnsi" w:hAnsi="Arial"/>
                          <w:kern w:val="24"/>
                          <w:sz w:val="16"/>
                          <w:szCs w:val="16"/>
                        </w:rPr>
                        <w:t xml:space="preserve">        type identityref {</w:t>
                      </w:r>
                    </w:p>
                    <w:p w14:paraId="2CE1A056" w14:textId="77777777" w:rsidR="00486BF1" w:rsidRPr="00486BF1" w:rsidRDefault="00486BF1" w:rsidP="00486BF1">
                      <w:pPr>
                        <w:spacing w:before="40" w:after="40" w:line="216" w:lineRule="auto"/>
                        <w:rPr>
                          <w:rFonts w:asciiTheme="minorHAnsi" w:hAnsi="Arial"/>
                          <w:kern w:val="24"/>
                          <w:sz w:val="16"/>
                          <w:szCs w:val="16"/>
                        </w:rPr>
                      </w:pPr>
                      <w:r w:rsidRPr="00486BF1">
                        <w:rPr>
                          <w:rFonts w:asciiTheme="minorHAnsi" w:hAnsi="Arial"/>
                          <w:kern w:val="24"/>
                          <w:sz w:val="16"/>
                          <w:szCs w:val="16"/>
                        </w:rPr>
                        <w:t xml:space="preserve">            base OBJECT_</w:t>
                      </w:r>
                      <w:proofErr w:type="gramStart"/>
                      <w:r w:rsidRPr="00486BF1">
                        <w:rPr>
                          <w:rFonts w:asciiTheme="minorHAnsi" w:hAnsi="Arial"/>
                          <w:kern w:val="24"/>
                          <w:sz w:val="16"/>
                          <w:szCs w:val="16"/>
                        </w:rPr>
                        <w:t>TYPE;</w:t>
                      </w:r>
                      <w:proofErr w:type="gramEnd"/>
                    </w:p>
                    <w:p w14:paraId="66D0CEEB" w14:textId="77777777" w:rsidR="00486BF1" w:rsidRPr="00486BF1" w:rsidRDefault="00486BF1" w:rsidP="00486BF1">
                      <w:pPr>
                        <w:spacing w:before="40" w:after="40" w:line="216" w:lineRule="auto"/>
                        <w:rPr>
                          <w:rFonts w:asciiTheme="minorHAnsi" w:hAnsi="Arial"/>
                          <w:kern w:val="24"/>
                          <w:sz w:val="16"/>
                          <w:szCs w:val="16"/>
                        </w:rPr>
                      </w:pPr>
                      <w:r w:rsidRPr="00486BF1">
                        <w:rPr>
                          <w:rFonts w:asciiTheme="minorHAnsi" w:hAnsi="Arial"/>
                          <w:kern w:val="24"/>
                          <w:sz w:val="16"/>
                          <w:szCs w:val="16"/>
                        </w:rPr>
                        <w:t xml:space="preserve">        }</w:t>
                      </w:r>
                    </w:p>
                    <w:p w14:paraId="739EF8BE" w14:textId="77777777" w:rsidR="00486BF1" w:rsidRPr="00486BF1" w:rsidRDefault="00486BF1" w:rsidP="00486BF1">
                      <w:pPr>
                        <w:spacing w:before="40" w:after="40" w:line="216" w:lineRule="auto"/>
                        <w:rPr>
                          <w:rFonts w:asciiTheme="minorHAnsi" w:hAnsi="Arial"/>
                          <w:kern w:val="24"/>
                          <w:sz w:val="16"/>
                          <w:szCs w:val="16"/>
                        </w:rPr>
                      </w:pPr>
                      <w:r w:rsidRPr="00486BF1">
                        <w:rPr>
                          <w:rFonts w:asciiTheme="minorHAnsi" w:hAnsi="Arial"/>
                          <w:kern w:val="24"/>
                          <w:sz w:val="16"/>
                          <w:szCs w:val="16"/>
                        </w:rPr>
                        <w:t xml:space="preserve">        description "The list of TAPI Global Object Class types on which Notification signals can be raised.</w:t>
                      </w:r>
                    </w:p>
                    <w:p w14:paraId="34B97607" w14:textId="77777777" w:rsidR="00486BF1" w:rsidRPr="00486BF1" w:rsidRDefault="00486BF1" w:rsidP="00486BF1">
                      <w:pPr>
                        <w:spacing w:before="40" w:after="40" w:line="216" w:lineRule="auto"/>
                        <w:rPr>
                          <w:rFonts w:asciiTheme="minorHAnsi" w:hAnsi="Arial"/>
                          <w:kern w:val="24"/>
                          <w:sz w:val="16"/>
                          <w:szCs w:val="16"/>
                        </w:rPr>
                      </w:pPr>
                      <w:r w:rsidRPr="00486BF1">
                        <w:rPr>
                          <w:rFonts w:asciiTheme="minorHAnsi" w:hAnsi="Arial"/>
                          <w:kern w:val="24"/>
                          <w:sz w:val="16"/>
                          <w:szCs w:val="16"/>
                        </w:rPr>
                        <w:t xml:space="preserve">            This extensible enumeration can be augmented with specific object types/classes in the other modules.</w:t>
                      </w:r>
                      <w:proofErr w:type="gramStart"/>
                      <w:r w:rsidRPr="00486BF1">
                        <w:rPr>
                          <w:rFonts w:asciiTheme="minorHAnsi" w:hAnsi="Arial"/>
                          <w:kern w:val="24"/>
                          <w:sz w:val="16"/>
                          <w:szCs w:val="16"/>
                        </w:rPr>
                        <w:t>";</w:t>
                      </w:r>
                      <w:proofErr w:type="gramEnd"/>
                    </w:p>
                    <w:p w14:paraId="49F1BEB0" w14:textId="77777777" w:rsidR="003B7AF9" w:rsidRDefault="00486BF1" w:rsidP="00486BF1">
                      <w:pPr>
                        <w:spacing w:before="40" w:after="40" w:line="216" w:lineRule="auto"/>
                        <w:rPr>
                          <w:rFonts w:asciiTheme="minorHAnsi" w:hAnsi="Arial"/>
                          <w:kern w:val="24"/>
                          <w:sz w:val="16"/>
                          <w:szCs w:val="16"/>
                        </w:rPr>
                      </w:pPr>
                      <w:r w:rsidRPr="00486BF1">
                        <w:rPr>
                          <w:rFonts w:asciiTheme="minorHAnsi" w:hAnsi="Arial"/>
                          <w:kern w:val="24"/>
                          <w:sz w:val="16"/>
                          <w:szCs w:val="16"/>
                        </w:rPr>
                        <w:t xml:space="preserve">    }</w:t>
                      </w:r>
                    </w:p>
                    <w:p w14:paraId="5A2D3F1A" w14:textId="77777777" w:rsidR="003B7AF9" w:rsidRDefault="003B7AF9" w:rsidP="00486BF1">
                      <w:pPr>
                        <w:spacing w:before="40" w:after="40" w:line="216" w:lineRule="auto"/>
                        <w:rPr>
                          <w:rFonts w:asciiTheme="minorHAnsi" w:hAnsi="Arial"/>
                          <w:kern w:val="24"/>
                          <w:sz w:val="16"/>
                          <w:szCs w:val="16"/>
                        </w:rPr>
                      </w:pPr>
                    </w:p>
                    <w:p w14:paraId="14DAA822" w14:textId="77777777" w:rsidR="003B7AF9" w:rsidRPr="00C22B21" w:rsidRDefault="003B7AF9" w:rsidP="00486BF1">
                      <w:pPr>
                        <w:spacing w:before="40" w:after="40" w:line="216" w:lineRule="auto"/>
                        <w:rPr>
                          <w:rFonts w:asciiTheme="minorHAnsi" w:hAnsi="Arial"/>
                          <w:color w:val="FF0000"/>
                          <w:kern w:val="24"/>
                          <w:sz w:val="16"/>
                          <w:szCs w:val="16"/>
                        </w:rPr>
                      </w:pPr>
                      <w:r w:rsidRPr="00C22B21">
                        <w:rPr>
                          <w:rFonts w:asciiTheme="minorHAnsi" w:hAnsi="Arial"/>
                          <w:color w:val="FF0000"/>
                          <w:kern w:val="24"/>
                          <w:sz w:val="16"/>
                          <w:szCs w:val="16"/>
                        </w:rPr>
                        <w:t xml:space="preserve">And in </w:t>
                      </w:r>
                      <w:r w:rsidR="00E23062" w:rsidRPr="00C22B21">
                        <w:rPr>
                          <w:rFonts w:asciiTheme="minorHAnsi" w:hAnsi="Arial"/>
                          <w:color w:val="FF0000"/>
                          <w:kern w:val="24"/>
                          <w:sz w:val="16"/>
                          <w:szCs w:val="16"/>
                        </w:rPr>
                        <w:t>tapi</w:t>
                      </w:r>
                      <w:r w:rsidR="00C275A8" w:rsidRPr="00C22B21">
                        <w:rPr>
                          <w:rFonts w:asciiTheme="minorHAnsi" w:hAnsi="Arial"/>
                          <w:color w:val="FF0000"/>
                          <w:kern w:val="24"/>
                          <w:sz w:val="16"/>
                          <w:szCs w:val="16"/>
                        </w:rPr>
                        <w:t>-</w:t>
                      </w:r>
                      <w:proofErr w:type="gramStart"/>
                      <w:r w:rsidRPr="00C22B21">
                        <w:rPr>
                          <w:rFonts w:asciiTheme="minorHAnsi" w:hAnsi="Arial"/>
                          <w:color w:val="FF0000"/>
                          <w:kern w:val="24"/>
                          <w:sz w:val="16"/>
                          <w:szCs w:val="16"/>
                        </w:rPr>
                        <w:t>common</w:t>
                      </w:r>
                      <w:r w:rsidR="00C275A8" w:rsidRPr="00C22B21">
                        <w:rPr>
                          <w:rFonts w:asciiTheme="minorHAnsi" w:hAnsi="Arial"/>
                          <w:color w:val="FF0000"/>
                          <w:kern w:val="24"/>
                          <w:sz w:val="16"/>
                          <w:szCs w:val="16"/>
                        </w:rPr>
                        <w:t>.yang</w:t>
                      </w:r>
                      <w:proofErr w:type="gramEnd"/>
                    </w:p>
                    <w:p w14:paraId="2370D21B"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identity OBJECT_TYPE {</w:t>
                      </w:r>
                    </w:p>
                    <w:p w14:paraId="3A3920AA"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description "none</w:t>
                      </w:r>
                      <w:proofErr w:type="gramStart"/>
                      <w:r w:rsidRPr="003B7AF9">
                        <w:rPr>
                          <w:rFonts w:asciiTheme="minorHAnsi" w:hAnsi="Arial"/>
                          <w:kern w:val="24"/>
                          <w:sz w:val="16"/>
                          <w:szCs w:val="16"/>
                        </w:rPr>
                        <w:t>";</w:t>
                      </w:r>
                      <w:proofErr w:type="gramEnd"/>
                    </w:p>
                    <w:p w14:paraId="3CA6DED8"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w:t>
                      </w:r>
                    </w:p>
                    <w:p w14:paraId="68BFCA13"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identity OBJECT_TYPE_SERVICE_INTERFACE_POINT {</w:t>
                      </w:r>
                    </w:p>
                    <w:p w14:paraId="20B8314B"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base OBJECT_</w:t>
                      </w:r>
                      <w:proofErr w:type="gramStart"/>
                      <w:r w:rsidRPr="003B7AF9">
                        <w:rPr>
                          <w:rFonts w:asciiTheme="minorHAnsi" w:hAnsi="Arial"/>
                          <w:kern w:val="24"/>
                          <w:sz w:val="16"/>
                          <w:szCs w:val="16"/>
                        </w:rPr>
                        <w:t>TYPE;</w:t>
                      </w:r>
                      <w:proofErr w:type="gramEnd"/>
                    </w:p>
                    <w:p w14:paraId="5547BD6C"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description "The ServiceInterfacePoint (SIP) class.</w:t>
                      </w:r>
                      <w:proofErr w:type="gramStart"/>
                      <w:r w:rsidRPr="003B7AF9">
                        <w:rPr>
                          <w:rFonts w:asciiTheme="minorHAnsi" w:hAnsi="Arial"/>
                          <w:kern w:val="24"/>
                          <w:sz w:val="16"/>
                          <w:szCs w:val="16"/>
                        </w:rPr>
                        <w:t>";</w:t>
                      </w:r>
                      <w:proofErr w:type="gramEnd"/>
                    </w:p>
                    <w:p w14:paraId="3C3AB466"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w:t>
                      </w:r>
                    </w:p>
                    <w:p w14:paraId="33277091"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identity OBJECT_TYPE_TAPI_CONTEXT {</w:t>
                      </w:r>
                    </w:p>
                    <w:p w14:paraId="0B163768"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base OBJECT_</w:t>
                      </w:r>
                      <w:proofErr w:type="gramStart"/>
                      <w:r w:rsidRPr="003B7AF9">
                        <w:rPr>
                          <w:rFonts w:asciiTheme="minorHAnsi" w:hAnsi="Arial"/>
                          <w:kern w:val="24"/>
                          <w:sz w:val="16"/>
                          <w:szCs w:val="16"/>
                        </w:rPr>
                        <w:t>TYPE;</w:t>
                      </w:r>
                      <w:proofErr w:type="gramEnd"/>
                    </w:p>
                    <w:p w14:paraId="6E584441"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description "The TapiContext class.</w:t>
                      </w:r>
                      <w:proofErr w:type="gramStart"/>
                      <w:r w:rsidRPr="003B7AF9">
                        <w:rPr>
                          <w:rFonts w:asciiTheme="minorHAnsi" w:hAnsi="Arial"/>
                          <w:kern w:val="24"/>
                          <w:sz w:val="16"/>
                          <w:szCs w:val="16"/>
                        </w:rPr>
                        <w:t>";</w:t>
                      </w:r>
                      <w:proofErr w:type="gramEnd"/>
                    </w:p>
                    <w:p w14:paraId="4B3F69A6"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w:t>
                      </w:r>
                    </w:p>
                    <w:p w14:paraId="5AC4DED8"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identity OBJECT_TYPE_PROFILE {</w:t>
                      </w:r>
                    </w:p>
                    <w:p w14:paraId="4DA5E0A1" w14:textId="77777777" w:rsidR="003B7AF9" w:rsidRPr="003B7AF9"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base OBJECT_</w:t>
                      </w:r>
                      <w:proofErr w:type="gramStart"/>
                      <w:r w:rsidRPr="003B7AF9">
                        <w:rPr>
                          <w:rFonts w:asciiTheme="minorHAnsi" w:hAnsi="Arial"/>
                          <w:kern w:val="24"/>
                          <w:sz w:val="16"/>
                          <w:szCs w:val="16"/>
                        </w:rPr>
                        <w:t>TYPE;</w:t>
                      </w:r>
                      <w:proofErr w:type="gramEnd"/>
                    </w:p>
                    <w:p w14:paraId="6FA76A5C" w14:textId="77777777" w:rsidR="003B7AF9" w:rsidRPr="00741D2F" w:rsidRDefault="003B7AF9" w:rsidP="003B7AF9">
                      <w:pPr>
                        <w:spacing w:before="40" w:after="40" w:line="216" w:lineRule="auto"/>
                        <w:rPr>
                          <w:rFonts w:asciiTheme="minorHAnsi" w:hAnsi="Arial"/>
                          <w:kern w:val="24"/>
                          <w:sz w:val="16"/>
                          <w:szCs w:val="16"/>
                        </w:rPr>
                      </w:pPr>
                      <w:r w:rsidRPr="003B7AF9">
                        <w:rPr>
                          <w:rFonts w:asciiTheme="minorHAnsi" w:hAnsi="Arial"/>
                          <w:kern w:val="24"/>
                          <w:sz w:val="16"/>
                          <w:szCs w:val="16"/>
                        </w:rPr>
                        <w:t xml:space="preserve">        description "none</w:t>
                      </w:r>
                      <w:proofErr w:type="gramStart"/>
                      <w:r w:rsidRPr="003B7AF9">
                        <w:rPr>
                          <w:rFonts w:asciiTheme="minorHAnsi" w:hAnsi="Arial"/>
                          <w:kern w:val="24"/>
                          <w:sz w:val="16"/>
                          <w:szCs w:val="16"/>
                        </w:rPr>
                        <w:t>";</w:t>
                      </w:r>
                      <w:proofErr w:type="gramEnd"/>
                    </w:p>
                    <w:p w14:paraId="04A83E84" w14:textId="77777777" w:rsidR="003B7AF9" w:rsidRDefault="003B7AF9" w:rsidP="002B6286">
                      <w:pPr>
                        <w:spacing w:before="40" w:after="40" w:line="216" w:lineRule="auto"/>
                        <w:rPr>
                          <w:rFonts w:asciiTheme="minorHAnsi" w:hAnsi="Arial"/>
                          <w:kern w:val="24"/>
                          <w:sz w:val="16"/>
                          <w:szCs w:val="16"/>
                        </w:rPr>
                      </w:pPr>
                    </w:p>
                    <w:p w14:paraId="4573016E" w14:textId="77777777" w:rsidR="004E674B" w:rsidRPr="00C22B21" w:rsidRDefault="003B7AF9" w:rsidP="002B6286">
                      <w:pPr>
                        <w:spacing w:before="40" w:after="40" w:line="216" w:lineRule="auto"/>
                        <w:rPr>
                          <w:rFonts w:asciiTheme="minorHAnsi" w:hAnsi="Arial"/>
                          <w:color w:val="FF0000"/>
                          <w:kern w:val="24"/>
                          <w:sz w:val="16"/>
                          <w:szCs w:val="16"/>
                        </w:rPr>
                      </w:pPr>
                      <w:r w:rsidRPr="00C22B21">
                        <w:rPr>
                          <w:rFonts w:asciiTheme="minorHAnsi" w:hAnsi="Arial"/>
                          <w:color w:val="FF0000"/>
                          <w:kern w:val="24"/>
                          <w:sz w:val="16"/>
                          <w:szCs w:val="16"/>
                        </w:rPr>
                        <w:t xml:space="preserve">And in </w:t>
                      </w:r>
                      <w:r w:rsidR="00E23062" w:rsidRPr="00C22B21">
                        <w:rPr>
                          <w:rFonts w:asciiTheme="minorHAnsi" w:hAnsi="Arial"/>
                          <w:color w:val="FF0000"/>
                          <w:kern w:val="24"/>
                          <w:sz w:val="16"/>
                          <w:szCs w:val="16"/>
                        </w:rPr>
                        <w:t>tapi-</w:t>
                      </w:r>
                      <w:proofErr w:type="gramStart"/>
                      <w:r w:rsidRPr="00C22B21">
                        <w:rPr>
                          <w:rFonts w:asciiTheme="minorHAnsi" w:hAnsi="Arial"/>
                          <w:color w:val="FF0000"/>
                          <w:kern w:val="24"/>
                          <w:sz w:val="16"/>
                          <w:szCs w:val="16"/>
                        </w:rPr>
                        <w:t>connectivity</w:t>
                      </w:r>
                      <w:r w:rsidR="00E23062" w:rsidRPr="00C22B21">
                        <w:rPr>
                          <w:rFonts w:asciiTheme="minorHAnsi" w:hAnsi="Arial"/>
                          <w:color w:val="FF0000"/>
                          <w:kern w:val="24"/>
                          <w:sz w:val="16"/>
                          <w:szCs w:val="16"/>
                        </w:rPr>
                        <w:t>.yang</w:t>
                      </w:r>
                      <w:proofErr w:type="gramEnd"/>
                    </w:p>
                    <w:p w14:paraId="680AAAA1"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identity CONNECTIVITY_OBJECT_TYPE {</w:t>
                      </w:r>
                    </w:p>
                    <w:p w14:paraId="7C40E23D"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w:t>
                      </w:r>
                      <w:r w:rsidRPr="004E674B">
                        <w:rPr>
                          <w:rFonts w:asciiTheme="minorHAnsi" w:hAnsi="Arial"/>
                          <w:kern w:val="24"/>
                          <w:sz w:val="16"/>
                          <w:szCs w:val="16"/>
                        </w:rPr>
                        <w:tab/>
                        <w:t>base tapi-</w:t>
                      </w:r>
                      <w:proofErr w:type="gramStart"/>
                      <w:r w:rsidRPr="004E674B">
                        <w:rPr>
                          <w:rFonts w:asciiTheme="minorHAnsi" w:hAnsi="Arial"/>
                          <w:kern w:val="24"/>
                          <w:sz w:val="16"/>
                          <w:szCs w:val="16"/>
                        </w:rPr>
                        <w:t>common:OBJECT</w:t>
                      </w:r>
                      <w:proofErr w:type="gramEnd"/>
                      <w:r w:rsidRPr="004E674B">
                        <w:rPr>
                          <w:rFonts w:asciiTheme="minorHAnsi" w:hAnsi="Arial"/>
                          <w:kern w:val="24"/>
                          <w:sz w:val="16"/>
                          <w:szCs w:val="16"/>
                        </w:rPr>
                        <w:t>_</w:t>
                      </w:r>
                      <w:proofErr w:type="gramStart"/>
                      <w:r w:rsidRPr="004E674B">
                        <w:rPr>
                          <w:rFonts w:asciiTheme="minorHAnsi" w:hAnsi="Arial"/>
                          <w:kern w:val="24"/>
                          <w:sz w:val="16"/>
                          <w:szCs w:val="16"/>
                        </w:rPr>
                        <w:t>TYPE;</w:t>
                      </w:r>
                      <w:proofErr w:type="gramEnd"/>
                    </w:p>
                    <w:p w14:paraId="603432BF"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description "none</w:t>
                      </w:r>
                      <w:proofErr w:type="gramStart"/>
                      <w:r w:rsidRPr="004E674B">
                        <w:rPr>
                          <w:rFonts w:asciiTheme="minorHAnsi" w:hAnsi="Arial"/>
                          <w:kern w:val="24"/>
                          <w:sz w:val="16"/>
                          <w:szCs w:val="16"/>
                        </w:rPr>
                        <w:t>";</w:t>
                      </w:r>
                      <w:proofErr w:type="gramEnd"/>
                    </w:p>
                    <w:p w14:paraId="4D8BBB81"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w:t>
                      </w:r>
                    </w:p>
                    <w:p w14:paraId="04A50FD8"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identity CONNECTIVITY_OBJECT_TYPE_CONNECTIVITY_SERVICE {</w:t>
                      </w:r>
                    </w:p>
                    <w:p w14:paraId="4B5D8BFD"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base CONNECTIVITY_OBJECT_</w:t>
                      </w:r>
                      <w:proofErr w:type="gramStart"/>
                      <w:r w:rsidRPr="004E674B">
                        <w:rPr>
                          <w:rFonts w:asciiTheme="minorHAnsi" w:hAnsi="Arial"/>
                          <w:kern w:val="24"/>
                          <w:sz w:val="16"/>
                          <w:szCs w:val="16"/>
                        </w:rPr>
                        <w:t>TYPE;</w:t>
                      </w:r>
                      <w:proofErr w:type="gramEnd"/>
                    </w:p>
                    <w:p w14:paraId="5ED03D6D"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description "The ConnectivityService class.</w:t>
                      </w:r>
                      <w:proofErr w:type="gramStart"/>
                      <w:r w:rsidRPr="004E674B">
                        <w:rPr>
                          <w:rFonts w:asciiTheme="minorHAnsi" w:hAnsi="Arial"/>
                          <w:kern w:val="24"/>
                          <w:sz w:val="16"/>
                          <w:szCs w:val="16"/>
                        </w:rPr>
                        <w:t>";</w:t>
                      </w:r>
                      <w:proofErr w:type="gramEnd"/>
                    </w:p>
                    <w:p w14:paraId="75D17A9A"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w:t>
                      </w:r>
                    </w:p>
                    <w:p w14:paraId="00595764"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identity CONNECTIVITY_OBJECT_TYPE_CONNECTIVITY_SERVICE_END_POINT {</w:t>
                      </w:r>
                    </w:p>
                    <w:p w14:paraId="7E7A4B1A"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base CONNECTIVITY_OBJECT_</w:t>
                      </w:r>
                      <w:proofErr w:type="gramStart"/>
                      <w:r w:rsidRPr="004E674B">
                        <w:rPr>
                          <w:rFonts w:asciiTheme="minorHAnsi" w:hAnsi="Arial"/>
                          <w:kern w:val="24"/>
                          <w:sz w:val="16"/>
                          <w:szCs w:val="16"/>
                        </w:rPr>
                        <w:t>TYPE;</w:t>
                      </w:r>
                      <w:proofErr w:type="gramEnd"/>
                    </w:p>
                    <w:p w14:paraId="34A011FE"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description "The ConnectivityServiceEndPoint (CSEP) class.</w:t>
                      </w:r>
                      <w:proofErr w:type="gramStart"/>
                      <w:r w:rsidRPr="004E674B">
                        <w:rPr>
                          <w:rFonts w:asciiTheme="minorHAnsi" w:hAnsi="Arial"/>
                          <w:kern w:val="24"/>
                          <w:sz w:val="16"/>
                          <w:szCs w:val="16"/>
                        </w:rPr>
                        <w:t>";</w:t>
                      </w:r>
                      <w:proofErr w:type="gramEnd"/>
                    </w:p>
                    <w:p w14:paraId="7BDF1490"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w:t>
                      </w:r>
                    </w:p>
                    <w:p w14:paraId="3824C99B"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identity CONNECTIVITY_OBJECT_TYPE_CONNECTION {</w:t>
                      </w:r>
                    </w:p>
                    <w:p w14:paraId="76570B5C"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base CONNECTIVITY_OBJECT_</w:t>
                      </w:r>
                      <w:proofErr w:type="gramStart"/>
                      <w:r w:rsidRPr="004E674B">
                        <w:rPr>
                          <w:rFonts w:asciiTheme="minorHAnsi" w:hAnsi="Arial"/>
                          <w:kern w:val="24"/>
                          <w:sz w:val="16"/>
                          <w:szCs w:val="16"/>
                        </w:rPr>
                        <w:t>TYPE;</w:t>
                      </w:r>
                      <w:proofErr w:type="gramEnd"/>
                    </w:p>
                    <w:p w14:paraId="045BB047"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description "The Connection class.</w:t>
                      </w:r>
                      <w:proofErr w:type="gramStart"/>
                      <w:r w:rsidRPr="004E674B">
                        <w:rPr>
                          <w:rFonts w:asciiTheme="minorHAnsi" w:hAnsi="Arial"/>
                          <w:kern w:val="24"/>
                          <w:sz w:val="16"/>
                          <w:szCs w:val="16"/>
                        </w:rPr>
                        <w:t>";</w:t>
                      </w:r>
                      <w:proofErr w:type="gramEnd"/>
                    </w:p>
                    <w:p w14:paraId="4C863DFA"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w:t>
                      </w:r>
                    </w:p>
                    <w:p w14:paraId="550483C6"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identity CONNECTIVITY_OBJECT_TYPE_CONNECTION_END_POINT {</w:t>
                      </w:r>
                    </w:p>
                    <w:p w14:paraId="2940289C"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base CONNECTIVITY_OBJECT_</w:t>
                      </w:r>
                      <w:proofErr w:type="gramStart"/>
                      <w:r w:rsidRPr="004E674B">
                        <w:rPr>
                          <w:rFonts w:asciiTheme="minorHAnsi" w:hAnsi="Arial"/>
                          <w:kern w:val="24"/>
                          <w:sz w:val="16"/>
                          <w:szCs w:val="16"/>
                        </w:rPr>
                        <w:t>TYPE;</w:t>
                      </w:r>
                      <w:proofErr w:type="gramEnd"/>
                    </w:p>
                    <w:p w14:paraId="1D62AECF"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description "The ConnectionEndPoint (CEP) class.</w:t>
                      </w:r>
                      <w:proofErr w:type="gramStart"/>
                      <w:r w:rsidRPr="004E674B">
                        <w:rPr>
                          <w:rFonts w:asciiTheme="minorHAnsi" w:hAnsi="Arial"/>
                          <w:kern w:val="24"/>
                          <w:sz w:val="16"/>
                          <w:szCs w:val="16"/>
                        </w:rPr>
                        <w:t>";</w:t>
                      </w:r>
                      <w:proofErr w:type="gramEnd"/>
                    </w:p>
                    <w:p w14:paraId="6DD8EF46"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w:t>
                      </w:r>
                    </w:p>
                    <w:p w14:paraId="3660337C"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identity CONNECTIVITY_OBJECT_TYPE_SWITCH_CONTROL {</w:t>
                      </w:r>
                    </w:p>
                    <w:p w14:paraId="23A3FAFC"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base CONNECTIVITY_OBJECT_</w:t>
                      </w:r>
                      <w:proofErr w:type="gramStart"/>
                      <w:r w:rsidRPr="004E674B">
                        <w:rPr>
                          <w:rFonts w:asciiTheme="minorHAnsi" w:hAnsi="Arial"/>
                          <w:kern w:val="24"/>
                          <w:sz w:val="16"/>
                          <w:szCs w:val="16"/>
                        </w:rPr>
                        <w:t>TYPE;</w:t>
                      </w:r>
                      <w:proofErr w:type="gramEnd"/>
                    </w:p>
                    <w:p w14:paraId="64E04E57"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description "The SwitchControl class.</w:t>
                      </w:r>
                      <w:proofErr w:type="gramStart"/>
                      <w:r w:rsidRPr="004E674B">
                        <w:rPr>
                          <w:rFonts w:asciiTheme="minorHAnsi" w:hAnsi="Arial"/>
                          <w:kern w:val="24"/>
                          <w:sz w:val="16"/>
                          <w:szCs w:val="16"/>
                        </w:rPr>
                        <w:t>";</w:t>
                      </w:r>
                      <w:proofErr w:type="gramEnd"/>
                    </w:p>
                    <w:p w14:paraId="0C2A53AC" w14:textId="77777777" w:rsidR="004E674B" w:rsidRPr="004E674B" w:rsidRDefault="004E674B" w:rsidP="004E674B">
                      <w:pPr>
                        <w:spacing w:before="40" w:after="40" w:line="216" w:lineRule="auto"/>
                        <w:rPr>
                          <w:rFonts w:asciiTheme="minorHAnsi" w:hAnsi="Arial"/>
                          <w:kern w:val="24"/>
                          <w:sz w:val="16"/>
                          <w:szCs w:val="16"/>
                        </w:rPr>
                      </w:pPr>
                      <w:r w:rsidRPr="004E674B">
                        <w:rPr>
                          <w:rFonts w:asciiTheme="minorHAnsi" w:hAnsi="Arial"/>
                          <w:kern w:val="24"/>
                          <w:sz w:val="16"/>
                          <w:szCs w:val="16"/>
                        </w:rPr>
                        <w:t xml:space="preserve">    }</w:t>
                      </w:r>
                    </w:p>
                    <w:p w14:paraId="4ED8AED2" w14:textId="77777777" w:rsidR="004E674B" w:rsidRPr="00C22B21" w:rsidRDefault="00685606" w:rsidP="004E674B">
                      <w:pPr>
                        <w:spacing w:before="40" w:after="40" w:line="216" w:lineRule="auto"/>
                        <w:rPr>
                          <w:rFonts w:asciiTheme="minorHAnsi" w:hAnsi="Arial"/>
                          <w:color w:val="FF0000"/>
                          <w:kern w:val="24"/>
                          <w:sz w:val="16"/>
                          <w:szCs w:val="16"/>
                        </w:rPr>
                      </w:pPr>
                      <w:r w:rsidRPr="00C22B21">
                        <w:rPr>
                          <w:rFonts w:asciiTheme="minorHAnsi" w:hAnsi="Arial"/>
                          <w:color w:val="FF0000"/>
                          <w:kern w:val="24"/>
                          <w:sz w:val="16"/>
                          <w:szCs w:val="16"/>
                        </w:rPr>
                        <w:t>… etc.</w:t>
                      </w:r>
                      <w:r w:rsidR="00F86B7C" w:rsidRPr="00C22B21">
                        <w:rPr>
                          <w:rFonts w:asciiTheme="minorHAnsi" w:hAnsi="Arial"/>
                          <w:color w:val="FF0000"/>
                          <w:kern w:val="24"/>
                          <w:sz w:val="16"/>
                          <w:szCs w:val="16"/>
                        </w:rPr>
                        <w:t xml:space="preserve"> </w:t>
                      </w:r>
                    </w:p>
                    <w:p w14:paraId="69B7971D" w14:textId="77777777" w:rsidR="00F86B7C" w:rsidRPr="00C22B21" w:rsidRDefault="00F86B7C" w:rsidP="004E674B">
                      <w:pPr>
                        <w:spacing w:before="40" w:after="40" w:line="216" w:lineRule="auto"/>
                        <w:rPr>
                          <w:rFonts w:asciiTheme="minorHAnsi" w:hAnsi="Arial"/>
                          <w:color w:val="FF0000"/>
                          <w:kern w:val="24"/>
                          <w:sz w:val="16"/>
                          <w:szCs w:val="16"/>
                        </w:rPr>
                      </w:pPr>
                    </w:p>
                    <w:p w14:paraId="432D11CC" w14:textId="77777777" w:rsidR="00F86B7C" w:rsidRPr="00C22B21" w:rsidRDefault="00F86B7C" w:rsidP="004E674B">
                      <w:pPr>
                        <w:spacing w:before="40" w:after="40" w:line="216" w:lineRule="auto"/>
                        <w:rPr>
                          <w:rFonts w:asciiTheme="minorHAnsi" w:hAnsi="Arial"/>
                          <w:color w:val="FF0000"/>
                          <w:kern w:val="24"/>
                          <w:sz w:val="16"/>
                          <w:szCs w:val="16"/>
                        </w:rPr>
                      </w:pPr>
                      <w:r w:rsidRPr="00C22B21">
                        <w:rPr>
                          <w:rFonts w:asciiTheme="minorHAnsi" w:hAnsi="Arial"/>
                          <w:color w:val="FF0000"/>
                          <w:kern w:val="24"/>
                          <w:sz w:val="16"/>
                          <w:szCs w:val="16"/>
                        </w:rPr>
                        <w:t>Each model</w:t>
                      </w:r>
                      <w:r w:rsidR="00E40FA0" w:rsidRPr="00C22B21">
                        <w:rPr>
                          <w:rFonts w:asciiTheme="minorHAnsi" w:hAnsi="Arial"/>
                          <w:color w:val="FF0000"/>
                          <w:kern w:val="24"/>
                          <w:sz w:val="16"/>
                          <w:szCs w:val="16"/>
                        </w:rPr>
                        <w:t>, tapi-</w:t>
                      </w:r>
                      <w:proofErr w:type="gramStart"/>
                      <w:r w:rsidR="00E40FA0" w:rsidRPr="00C22B21">
                        <w:rPr>
                          <w:rFonts w:asciiTheme="minorHAnsi" w:hAnsi="Arial"/>
                          <w:color w:val="FF0000"/>
                          <w:kern w:val="24"/>
                          <w:sz w:val="16"/>
                          <w:szCs w:val="16"/>
                        </w:rPr>
                        <w:t>topology.yang</w:t>
                      </w:r>
                      <w:proofErr w:type="gramEnd"/>
                      <w:r w:rsidR="00E40FA0" w:rsidRPr="00C22B21">
                        <w:rPr>
                          <w:rFonts w:asciiTheme="minorHAnsi" w:hAnsi="Arial"/>
                          <w:color w:val="FF0000"/>
                          <w:kern w:val="24"/>
                          <w:sz w:val="16"/>
                          <w:szCs w:val="16"/>
                        </w:rPr>
                        <w:t xml:space="preserve"> etc.</w:t>
                      </w:r>
                      <w:r w:rsidR="00905809" w:rsidRPr="00C22B21">
                        <w:rPr>
                          <w:rFonts w:asciiTheme="minorHAnsi" w:hAnsi="Arial"/>
                          <w:color w:val="FF0000"/>
                          <w:kern w:val="24"/>
                          <w:sz w:val="16"/>
                          <w:szCs w:val="16"/>
                        </w:rPr>
                        <w:t>,</w:t>
                      </w:r>
                      <w:r w:rsidRPr="00C22B21">
                        <w:rPr>
                          <w:rFonts w:asciiTheme="minorHAnsi" w:hAnsi="Arial"/>
                          <w:color w:val="FF0000"/>
                          <w:kern w:val="24"/>
                          <w:sz w:val="16"/>
                          <w:szCs w:val="16"/>
                        </w:rPr>
                        <w:t xml:space="preserve"> provides </w:t>
                      </w:r>
                      <w:r w:rsidR="00E40FA0" w:rsidRPr="00C22B21">
                        <w:rPr>
                          <w:rFonts w:asciiTheme="minorHAnsi" w:hAnsi="Arial"/>
                          <w:color w:val="FF0000"/>
                          <w:kern w:val="24"/>
                          <w:sz w:val="16"/>
                          <w:szCs w:val="16"/>
                        </w:rPr>
                        <w:t>identities for each of the entities supported by that model.</w:t>
                      </w:r>
                    </w:p>
                    <w:p w14:paraId="331085EB" w14:textId="77777777" w:rsidR="002B6286" w:rsidRPr="00A56331" w:rsidRDefault="002B6286" w:rsidP="002B6286">
                      <w:pPr>
                        <w:spacing w:before="40" w:after="40" w:line="216" w:lineRule="auto"/>
                        <w:rPr>
                          <w:rFonts w:asciiTheme="minorHAnsi" w:hAnsi="Arial"/>
                          <w:kern w:val="24"/>
                          <w:sz w:val="16"/>
                          <w:szCs w:val="16"/>
                        </w:rPr>
                      </w:pPr>
                    </w:p>
                  </w:txbxContent>
                </v:textbox>
                <w10:wrap type="topAndBottom" anchorx="margin"/>
              </v:rect>
            </w:pict>
          </mc:Fallback>
        </mc:AlternateContent>
      </w:r>
    </w:p>
    <w:p w14:paraId="72C0227A" w14:textId="5F2CF1EF" w:rsidR="002B6286" w:rsidRDefault="002B6286" w:rsidP="00A56331">
      <w:pPr>
        <w:pStyle w:val="FigureCaption"/>
      </w:pPr>
      <w:bookmarkStart w:id="56" w:name="_Toc223392382"/>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3</w:t>
      </w:r>
      <w:r>
        <w:rPr>
          <w:noProof/>
        </w:rPr>
        <w:fldChar w:fldCharType="end"/>
      </w:r>
      <w:r w:rsidRPr="00CA3534">
        <w:t xml:space="preserve"> </w:t>
      </w:r>
      <w:r>
        <w:t xml:space="preserve"> </w:t>
      </w:r>
      <w:r w:rsidR="00375A28">
        <w:t>YANG</w:t>
      </w:r>
      <w:r>
        <w:t xml:space="preserve">: </w:t>
      </w:r>
      <w:r w:rsidR="006E4F04">
        <w:t>object-type</w:t>
      </w:r>
      <w:r w:rsidR="00F86B7C">
        <w:t xml:space="preserve"> (showing some of the identities)</w:t>
      </w:r>
      <w:bookmarkEnd w:id="56"/>
    </w:p>
    <w:p w14:paraId="4FF7896C" w14:textId="77777777" w:rsidR="00360209" w:rsidRDefault="0035724D" w:rsidP="00B575A4">
      <w:r w:rsidRPr="00F32BDC">
        <w:rPr>
          <w:noProof/>
        </w:rPr>
        <w:lastRenderedPageBreak/>
        <mc:AlternateContent>
          <mc:Choice Requires="wps">
            <w:drawing>
              <wp:anchor distT="0" distB="0" distL="114300" distR="114300" simplePos="0" relativeHeight="251645952" behindDoc="0" locked="0" layoutInCell="1" allowOverlap="0" wp14:anchorId="6E653067" wp14:editId="3AFECFE3">
                <wp:simplePos x="0" y="0"/>
                <wp:positionH relativeFrom="margin">
                  <wp:posOffset>-114300</wp:posOffset>
                </wp:positionH>
                <wp:positionV relativeFrom="paragraph">
                  <wp:posOffset>246380</wp:posOffset>
                </wp:positionV>
                <wp:extent cx="6602095" cy="3952240"/>
                <wp:effectExtent l="0" t="0" r="27305" b="10160"/>
                <wp:wrapTopAndBottom/>
                <wp:docPr id="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3952240"/>
                        </a:xfrm>
                        <a:prstGeom prst="rect">
                          <a:avLst/>
                        </a:prstGeom>
                        <a:solidFill>
                          <a:schemeClr val="accent4">
                            <a:lumMod val="20000"/>
                            <a:lumOff val="80000"/>
                          </a:schemeClr>
                        </a:solidFill>
                        <a:ln>
                          <a:solidFill>
                            <a:schemeClr val="tx1"/>
                          </a:solidFill>
                        </a:ln>
                      </wps:spPr>
                      <wps:txbx>
                        <w:txbxContent>
                          <w:p w14:paraId="2137FA71" w14:textId="77777777" w:rsidR="00360209" w:rsidRPr="001E3361" w:rsidRDefault="00360209" w:rsidP="00360209">
                            <w:pPr>
                              <w:spacing w:before="40" w:after="40" w:line="216" w:lineRule="auto"/>
                              <w:rPr>
                                <w:rFonts w:asciiTheme="minorHAnsi" w:hAnsi="Arial"/>
                                <w:kern w:val="24"/>
                                <w:sz w:val="16"/>
                                <w:szCs w:val="16"/>
                              </w:rPr>
                            </w:pPr>
                            <w:r w:rsidRPr="001E3361">
                              <w:rPr>
                                <w:rFonts w:asciiTheme="minorHAnsi" w:hAnsi="Arial"/>
                                <w:kern w:val="24"/>
                                <w:sz w:val="16"/>
                                <w:szCs w:val="16"/>
                              </w:rPr>
                              <w:t xml:space="preserve">    typedef log-storage-strategy {</w:t>
                            </w:r>
                          </w:p>
                          <w:p w14:paraId="7B8F7CD7" w14:textId="77777777" w:rsidR="00360209" w:rsidRPr="001E3361" w:rsidRDefault="00360209" w:rsidP="00360209">
                            <w:pPr>
                              <w:spacing w:before="40" w:after="40" w:line="216" w:lineRule="auto"/>
                              <w:rPr>
                                <w:rFonts w:asciiTheme="minorHAnsi" w:hAnsi="Arial"/>
                                <w:kern w:val="24"/>
                                <w:sz w:val="16"/>
                                <w:szCs w:val="16"/>
                              </w:rPr>
                            </w:pPr>
                            <w:r w:rsidRPr="001E3361">
                              <w:rPr>
                                <w:rFonts w:asciiTheme="minorHAnsi" w:hAnsi="Arial"/>
                                <w:kern w:val="24"/>
                                <w:sz w:val="16"/>
                                <w:szCs w:val="16"/>
                              </w:rPr>
                              <w:t xml:space="preserve">        type identityref {</w:t>
                            </w:r>
                          </w:p>
                          <w:p w14:paraId="4AB5425C" w14:textId="77777777" w:rsidR="00360209" w:rsidRPr="001E3361" w:rsidRDefault="00360209" w:rsidP="00360209">
                            <w:pPr>
                              <w:spacing w:before="40" w:after="40" w:line="216" w:lineRule="auto"/>
                              <w:rPr>
                                <w:rFonts w:asciiTheme="minorHAnsi" w:hAnsi="Arial"/>
                                <w:kern w:val="24"/>
                                <w:sz w:val="16"/>
                                <w:szCs w:val="16"/>
                              </w:rPr>
                            </w:pPr>
                            <w:r w:rsidRPr="001E3361">
                              <w:rPr>
                                <w:rFonts w:asciiTheme="minorHAnsi" w:hAnsi="Arial"/>
                                <w:kern w:val="24"/>
                                <w:sz w:val="16"/>
                                <w:szCs w:val="16"/>
                              </w:rPr>
                              <w:t xml:space="preserve">            base LOG_STORAGE_STRATEGY;</w:t>
                            </w:r>
                          </w:p>
                          <w:p w14:paraId="26BF9FCF" w14:textId="77777777" w:rsidR="00360209" w:rsidRPr="001E3361" w:rsidRDefault="00360209" w:rsidP="00360209">
                            <w:pPr>
                              <w:spacing w:before="40" w:after="40" w:line="216" w:lineRule="auto"/>
                              <w:rPr>
                                <w:rFonts w:asciiTheme="minorHAnsi" w:hAnsi="Arial"/>
                                <w:kern w:val="24"/>
                                <w:sz w:val="16"/>
                                <w:szCs w:val="16"/>
                              </w:rPr>
                            </w:pPr>
                            <w:r w:rsidRPr="001E3361">
                              <w:rPr>
                                <w:rFonts w:asciiTheme="minorHAnsi" w:hAnsi="Arial"/>
                                <w:kern w:val="24"/>
                                <w:sz w:val="16"/>
                                <w:szCs w:val="16"/>
                              </w:rPr>
                              <w:t xml:space="preserve">        }</w:t>
                            </w:r>
                          </w:p>
                          <w:p w14:paraId="2062A09E" w14:textId="77777777" w:rsidR="00360209" w:rsidRPr="001E3361" w:rsidRDefault="00360209" w:rsidP="00360209">
                            <w:pPr>
                              <w:spacing w:before="40" w:after="40" w:line="216" w:lineRule="auto"/>
                              <w:rPr>
                                <w:rFonts w:asciiTheme="minorHAnsi" w:hAnsi="Arial"/>
                                <w:kern w:val="24"/>
                                <w:sz w:val="16"/>
                                <w:szCs w:val="16"/>
                              </w:rPr>
                            </w:pPr>
                            <w:r w:rsidRPr="001E3361">
                              <w:rPr>
                                <w:rFonts w:asciiTheme="minorHAnsi" w:hAnsi="Arial"/>
                                <w:kern w:val="24"/>
                                <w:sz w:val="16"/>
                                <w:szCs w:val="16"/>
                              </w:rPr>
                              <w:t xml:space="preserve">        description "Defines the storage (record retention) approach.";</w:t>
                            </w:r>
                          </w:p>
                          <w:p w14:paraId="02B88DC4" w14:textId="77777777" w:rsidR="00360209" w:rsidRDefault="00360209" w:rsidP="00360209">
                            <w:pPr>
                              <w:spacing w:before="40" w:after="40" w:line="216" w:lineRule="auto"/>
                              <w:rPr>
                                <w:rFonts w:asciiTheme="minorHAnsi" w:hAnsi="Arial"/>
                                <w:kern w:val="24"/>
                                <w:sz w:val="16"/>
                                <w:szCs w:val="16"/>
                              </w:rPr>
                            </w:pPr>
                            <w:r w:rsidRPr="001E3361">
                              <w:rPr>
                                <w:rFonts w:asciiTheme="minorHAnsi" w:hAnsi="Arial"/>
                                <w:kern w:val="24"/>
                                <w:sz w:val="16"/>
                                <w:szCs w:val="16"/>
                              </w:rPr>
                              <w:t xml:space="preserve">    }</w:t>
                            </w:r>
                          </w:p>
                          <w:p w14:paraId="7D234CCD" w14:textId="77777777" w:rsidR="00360209" w:rsidRDefault="00360209" w:rsidP="00360209">
                            <w:pPr>
                              <w:spacing w:before="40" w:after="40" w:line="216" w:lineRule="auto"/>
                              <w:rPr>
                                <w:rFonts w:asciiTheme="minorHAnsi" w:hAnsi="Arial"/>
                                <w:kern w:val="24"/>
                                <w:sz w:val="16"/>
                                <w:szCs w:val="16"/>
                              </w:rPr>
                            </w:pPr>
                          </w:p>
                          <w:p w14:paraId="4E4641F2"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identity LOG_STORAGE_STRATEGY {</w:t>
                            </w:r>
                          </w:p>
                          <w:p w14:paraId="785CB9DA"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description "none";</w:t>
                            </w:r>
                          </w:p>
                          <w:p w14:paraId="1852D157"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w:t>
                            </w:r>
                          </w:p>
                          <w:p w14:paraId="3C35B4DF" w14:textId="77777777" w:rsidR="00360209" w:rsidRPr="00B77F06" w:rsidRDefault="00360209" w:rsidP="00360209">
                            <w:pPr>
                              <w:spacing w:before="40" w:after="40" w:line="216" w:lineRule="auto"/>
                              <w:rPr>
                                <w:rFonts w:asciiTheme="minorHAnsi" w:hAnsi="Arial"/>
                                <w:kern w:val="24"/>
                                <w:sz w:val="16"/>
                                <w:szCs w:val="16"/>
                                <w:lang w:val="en-GB"/>
                              </w:rPr>
                            </w:pPr>
                            <w:bookmarkStart w:id="57" w:name="_Hlk116035030"/>
                            <w:r w:rsidRPr="00B77F06">
                              <w:rPr>
                                <w:rFonts w:asciiTheme="minorHAnsi" w:hAnsi="Arial"/>
                                <w:kern w:val="24"/>
                                <w:sz w:val="16"/>
                                <w:szCs w:val="16"/>
                                <w:lang w:val="en-GB"/>
                              </w:rPr>
                              <w:t xml:space="preserve">    identity LOG_STORAGE_STRATEGY_COMPACTED {</w:t>
                            </w:r>
                          </w:p>
                          <w:p w14:paraId="7368A6AD"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base LOG_STORAGE_STRATEGY;</w:t>
                            </w:r>
                          </w:p>
                          <w:p w14:paraId="10CF289F" w14:textId="77777777" w:rsidR="00360209"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description "The log uses some mechanism to remove noisy detail whilst enabling the client to achieve eventual consistency (alignment) </w:t>
                            </w:r>
                          </w:p>
                          <w:p w14:paraId="76561348" w14:textId="77777777" w:rsidR="00360209" w:rsidRPr="00B77F06" w:rsidRDefault="00360209" w:rsidP="00360209">
                            <w:pPr>
                              <w:spacing w:before="40" w:after="40" w:line="216" w:lineRule="auto"/>
                              <w:rPr>
                                <w:rFonts w:asciiTheme="minorHAnsi" w:hAnsi="Arial"/>
                                <w:kern w:val="24"/>
                                <w:sz w:val="16"/>
                                <w:szCs w:val="16"/>
                                <w:lang w:val="en-GB"/>
                              </w:rPr>
                            </w:pPr>
                            <w:r>
                              <w:rPr>
                                <w:rFonts w:asciiTheme="minorHAnsi" w:hAnsi="Arial"/>
                                <w:kern w:val="24"/>
                                <w:sz w:val="16"/>
                                <w:szCs w:val="16"/>
                                <w:lang w:val="en-GB"/>
                              </w:rPr>
                              <w:t xml:space="preserve">        </w:t>
                            </w:r>
                            <w:r w:rsidRPr="00B77F06">
                              <w:rPr>
                                <w:rFonts w:asciiTheme="minorHAnsi" w:hAnsi="Arial"/>
                                <w:kern w:val="24"/>
                                <w:sz w:val="16"/>
                                <w:szCs w:val="16"/>
                                <w:lang w:val="en-GB"/>
                              </w:rPr>
                              <w:t>with current state.";</w:t>
                            </w:r>
                          </w:p>
                          <w:p w14:paraId="5F2EA1D9"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w:t>
                            </w:r>
                          </w:p>
                          <w:p w14:paraId="1B03E2DE"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identity LOG_STORAGE_STRATEGY_TRUNCATED {</w:t>
                            </w:r>
                          </w:p>
                          <w:p w14:paraId="7F231ABD"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base LOG_STORAGE_STRATEGY;</w:t>
                            </w:r>
                          </w:p>
                          <w:p w14:paraId="00C5B86E"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description "The log only maintains recent records and disposes of old records. </w:t>
                            </w:r>
                          </w:p>
                          <w:p w14:paraId="3C40F980"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This log does not alone enable the client to achieve alignment with current state.";</w:t>
                            </w:r>
                          </w:p>
                          <w:p w14:paraId="23B07D6B"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w:t>
                            </w:r>
                          </w:p>
                          <w:p w14:paraId="44C82F9D"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identity LOG_STORAGE_STRATEGY_FULL_HISTORY {</w:t>
                            </w:r>
                          </w:p>
                          <w:p w14:paraId="4ED76749"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base LOG_STORAGE_STRATEGY;</w:t>
                            </w:r>
                          </w:p>
                          <w:p w14:paraId="38A23FC6"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description "Maintains a history from system initiation with no missing records. </w:t>
                            </w:r>
                          </w:p>
                          <w:p w14:paraId="43756A1E"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Provides initial state at the beginning of the history";</w:t>
                            </w:r>
                          </w:p>
                          <w:p w14:paraId="0A74DCEA"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w:t>
                            </w:r>
                          </w:p>
                          <w:p w14:paraId="404BB295"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identity LOG_STORAGE_STRATEGY_FULL_HISTORY_WITH_PERIODIC_BASELINE {</w:t>
                            </w:r>
                          </w:p>
                          <w:p w14:paraId="330ED319"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base LOG_STORAGE_STRATEGY;</w:t>
                            </w:r>
                          </w:p>
                          <w:p w14:paraId="5AC53F2C"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description "Provides a history with initial state and periodic/occasional statements of current state at a particular point in time.";</w:t>
                            </w:r>
                          </w:p>
                          <w:p w14:paraId="5C1553B3"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w:t>
                            </w:r>
                          </w:p>
                          <w:bookmarkEnd w:id="57"/>
                          <w:p w14:paraId="3938D644" w14:textId="77777777" w:rsidR="00360209" w:rsidRDefault="00360209" w:rsidP="00360209">
                            <w:pPr>
                              <w:spacing w:before="40" w:after="40" w:line="216" w:lineRule="auto"/>
                              <w:rPr>
                                <w:rFonts w:asciiTheme="minorHAnsi" w:hAnsi="Arial"/>
                                <w:kern w:val="24"/>
                                <w:sz w:val="16"/>
                                <w:szCs w:val="16"/>
                              </w:rPr>
                            </w:pPr>
                          </w:p>
                          <w:p w14:paraId="5480B92E" w14:textId="77777777" w:rsidR="00360209" w:rsidRPr="00A56331" w:rsidRDefault="00360209" w:rsidP="00360209">
                            <w:pPr>
                              <w:spacing w:before="40" w:after="40" w:line="216" w:lineRule="auto"/>
                              <w:rPr>
                                <w:rFonts w:asciiTheme="minorHAnsi" w:hAnsi="Arial"/>
                                <w:kern w:val="24"/>
                                <w:sz w:val="16"/>
                                <w:szCs w:val="16"/>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6E653067" id="_x0000_s1029" style="position:absolute;margin-left:-9pt;margin-top:19.4pt;width:519.85pt;height:311.2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" o:allowoverlap="f" fillcolor="#f9ecd4 [663]" strokecolor="#141313 [3213]">
                <v:path arrowok="t"/>
                <o:lock v:ext="edit" grouping="t"/>
                <v:textbox>
                  <w:txbxContent>
                    <w:p w14:paraId="2137FA71" w14:textId="77777777" w:rsidR="00360209" w:rsidRPr="001E3361" w:rsidRDefault="00360209" w:rsidP="00360209">
                      <w:pPr>
                        <w:spacing w:before="40" w:after="40" w:line="216" w:lineRule="auto"/>
                        <w:rPr>
                          <w:rFonts w:asciiTheme="minorHAnsi" w:hAnsi="Arial"/>
                          <w:kern w:val="24"/>
                          <w:sz w:val="16"/>
                          <w:szCs w:val="16"/>
                        </w:rPr>
                      </w:pPr>
                      <w:r w:rsidRPr="001E3361">
                        <w:rPr>
                          <w:rFonts w:asciiTheme="minorHAnsi" w:hAnsi="Arial"/>
                          <w:kern w:val="24"/>
                          <w:sz w:val="16"/>
                          <w:szCs w:val="16"/>
                        </w:rPr>
                        <w:t xml:space="preserve">    typedef log-storage-strategy {</w:t>
                      </w:r>
                    </w:p>
                    <w:p w14:paraId="7B8F7CD7" w14:textId="77777777" w:rsidR="00360209" w:rsidRPr="001E3361" w:rsidRDefault="00360209" w:rsidP="00360209">
                      <w:pPr>
                        <w:spacing w:before="40" w:after="40" w:line="216" w:lineRule="auto"/>
                        <w:rPr>
                          <w:rFonts w:asciiTheme="minorHAnsi" w:hAnsi="Arial"/>
                          <w:kern w:val="24"/>
                          <w:sz w:val="16"/>
                          <w:szCs w:val="16"/>
                        </w:rPr>
                      </w:pPr>
                      <w:r w:rsidRPr="001E3361">
                        <w:rPr>
                          <w:rFonts w:asciiTheme="minorHAnsi" w:hAnsi="Arial"/>
                          <w:kern w:val="24"/>
                          <w:sz w:val="16"/>
                          <w:szCs w:val="16"/>
                        </w:rPr>
                        <w:t xml:space="preserve">        type identityref {</w:t>
                      </w:r>
                    </w:p>
                    <w:p w14:paraId="4AB5425C" w14:textId="77777777" w:rsidR="00360209" w:rsidRPr="001E3361" w:rsidRDefault="00360209" w:rsidP="00360209">
                      <w:pPr>
                        <w:spacing w:before="40" w:after="40" w:line="216" w:lineRule="auto"/>
                        <w:rPr>
                          <w:rFonts w:asciiTheme="minorHAnsi" w:hAnsi="Arial"/>
                          <w:kern w:val="24"/>
                          <w:sz w:val="16"/>
                          <w:szCs w:val="16"/>
                        </w:rPr>
                      </w:pPr>
                      <w:r w:rsidRPr="001E3361">
                        <w:rPr>
                          <w:rFonts w:asciiTheme="minorHAnsi" w:hAnsi="Arial"/>
                          <w:kern w:val="24"/>
                          <w:sz w:val="16"/>
                          <w:szCs w:val="16"/>
                        </w:rPr>
                        <w:t xml:space="preserve">            base LOG_STORAGE_</w:t>
                      </w:r>
                      <w:proofErr w:type="gramStart"/>
                      <w:r w:rsidRPr="001E3361">
                        <w:rPr>
                          <w:rFonts w:asciiTheme="minorHAnsi" w:hAnsi="Arial"/>
                          <w:kern w:val="24"/>
                          <w:sz w:val="16"/>
                          <w:szCs w:val="16"/>
                        </w:rPr>
                        <w:t>STRATEGY;</w:t>
                      </w:r>
                      <w:proofErr w:type="gramEnd"/>
                    </w:p>
                    <w:p w14:paraId="26BF9FCF" w14:textId="77777777" w:rsidR="00360209" w:rsidRPr="001E3361" w:rsidRDefault="00360209" w:rsidP="00360209">
                      <w:pPr>
                        <w:spacing w:before="40" w:after="40" w:line="216" w:lineRule="auto"/>
                        <w:rPr>
                          <w:rFonts w:asciiTheme="minorHAnsi" w:hAnsi="Arial"/>
                          <w:kern w:val="24"/>
                          <w:sz w:val="16"/>
                          <w:szCs w:val="16"/>
                        </w:rPr>
                      </w:pPr>
                      <w:r w:rsidRPr="001E3361">
                        <w:rPr>
                          <w:rFonts w:asciiTheme="minorHAnsi" w:hAnsi="Arial"/>
                          <w:kern w:val="24"/>
                          <w:sz w:val="16"/>
                          <w:szCs w:val="16"/>
                        </w:rPr>
                        <w:t xml:space="preserve">        }</w:t>
                      </w:r>
                    </w:p>
                    <w:p w14:paraId="2062A09E" w14:textId="77777777" w:rsidR="00360209" w:rsidRPr="001E3361" w:rsidRDefault="00360209" w:rsidP="00360209">
                      <w:pPr>
                        <w:spacing w:before="40" w:after="40" w:line="216" w:lineRule="auto"/>
                        <w:rPr>
                          <w:rFonts w:asciiTheme="minorHAnsi" w:hAnsi="Arial"/>
                          <w:kern w:val="24"/>
                          <w:sz w:val="16"/>
                          <w:szCs w:val="16"/>
                        </w:rPr>
                      </w:pPr>
                      <w:r w:rsidRPr="001E3361">
                        <w:rPr>
                          <w:rFonts w:asciiTheme="minorHAnsi" w:hAnsi="Arial"/>
                          <w:kern w:val="24"/>
                          <w:sz w:val="16"/>
                          <w:szCs w:val="16"/>
                        </w:rPr>
                        <w:t xml:space="preserve">        description "Defines the storage (record retention) approach.</w:t>
                      </w:r>
                      <w:proofErr w:type="gramStart"/>
                      <w:r w:rsidRPr="001E3361">
                        <w:rPr>
                          <w:rFonts w:asciiTheme="minorHAnsi" w:hAnsi="Arial"/>
                          <w:kern w:val="24"/>
                          <w:sz w:val="16"/>
                          <w:szCs w:val="16"/>
                        </w:rPr>
                        <w:t>";</w:t>
                      </w:r>
                      <w:proofErr w:type="gramEnd"/>
                    </w:p>
                    <w:p w14:paraId="02B88DC4" w14:textId="77777777" w:rsidR="00360209" w:rsidRDefault="00360209" w:rsidP="00360209">
                      <w:pPr>
                        <w:spacing w:before="40" w:after="40" w:line="216" w:lineRule="auto"/>
                        <w:rPr>
                          <w:rFonts w:asciiTheme="minorHAnsi" w:hAnsi="Arial"/>
                          <w:kern w:val="24"/>
                          <w:sz w:val="16"/>
                          <w:szCs w:val="16"/>
                        </w:rPr>
                      </w:pPr>
                      <w:r w:rsidRPr="001E3361">
                        <w:rPr>
                          <w:rFonts w:asciiTheme="minorHAnsi" w:hAnsi="Arial"/>
                          <w:kern w:val="24"/>
                          <w:sz w:val="16"/>
                          <w:szCs w:val="16"/>
                        </w:rPr>
                        <w:t xml:space="preserve">    }</w:t>
                      </w:r>
                    </w:p>
                    <w:p w14:paraId="7D234CCD" w14:textId="77777777" w:rsidR="00360209" w:rsidRDefault="00360209" w:rsidP="00360209">
                      <w:pPr>
                        <w:spacing w:before="40" w:after="40" w:line="216" w:lineRule="auto"/>
                        <w:rPr>
                          <w:rFonts w:asciiTheme="minorHAnsi" w:hAnsi="Arial"/>
                          <w:kern w:val="24"/>
                          <w:sz w:val="16"/>
                          <w:szCs w:val="16"/>
                        </w:rPr>
                      </w:pPr>
                    </w:p>
                    <w:p w14:paraId="4E4641F2"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identity LOG_STORAGE_STRATEGY {</w:t>
                      </w:r>
                    </w:p>
                    <w:p w14:paraId="785CB9DA"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description "none</w:t>
                      </w:r>
                      <w:proofErr w:type="gramStart"/>
                      <w:r w:rsidRPr="00B77F06">
                        <w:rPr>
                          <w:rFonts w:asciiTheme="minorHAnsi" w:hAnsi="Arial"/>
                          <w:kern w:val="24"/>
                          <w:sz w:val="16"/>
                          <w:szCs w:val="16"/>
                          <w:lang w:val="en-GB"/>
                        </w:rPr>
                        <w:t>";</w:t>
                      </w:r>
                      <w:proofErr w:type="gramEnd"/>
                    </w:p>
                    <w:p w14:paraId="1852D157"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w:t>
                      </w:r>
                    </w:p>
                    <w:p w14:paraId="3C35B4DF" w14:textId="77777777" w:rsidR="00360209" w:rsidRPr="00B77F06" w:rsidRDefault="00360209" w:rsidP="00360209">
                      <w:pPr>
                        <w:spacing w:before="40" w:after="40" w:line="216" w:lineRule="auto"/>
                        <w:rPr>
                          <w:rFonts w:asciiTheme="minorHAnsi" w:hAnsi="Arial"/>
                          <w:kern w:val="24"/>
                          <w:sz w:val="16"/>
                          <w:szCs w:val="16"/>
                          <w:lang w:val="en-GB"/>
                        </w:rPr>
                      </w:pPr>
                      <w:bookmarkStart w:id="58" w:name="_Hlk116035030"/>
                      <w:r w:rsidRPr="00B77F06">
                        <w:rPr>
                          <w:rFonts w:asciiTheme="minorHAnsi" w:hAnsi="Arial"/>
                          <w:kern w:val="24"/>
                          <w:sz w:val="16"/>
                          <w:szCs w:val="16"/>
                          <w:lang w:val="en-GB"/>
                        </w:rPr>
                        <w:t xml:space="preserve">    identity LOG_STORAGE_STRATEGY_COMPACTED {</w:t>
                      </w:r>
                    </w:p>
                    <w:p w14:paraId="7368A6AD"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base LOG_STORAGE_</w:t>
                      </w:r>
                      <w:proofErr w:type="gramStart"/>
                      <w:r w:rsidRPr="00B77F06">
                        <w:rPr>
                          <w:rFonts w:asciiTheme="minorHAnsi" w:hAnsi="Arial"/>
                          <w:kern w:val="24"/>
                          <w:sz w:val="16"/>
                          <w:szCs w:val="16"/>
                          <w:lang w:val="en-GB"/>
                        </w:rPr>
                        <w:t>STRATEGY;</w:t>
                      </w:r>
                      <w:proofErr w:type="gramEnd"/>
                    </w:p>
                    <w:p w14:paraId="10CF289F" w14:textId="77777777" w:rsidR="00360209"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description "The log uses some mechanism to remove noisy detail whilst enabling the client to achieve eventual consistency (alignment) </w:t>
                      </w:r>
                    </w:p>
                    <w:p w14:paraId="76561348" w14:textId="77777777" w:rsidR="00360209" w:rsidRPr="00B77F06" w:rsidRDefault="00360209" w:rsidP="00360209">
                      <w:pPr>
                        <w:spacing w:before="40" w:after="40" w:line="216" w:lineRule="auto"/>
                        <w:rPr>
                          <w:rFonts w:asciiTheme="minorHAnsi" w:hAnsi="Arial"/>
                          <w:kern w:val="24"/>
                          <w:sz w:val="16"/>
                          <w:szCs w:val="16"/>
                          <w:lang w:val="en-GB"/>
                        </w:rPr>
                      </w:pPr>
                      <w:r>
                        <w:rPr>
                          <w:rFonts w:asciiTheme="minorHAnsi" w:hAnsi="Arial"/>
                          <w:kern w:val="24"/>
                          <w:sz w:val="16"/>
                          <w:szCs w:val="16"/>
                          <w:lang w:val="en-GB"/>
                        </w:rPr>
                        <w:t xml:space="preserve">        </w:t>
                      </w:r>
                      <w:r w:rsidRPr="00B77F06">
                        <w:rPr>
                          <w:rFonts w:asciiTheme="minorHAnsi" w:hAnsi="Arial"/>
                          <w:kern w:val="24"/>
                          <w:sz w:val="16"/>
                          <w:szCs w:val="16"/>
                          <w:lang w:val="en-GB"/>
                        </w:rPr>
                        <w:t>with current state.</w:t>
                      </w:r>
                      <w:proofErr w:type="gramStart"/>
                      <w:r w:rsidRPr="00B77F06">
                        <w:rPr>
                          <w:rFonts w:asciiTheme="minorHAnsi" w:hAnsi="Arial"/>
                          <w:kern w:val="24"/>
                          <w:sz w:val="16"/>
                          <w:szCs w:val="16"/>
                          <w:lang w:val="en-GB"/>
                        </w:rPr>
                        <w:t>";</w:t>
                      </w:r>
                      <w:proofErr w:type="gramEnd"/>
                    </w:p>
                    <w:p w14:paraId="5F2EA1D9"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w:t>
                      </w:r>
                    </w:p>
                    <w:p w14:paraId="1B03E2DE"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identity LOG_STORAGE_STRATEGY_TRUNCATED {</w:t>
                      </w:r>
                    </w:p>
                    <w:p w14:paraId="7F231ABD"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base LOG_STORAGE_</w:t>
                      </w:r>
                      <w:proofErr w:type="gramStart"/>
                      <w:r w:rsidRPr="00B77F06">
                        <w:rPr>
                          <w:rFonts w:asciiTheme="minorHAnsi" w:hAnsi="Arial"/>
                          <w:kern w:val="24"/>
                          <w:sz w:val="16"/>
                          <w:szCs w:val="16"/>
                          <w:lang w:val="en-GB"/>
                        </w:rPr>
                        <w:t>STRATEGY;</w:t>
                      </w:r>
                      <w:proofErr w:type="gramEnd"/>
                    </w:p>
                    <w:p w14:paraId="00C5B86E"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description "The log only maintains recent records and disposes of old records. </w:t>
                      </w:r>
                    </w:p>
                    <w:p w14:paraId="3C40F980"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This log does not alone enable the client to achieve alignment with current state.</w:t>
                      </w:r>
                      <w:proofErr w:type="gramStart"/>
                      <w:r w:rsidRPr="00B77F06">
                        <w:rPr>
                          <w:rFonts w:asciiTheme="minorHAnsi" w:hAnsi="Arial"/>
                          <w:kern w:val="24"/>
                          <w:sz w:val="16"/>
                          <w:szCs w:val="16"/>
                          <w:lang w:val="en-GB"/>
                        </w:rPr>
                        <w:t>";</w:t>
                      </w:r>
                      <w:proofErr w:type="gramEnd"/>
                    </w:p>
                    <w:p w14:paraId="23B07D6B"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w:t>
                      </w:r>
                    </w:p>
                    <w:p w14:paraId="44C82F9D"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identity LOG_STORAGE_STRATEGY_FULL_HISTORY {</w:t>
                      </w:r>
                    </w:p>
                    <w:p w14:paraId="4ED76749"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base LOG_STORAGE_</w:t>
                      </w:r>
                      <w:proofErr w:type="gramStart"/>
                      <w:r w:rsidRPr="00B77F06">
                        <w:rPr>
                          <w:rFonts w:asciiTheme="minorHAnsi" w:hAnsi="Arial"/>
                          <w:kern w:val="24"/>
                          <w:sz w:val="16"/>
                          <w:szCs w:val="16"/>
                          <w:lang w:val="en-GB"/>
                        </w:rPr>
                        <w:t>STRATEGY;</w:t>
                      </w:r>
                      <w:proofErr w:type="gramEnd"/>
                    </w:p>
                    <w:p w14:paraId="38A23FC6"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description "Maintains a history from system initiation with no missing records. </w:t>
                      </w:r>
                    </w:p>
                    <w:p w14:paraId="43756A1E"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Provides initial state at the beginning of the history</w:t>
                      </w:r>
                      <w:proofErr w:type="gramStart"/>
                      <w:r w:rsidRPr="00B77F06">
                        <w:rPr>
                          <w:rFonts w:asciiTheme="minorHAnsi" w:hAnsi="Arial"/>
                          <w:kern w:val="24"/>
                          <w:sz w:val="16"/>
                          <w:szCs w:val="16"/>
                          <w:lang w:val="en-GB"/>
                        </w:rPr>
                        <w:t>";</w:t>
                      </w:r>
                      <w:proofErr w:type="gramEnd"/>
                    </w:p>
                    <w:p w14:paraId="0A74DCEA"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w:t>
                      </w:r>
                    </w:p>
                    <w:p w14:paraId="404BB295"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identity LOG_STORAGE_STRATEGY_FULL_HISTORY_WITH_PERIODIC_BASELINE {</w:t>
                      </w:r>
                    </w:p>
                    <w:p w14:paraId="330ED319"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base LOG_STORAGE_</w:t>
                      </w:r>
                      <w:proofErr w:type="gramStart"/>
                      <w:r w:rsidRPr="00B77F06">
                        <w:rPr>
                          <w:rFonts w:asciiTheme="minorHAnsi" w:hAnsi="Arial"/>
                          <w:kern w:val="24"/>
                          <w:sz w:val="16"/>
                          <w:szCs w:val="16"/>
                          <w:lang w:val="en-GB"/>
                        </w:rPr>
                        <w:t>STRATEGY;</w:t>
                      </w:r>
                      <w:proofErr w:type="gramEnd"/>
                    </w:p>
                    <w:p w14:paraId="5AC53F2C"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description "Provides a history with initial state and periodic/occasional statements of current state at a particular point in time.</w:t>
                      </w:r>
                      <w:proofErr w:type="gramStart"/>
                      <w:r w:rsidRPr="00B77F06">
                        <w:rPr>
                          <w:rFonts w:asciiTheme="minorHAnsi" w:hAnsi="Arial"/>
                          <w:kern w:val="24"/>
                          <w:sz w:val="16"/>
                          <w:szCs w:val="16"/>
                          <w:lang w:val="en-GB"/>
                        </w:rPr>
                        <w:t>";</w:t>
                      </w:r>
                      <w:proofErr w:type="gramEnd"/>
                    </w:p>
                    <w:p w14:paraId="5C1553B3" w14:textId="77777777" w:rsidR="00360209" w:rsidRPr="00B77F06" w:rsidRDefault="00360209" w:rsidP="00360209">
                      <w:pPr>
                        <w:spacing w:before="40" w:after="40" w:line="216" w:lineRule="auto"/>
                        <w:rPr>
                          <w:rFonts w:asciiTheme="minorHAnsi" w:hAnsi="Arial"/>
                          <w:kern w:val="24"/>
                          <w:sz w:val="16"/>
                          <w:szCs w:val="16"/>
                          <w:lang w:val="en-GB"/>
                        </w:rPr>
                      </w:pPr>
                      <w:r w:rsidRPr="00B77F06">
                        <w:rPr>
                          <w:rFonts w:asciiTheme="minorHAnsi" w:hAnsi="Arial"/>
                          <w:kern w:val="24"/>
                          <w:sz w:val="16"/>
                          <w:szCs w:val="16"/>
                          <w:lang w:val="en-GB"/>
                        </w:rPr>
                        <w:t xml:space="preserve">    }</w:t>
                      </w:r>
                    </w:p>
                    <w:bookmarkEnd w:id="58"/>
                    <w:p w14:paraId="3938D644" w14:textId="77777777" w:rsidR="00360209" w:rsidRDefault="00360209" w:rsidP="00360209">
                      <w:pPr>
                        <w:spacing w:before="40" w:after="40" w:line="216" w:lineRule="auto"/>
                        <w:rPr>
                          <w:rFonts w:asciiTheme="minorHAnsi" w:hAnsi="Arial"/>
                          <w:kern w:val="24"/>
                          <w:sz w:val="16"/>
                          <w:szCs w:val="16"/>
                        </w:rPr>
                      </w:pPr>
                    </w:p>
                    <w:p w14:paraId="5480B92E" w14:textId="77777777" w:rsidR="00360209" w:rsidRPr="00A56331" w:rsidRDefault="00360209" w:rsidP="00360209">
                      <w:pPr>
                        <w:spacing w:before="40" w:after="40" w:line="216" w:lineRule="auto"/>
                        <w:rPr>
                          <w:rFonts w:asciiTheme="minorHAnsi" w:hAnsi="Arial"/>
                          <w:kern w:val="24"/>
                          <w:sz w:val="16"/>
                          <w:szCs w:val="16"/>
                        </w:rPr>
                      </w:pPr>
                    </w:p>
                  </w:txbxContent>
                </v:textbox>
                <w10:wrap type="topAndBottom" anchorx="margin"/>
              </v:rect>
            </w:pict>
          </mc:Fallback>
        </mc:AlternateContent>
      </w:r>
    </w:p>
    <w:p w14:paraId="665FCBAC" w14:textId="1B9C1457" w:rsidR="006E4F04" w:rsidRDefault="006E4F04" w:rsidP="006E4F04">
      <w:pPr>
        <w:pStyle w:val="FigureCaption"/>
      </w:pPr>
      <w:bookmarkStart w:id="58" w:name="_Toc223392383"/>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4</w:t>
      </w:r>
      <w:r>
        <w:rPr>
          <w:noProof/>
        </w:rPr>
        <w:fldChar w:fldCharType="end"/>
      </w:r>
      <w:r w:rsidRPr="00CA3534">
        <w:t xml:space="preserve"> </w:t>
      </w:r>
      <w:r>
        <w:t xml:space="preserve"> </w:t>
      </w:r>
      <w:r w:rsidR="00375A28">
        <w:t>YANG</w:t>
      </w:r>
      <w:r>
        <w:t>: log-storage-strategy</w:t>
      </w:r>
      <w:bookmarkEnd w:id="58"/>
    </w:p>
    <w:p w14:paraId="041584B7" w14:textId="52CF0B18" w:rsidR="00F6302E" w:rsidRDefault="004337DC" w:rsidP="003E3D94">
      <w:pPr>
        <w:pStyle w:val="FigureCaption"/>
      </w:pPr>
      <w:bookmarkStart w:id="59" w:name="_Toc223392384"/>
      <w:r w:rsidRPr="00CA3534">
        <w:lastRenderedPageBreak/>
        <w:t xml:space="preserve">Figure </w:t>
      </w:r>
      <w:r>
        <w:rPr>
          <w:noProof/>
        </w:rPr>
        <w:fldChar w:fldCharType="begin"/>
      </w:r>
      <w:r>
        <w:rPr>
          <w:noProof/>
        </w:rPr>
        <w:instrText xml:space="preserve"> SEQ Figure \* ARABIC </w:instrText>
      </w:r>
      <w:r>
        <w:rPr>
          <w:noProof/>
        </w:rPr>
        <w:fldChar w:fldCharType="separate"/>
      </w:r>
      <w:r w:rsidR="00916DFC">
        <w:rPr>
          <w:noProof/>
        </w:rPr>
        <w:t>5</w:t>
      </w:r>
      <w:r>
        <w:rPr>
          <w:noProof/>
        </w:rPr>
        <w:fldChar w:fldCharType="end"/>
      </w:r>
      <w:r w:rsidRPr="00CA3534">
        <w:t xml:space="preserve"> </w:t>
      </w:r>
      <w:r>
        <w:t xml:space="preserve"> </w:t>
      </w:r>
      <w:r w:rsidR="00375A28">
        <w:t>YANG</w:t>
      </w:r>
      <w:r>
        <w:t>: log-record-strategy</w:t>
      </w:r>
      <w:r w:rsidRPr="00F32BDC">
        <w:rPr>
          <w:noProof/>
        </w:rPr>
        <w:t xml:space="preserve"> </w:t>
      </w:r>
      <w:r w:rsidR="0035724D" w:rsidRPr="00F32BDC">
        <w:rPr>
          <w:noProof/>
        </w:rPr>
        <mc:AlternateContent>
          <mc:Choice Requires="wps">
            <w:drawing>
              <wp:anchor distT="0" distB="0" distL="114300" distR="114300" simplePos="0" relativeHeight="251650048" behindDoc="0" locked="0" layoutInCell="1" allowOverlap="0" wp14:anchorId="5C7A03AA" wp14:editId="4FEB868B">
                <wp:simplePos x="0" y="0"/>
                <wp:positionH relativeFrom="margin">
                  <wp:posOffset>-58420</wp:posOffset>
                </wp:positionH>
                <wp:positionV relativeFrom="paragraph">
                  <wp:posOffset>0</wp:posOffset>
                </wp:positionV>
                <wp:extent cx="6602095" cy="4553585"/>
                <wp:effectExtent l="0" t="0" r="27305" b="18415"/>
                <wp:wrapTopAndBottom/>
                <wp:docPr id="1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4553585"/>
                        </a:xfrm>
                        <a:prstGeom prst="rect">
                          <a:avLst/>
                        </a:prstGeom>
                        <a:solidFill>
                          <a:schemeClr val="accent4">
                            <a:lumMod val="20000"/>
                            <a:lumOff val="80000"/>
                          </a:schemeClr>
                        </a:solidFill>
                        <a:ln>
                          <a:solidFill>
                            <a:schemeClr val="tx1"/>
                          </a:solidFill>
                        </a:ln>
                      </wps:spPr>
                      <wps:txbx>
                        <w:txbxContent>
                          <w:p w14:paraId="4B52D56D" w14:textId="77777777" w:rsidR="0035724D" w:rsidRPr="00842802" w:rsidRDefault="0035724D" w:rsidP="0035724D">
                            <w:pPr>
                              <w:spacing w:before="40" w:after="40" w:line="216" w:lineRule="auto"/>
                              <w:rPr>
                                <w:rFonts w:asciiTheme="minorHAnsi" w:hAnsi="Arial"/>
                                <w:kern w:val="24"/>
                                <w:sz w:val="16"/>
                                <w:szCs w:val="16"/>
                              </w:rPr>
                            </w:pPr>
                            <w:r w:rsidRPr="00842802">
                              <w:rPr>
                                <w:rFonts w:asciiTheme="minorHAnsi" w:hAnsi="Arial"/>
                                <w:kern w:val="24"/>
                                <w:sz w:val="16"/>
                                <w:szCs w:val="16"/>
                              </w:rPr>
                              <w:t xml:space="preserve">    typedef log-record-strategy {</w:t>
                            </w:r>
                          </w:p>
                          <w:p w14:paraId="43D284BF" w14:textId="77777777" w:rsidR="0035724D" w:rsidRPr="00842802" w:rsidRDefault="0035724D" w:rsidP="0035724D">
                            <w:pPr>
                              <w:spacing w:before="40" w:after="40" w:line="216" w:lineRule="auto"/>
                              <w:rPr>
                                <w:rFonts w:asciiTheme="minorHAnsi" w:hAnsi="Arial"/>
                                <w:kern w:val="24"/>
                                <w:sz w:val="16"/>
                                <w:szCs w:val="16"/>
                              </w:rPr>
                            </w:pPr>
                            <w:r w:rsidRPr="00842802">
                              <w:rPr>
                                <w:rFonts w:asciiTheme="minorHAnsi" w:hAnsi="Arial"/>
                                <w:kern w:val="24"/>
                                <w:sz w:val="16"/>
                                <w:szCs w:val="16"/>
                              </w:rPr>
                              <w:t xml:space="preserve">        type identityref {</w:t>
                            </w:r>
                          </w:p>
                          <w:p w14:paraId="7E3B7E88" w14:textId="77777777" w:rsidR="0035724D" w:rsidRPr="00842802" w:rsidRDefault="0035724D" w:rsidP="0035724D">
                            <w:pPr>
                              <w:spacing w:before="40" w:after="40" w:line="216" w:lineRule="auto"/>
                              <w:rPr>
                                <w:rFonts w:asciiTheme="minorHAnsi" w:hAnsi="Arial"/>
                                <w:kern w:val="24"/>
                                <w:sz w:val="16"/>
                                <w:szCs w:val="16"/>
                              </w:rPr>
                            </w:pPr>
                            <w:r w:rsidRPr="00842802">
                              <w:rPr>
                                <w:rFonts w:asciiTheme="minorHAnsi" w:hAnsi="Arial"/>
                                <w:kern w:val="24"/>
                                <w:sz w:val="16"/>
                                <w:szCs w:val="16"/>
                              </w:rPr>
                              <w:t xml:space="preserve">            base LOG_RECORD_STRATEGY;</w:t>
                            </w:r>
                          </w:p>
                          <w:p w14:paraId="4B721DDE" w14:textId="77777777" w:rsidR="0035724D" w:rsidRPr="00842802" w:rsidRDefault="0035724D" w:rsidP="0035724D">
                            <w:pPr>
                              <w:spacing w:before="40" w:after="40" w:line="216" w:lineRule="auto"/>
                              <w:rPr>
                                <w:rFonts w:asciiTheme="minorHAnsi" w:hAnsi="Arial"/>
                                <w:kern w:val="24"/>
                                <w:sz w:val="16"/>
                                <w:szCs w:val="16"/>
                              </w:rPr>
                            </w:pPr>
                            <w:r w:rsidRPr="00842802">
                              <w:rPr>
                                <w:rFonts w:asciiTheme="minorHAnsi" w:hAnsi="Arial"/>
                                <w:kern w:val="24"/>
                                <w:sz w:val="16"/>
                                <w:szCs w:val="16"/>
                              </w:rPr>
                              <w:t xml:space="preserve">        }</w:t>
                            </w:r>
                          </w:p>
                          <w:p w14:paraId="73F0AE3A" w14:textId="77777777" w:rsidR="0035724D" w:rsidRPr="00842802" w:rsidRDefault="0035724D" w:rsidP="0035724D">
                            <w:pPr>
                              <w:spacing w:before="40" w:after="40" w:line="216" w:lineRule="auto"/>
                              <w:rPr>
                                <w:rFonts w:asciiTheme="minorHAnsi" w:hAnsi="Arial"/>
                                <w:kern w:val="24"/>
                                <w:sz w:val="16"/>
                                <w:szCs w:val="16"/>
                              </w:rPr>
                            </w:pPr>
                            <w:r w:rsidRPr="00842802">
                              <w:rPr>
                                <w:rFonts w:asciiTheme="minorHAnsi" w:hAnsi="Arial"/>
                                <w:kern w:val="24"/>
                                <w:sz w:val="16"/>
                                <w:szCs w:val="16"/>
                              </w:rPr>
                              <w:t xml:space="preserve">        description "Defines the different approaches for logging information about an event covering the log trigger and the log content.";</w:t>
                            </w:r>
                          </w:p>
                          <w:p w14:paraId="7358EC71" w14:textId="77777777" w:rsidR="0035724D" w:rsidRDefault="0035724D" w:rsidP="0035724D">
                            <w:pPr>
                              <w:spacing w:before="40" w:after="40" w:line="216" w:lineRule="auto"/>
                              <w:rPr>
                                <w:rFonts w:asciiTheme="minorHAnsi" w:hAnsi="Arial"/>
                                <w:kern w:val="24"/>
                                <w:sz w:val="16"/>
                                <w:szCs w:val="16"/>
                              </w:rPr>
                            </w:pPr>
                            <w:r w:rsidRPr="00842802">
                              <w:rPr>
                                <w:rFonts w:asciiTheme="minorHAnsi" w:hAnsi="Arial"/>
                                <w:kern w:val="24"/>
                                <w:sz w:val="16"/>
                                <w:szCs w:val="16"/>
                              </w:rPr>
                              <w:t xml:space="preserve">    }</w:t>
                            </w:r>
                          </w:p>
                          <w:p w14:paraId="3573912E" w14:textId="77777777" w:rsidR="0035724D" w:rsidRDefault="0035724D" w:rsidP="0035724D">
                            <w:pPr>
                              <w:spacing w:before="40" w:after="40" w:line="216" w:lineRule="auto"/>
                              <w:rPr>
                                <w:rFonts w:asciiTheme="minorHAnsi" w:hAnsi="Arial"/>
                                <w:kern w:val="24"/>
                                <w:sz w:val="16"/>
                                <w:szCs w:val="16"/>
                              </w:rPr>
                            </w:pPr>
                          </w:p>
                          <w:p w14:paraId="2D955B5E"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identity LOG_RECORD_STRATEGY {</w:t>
                            </w:r>
                          </w:p>
                          <w:p w14:paraId="55DEEDD4"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description "none";</w:t>
                            </w:r>
                          </w:p>
                          <w:p w14:paraId="6456BF32"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w:t>
                            </w:r>
                          </w:p>
                          <w:p w14:paraId="6EF1D18E" w14:textId="77777777" w:rsidR="0035724D" w:rsidRPr="00CB7B64" w:rsidRDefault="0035724D" w:rsidP="0035724D">
                            <w:pPr>
                              <w:spacing w:before="40" w:after="40" w:line="216" w:lineRule="auto"/>
                              <w:rPr>
                                <w:rFonts w:asciiTheme="minorHAnsi" w:hAnsi="Arial"/>
                                <w:kern w:val="24"/>
                                <w:sz w:val="16"/>
                                <w:szCs w:val="16"/>
                              </w:rPr>
                            </w:pPr>
                            <w:bookmarkStart w:id="60" w:name="_Hlk116035010"/>
                            <w:r w:rsidRPr="00CB7B64">
                              <w:rPr>
                                <w:rFonts w:asciiTheme="minorHAnsi" w:hAnsi="Arial"/>
                                <w:kern w:val="24"/>
                                <w:sz w:val="16"/>
                                <w:szCs w:val="16"/>
                              </w:rPr>
                              <w:t xml:space="preserve">    identity LOG_RECORD_STRATEGY_CHANGE_ONLY {</w:t>
                            </w:r>
                          </w:p>
                          <w:p w14:paraId="4E01201C"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base LOG_RECORD_STRATEGY;</w:t>
                            </w:r>
                          </w:p>
                          <w:p w14:paraId="1C399ED3"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description "Each record only provides a view of the changes that have occurred (on a per entity change basis).</w:t>
                            </w:r>
                          </w:p>
                          <w:p w14:paraId="698ED785"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E.g., the log only includes the attribute that has changed and not other attributes that have not changed.";</w:t>
                            </w:r>
                          </w:p>
                          <w:p w14:paraId="27EF0579"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w:t>
                            </w:r>
                          </w:p>
                          <w:p w14:paraId="17B1CBFA"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identity LOG_RECORD_STRATEGY_WHOLE_ENTITY {</w:t>
                            </w:r>
                          </w:p>
                          <w:p w14:paraId="1AEAE135"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base LOG_RECORD_STRATEGY;</w:t>
                            </w:r>
                          </w:p>
                          <w:p w14:paraId="3FCE6840"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description "A record provides a snapshot of a whole entity.</w:t>
                            </w:r>
                          </w:p>
                          <w:p w14:paraId="6C82295A"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The record includes all properties and values whether they have changed or not.";</w:t>
                            </w:r>
                          </w:p>
                          <w:p w14:paraId="5879542F" w14:textId="77777777" w:rsidR="0035724D"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w:t>
                            </w:r>
                          </w:p>
                          <w:p w14:paraId="419F7DE5" w14:textId="77777777" w:rsidR="0035724D" w:rsidRDefault="0035724D" w:rsidP="0035724D">
                            <w:pPr>
                              <w:spacing w:before="40" w:after="40" w:line="216" w:lineRule="auto"/>
                              <w:rPr>
                                <w:sz w:val="20"/>
                                <w:szCs w:val="14"/>
                              </w:rPr>
                            </w:pPr>
                          </w:p>
                          <w:p w14:paraId="1EAD8679" w14:textId="77777777" w:rsidR="0035724D" w:rsidRPr="007C2365" w:rsidRDefault="0035724D" w:rsidP="0035724D">
                            <w:pPr>
                              <w:spacing w:before="40" w:after="40" w:line="216" w:lineRule="auto"/>
                              <w:rPr>
                                <w:color w:val="FF0000"/>
                                <w:sz w:val="20"/>
                                <w:szCs w:val="14"/>
                              </w:rPr>
                            </w:pPr>
                            <w:r w:rsidRPr="007C2365">
                              <w:rPr>
                                <w:color w:val="FF0000"/>
                                <w:sz w:val="20"/>
                                <w:szCs w:val="14"/>
                              </w:rPr>
                              <w:t>And two DEPRECATED strategies</w:t>
                            </w:r>
                          </w:p>
                          <w:p w14:paraId="020C7FFD"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identity LOG_RECORD_STRATEGY_WHOLE_ENTITY_ON_CHANGE {</w:t>
                            </w:r>
                          </w:p>
                          <w:p w14:paraId="3496D0F2"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base LOG_RECORD_STRATEGY;</w:t>
                            </w:r>
                          </w:p>
                          <w:p w14:paraId="18DAAB10"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description "DEPRECATED Replaced by WHOLE_ENTITY with record trigger ON_CHANGE.</w:t>
                            </w:r>
                          </w:p>
                          <w:p w14:paraId="17E13272"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A record provides a snapshot of a whole entity and a snapshot is taken on each change.</w:t>
                            </w:r>
                          </w:p>
                          <w:p w14:paraId="35590AA5"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The record includes all properties and values whether they have changed or not.";</w:t>
                            </w:r>
                          </w:p>
                          <w:p w14:paraId="33FA1D81"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w:t>
                            </w:r>
                          </w:p>
                          <w:p w14:paraId="1D4AB53B"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identity LOG_RECORD_STRATEGY_WHOLE_ENTITY_PERIODIC {</w:t>
                            </w:r>
                          </w:p>
                          <w:p w14:paraId="56176A54"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base LOG_RECORD_STRATEGY;</w:t>
                            </w:r>
                          </w:p>
                          <w:p w14:paraId="5B5706CF"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description "DEPRECATED Replaced by WHOLE_ENTITY with record trigger PERIODIC.</w:t>
                            </w:r>
                          </w:p>
                          <w:p w14:paraId="34AD1B6D"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A snapshot of an entity is recorded periodically regardless of whether there has been change or not.";</w:t>
                            </w:r>
                          </w:p>
                          <w:p w14:paraId="7001F179"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w:t>
                            </w:r>
                          </w:p>
                          <w:bookmarkEnd w:id="60"/>
                          <w:p w14:paraId="159996BC" w14:textId="77777777" w:rsidR="0035724D" w:rsidRPr="00F32BDC" w:rsidRDefault="0035724D" w:rsidP="0035724D">
                            <w:pPr>
                              <w:spacing w:before="40" w:after="40" w:line="216" w:lineRule="auto"/>
                              <w:rPr>
                                <w:sz w:val="20"/>
                                <w:szCs w:val="14"/>
                              </w:rPr>
                            </w:pPr>
                          </w:p>
                          <w:p w14:paraId="403873CD" w14:textId="77777777" w:rsidR="0035724D" w:rsidRPr="002F609E" w:rsidRDefault="0035724D" w:rsidP="0035724D">
                            <w:pPr>
                              <w:spacing w:before="40" w:after="40" w:line="216" w:lineRule="auto"/>
                              <w:rPr>
                                <w:rFonts w:asciiTheme="minorHAnsi" w:hAnsi="Arial"/>
                                <w:kern w:val="24"/>
                                <w:sz w:val="16"/>
                                <w:szCs w:val="16"/>
                              </w:rPr>
                            </w:pPr>
                          </w:p>
                          <w:p w14:paraId="50BF6094" w14:textId="77777777" w:rsidR="0035724D" w:rsidRPr="00A56331" w:rsidRDefault="0035724D" w:rsidP="0035724D">
                            <w:pPr>
                              <w:spacing w:before="40" w:after="40" w:line="216" w:lineRule="auto"/>
                              <w:rPr>
                                <w:rFonts w:asciiTheme="minorHAnsi" w:hAnsi="Arial"/>
                                <w:kern w:val="24"/>
                                <w:sz w:val="16"/>
                                <w:szCs w:val="16"/>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5C7A03AA" id="_x0000_s1030" style="position:absolute;left:0;text-align:left;margin-left:-4.6pt;margin-top:0;width:519.85pt;height:358.5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" o:allowoverlap="f" fillcolor="#f9ecd4 [663]" strokecolor="#141313 [3213]">
                <v:path arrowok="t"/>
                <o:lock v:ext="edit" grouping="t"/>
                <v:textbox>
                  <w:txbxContent>
                    <w:p w14:paraId="4B52D56D" w14:textId="77777777" w:rsidR="0035724D" w:rsidRPr="00842802" w:rsidRDefault="0035724D" w:rsidP="0035724D">
                      <w:pPr>
                        <w:spacing w:before="40" w:after="40" w:line="216" w:lineRule="auto"/>
                        <w:rPr>
                          <w:rFonts w:asciiTheme="minorHAnsi" w:hAnsi="Arial"/>
                          <w:kern w:val="24"/>
                          <w:sz w:val="16"/>
                          <w:szCs w:val="16"/>
                        </w:rPr>
                      </w:pPr>
                      <w:r w:rsidRPr="00842802">
                        <w:rPr>
                          <w:rFonts w:asciiTheme="minorHAnsi" w:hAnsi="Arial"/>
                          <w:kern w:val="24"/>
                          <w:sz w:val="16"/>
                          <w:szCs w:val="16"/>
                        </w:rPr>
                        <w:t xml:space="preserve">    typedef log-record-strategy {</w:t>
                      </w:r>
                    </w:p>
                    <w:p w14:paraId="43D284BF" w14:textId="77777777" w:rsidR="0035724D" w:rsidRPr="00842802" w:rsidRDefault="0035724D" w:rsidP="0035724D">
                      <w:pPr>
                        <w:spacing w:before="40" w:after="40" w:line="216" w:lineRule="auto"/>
                        <w:rPr>
                          <w:rFonts w:asciiTheme="minorHAnsi" w:hAnsi="Arial"/>
                          <w:kern w:val="24"/>
                          <w:sz w:val="16"/>
                          <w:szCs w:val="16"/>
                        </w:rPr>
                      </w:pPr>
                      <w:r w:rsidRPr="00842802">
                        <w:rPr>
                          <w:rFonts w:asciiTheme="minorHAnsi" w:hAnsi="Arial"/>
                          <w:kern w:val="24"/>
                          <w:sz w:val="16"/>
                          <w:szCs w:val="16"/>
                        </w:rPr>
                        <w:t xml:space="preserve">        type identityref {</w:t>
                      </w:r>
                    </w:p>
                    <w:p w14:paraId="7E3B7E88" w14:textId="77777777" w:rsidR="0035724D" w:rsidRPr="00842802" w:rsidRDefault="0035724D" w:rsidP="0035724D">
                      <w:pPr>
                        <w:spacing w:before="40" w:after="40" w:line="216" w:lineRule="auto"/>
                        <w:rPr>
                          <w:rFonts w:asciiTheme="minorHAnsi" w:hAnsi="Arial"/>
                          <w:kern w:val="24"/>
                          <w:sz w:val="16"/>
                          <w:szCs w:val="16"/>
                        </w:rPr>
                      </w:pPr>
                      <w:r w:rsidRPr="00842802">
                        <w:rPr>
                          <w:rFonts w:asciiTheme="minorHAnsi" w:hAnsi="Arial"/>
                          <w:kern w:val="24"/>
                          <w:sz w:val="16"/>
                          <w:szCs w:val="16"/>
                        </w:rPr>
                        <w:t xml:space="preserve">            base LOG_RECORD_</w:t>
                      </w:r>
                      <w:proofErr w:type="gramStart"/>
                      <w:r w:rsidRPr="00842802">
                        <w:rPr>
                          <w:rFonts w:asciiTheme="minorHAnsi" w:hAnsi="Arial"/>
                          <w:kern w:val="24"/>
                          <w:sz w:val="16"/>
                          <w:szCs w:val="16"/>
                        </w:rPr>
                        <w:t>STRATEGY;</w:t>
                      </w:r>
                      <w:proofErr w:type="gramEnd"/>
                    </w:p>
                    <w:p w14:paraId="4B721DDE" w14:textId="77777777" w:rsidR="0035724D" w:rsidRPr="00842802" w:rsidRDefault="0035724D" w:rsidP="0035724D">
                      <w:pPr>
                        <w:spacing w:before="40" w:after="40" w:line="216" w:lineRule="auto"/>
                        <w:rPr>
                          <w:rFonts w:asciiTheme="minorHAnsi" w:hAnsi="Arial"/>
                          <w:kern w:val="24"/>
                          <w:sz w:val="16"/>
                          <w:szCs w:val="16"/>
                        </w:rPr>
                      </w:pPr>
                      <w:r w:rsidRPr="00842802">
                        <w:rPr>
                          <w:rFonts w:asciiTheme="minorHAnsi" w:hAnsi="Arial"/>
                          <w:kern w:val="24"/>
                          <w:sz w:val="16"/>
                          <w:szCs w:val="16"/>
                        </w:rPr>
                        <w:t xml:space="preserve">        }</w:t>
                      </w:r>
                    </w:p>
                    <w:p w14:paraId="73F0AE3A" w14:textId="77777777" w:rsidR="0035724D" w:rsidRPr="00842802" w:rsidRDefault="0035724D" w:rsidP="0035724D">
                      <w:pPr>
                        <w:spacing w:before="40" w:after="40" w:line="216" w:lineRule="auto"/>
                        <w:rPr>
                          <w:rFonts w:asciiTheme="minorHAnsi" w:hAnsi="Arial"/>
                          <w:kern w:val="24"/>
                          <w:sz w:val="16"/>
                          <w:szCs w:val="16"/>
                        </w:rPr>
                      </w:pPr>
                      <w:r w:rsidRPr="00842802">
                        <w:rPr>
                          <w:rFonts w:asciiTheme="minorHAnsi" w:hAnsi="Arial"/>
                          <w:kern w:val="24"/>
                          <w:sz w:val="16"/>
                          <w:szCs w:val="16"/>
                        </w:rPr>
                        <w:t xml:space="preserve">        description "Defines the different approaches for logging information about an event covering the log trigger and the log content.</w:t>
                      </w:r>
                      <w:proofErr w:type="gramStart"/>
                      <w:r w:rsidRPr="00842802">
                        <w:rPr>
                          <w:rFonts w:asciiTheme="minorHAnsi" w:hAnsi="Arial"/>
                          <w:kern w:val="24"/>
                          <w:sz w:val="16"/>
                          <w:szCs w:val="16"/>
                        </w:rPr>
                        <w:t>";</w:t>
                      </w:r>
                      <w:proofErr w:type="gramEnd"/>
                    </w:p>
                    <w:p w14:paraId="7358EC71" w14:textId="77777777" w:rsidR="0035724D" w:rsidRDefault="0035724D" w:rsidP="0035724D">
                      <w:pPr>
                        <w:spacing w:before="40" w:after="40" w:line="216" w:lineRule="auto"/>
                        <w:rPr>
                          <w:rFonts w:asciiTheme="minorHAnsi" w:hAnsi="Arial"/>
                          <w:kern w:val="24"/>
                          <w:sz w:val="16"/>
                          <w:szCs w:val="16"/>
                        </w:rPr>
                      </w:pPr>
                      <w:r w:rsidRPr="00842802">
                        <w:rPr>
                          <w:rFonts w:asciiTheme="minorHAnsi" w:hAnsi="Arial"/>
                          <w:kern w:val="24"/>
                          <w:sz w:val="16"/>
                          <w:szCs w:val="16"/>
                        </w:rPr>
                        <w:t xml:space="preserve">    }</w:t>
                      </w:r>
                    </w:p>
                    <w:p w14:paraId="3573912E" w14:textId="77777777" w:rsidR="0035724D" w:rsidRDefault="0035724D" w:rsidP="0035724D">
                      <w:pPr>
                        <w:spacing w:before="40" w:after="40" w:line="216" w:lineRule="auto"/>
                        <w:rPr>
                          <w:rFonts w:asciiTheme="minorHAnsi" w:hAnsi="Arial"/>
                          <w:kern w:val="24"/>
                          <w:sz w:val="16"/>
                          <w:szCs w:val="16"/>
                        </w:rPr>
                      </w:pPr>
                    </w:p>
                    <w:p w14:paraId="2D955B5E"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identity LOG_RECORD_STRATEGY {</w:t>
                      </w:r>
                    </w:p>
                    <w:p w14:paraId="55DEEDD4"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description "none</w:t>
                      </w:r>
                      <w:proofErr w:type="gramStart"/>
                      <w:r w:rsidRPr="00CB7B64">
                        <w:rPr>
                          <w:rFonts w:asciiTheme="minorHAnsi" w:hAnsi="Arial"/>
                          <w:kern w:val="24"/>
                          <w:sz w:val="16"/>
                          <w:szCs w:val="16"/>
                        </w:rPr>
                        <w:t>";</w:t>
                      </w:r>
                      <w:proofErr w:type="gramEnd"/>
                    </w:p>
                    <w:p w14:paraId="6456BF32"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w:t>
                      </w:r>
                    </w:p>
                    <w:p w14:paraId="6EF1D18E" w14:textId="77777777" w:rsidR="0035724D" w:rsidRPr="00CB7B64" w:rsidRDefault="0035724D" w:rsidP="0035724D">
                      <w:pPr>
                        <w:spacing w:before="40" w:after="40" w:line="216" w:lineRule="auto"/>
                        <w:rPr>
                          <w:rFonts w:asciiTheme="minorHAnsi" w:hAnsi="Arial"/>
                          <w:kern w:val="24"/>
                          <w:sz w:val="16"/>
                          <w:szCs w:val="16"/>
                        </w:rPr>
                      </w:pPr>
                      <w:bookmarkStart w:id="62" w:name="_Hlk116035010"/>
                      <w:r w:rsidRPr="00CB7B64">
                        <w:rPr>
                          <w:rFonts w:asciiTheme="minorHAnsi" w:hAnsi="Arial"/>
                          <w:kern w:val="24"/>
                          <w:sz w:val="16"/>
                          <w:szCs w:val="16"/>
                        </w:rPr>
                        <w:t xml:space="preserve">    identity LOG_RECORD_STRATEGY_CHANGE_ONLY {</w:t>
                      </w:r>
                    </w:p>
                    <w:p w14:paraId="4E01201C"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base LOG_RECORD_</w:t>
                      </w:r>
                      <w:proofErr w:type="gramStart"/>
                      <w:r w:rsidRPr="00CB7B64">
                        <w:rPr>
                          <w:rFonts w:asciiTheme="minorHAnsi" w:hAnsi="Arial"/>
                          <w:kern w:val="24"/>
                          <w:sz w:val="16"/>
                          <w:szCs w:val="16"/>
                        </w:rPr>
                        <w:t>STRATEGY;</w:t>
                      </w:r>
                      <w:proofErr w:type="gramEnd"/>
                    </w:p>
                    <w:p w14:paraId="1C399ED3"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description "Each record only provides a view of the changes that have occurred (on a per entity change basis).</w:t>
                      </w:r>
                    </w:p>
                    <w:p w14:paraId="698ED785"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E.g., the log only includes the attribute that has changed and not other attributes that have not changed.</w:t>
                      </w:r>
                      <w:proofErr w:type="gramStart"/>
                      <w:r w:rsidRPr="00CB7B64">
                        <w:rPr>
                          <w:rFonts w:asciiTheme="minorHAnsi" w:hAnsi="Arial"/>
                          <w:kern w:val="24"/>
                          <w:sz w:val="16"/>
                          <w:szCs w:val="16"/>
                        </w:rPr>
                        <w:t>";</w:t>
                      </w:r>
                      <w:proofErr w:type="gramEnd"/>
                    </w:p>
                    <w:p w14:paraId="27EF0579"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w:t>
                      </w:r>
                    </w:p>
                    <w:p w14:paraId="17B1CBFA"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identity LOG_RECORD_STRATEGY_WHOLE_ENTITY {</w:t>
                      </w:r>
                    </w:p>
                    <w:p w14:paraId="1AEAE135"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base LOG_RECORD_</w:t>
                      </w:r>
                      <w:proofErr w:type="gramStart"/>
                      <w:r w:rsidRPr="00CB7B64">
                        <w:rPr>
                          <w:rFonts w:asciiTheme="minorHAnsi" w:hAnsi="Arial"/>
                          <w:kern w:val="24"/>
                          <w:sz w:val="16"/>
                          <w:szCs w:val="16"/>
                        </w:rPr>
                        <w:t>STRATEGY;</w:t>
                      </w:r>
                      <w:proofErr w:type="gramEnd"/>
                    </w:p>
                    <w:p w14:paraId="3FCE6840"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description "A record provides a snapshot of a whole entity.</w:t>
                      </w:r>
                    </w:p>
                    <w:p w14:paraId="6C82295A"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The record includes all properties and values whether they have changed or not.</w:t>
                      </w:r>
                      <w:proofErr w:type="gramStart"/>
                      <w:r w:rsidRPr="00CB7B64">
                        <w:rPr>
                          <w:rFonts w:asciiTheme="minorHAnsi" w:hAnsi="Arial"/>
                          <w:kern w:val="24"/>
                          <w:sz w:val="16"/>
                          <w:szCs w:val="16"/>
                        </w:rPr>
                        <w:t>";</w:t>
                      </w:r>
                      <w:proofErr w:type="gramEnd"/>
                    </w:p>
                    <w:p w14:paraId="5879542F" w14:textId="77777777" w:rsidR="0035724D"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w:t>
                      </w:r>
                    </w:p>
                    <w:p w14:paraId="419F7DE5" w14:textId="77777777" w:rsidR="0035724D" w:rsidRDefault="0035724D" w:rsidP="0035724D">
                      <w:pPr>
                        <w:spacing w:before="40" w:after="40" w:line="216" w:lineRule="auto"/>
                        <w:rPr>
                          <w:sz w:val="20"/>
                          <w:szCs w:val="14"/>
                        </w:rPr>
                      </w:pPr>
                    </w:p>
                    <w:p w14:paraId="1EAD8679" w14:textId="77777777" w:rsidR="0035724D" w:rsidRPr="007C2365" w:rsidRDefault="0035724D" w:rsidP="0035724D">
                      <w:pPr>
                        <w:spacing w:before="40" w:after="40" w:line="216" w:lineRule="auto"/>
                        <w:rPr>
                          <w:color w:val="FF0000"/>
                          <w:sz w:val="20"/>
                          <w:szCs w:val="14"/>
                        </w:rPr>
                      </w:pPr>
                      <w:r w:rsidRPr="007C2365">
                        <w:rPr>
                          <w:color w:val="FF0000"/>
                          <w:sz w:val="20"/>
                          <w:szCs w:val="14"/>
                        </w:rPr>
                        <w:t>And two DEPRECATED strategies</w:t>
                      </w:r>
                    </w:p>
                    <w:p w14:paraId="020C7FFD"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identity LOG_RECORD_STRATEGY_WHOLE_ENTITY_ON_CHANGE {</w:t>
                      </w:r>
                    </w:p>
                    <w:p w14:paraId="3496D0F2"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base LOG_RECORD_</w:t>
                      </w:r>
                      <w:proofErr w:type="gramStart"/>
                      <w:r w:rsidRPr="00CB7B64">
                        <w:rPr>
                          <w:rFonts w:asciiTheme="minorHAnsi" w:hAnsi="Arial"/>
                          <w:kern w:val="24"/>
                          <w:sz w:val="16"/>
                          <w:szCs w:val="16"/>
                        </w:rPr>
                        <w:t>STRATEGY;</w:t>
                      </w:r>
                      <w:proofErr w:type="gramEnd"/>
                    </w:p>
                    <w:p w14:paraId="18DAAB10"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description "DEPRECATED Replaced by WHOLE_ENTITY with record trigger ON_CHANGE.</w:t>
                      </w:r>
                    </w:p>
                    <w:p w14:paraId="17E13272"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A record provides a snapshot of a whole </w:t>
                      </w:r>
                      <w:proofErr w:type="gramStart"/>
                      <w:r w:rsidRPr="00CB7B64">
                        <w:rPr>
                          <w:rFonts w:asciiTheme="minorHAnsi" w:hAnsi="Arial"/>
                          <w:kern w:val="24"/>
                          <w:sz w:val="16"/>
                          <w:szCs w:val="16"/>
                        </w:rPr>
                        <w:t>entity</w:t>
                      </w:r>
                      <w:proofErr w:type="gramEnd"/>
                      <w:r w:rsidRPr="00CB7B64">
                        <w:rPr>
                          <w:rFonts w:asciiTheme="minorHAnsi" w:hAnsi="Arial"/>
                          <w:kern w:val="24"/>
                          <w:sz w:val="16"/>
                          <w:szCs w:val="16"/>
                        </w:rPr>
                        <w:t xml:space="preserve"> and a snapshot is taken on each change.</w:t>
                      </w:r>
                    </w:p>
                    <w:p w14:paraId="35590AA5"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The record includes all properties and values whether they have changed or not.</w:t>
                      </w:r>
                      <w:proofErr w:type="gramStart"/>
                      <w:r w:rsidRPr="00CB7B64">
                        <w:rPr>
                          <w:rFonts w:asciiTheme="minorHAnsi" w:hAnsi="Arial"/>
                          <w:kern w:val="24"/>
                          <w:sz w:val="16"/>
                          <w:szCs w:val="16"/>
                        </w:rPr>
                        <w:t>";</w:t>
                      </w:r>
                      <w:proofErr w:type="gramEnd"/>
                    </w:p>
                    <w:p w14:paraId="33FA1D81"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w:t>
                      </w:r>
                    </w:p>
                    <w:p w14:paraId="1D4AB53B"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identity LOG_RECORD_STRATEGY_WHOLE_ENTITY_PERIODIC {</w:t>
                      </w:r>
                    </w:p>
                    <w:p w14:paraId="56176A54"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base LOG_RECORD_</w:t>
                      </w:r>
                      <w:proofErr w:type="gramStart"/>
                      <w:r w:rsidRPr="00CB7B64">
                        <w:rPr>
                          <w:rFonts w:asciiTheme="minorHAnsi" w:hAnsi="Arial"/>
                          <w:kern w:val="24"/>
                          <w:sz w:val="16"/>
                          <w:szCs w:val="16"/>
                        </w:rPr>
                        <w:t>STRATEGY;</w:t>
                      </w:r>
                      <w:proofErr w:type="gramEnd"/>
                    </w:p>
                    <w:p w14:paraId="5B5706CF"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description "DEPRECATED Replaced by WHOLE_ENTITY with record trigger PERIODIC.</w:t>
                      </w:r>
                    </w:p>
                    <w:p w14:paraId="34AD1B6D"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A snapshot of an entity is recorded periodically regardless of whether there has been change or not.</w:t>
                      </w:r>
                      <w:proofErr w:type="gramStart"/>
                      <w:r w:rsidRPr="00CB7B64">
                        <w:rPr>
                          <w:rFonts w:asciiTheme="minorHAnsi" w:hAnsi="Arial"/>
                          <w:kern w:val="24"/>
                          <w:sz w:val="16"/>
                          <w:szCs w:val="16"/>
                        </w:rPr>
                        <w:t>";</w:t>
                      </w:r>
                      <w:proofErr w:type="gramEnd"/>
                    </w:p>
                    <w:p w14:paraId="7001F179" w14:textId="77777777" w:rsidR="0035724D" w:rsidRPr="00CB7B64" w:rsidRDefault="0035724D" w:rsidP="0035724D">
                      <w:pPr>
                        <w:spacing w:before="40" w:after="40" w:line="216" w:lineRule="auto"/>
                        <w:rPr>
                          <w:rFonts w:asciiTheme="minorHAnsi" w:hAnsi="Arial"/>
                          <w:kern w:val="24"/>
                          <w:sz w:val="16"/>
                          <w:szCs w:val="16"/>
                        </w:rPr>
                      </w:pPr>
                      <w:r w:rsidRPr="00CB7B64">
                        <w:rPr>
                          <w:rFonts w:asciiTheme="minorHAnsi" w:hAnsi="Arial"/>
                          <w:kern w:val="24"/>
                          <w:sz w:val="16"/>
                          <w:szCs w:val="16"/>
                        </w:rPr>
                        <w:t xml:space="preserve">    }</w:t>
                      </w:r>
                    </w:p>
                    <w:bookmarkEnd w:id="62"/>
                    <w:p w14:paraId="159996BC" w14:textId="77777777" w:rsidR="0035724D" w:rsidRPr="00F32BDC" w:rsidRDefault="0035724D" w:rsidP="0035724D">
                      <w:pPr>
                        <w:spacing w:before="40" w:after="40" w:line="216" w:lineRule="auto"/>
                        <w:rPr>
                          <w:sz w:val="20"/>
                          <w:szCs w:val="14"/>
                        </w:rPr>
                      </w:pPr>
                    </w:p>
                    <w:p w14:paraId="403873CD" w14:textId="77777777" w:rsidR="0035724D" w:rsidRPr="002F609E" w:rsidRDefault="0035724D" w:rsidP="0035724D">
                      <w:pPr>
                        <w:spacing w:before="40" w:after="40" w:line="216" w:lineRule="auto"/>
                        <w:rPr>
                          <w:rFonts w:asciiTheme="minorHAnsi" w:hAnsi="Arial"/>
                          <w:kern w:val="24"/>
                          <w:sz w:val="16"/>
                          <w:szCs w:val="16"/>
                        </w:rPr>
                      </w:pPr>
                    </w:p>
                    <w:p w14:paraId="50BF6094" w14:textId="77777777" w:rsidR="0035724D" w:rsidRPr="00A56331" w:rsidRDefault="0035724D" w:rsidP="0035724D">
                      <w:pPr>
                        <w:spacing w:before="40" w:after="40" w:line="216" w:lineRule="auto"/>
                        <w:rPr>
                          <w:rFonts w:asciiTheme="minorHAnsi" w:hAnsi="Arial"/>
                          <w:kern w:val="24"/>
                          <w:sz w:val="16"/>
                          <w:szCs w:val="16"/>
                        </w:rPr>
                      </w:pPr>
                    </w:p>
                  </w:txbxContent>
                </v:textbox>
                <w10:wrap type="topAndBottom" anchorx="margin"/>
              </v:rect>
            </w:pict>
          </mc:Fallback>
        </mc:AlternateContent>
      </w:r>
      <w:bookmarkEnd w:id="59"/>
    </w:p>
    <w:p w14:paraId="4891244A" w14:textId="77777777" w:rsidR="006E4F04" w:rsidRDefault="0035724D" w:rsidP="00A56331">
      <w:r w:rsidRPr="00F32BDC">
        <w:rPr>
          <w:noProof/>
        </w:rPr>
        <mc:AlternateContent>
          <mc:Choice Requires="wps">
            <w:drawing>
              <wp:anchor distT="0" distB="0" distL="114300" distR="114300" simplePos="0" relativeHeight="251648000" behindDoc="0" locked="0" layoutInCell="1" allowOverlap="1" wp14:anchorId="19957105" wp14:editId="151D7D39">
                <wp:simplePos x="0" y="0"/>
                <wp:positionH relativeFrom="margin">
                  <wp:posOffset>-57150</wp:posOffset>
                </wp:positionH>
                <wp:positionV relativeFrom="paragraph">
                  <wp:posOffset>254635</wp:posOffset>
                </wp:positionV>
                <wp:extent cx="6600825" cy="3581400"/>
                <wp:effectExtent l="0" t="0" r="28575" b="19050"/>
                <wp:wrapTopAndBottom/>
                <wp:docPr id="1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3581400"/>
                        </a:xfrm>
                        <a:prstGeom prst="rect">
                          <a:avLst/>
                        </a:prstGeom>
                        <a:solidFill>
                          <a:schemeClr val="accent4">
                            <a:lumMod val="20000"/>
                            <a:lumOff val="80000"/>
                          </a:schemeClr>
                        </a:solidFill>
                        <a:ln>
                          <a:solidFill>
                            <a:schemeClr val="tx1"/>
                          </a:solidFill>
                        </a:ln>
                      </wps:spPr>
                      <wps:txbx>
                        <w:txbxContent>
                          <w:p w14:paraId="7C5FDC14" w14:textId="77777777" w:rsidR="00D80220" w:rsidRPr="00D80220" w:rsidRDefault="00D80220" w:rsidP="00D80220">
                            <w:pPr>
                              <w:spacing w:before="40" w:after="40" w:line="216" w:lineRule="auto"/>
                              <w:rPr>
                                <w:rFonts w:asciiTheme="minorHAnsi" w:hAnsi="Arial"/>
                                <w:kern w:val="24"/>
                                <w:sz w:val="16"/>
                                <w:szCs w:val="16"/>
                              </w:rPr>
                            </w:pPr>
                            <w:r w:rsidRPr="00D80220">
                              <w:rPr>
                                <w:rFonts w:asciiTheme="minorHAnsi" w:hAnsi="Arial"/>
                                <w:kern w:val="24"/>
                                <w:sz w:val="16"/>
                                <w:szCs w:val="16"/>
                              </w:rPr>
                              <w:t xml:space="preserve">    typedef record-trigger {</w:t>
                            </w:r>
                          </w:p>
                          <w:p w14:paraId="048ADDD6" w14:textId="77777777" w:rsidR="00D80220" w:rsidRPr="00D80220" w:rsidRDefault="00D80220" w:rsidP="00D80220">
                            <w:pPr>
                              <w:spacing w:before="40" w:after="40" w:line="216" w:lineRule="auto"/>
                              <w:rPr>
                                <w:rFonts w:asciiTheme="minorHAnsi" w:hAnsi="Arial"/>
                                <w:kern w:val="24"/>
                                <w:sz w:val="16"/>
                                <w:szCs w:val="16"/>
                              </w:rPr>
                            </w:pPr>
                            <w:r w:rsidRPr="00D80220">
                              <w:rPr>
                                <w:rFonts w:asciiTheme="minorHAnsi" w:hAnsi="Arial"/>
                                <w:kern w:val="24"/>
                                <w:sz w:val="16"/>
                                <w:szCs w:val="16"/>
                              </w:rPr>
                              <w:t xml:space="preserve">        type identityref {</w:t>
                            </w:r>
                          </w:p>
                          <w:p w14:paraId="5E6D03E0" w14:textId="77777777" w:rsidR="00D80220" w:rsidRPr="00D80220" w:rsidRDefault="00D80220" w:rsidP="00D80220">
                            <w:pPr>
                              <w:spacing w:before="40" w:after="40" w:line="216" w:lineRule="auto"/>
                              <w:rPr>
                                <w:rFonts w:asciiTheme="minorHAnsi" w:hAnsi="Arial"/>
                                <w:kern w:val="24"/>
                                <w:sz w:val="16"/>
                                <w:szCs w:val="16"/>
                              </w:rPr>
                            </w:pPr>
                            <w:r w:rsidRPr="00D80220">
                              <w:rPr>
                                <w:rFonts w:asciiTheme="minorHAnsi" w:hAnsi="Arial"/>
                                <w:kern w:val="24"/>
                                <w:sz w:val="16"/>
                                <w:szCs w:val="16"/>
                              </w:rPr>
                              <w:t xml:space="preserve">            base RECORD_TRIGGER;</w:t>
                            </w:r>
                          </w:p>
                          <w:p w14:paraId="173A9DDE" w14:textId="77777777" w:rsidR="00D80220" w:rsidRPr="00D80220" w:rsidRDefault="00D80220" w:rsidP="00D80220">
                            <w:pPr>
                              <w:spacing w:before="40" w:after="40" w:line="216" w:lineRule="auto"/>
                              <w:rPr>
                                <w:rFonts w:asciiTheme="minorHAnsi" w:hAnsi="Arial"/>
                                <w:kern w:val="24"/>
                                <w:sz w:val="16"/>
                                <w:szCs w:val="16"/>
                              </w:rPr>
                            </w:pPr>
                            <w:r w:rsidRPr="00D80220">
                              <w:rPr>
                                <w:rFonts w:asciiTheme="minorHAnsi" w:hAnsi="Arial"/>
                                <w:kern w:val="24"/>
                                <w:sz w:val="16"/>
                                <w:szCs w:val="16"/>
                              </w:rPr>
                              <w:t xml:space="preserve">        }</w:t>
                            </w:r>
                          </w:p>
                          <w:p w14:paraId="3EC6F9EE" w14:textId="77777777" w:rsidR="00D80220" w:rsidRPr="00D80220" w:rsidRDefault="00D80220" w:rsidP="00D80220">
                            <w:pPr>
                              <w:spacing w:before="40" w:after="40" w:line="216" w:lineRule="auto"/>
                              <w:rPr>
                                <w:rFonts w:asciiTheme="minorHAnsi" w:hAnsi="Arial"/>
                                <w:kern w:val="24"/>
                                <w:sz w:val="16"/>
                                <w:szCs w:val="16"/>
                              </w:rPr>
                            </w:pPr>
                            <w:r w:rsidRPr="00D80220">
                              <w:rPr>
                                <w:rFonts w:asciiTheme="minorHAnsi" w:hAnsi="Arial"/>
                                <w:kern w:val="24"/>
                                <w:sz w:val="16"/>
                                <w:szCs w:val="16"/>
                              </w:rPr>
                              <w:t xml:space="preserve">        description "The trigger for logging a record.";</w:t>
                            </w:r>
                          </w:p>
                          <w:p w14:paraId="726F06B6" w14:textId="77777777" w:rsidR="00D80220" w:rsidRDefault="00D80220" w:rsidP="00D80220">
                            <w:pPr>
                              <w:spacing w:before="40" w:after="40" w:line="216" w:lineRule="auto"/>
                              <w:rPr>
                                <w:rFonts w:asciiTheme="minorHAnsi" w:hAnsi="Arial"/>
                                <w:kern w:val="24"/>
                                <w:sz w:val="16"/>
                                <w:szCs w:val="16"/>
                              </w:rPr>
                            </w:pPr>
                            <w:r w:rsidRPr="00D80220">
                              <w:rPr>
                                <w:rFonts w:asciiTheme="minorHAnsi" w:hAnsi="Arial"/>
                                <w:kern w:val="24"/>
                                <w:sz w:val="16"/>
                                <w:szCs w:val="16"/>
                              </w:rPr>
                              <w:t xml:space="preserve">    }</w:t>
                            </w:r>
                          </w:p>
                          <w:p w14:paraId="2861597F" w14:textId="77777777" w:rsidR="00D80220" w:rsidRDefault="00D80220" w:rsidP="00D80220">
                            <w:pPr>
                              <w:spacing w:before="40" w:after="40" w:line="216" w:lineRule="auto"/>
                              <w:rPr>
                                <w:rFonts w:asciiTheme="minorHAnsi" w:hAnsi="Arial"/>
                                <w:kern w:val="24"/>
                                <w:sz w:val="16"/>
                                <w:szCs w:val="16"/>
                              </w:rPr>
                            </w:pPr>
                          </w:p>
                          <w:p w14:paraId="39B32DD6" w14:textId="77777777" w:rsidR="009F61CD" w:rsidRPr="009F61CD" w:rsidRDefault="009F61CD" w:rsidP="009F61CD">
                            <w:pPr>
                              <w:spacing w:before="40" w:after="40" w:line="216" w:lineRule="auto"/>
                              <w:rPr>
                                <w:sz w:val="20"/>
                                <w:szCs w:val="20"/>
                              </w:rPr>
                            </w:pPr>
                            <w:r w:rsidRPr="009F61CD">
                              <w:rPr>
                                <w:sz w:val="20"/>
                                <w:szCs w:val="20"/>
                              </w:rPr>
                              <w:t xml:space="preserve">    identity RECORD_TRIGGER {</w:t>
                            </w:r>
                          </w:p>
                          <w:p w14:paraId="29F23646" w14:textId="77777777" w:rsidR="009F61CD" w:rsidRPr="009F61CD" w:rsidRDefault="009F61CD" w:rsidP="009F61CD">
                            <w:pPr>
                              <w:spacing w:before="40" w:after="40" w:line="216" w:lineRule="auto"/>
                              <w:rPr>
                                <w:sz w:val="20"/>
                                <w:szCs w:val="20"/>
                              </w:rPr>
                            </w:pPr>
                            <w:r w:rsidRPr="009F61CD">
                              <w:rPr>
                                <w:sz w:val="20"/>
                                <w:szCs w:val="20"/>
                              </w:rPr>
                              <w:t xml:space="preserve">        description "none";</w:t>
                            </w:r>
                          </w:p>
                          <w:p w14:paraId="4C18D280" w14:textId="77777777" w:rsidR="009F61CD" w:rsidRPr="009F61CD" w:rsidRDefault="009F61CD" w:rsidP="009F61CD">
                            <w:pPr>
                              <w:spacing w:before="40" w:after="40" w:line="216" w:lineRule="auto"/>
                              <w:rPr>
                                <w:sz w:val="20"/>
                                <w:szCs w:val="20"/>
                              </w:rPr>
                            </w:pPr>
                            <w:r w:rsidRPr="009F61CD">
                              <w:rPr>
                                <w:sz w:val="20"/>
                                <w:szCs w:val="20"/>
                              </w:rPr>
                              <w:t xml:space="preserve">    }</w:t>
                            </w:r>
                          </w:p>
                          <w:p w14:paraId="6F5065BE" w14:textId="77777777" w:rsidR="009F61CD" w:rsidRPr="009F61CD" w:rsidRDefault="009F61CD" w:rsidP="009F61CD">
                            <w:pPr>
                              <w:spacing w:before="40" w:after="40" w:line="216" w:lineRule="auto"/>
                              <w:rPr>
                                <w:sz w:val="20"/>
                                <w:szCs w:val="20"/>
                              </w:rPr>
                            </w:pPr>
                            <w:bookmarkStart w:id="61" w:name="_Hlk116034989"/>
                            <w:r w:rsidRPr="009F61CD">
                              <w:rPr>
                                <w:sz w:val="20"/>
                                <w:szCs w:val="20"/>
                              </w:rPr>
                              <w:t xml:space="preserve">    identity RECORD_TRIGGER_ON_CHANGE {</w:t>
                            </w:r>
                          </w:p>
                          <w:p w14:paraId="7A5C23C7" w14:textId="77777777" w:rsidR="009F61CD" w:rsidRPr="009F61CD" w:rsidRDefault="009F61CD" w:rsidP="009F61CD">
                            <w:pPr>
                              <w:spacing w:before="40" w:after="40" w:line="216" w:lineRule="auto"/>
                              <w:rPr>
                                <w:sz w:val="20"/>
                                <w:szCs w:val="20"/>
                              </w:rPr>
                            </w:pPr>
                            <w:r w:rsidRPr="009F61CD">
                              <w:rPr>
                                <w:sz w:val="20"/>
                                <w:szCs w:val="20"/>
                              </w:rPr>
                              <w:t xml:space="preserve">        base RECORD_TRIGGER;</w:t>
                            </w:r>
                          </w:p>
                          <w:p w14:paraId="3BD58FF1" w14:textId="77777777" w:rsidR="009F61CD" w:rsidRPr="009F61CD" w:rsidRDefault="009F61CD" w:rsidP="009F61CD">
                            <w:pPr>
                              <w:spacing w:before="40" w:after="40" w:line="216" w:lineRule="auto"/>
                              <w:rPr>
                                <w:sz w:val="20"/>
                                <w:szCs w:val="20"/>
                              </w:rPr>
                            </w:pPr>
                            <w:r w:rsidRPr="009F61CD">
                              <w:rPr>
                                <w:sz w:val="20"/>
                                <w:szCs w:val="20"/>
                              </w:rPr>
                              <w:t xml:space="preserve">        description "A record is logged each time the value of the item to be recorded changes.";</w:t>
                            </w:r>
                          </w:p>
                          <w:p w14:paraId="0AFFD3C4" w14:textId="77777777" w:rsidR="009F61CD" w:rsidRPr="009F61CD" w:rsidRDefault="009F61CD" w:rsidP="009F61CD">
                            <w:pPr>
                              <w:spacing w:before="40" w:after="40" w:line="216" w:lineRule="auto"/>
                              <w:rPr>
                                <w:sz w:val="20"/>
                                <w:szCs w:val="20"/>
                              </w:rPr>
                            </w:pPr>
                            <w:r w:rsidRPr="009F61CD">
                              <w:rPr>
                                <w:sz w:val="20"/>
                                <w:szCs w:val="20"/>
                              </w:rPr>
                              <w:t xml:space="preserve">    }</w:t>
                            </w:r>
                          </w:p>
                          <w:p w14:paraId="136BB70F" w14:textId="77777777" w:rsidR="009F61CD" w:rsidRPr="009F61CD" w:rsidRDefault="009F61CD" w:rsidP="009F61CD">
                            <w:pPr>
                              <w:spacing w:before="40" w:after="40" w:line="216" w:lineRule="auto"/>
                              <w:rPr>
                                <w:sz w:val="20"/>
                                <w:szCs w:val="20"/>
                              </w:rPr>
                            </w:pPr>
                            <w:r w:rsidRPr="009F61CD">
                              <w:rPr>
                                <w:sz w:val="20"/>
                                <w:szCs w:val="20"/>
                              </w:rPr>
                              <w:t xml:space="preserve">    identity RECORD_TRIGGER_PERIODIC {</w:t>
                            </w:r>
                          </w:p>
                          <w:p w14:paraId="265A7E69" w14:textId="77777777" w:rsidR="009F61CD" w:rsidRPr="009F61CD" w:rsidRDefault="009F61CD" w:rsidP="009F61CD">
                            <w:pPr>
                              <w:spacing w:before="40" w:after="40" w:line="216" w:lineRule="auto"/>
                              <w:rPr>
                                <w:sz w:val="20"/>
                                <w:szCs w:val="20"/>
                              </w:rPr>
                            </w:pPr>
                            <w:r w:rsidRPr="009F61CD">
                              <w:rPr>
                                <w:sz w:val="20"/>
                                <w:szCs w:val="20"/>
                              </w:rPr>
                              <w:t xml:space="preserve">        base RECORD_TRIGGER;</w:t>
                            </w:r>
                          </w:p>
                          <w:p w14:paraId="78B05251" w14:textId="77777777" w:rsidR="009F61CD" w:rsidRDefault="009F61CD" w:rsidP="009F61CD">
                            <w:pPr>
                              <w:spacing w:before="40" w:after="40" w:line="216" w:lineRule="auto"/>
                              <w:rPr>
                                <w:sz w:val="20"/>
                                <w:szCs w:val="20"/>
                              </w:rPr>
                            </w:pPr>
                            <w:r w:rsidRPr="009F61CD">
                              <w:rPr>
                                <w:sz w:val="20"/>
                                <w:szCs w:val="20"/>
                              </w:rPr>
                              <w:t xml:space="preserve">        description "A record is logged for the item on a periodic basis (independent of whether the values have changed or </w:t>
                            </w:r>
                          </w:p>
                          <w:p w14:paraId="1F52D4E7" w14:textId="77777777" w:rsidR="009F61CD" w:rsidRPr="009F61CD" w:rsidRDefault="009F61CD" w:rsidP="009F61CD">
                            <w:pPr>
                              <w:spacing w:before="40" w:after="40" w:line="216" w:lineRule="auto"/>
                              <w:rPr>
                                <w:sz w:val="20"/>
                                <w:szCs w:val="20"/>
                              </w:rPr>
                            </w:pPr>
                            <w:r>
                              <w:rPr>
                                <w:sz w:val="20"/>
                                <w:szCs w:val="20"/>
                              </w:rPr>
                              <w:t xml:space="preserve">        </w:t>
                            </w:r>
                            <w:r w:rsidRPr="009F61CD">
                              <w:rPr>
                                <w:sz w:val="20"/>
                                <w:szCs w:val="20"/>
                              </w:rPr>
                              <w:t>not).";</w:t>
                            </w:r>
                          </w:p>
                          <w:p w14:paraId="47BE75EA" w14:textId="77777777" w:rsidR="009F61CD" w:rsidRPr="009F61CD" w:rsidRDefault="009F61CD" w:rsidP="009F61CD">
                            <w:pPr>
                              <w:spacing w:before="40" w:after="40" w:line="216" w:lineRule="auto"/>
                              <w:rPr>
                                <w:sz w:val="20"/>
                                <w:szCs w:val="20"/>
                              </w:rPr>
                            </w:pPr>
                            <w:r w:rsidRPr="009F61CD">
                              <w:rPr>
                                <w:sz w:val="20"/>
                                <w:szCs w:val="20"/>
                              </w:rPr>
                              <w:t xml:space="preserve">    }</w:t>
                            </w:r>
                          </w:p>
                          <w:p w14:paraId="70BE5D3C" w14:textId="77777777" w:rsidR="009F61CD" w:rsidRPr="009F61CD" w:rsidRDefault="009F61CD" w:rsidP="009F61CD">
                            <w:pPr>
                              <w:spacing w:before="40" w:after="40" w:line="216" w:lineRule="auto"/>
                              <w:rPr>
                                <w:sz w:val="20"/>
                                <w:szCs w:val="20"/>
                              </w:rPr>
                            </w:pPr>
                            <w:r w:rsidRPr="009F61CD">
                              <w:rPr>
                                <w:sz w:val="20"/>
                                <w:szCs w:val="20"/>
                              </w:rPr>
                              <w:t xml:space="preserve">    identity RECORD_TRIGGER_DEFINED_TRIGGER {</w:t>
                            </w:r>
                          </w:p>
                          <w:p w14:paraId="520BAEB9" w14:textId="77777777" w:rsidR="009F61CD" w:rsidRPr="009F61CD" w:rsidRDefault="009F61CD" w:rsidP="009F61CD">
                            <w:pPr>
                              <w:spacing w:before="40" w:after="40" w:line="216" w:lineRule="auto"/>
                              <w:rPr>
                                <w:sz w:val="20"/>
                                <w:szCs w:val="20"/>
                              </w:rPr>
                            </w:pPr>
                            <w:r w:rsidRPr="009F61CD">
                              <w:rPr>
                                <w:sz w:val="20"/>
                                <w:szCs w:val="20"/>
                              </w:rPr>
                              <w:t xml:space="preserve">        base RECORD_TRIGGER;</w:t>
                            </w:r>
                          </w:p>
                          <w:p w14:paraId="253AC6A6" w14:textId="77777777" w:rsidR="009F61CD" w:rsidRPr="009F61CD" w:rsidRDefault="009F61CD" w:rsidP="009F61CD">
                            <w:pPr>
                              <w:spacing w:before="40" w:after="40" w:line="216" w:lineRule="auto"/>
                              <w:rPr>
                                <w:sz w:val="20"/>
                                <w:szCs w:val="20"/>
                              </w:rPr>
                            </w:pPr>
                            <w:r w:rsidRPr="009F61CD">
                              <w:rPr>
                                <w:sz w:val="20"/>
                                <w:szCs w:val="20"/>
                              </w:rPr>
                              <w:t xml:space="preserve">        description "The trigger will follow a strategy that is complex and specified via additional detail.";</w:t>
                            </w:r>
                          </w:p>
                          <w:bookmarkEnd w:id="61"/>
                          <w:p w14:paraId="5AE3A72B" w14:textId="77777777" w:rsidR="00D80220" w:rsidRPr="00F32BDC" w:rsidRDefault="009F61CD" w:rsidP="009F61CD">
                            <w:pPr>
                              <w:spacing w:before="40" w:after="40" w:line="216" w:lineRule="auto"/>
                              <w:rPr>
                                <w:sz w:val="20"/>
                                <w:szCs w:val="20"/>
                              </w:rPr>
                            </w:pPr>
                            <w:r w:rsidRPr="009F61CD">
                              <w:rPr>
                                <w:sz w:val="20"/>
                                <w:szCs w:val="20"/>
                              </w:rPr>
                              <w:t xml:space="preserve">    }</w:t>
                            </w:r>
                          </w:p>
                          <w:p w14:paraId="6A9106CB" w14:textId="77777777" w:rsidR="006E4F04" w:rsidRPr="00A56331" w:rsidRDefault="006E4F04" w:rsidP="006E4F04">
                            <w:pPr>
                              <w:spacing w:before="40" w:after="40" w:line="216" w:lineRule="auto"/>
                              <w:rPr>
                                <w:rFonts w:asciiTheme="minorHAnsi" w:hAnsi="Arial"/>
                                <w:kern w:val="24"/>
                                <w:sz w:val="16"/>
                                <w:szCs w:val="16"/>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19957105" id="_x0000_s1031" style="position:absolute;margin-left:-4.5pt;margin-top:20.05pt;width:519.75pt;height:282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" fillcolor="#f9ecd4 [663]" strokecolor="#141313 [3213]">
                <v:path arrowok="t"/>
                <o:lock v:ext="edit" grouping="t"/>
                <v:textbox>
                  <w:txbxContent>
                    <w:p w14:paraId="7C5FDC14" w14:textId="77777777" w:rsidR="00D80220" w:rsidRPr="00D80220" w:rsidRDefault="00D80220" w:rsidP="00D80220">
                      <w:pPr>
                        <w:spacing w:before="40" w:after="40" w:line="216" w:lineRule="auto"/>
                        <w:rPr>
                          <w:rFonts w:asciiTheme="minorHAnsi" w:hAnsi="Arial"/>
                          <w:kern w:val="24"/>
                          <w:sz w:val="16"/>
                          <w:szCs w:val="16"/>
                        </w:rPr>
                      </w:pPr>
                      <w:r w:rsidRPr="00D80220">
                        <w:rPr>
                          <w:rFonts w:asciiTheme="minorHAnsi" w:hAnsi="Arial"/>
                          <w:kern w:val="24"/>
                          <w:sz w:val="16"/>
                          <w:szCs w:val="16"/>
                        </w:rPr>
                        <w:t xml:space="preserve">    typedef record-trigger {</w:t>
                      </w:r>
                    </w:p>
                    <w:p w14:paraId="048ADDD6" w14:textId="77777777" w:rsidR="00D80220" w:rsidRPr="00D80220" w:rsidRDefault="00D80220" w:rsidP="00D80220">
                      <w:pPr>
                        <w:spacing w:before="40" w:after="40" w:line="216" w:lineRule="auto"/>
                        <w:rPr>
                          <w:rFonts w:asciiTheme="minorHAnsi" w:hAnsi="Arial"/>
                          <w:kern w:val="24"/>
                          <w:sz w:val="16"/>
                          <w:szCs w:val="16"/>
                        </w:rPr>
                      </w:pPr>
                      <w:r w:rsidRPr="00D80220">
                        <w:rPr>
                          <w:rFonts w:asciiTheme="minorHAnsi" w:hAnsi="Arial"/>
                          <w:kern w:val="24"/>
                          <w:sz w:val="16"/>
                          <w:szCs w:val="16"/>
                        </w:rPr>
                        <w:t xml:space="preserve">        type identityref {</w:t>
                      </w:r>
                    </w:p>
                    <w:p w14:paraId="5E6D03E0" w14:textId="77777777" w:rsidR="00D80220" w:rsidRPr="00D80220" w:rsidRDefault="00D80220" w:rsidP="00D80220">
                      <w:pPr>
                        <w:spacing w:before="40" w:after="40" w:line="216" w:lineRule="auto"/>
                        <w:rPr>
                          <w:rFonts w:asciiTheme="minorHAnsi" w:hAnsi="Arial"/>
                          <w:kern w:val="24"/>
                          <w:sz w:val="16"/>
                          <w:szCs w:val="16"/>
                        </w:rPr>
                      </w:pPr>
                      <w:r w:rsidRPr="00D80220">
                        <w:rPr>
                          <w:rFonts w:asciiTheme="minorHAnsi" w:hAnsi="Arial"/>
                          <w:kern w:val="24"/>
                          <w:sz w:val="16"/>
                          <w:szCs w:val="16"/>
                        </w:rPr>
                        <w:t xml:space="preserve">            base RECORD_</w:t>
                      </w:r>
                      <w:proofErr w:type="gramStart"/>
                      <w:r w:rsidRPr="00D80220">
                        <w:rPr>
                          <w:rFonts w:asciiTheme="minorHAnsi" w:hAnsi="Arial"/>
                          <w:kern w:val="24"/>
                          <w:sz w:val="16"/>
                          <w:szCs w:val="16"/>
                        </w:rPr>
                        <w:t>TRIGGER;</w:t>
                      </w:r>
                      <w:proofErr w:type="gramEnd"/>
                    </w:p>
                    <w:p w14:paraId="173A9DDE" w14:textId="77777777" w:rsidR="00D80220" w:rsidRPr="00D80220" w:rsidRDefault="00D80220" w:rsidP="00D80220">
                      <w:pPr>
                        <w:spacing w:before="40" w:after="40" w:line="216" w:lineRule="auto"/>
                        <w:rPr>
                          <w:rFonts w:asciiTheme="minorHAnsi" w:hAnsi="Arial"/>
                          <w:kern w:val="24"/>
                          <w:sz w:val="16"/>
                          <w:szCs w:val="16"/>
                        </w:rPr>
                      </w:pPr>
                      <w:r w:rsidRPr="00D80220">
                        <w:rPr>
                          <w:rFonts w:asciiTheme="minorHAnsi" w:hAnsi="Arial"/>
                          <w:kern w:val="24"/>
                          <w:sz w:val="16"/>
                          <w:szCs w:val="16"/>
                        </w:rPr>
                        <w:t xml:space="preserve">        }</w:t>
                      </w:r>
                    </w:p>
                    <w:p w14:paraId="3EC6F9EE" w14:textId="77777777" w:rsidR="00D80220" w:rsidRPr="00D80220" w:rsidRDefault="00D80220" w:rsidP="00D80220">
                      <w:pPr>
                        <w:spacing w:before="40" w:after="40" w:line="216" w:lineRule="auto"/>
                        <w:rPr>
                          <w:rFonts w:asciiTheme="minorHAnsi" w:hAnsi="Arial"/>
                          <w:kern w:val="24"/>
                          <w:sz w:val="16"/>
                          <w:szCs w:val="16"/>
                        </w:rPr>
                      </w:pPr>
                      <w:r w:rsidRPr="00D80220">
                        <w:rPr>
                          <w:rFonts w:asciiTheme="minorHAnsi" w:hAnsi="Arial"/>
                          <w:kern w:val="24"/>
                          <w:sz w:val="16"/>
                          <w:szCs w:val="16"/>
                        </w:rPr>
                        <w:t xml:space="preserve">        description "The trigger for logging a record.</w:t>
                      </w:r>
                      <w:proofErr w:type="gramStart"/>
                      <w:r w:rsidRPr="00D80220">
                        <w:rPr>
                          <w:rFonts w:asciiTheme="minorHAnsi" w:hAnsi="Arial"/>
                          <w:kern w:val="24"/>
                          <w:sz w:val="16"/>
                          <w:szCs w:val="16"/>
                        </w:rPr>
                        <w:t>";</w:t>
                      </w:r>
                      <w:proofErr w:type="gramEnd"/>
                    </w:p>
                    <w:p w14:paraId="726F06B6" w14:textId="77777777" w:rsidR="00D80220" w:rsidRDefault="00D80220" w:rsidP="00D80220">
                      <w:pPr>
                        <w:spacing w:before="40" w:after="40" w:line="216" w:lineRule="auto"/>
                        <w:rPr>
                          <w:rFonts w:asciiTheme="minorHAnsi" w:hAnsi="Arial"/>
                          <w:kern w:val="24"/>
                          <w:sz w:val="16"/>
                          <w:szCs w:val="16"/>
                        </w:rPr>
                      </w:pPr>
                      <w:r w:rsidRPr="00D80220">
                        <w:rPr>
                          <w:rFonts w:asciiTheme="minorHAnsi" w:hAnsi="Arial"/>
                          <w:kern w:val="24"/>
                          <w:sz w:val="16"/>
                          <w:szCs w:val="16"/>
                        </w:rPr>
                        <w:t xml:space="preserve">    }</w:t>
                      </w:r>
                    </w:p>
                    <w:p w14:paraId="2861597F" w14:textId="77777777" w:rsidR="00D80220" w:rsidRDefault="00D80220" w:rsidP="00D80220">
                      <w:pPr>
                        <w:spacing w:before="40" w:after="40" w:line="216" w:lineRule="auto"/>
                        <w:rPr>
                          <w:rFonts w:asciiTheme="minorHAnsi" w:hAnsi="Arial"/>
                          <w:kern w:val="24"/>
                          <w:sz w:val="16"/>
                          <w:szCs w:val="16"/>
                        </w:rPr>
                      </w:pPr>
                    </w:p>
                    <w:p w14:paraId="39B32DD6" w14:textId="77777777" w:rsidR="009F61CD" w:rsidRPr="009F61CD" w:rsidRDefault="009F61CD" w:rsidP="009F61CD">
                      <w:pPr>
                        <w:spacing w:before="40" w:after="40" w:line="216" w:lineRule="auto"/>
                        <w:rPr>
                          <w:sz w:val="20"/>
                          <w:szCs w:val="20"/>
                        </w:rPr>
                      </w:pPr>
                      <w:r w:rsidRPr="009F61CD">
                        <w:rPr>
                          <w:sz w:val="20"/>
                          <w:szCs w:val="20"/>
                        </w:rPr>
                        <w:t xml:space="preserve">    identity RECORD_TRIGGER {</w:t>
                      </w:r>
                    </w:p>
                    <w:p w14:paraId="29F23646" w14:textId="77777777" w:rsidR="009F61CD" w:rsidRPr="009F61CD" w:rsidRDefault="009F61CD" w:rsidP="009F61CD">
                      <w:pPr>
                        <w:spacing w:before="40" w:after="40" w:line="216" w:lineRule="auto"/>
                        <w:rPr>
                          <w:sz w:val="20"/>
                          <w:szCs w:val="20"/>
                        </w:rPr>
                      </w:pPr>
                      <w:r w:rsidRPr="009F61CD">
                        <w:rPr>
                          <w:sz w:val="20"/>
                          <w:szCs w:val="20"/>
                        </w:rPr>
                        <w:t xml:space="preserve">        description "none</w:t>
                      </w:r>
                      <w:proofErr w:type="gramStart"/>
                      <w:r w:rsidRPr="009F61CD">
                        <w:rPr>
                          <w:sz w:val="20"/>
                          <w:szCs w:val="20"/>
                        </w:rPr>
                        <w:t>";</w:t>
                      </w:r>
                      <w:proofErr w:type="gramEnd"/>
                    </w:p>
                    <w:p w14:paraId="4C18D280" w14:textId="77777777" w:rsidR="009F61CD" w:rsidRPr="009F61CD" w:rsidRDefault="009F61CD" w:rsidP="009F61CD">
                      <w:pPr>
                        <w:spacing w:before="40" w:after="40" w:line="216" w:lineRule="auto"/>
                        <w:rPr>
                          <w:sz w:val="20"/>
                          <w:szCs w:val="20"/>
                        </w:rPr>
                      </w:pPr>
                      <w:r w:rsidRPr="009F61CD">
                        <w:rPr>
                          <w:sz w:val="20"/>
                          <w:szCs w:val="20"/>
                        </w:rPr>
                        <w:t xml:space="preserve">    }</w:t>
                      </w:r>
                    </w:p>
                    <w:p w14:paraId="6F5065BE" w14:textId="77777777" w:rsidR="009F61CD" w:rsidRPr="009F61CD" w:rsidRDefault="009F61CD" w:rsidP="009F61CD">
                      <w:pPr>
                        <w:spacing w:before="40" w:after="40" w:line="216" w:lineRule="auto"/>
                        <w:rPr>
                          <w:sz w:val="20"/>
                          <w:szCs w:val="20"/>
                        </w:rPr>
                      </w:pPr>
                      <w:bookmarkStart w:id="64" w:name="_Hlk116034989"/>
                      <w:r w:rsidRPr="009F61CD">
                        <w:rPr>
                          <w:sz w:val="20"/>
                          <w:szCs w:val="20"/>
                        </w:rPr>
                        <w:t xml:space="preserve">    identity RECORD_TRIGGER_ON_CHANGE {</w:t>
                      </w:r>
                    </w:p>
                    <w:p w14:paraId="7A5C23C7" w14:textId="77777777" w:rsidR="009F61CD" w:rsidRPr="009F61CD" w:rsidRDefault="009F61CD" w:rsidP="009F61CD">
                      <w:pPr>
                        <w:spacing w:before="40" w:after="40" w:line="216" w:lineRule="auto"/>
                        <w:rPr>
                          <w:sz w:val="20"/>
                          <w:szCs w:val="20"/>
                        </w:rPr>
                      </w:pPr>
                      <w:r w:rsidRPr="009F61CD">
                        <w:rPr>
                          <w:sz w:val="20"/>
                          <w:szCs w:val="20"/>
                        </w:rPr>
                        <w:t xml:space="preserve">        base RECORD_</w:t>
                      </w:r>
                      <w:proofErr w:type="gramStart"/>
                      <w:r w:rsidRPr="009F61CD">
                        <w:rPr>
                          <w:sz w:val="20"/>
                          <w:szCs w:val="20"/>
                        </w:rPr>
                        <w:t>TRIGGER;</w:t>
                      </w:r>
                      <w:proofErr w:type="gramEnd"/>
                    </w:p>
                    <w:p w14:paraId="3BD58FF1" w14:textId="77777777" w:rsidR="009F61CD" w:rsidRPr="009F61CD" w:rsidRDefault="009F61CD" w:rsidP="009F61CD">
                      <w:pPr>
                        <w:spacing w:before="40" w:after="40" w:line="216" w:lineRule="auto"/>
                        <w:rPr>
                          <w:sz w:val="20"/>
                          <w:szCs w:val="20"/>
                        </w:rPr>
                      </w:pPr>
                      <w:r w:rsidRPr="009F61CD">
                        <w:rPr>
                          <w:sz w:val="20"/>
                          <w:szCs w:val="20"/>
                        </w:rPr>
                        <w:t xml:space="preserve">        description "A record is logged each time the value of the item to be recorded changes.</w:t>
                      </w:r>
                      <w:proofErr w:type="gramStart"/>
                      <w:r w:rsidRPr="009F61CD">
                        <w:rPr>
                          <w:sz w:val="20"/>
                          <w:szCs w:val="20"/>
                        </w:rPr>
                        <w:t>";</w:t>
                      </w:r>
                      <w:proofErr w:type="gramEnd"/>
                    </w:p>
                    <w:p w14:paraId="0AFFD3C4" w14:textId="77777777" w:rsidR="009F61CD" w:rsidRPr="009F61CD" w:rsidRDefault="009F61CD" w:rsidP="009F61CD">
                      <w:pPr>
                        <w:spacing w:before="40" w:after="40" w:line="216" w:lineRule="auto"/>
                        <w:rPr>
                          <w:sz w:val="20"/>
                          <w:szCs w:val="20"/>
                        </w:rPr>
                      </w:pPr>
                      <w:r w:rsidRPr="009F61CD">
                        <w:rPr>
                          <w:sz w:val="20"/>
                          <w:szCs w:val="20"/>
                        </w:rPr>
                        <w:t xml:space="preserve">    }</w:t>
                      </w:r>
                    </w:p>
                    <w:p w14:paraId="136BB70F" w14:textId="77777777" w:rsidR="009F61CD" w:rsidRPr="009F61CD" w:rsidRDefault="009F61CD" w:rsidP="009F61CD">
                      <w:pPr>
                        <w:spacing w:before="40" w:after="40" w:line="216" w:lineRule="auto"/>
                        <w:rPr>
                          <w:sz w:val="20"/>
                          <w:szCs w:val="20"/>
                        </w:rPr>
                      </w:pPr>
                      <w:r w:rsidRPr="009F61CD">
                        <w:rPr>
                          <w:sz w:val="20"/>
                          <w:szCs w:val="20"/>
                        </w:rPr>
                        <w:t xml:space="preserve">    identity RECORD_TRIGGER_PERIODIC {</w:t>
                      </w:r>
                    </w:p>
                    <w:p w14:paraId="265A7E69" w14:textId="77777777" w:rsidR="009F61CD" w:rsidRPr="009F61CD" w:rsidRDefault="009F61CD" w:rsidP="009F61CD">
                      <w:pPr>
                        <w:spacing w:before="40" w:after="40" w:line="216" w:lineRule="auto"/>
                        <w:rPr>
                          <w:sz w:val="20"/>
                          <w:szCs w:val="20"/>
                        </w:rPr>
                      </w:pPr>
                      <w:r w:rsidRPr="009F61CD">
                        <w:rPr>
                          <w:sz w:val="20"/>
                          <w:szCs w:val="20"/>
                        </w:rPr>
                        <w:t xml:space="preserve">        base RECORD_</w:t>
                      </w:r>
                      <w:proofErr w:type="gramStart"/>
                      <w:r w:rsidRPr="009F61CD">
                        <w:rPr>
                          <w:sz w:val="20"/>
                          <w:szCs w:val="20"/>
                        </w:rPr>
                        <w:t>TRIGGER;</w:t>
                      </w:r>
                      <w:proofErr w:type="gramEnd"/>
                    </w:p>
                    <w:p w14:paraId="78B05251" w14:textId="77777777" w:rsidR="009F61CD" w:rsidRDefault="009F61CD" w:rsidP="009F61CD">
                      <w:pPr>
                        <w:spacing w:before="40" w:after="40" w:line="216" w:lineRule="auto"/>
                        <w:rPr>
                          <w:sz w:val="20"/>
                          <w:szCs w:val="20"/>
                        </w:rPr>
                      </w:pPr>
                      <w:r w:rsidRPr="009F61CD">
                        <w:rPr>
                          <w:sz w:val="20"/>
                          <w:szCs w:val="20"/>
                        </w:rPr>
                        <w:t xml:space="preserve">        description "A record is logged for the item on a periodic basis (independent of whether the values have changed or </w:t>
                      </w:r>
                    </w:p>
                    <w:p w14:paraId="1F52D4E7" w14:textId="77777777" w:rsidR="009F61CD" w:rsidRPr="009F61CD" w:rsidRDefault="009F61CD" w:rsidP="009F61CD">
                      <w:pPr>
                        <w:spacing w:before="40" w:after="40" w:line="216" w:lineRule="auto"/>
                        <w:rPr>
                          <w:sz w:val="20"/>
                          <w:szCs w:val="20"/>
                        </w:rPr>
                      </w:pPr>
                      <w:r>
                        <w:rPr>
                          <w:sz w:val="20"/>
                          <w:szCs w:val="20"/>
                        </w:rPr>
                        <w:t xml:space="preserve">        </w:t>
                      </w:r>
                      <w:r w:rsidRPr="009F61CD">
                        <w:rPr>
                          <w:sz w:val="20"/>
                          <w:szCs w:val="20"/>
                        </w:rPr>
                        <w:t>not).</w:t>
                      </w:r>
                      <w:proofErr w:type="gramStart"/>
                      <w:r w:rsidRPr="009F61CD">
                        <w:rPr>
                          <w:sz w:val="20"/>
                          <w:szCs w:val="20"/>
                        </w:rPr>
                        <w:t>";</w:t>
                      </w:r>
                      <w:proofErr w:type="gramEnd"/>
                    </w:p>
                    <w:p w14:paraId="47BE75EA" w14:textId="77777777" w:rsidR="009F61CD" w:rsidRPr="009F61CD" w:rsidRDefault="009F61CD" w:rsidP="009F61CD">
                      <w:pPr>
                        <w:spacing w:before="40" w:after="40" w:line="216" w:lineRule="auto"/>
                        <w:rPr>
                          <w:sz w:val="20"/>
                          <w:szCs w:val="20"/>
                        </w:rPr>
                      </w:pPr>
                      <w:r w:rsidRPr="009F61CD">
                        <w:rPr>
                          <w:sz w:val="20"/>
                          <w:szCs w:val="20"/>
                        </w:rPr>
                        <w:t xml:space="preserve">    }</w:t>
                      </w:r>
                    </w:p>
                    <w:p w14:paraId="70BE5D3C" w14:textId="77777777" w:rsidR="009F61CD" w:rsidRPr="009F61CD" w:rsidRDefault="009F61CD" w:rsidP="009F61CD">
                      <w:pPr>
                        <w:spacing w:before="40" w:after="40" w:line="216" w:lineRule="auto"/>
                        <w:rPr>
                          <w:sz w:val="20"/>
                          <w:szCs w:val="20"/>
                        </w:rPr>
                      </w:pPr>
                      <w:r w:rsidRPr="009F61CD">
                        <w:rPr>
                          <w:sz w:val="20"/>
                          <w:szCs w:val="20"/>
                        </w:rPr>
                        <w:t xml:space="preserve">    identity RECORD_TRIGGER_DEFINED_TRIGGER {</w:t>
                      </w:r>
                    </w:p>
                    <w:p w14:paraId="520BAEB9" w14:textId="77777777" w:rsidR="009F61CD" w:rsidRPr="009F61CD" w:rsidRDefault="009F61CD" w:rsidP="009F61CD">
                      <w:pPr>
                        <w:spacing w:before="40" w:after="40" w:line="216" w:lineRule="auto"/>
                        <w:rPr>
                          <w:sz w:val="20"/>
                          <w:szCs w:val="20"/>
                        </w:rPr>
                      </w:pPr>
                      <w:r w:rsidRPr="009F61CD">
                        <w:rPr>
                          <w:sz w:val="20"/>
                          <w:szCs w:val="20"/>
                        </w:rPr>
                        <w:t xml:space="preserve">        base RECORD_</w:t>
                      </w:r>
                      <w:proofErr w:type="gramStart"/>
                      <w:r w:rsidRPr="009F61CD">
                        <w:rPr>
                          <w:sz w:val="20"/>
                          <w:szCs w:val="20"/>
                        </w:rPr>
                        <w:t>TRIGGER;</w:t>
                      </w:r>
                      <w:proofErr w:type="gramEnd"/>
                    </w:p>
                    <w:p w14:paraId="253AC6A6" w14:textId="77777777" w:rsidR="009F61CD" w:rsidRPr="009F61CD" w:rsidRDefault="009F61CD" w:rsidP="009F61CD">
                      <w:pPr>
                        <w:spacing w:before="40" w:after="40" w:line="216" w:lineRule="auto"/>
                        <w:rPr>
                          <w:sz w:val="20"/>
                          <w:szCs w:val="20"/>
                        </w:rPr>
                      </w:pPr>
                      <w:r w:rsidRPr="009F61CD">
                        <w:rPr>
                          <w:sz w:val="20"/>
                          <w:szCs w:val="20"/>
                        </w:rPr>
                        <w:t xml:space="preserve">        description "The trigger will follow a strategy that is complex and specified via additional detail.</w:t>
                      </w:r>
                      <w:proofErr w:type="gramStart"/>
                      <w:r w:rsidRPr="009F61CD">
                        <w:rPr>
                          <w:sz w:val="20"/>
                          <w:szCs w:val="20"/>
                        </w:rPr>
                        <w:t>";</w:t>
                      </w:r>
                      <w:proofErr w:type="gramEnd"/>
                    </w:p>
                    <w:bookmarkEnd w:id="64"/>
                    <w:p w14:paraId="5AE3A72B" w14:textId="77777777" w:rsidR="00D80220" w:rsidRPr="00F32BDC" w:rsidRDefault="009F61CD" w:rsidP="009F61CD">
                      <w:pPr>
                        <w:spacing w:before="40" w:after="40" w:line="216" w:lineRule="auto"/>
                        <w:rPr>
                          <w:sz w:val="20"/>
                          <w:szCs w:val="20"/>
                        </w:rPr>
                      </w:pPr>
                      <w:r w:rsidRPr="009F61CD">
                        <w:rPr>
                          <w:sz w:val="20"/>
                          <w:szCs w:val="20"/>
                        </w:rPr>
                        <w:t xml:space="preserve">    }</w:t>
                      </w:r>
                    </w:p>
                    <w:p w14:paraId="6A9106CB" w14:textId="77777777" w:rsidR="006E4F04" w:rsidRPr="00A56331" w:rsidRDefault="006E4F04" w:rsidP="006E4F04">
                      <w:pPr>
                        <w:spacing w:before="40" w:after="40" w:line="216" w:lineRule="auto"/>
                        <w:rPr>
                          <w:rFonts w:asciiTheme="minorHAnsi" w:hAnsi="Arial"/>
                          <w:kern w:val="24"/>
                          <w:sz w:val="16"/>
                          <w:szCs w:val="16"/>
                        </w:rPr>
                      </w:pPr>
                    </w:p>
                  </w:txbxContent>
                </v:textbox>
                <w10:wrap type="topAndBottom" anchorx="margin"/>
              </v:rect>
            </w:pict>
          </mc:Fallback>
        </mc:AlternateContent>
      </w:r>
    </w:p>
    <w:p w14:paraId="032A137D" w14:textId="5D60A727" w:rsidR="006E4F04" w:rsidRDefault="006E4F04" w:rsidP="006E4F04">
      <w:pPr>
        <w:pStyle w:val="FigureCaption"/>
      </w:pPr>
      <w:bookmarkStart w:id="62" w:name="_Toc223392385"/>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6</w:t>
      </w:r>
      <w:r>
        <w:rPr>
          <w:noProof/>
        </w:rPr>
        <w:fldChar w:fldCharType="end"/>
      </w:r>
      <w:r w:rsidRPr="00CA3534">
        <w:t xml:space="preserve"> </w:t>
      </w:r>
      <w:r>
        <w:t xml:space="preserve"> </w:t>
      </w:r>
      <w:r w:rsidR="00375A28">
        <w:t>YANG</w:t>
      </w:r>
      <w:r>
        <w:t>: record-trigger</w:t>
      </w:r>
      <w:bookmarkEnd w:id="62"/>
    </w:p>
    <w:p w14:paraId="003A4568" w14:textId="77777777" w:rsidR="00B575A4" w:rsidRDefault="00B575A4" w:rsidP="00B575A4">
      <w:r>
        <w:lastRenderedPageBreak/>
        <w:t xml:space="preserve">Considering the supported-stream-type </w:t>
      </w:r>
      <w:r w:rsidR="00375A28">
        <w:t>YANG</w:t>
      </w:r>
      <w:r>
        <w:t xml:space="preserve">  the provider can indicate the entity types, the storage</w:t>
      </w:r>
      <w:r w:rsidR="00BB34A1">
        <w:t xml:space="preserve"> strategy,</w:t>
      </w:r>
      <w:r>
        <w:t xml:space="preserve"> record strateg</w:t>
      </w:r>
      <w:r w:rsidR="00BB34A1">
        <w:t>y and record trigger</w:t>
      </w:r>
      <w:r w:rsidR="00475479" w:rsidRPr="00475479">
        <w:t xml:space="preserve"> </w:t>
      </w:r>
      <w:r w:rsidR="00475479">
        <w:t>supported by a stream type</w:t>
      </w:r>
      <w:r>
        <w:t xml:space="preserve">. </w:t>
      </w:r>
    </w:p>
    <w:p w14:paraId="56855397" w14:textId="77777777" w:rsidR="00B575A4" w:rsidRDefault="00B575A4" w:rsidP="00B575A4">
      <w:r>
        <w:t>The segment-size is a choice made by the provider depending upon system engineering</w:t>
      </w:r>
      <w:r w:rsidR="00475479">
        <w:t xml:space="preserve"> considerations. </w:t>
      </w:r>
      <w:r w:rsidRPr="00475479">
        <w:t>Larger segments may interfere with compaction delay where the stream is handling entities with a low rate of change whereas smaller segments will require additional segment creation activity.</w:t>
      </w:r>
    </w:p>
    <w:p w14:paraId="53E4AA28" w14:textId="77777777" w:rsidR="00B575A4" w:rsidRDefault="00B575A4" w:rsidP="00B575A4">
      <w:r>
        <w:t>Information may be divided into separate streams. There is no restriction</w:t>
      </w:r>
      <w:r w:rsidR="00553141">
        <w:t xml:space="preserve">, other than it being at an </w:t>
      </w:r>
      <w:r w:rsidR="00BB34A1">
        <w:t>entity type granularity,</w:t>
      </w:r>
      <w:r>
        <w:t xml:space="preserve"> on choice of division of the information into streams. A provider could choose to have a stream per class or to have streams that aggregate classes together that have similar lifecycles etc. It should be noted that for ALL instances in the context of any object-class-identifier listed in record-content will be streamed, i.e., there is (intentionally) no client control of filtering</w:t>
      </w:r>
      <w:r>
        <w:rPr>
          <w:rStyle w:val="FootnoteReference"/>
        </w:rPr>
        <w:footnoteReference w:id="25"/>
      </w:r>
      <w:r>
        <w:t>.</w:t>
      </w:r>
    </w:p>
    <w:p w14:paraId="0660961A" w14:textId="77777777" w:rsidR="00EA4941" w:rsidRDefault="00B575A4" w:rsidP="00B575A4">
      <w:r>
        <w:t xml:space="preserve">The supported-stream-type </w:t>
      </w:r>
      <w:r w:rsidR="00EA4941">
        <w:t xml:space="preserve">can </w:t>
      </w:r>
      <w:r>
        <w:t>also</w:t>
      </w:r>
      <w:r w:rsidR="00C84E5C">
        <w:t xml:space="preserve"> be</w:t>
      </w:r>
      <w:r>
        <w:t xml:space="preserve"> augmented with</w:t>
      </w:r>
      <w:r w:rsidR="00EA4941">
        <w:t>:</w:t>
      </w:r>
    </w:p>
    <w:p w14:paraId="426B278E" w14:textId="77777777" w:rsidR="00EA4941" w:rsidRDefault="00EA4941" w:rsidP="00EA4941">
      <w:pPr>
        <w:pStyle w:val="ListParagraph"/>
        <w:numPr>
          <w:ilvl w:val="0"/>
          <w:numId w:val="66"/>
        </w:numPr>
      </w:pPr>
      <w:r>
        <w:t>compacted-log-details which provides additional parameters for compacted log applications. This augmentation shall be applied when the solution is running compacted logs.</w:t>
      </w:r>
    </w:p>
    <w:p w14:paraId="23D950B3" w14:textId="77777777" w:rsidR="00B575A4" w:rsidRDefault="00B575A4" w:rsidP="00EA4941">
      <w:pPr>
        <w:pStyle w:val="ListParagraph"/>
        <w:numPr>
          <w:ilvl w:val="0"/>
          <w:numId w:val="66"/>
        </w:numPr>
      </w:pPr>
      <w:r>
        <w:t>connection-protocol-details which provides a list of allowed-connection-protocols</w:t>
      </w:r>
      <w:r w:rsidR="00530358">
        <w:t xml:space="preserve"> and</w:t>
      </w:r>
      <w:r w:rsidR="00635C5D">
        <w:t xml:space="preserve"> </w:t>
      </w:r>
      <w:r w:rsidR="000623E4">
        <w:t>an encoding</w:t>
      </w:r>
      <w:r w:rsidR="00E466BE">
        <w:t xml:space="preserve">-format. </w:t>
      </w:r>
      <w:r w:rsidR="00635C5D">
        <w:t>Th</w:t>
      </w:r>
      <w:r w:rsidR="00E466BE">
        <w:t>ese are</w:t>
      </w:r>
      <w:r w:rsidR="00635C5D">
        <w:t xml:space="preserve"> formalized </w:t>
      </w:r>
      <w:r w:rsidR="001D5B6D">
        <w:t>enumeration</w:t>
      </w:r>
      <w:r w:rsidR="00E466BE">
        <w:t>s</w:t>
      </w:r>
      <w:r w:rsidR="001D5B6D">
        <w:t xml:space="preserve"> represented as </w:t>
      </w:r>
      <w:r w:rsidR="00E466BE">
        <w:t>identities</w:t>
      </w:r>
      <w:r w:rsidR="005561A5">
        <w:t xml:space="preserve"> as set out </w:t>
      </w:r>
      <w:r w:rsidR="001820E5">
        <w:t>below.</w:t>
      </w:r>
    </w:p>
    <w:p w14:paraId="62F99BE5" w14:textId="77777777" w:rsidR="00EA4941" w:rsidRDefault="00EA4941" w:rsidP="00EA4941">
      <w:pPr>
        <w:pStyle w:val="ListParagraph"/>
        <w:numPr>
          <w:ilvl w:val="0"/>
          <w:numId w:val="66"/>
        </w:numPr>
      </w:pPr>
      <w:r>
        <w:t>information-record-strategy. This structure is experimental and is not used at this stage.</w:t>
      </w:r>
    </w:p>
    <w:p w14:paraId="1CDE9B3A" w14:textId="77777777" w:rsidR="00B575A4" w:rsidRDefault="00546EAF" w:rsidP="00B575A4">
      <w:r>
        <w:t xml:space="preserve">For a compacted log, record-retention time should be “FOREVER”. </w:t>
      </w:r>
      <w:r w:rsidR="00B575A4">
        <w:t>For a non-compacted log, record-retention is a choice made by the provider depending upon system engineering. Clearly, the longer the retention</w:t>
      </w:r>
      <w:r w:rsidR="008C5712">
        <w:t xml:space="preserve"> for a non-compacted log</w:t>
      </w:r>
      <w:r w:rsidR="00B575A4">
        <w:t>, the larger the log.</w:t>
      </w:r>
    </w:p>
    <w:p w14:paraId="22F5BD4A" w14:textId="62C00E6C" w:rsidR="00714A68" w:rsidRDefault="006020E7" w:rsidP="00CB259A">
      <w:r>
        <w:t>The description in this document focusses on Compacted logs</w:t>
      </w:r>
      <w:r w:rsidR="00BB5405">
        <w:t xml:space="preserve"> (some other log strategies are also considered). </w:t>
      </w:r>
      <w:r w:rsidR="00854825">
        <w:t xml:space="preserve">Compacted logs are </w:t>
      </w:r>
      <w:r w:rsidR="00CA0AC3">
        <w:t xml:space="preserve">explained at various points in this document. </w:t>
      </w:r>
      <w:r w:rsidR="00010DA0">
        <w:t xml:space="preserve">The key is as </w:t>
      </w:r>
      <w:r w:rsidR="00CD6C6A">
        <w:t xml:space="preserve">noted </w:t>
      </w:r>
      <w:r w:rsidR="00010DA0">
        <w:t xml:space="preserve">in the </w:t>
      </w:r>
      <w:r w:rsidR="00375A28">
        <w:t>YANG</w:t>
      </w:r>
      <w:r w:rsidR="00010DA0">
        <w:t xml:space="preserve"> </w:t>
      </w:r>
      <w:r w:rsidR="00CD6C6A">
        <w:t xml:space="preserve">description </w:t>
      </w:r>
      <w:r w:rsidR="00010DA0">
        <w:t xml:space="preserve">below, </w:t>
      </w:r>
      <w:r w:rsidR="00CD6C6A">
        <w:t xml:space="preserve">which is </w:t>
      </w:r>
      <w:r w:rsidR="00946C09">
        <w:t>essentially</w:t>
      </w:r>
      <w:r w:rsidR="009A3F7F">
        <w:t xml:space="preserve"> that the log </w:t>
      </w:r>
      <w:r w:rsidR="00946C09">
        <w:t>holds</w:t>
      </w:r>
      <w:r w:rsidR="00651A1F">
        <w:t xml:space="preserve"> only the latest record about each </w:t>
      </w:r>
      <w:r w:rsidR="0092283B">
        <w:t>entity</w:t>
      </w:r>
      <w:r w:rsidR="00651A1F">
        <w:t xml:space="preserve">. </w:t>
      </w:r>
      <w:r w:rsidR="006F4A9A">
        <w:t xml:space="preserve">Once </w:t>
      </w:r>
      <w:r w:rsidR="00375A28">
        <w:t>an</w:t>
      </w:r>
      <w:r w:rsidR="00C96A19">
        <w:t xml:space="preserve"> entity</w:t>
      </w:r>
      <w:r w:rsidR="006F4A9A">
        <w:t xml:space="preserve"> is deleted a </w:t>
      </w:r>
      <w:r w:rsidR="00C77E3A">
        <w:t>TOMBSTONE</w:t>
      </w:r>
      <w:r w:rsidR="00C96A19">
        <w:t xml:space="preserve"> log record</w:t>
      </w:r>
      <w:r w:rsidR="000B34BF">
        <w:t xml:space="preserve"> (see </w:t>
      </w:r>
      <w:r w:rsidR="00B51B6E">
        <w:t xml:space="preserve">section </w:t>
      </w:r>
      <w:r w:rsidR="00B51B6E">
        <w:fldChar w:fldCharType="begin"/>
      </w:r>
      <w:r w:rsidR="00B51B6E">
        <w:instrText xml:space="preserve"> REF _Ref86661708 \r \h </w:instrText>
      </w:r>
      <w:r w:rsidR="00B51B6E">
        <w:fldChar w:fldCharType="separate"/>
      </w:r>
      <w:r w:rsidR="00916DFC">
        <w:t>8.1.6</w:t>
      </w:r>
      <w:r w:rsidR="00B51B6E">
        <w:fldChar w:fldCharType="end"/>
      </w:r>
      <w:r w:rsidR="00B51B6E">
        <w:t xml:space="preserve"> </w:t>
      </w:r>
      <w:r w:rsidR="00B51B6E">
        <w:fldChar w:fldCharType="begin"/>
      </w:r>
      <w:r w:rsidR="00B51B6E">
        <w:instrText xml:space="preserve"> REF _Ref86661708 \h </w:instrText>
      </w:r>
      <w:r w:rsidR="00B51B6E">
        <w:fldChar w:fldCharType="separate"/>
      </w:r>
      <w:r w:rsidR="00916DFC">
        <w:t>The TOMBSTONE</w:t>
      </w:r>
      <w:r w:rsidR="00B51B6E">
        <w:fldChar w:fldCharType="end"/>
      </w:r>
      <w:r w:rsidR="00B51B6E">
        <w:t xml:space="preserve"> on page </w:t>
      </w:r>
      <w:r w:rsidR="00B51B6E">
        <w:fldChar w:fldCharType="begin"/>
      </w:r>
      <w:r w:rsidR="00B51B6E">
        <w:instrText xml:space="preserve"> PAGEREF _Ref86661708 \h </w:instrText>
      </w:r>
      <w:r w:rsidR="00B51B6E">
        <w:fldChar w:fldCharType="separate"/>
      </w:r>
      <w:r w:rsidR="00916DFC">
        <w:rPr>
          <w:noProof/>
        </w:rPr>
        <w:t>125</w:t>
      </w:r>
      <w:r w:rsidR="00B51B6E">
        <w:fldChar w:fldCharType="end"/>
      </w:r>
      <w:r w:rsidR="00B51B6E">
        <w:t>)</w:t>
      </w:r>
      <w:r w:rsidR="006F4A9A">
        <w:t xml:space="preserve"> for </w:t>
      </w:r>
      <w:r w:rsidR="00F77CF4">
        <w:t>the entity</w:t>
      </w:r>
      <w:r w:rsidR="006F4A9A">
        <w:t xml:space="preserve"> is appended to the log</w:t>
      </w:r>
      <w:r w:rsidR="00253449">
        <w:t xml:space="preserve"> (which then becomes the latest record for the thing)</w:t>
      </w:r>
      <w:r w:rsidR="00375A28" w:rsidRPr="00375A28">
        <w:rPr>
          <w:rStyle w:val="FootnoteReference"/>
        </w:rPr>
        <w:t xml:space="preserve"> </w:t>
      </w:r>
      <w:r w:rsidR="00375A28">
        <w:rPr>
          <w:rStyle w:val="FootnoteReference"/>
        </w:rPr>
        <w:footnoteReference w:id="26"/>
      </w:r>
      <w:r w:rsidR="006F4A9A">
        <w:t xml:space="preserve">. The </w:t>
      </w:r>
      <w:r w:rsidR="00C77E3A">
        <w:t>TOMBSTONE records</w:t>
      </w:r>
      <w:r w:rsidR="006F4A9A">
        <w:t xml:space="preserve"> are only held for a relatively short period</w:t>
      </w:r>
      <w:r w:rsidR="00211B7B">
        <w:rPr>
          <w:rStyle w:val="FootnoteReference"/>
        </w:rPr>
        <w:footnoteReference w:id="27"/>
      </w:r>
      <w:r w:rsidR="006F4A9A">
        <w:t xml:space="preserve"> of time</w:t>
      </w:r>
      <w:r w:rsidR="009A3F7F">
        <w:t xml:space="preserve"> (the tombstone-retention).</w:t>
      </w:r>
    </w:p>
    <w:p w14:paraId="486B82B8" w14:textId="77777777" w:rsidR="00071B6B" w:rsidRDefault="00055EA8" w:rsidP="00A56331">
      <w:r w:rsidRPr="00F32BDC">
        <w:rPr>
          <w:noProof/>
        </w:rPr>
        <w:lastRenderedPageBreak/>
        <mc:AlternateContent>
          <mc:Choice Requires="wps">
            <w:drawing>
              <wp:anchor distT="0" distB="0" distL="114300" distR="114300" simplePos="0" relativeHeight="251656192" behindDoc="0" locked="0" layoutInCell="1" allowOverlap="0" wp14:anchorId="2759B439" wp14:editId="3763B13F">
                <wp:simplePos x="0" y="0"/>
                <wp:positionH relativeFrom="margin">
                  <wp:posOffset>0</wp:posOffset>
                </wp:positionH>
                <wp:positionV relativeFrom="paragraph">
                  <wp:posOffset>299720</wp:posOffset>
                </wp:positionV>
                <wp:extent cx="6602095" cy="6875780"/>
                <wp:effectExtent l="0" t="0" r="27305" b="20320"/>
                <wp:wrapTopAndBottom/>
                <wp:docPr id="2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6875780"/>
                        </a:xfrm>
                        <a:prstGeom prst="rect">
                          <a:avLst/>
                        </a:prstGeom>
                        <a:solidFill>
                          <a:schemeClr val="accent4">
                            <a:lumMod val="20000"/>
                            <a:lumOff val="80000"/>
                          </a:schemeClr>
                        </a:solidFill>
                        <a:ln>
                          <a:solidFill>
                            <a:schemeClr val="tx1"/>
                          </a:solidFill>
                        </a:ln>
                      </wps:spPr>
                      <wps:txbx>
                        <w:txbxContent>
                          <w:p w14:paraId="1F9B59B0"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grouping compacted-log-details {</w:t>
                            </w:r>
                          </w:p>
                          <w:p w14:paraId="25CC881C"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leaf tombstone-retention {</w:t>
                            </w:r>
                          </w:p>
                          <w:p w14:paraId="328E657A"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type string;</w:t>
                            </w:r>
                          </w:p>
                          <w:p w14:paraId="1BD7C1DA"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default "FOREVER";</w:t>
                            </w:r>
                          </w:p>
                          <w:p w14:paraId="3F349B71"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config false;</w:t>
                            </w:r>
                          </w:p>
                          <w:p w14:paraId="603C1052"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description "Time in minutes.</w:t>
                            </w:r>
                          </w:p>
                          <w:p w14:paraId="7B4B048F"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The time period for which a Tombstone record will be held in the log from when it was logged. </w:t>
                            </w:r>
                          </w:p>
                          <w:p w14:paraId="07FADBF0"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This provides an adjustment to the essential Compaction strategy such that after the tombstoneRetention period there will be no </w:t>
                            </w:r>
                            <w:r>
                              <w:rPr>
                                <w:rFonts w:asciiTheme="minorHAnsi" w:hAnsi="Arial"/>
                                <w:kern w:val="24"/>
                                <w:sz w:val="16"/>
                                <w:szCs w:val="16"/>
                              </w:rPr>
                              <w:br/>
                            </w:r>
                            <w:r w:rsidRPr="00D9651C">
                              <w:rPr>
                                <w:rFonts w:asciiTheme="minorHAnsi" w:hAnsi="Arial"/>
                                <w:kern w:val="24"/>
                                <w:sz w:val="16"/>
                                <w:szCs w:val="16"/>
                              </w:rPr>
                              <w:t xml:space="preserve">                records about a particular thing that existed but no longer exists.</w:t>
                            </w:r>
                          </w:p>
                          <w:p w14:paraId="3DD42E93"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Tombstone retention overrides recordRetention for Tombstones.</w:t>
                            </w:r>
                          </w:p>
                          <w:p w14:paraId="100B9393"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Key word 'FOREVER' means that Tombstone records will never be removed from the log.</w:t>
                            </w:r>
                          </w:p>
                          <w:p w14:paraId="27291D89"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Can be adjusted by an administrator (via a separate view) through the life of the stream.</w:t>
                            </w:r>
                          </w:p>
                          <w:p w14:paraId="6F5ECDE9"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CONDITION: Mandatory where not default.";</w:t>
                            </w:r>
                          </w:p>
                          <w:p w14:paraId="230E45E1"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w:t>
                            </w:r>
                          </w:p>
                          <w:p w14:paraId="759B814E"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leaf compaction-delay {</w:t>
                            </w:r>
                          </w:p>
                          <w:p w14:paraId="69BC92DB"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type string;</w:t>
                            </w:r>
                          </w:p>
                          <w:p w14:paraId="025ACFC7"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default "0";</w:t>
                            </w:r>
                          </w:p>
                          <w:p w14:paraId="70E1AE33"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config false;</w:t>
                            </w:r>
                          </w:p>
                          <w:p w14:paraId="1CE4E17A"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description "Time in minutes. </w:t>
                            </w:r>
                          </w:p>
                          <w:p w14:paraId="13AAD4F9"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The delay between logging the record and making the record available for compaction.</w:t>
                            </w:r>
                          </w:p>
                          <w:p w14:paraId="1BB90B28"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This provides an adjustment to the essential Compaction strategy such that there may be several distinct records for the same thing </w:t>
                            </w:r>
                            <w:r>
                              <w:rPr>
                                <w:rFonts w:asciiTheme="minorHAnsi" w:hAnsi="Arial"/>
                                <w:kern w:val="24"/>
                                <w:sz w:val="16"/>
                                <w:szCs w:val="16"/>
                              </w:rPr>
                              <w:br/>
                            </w:r>
                            <w:r w:rsidRPr="00D9651C">
                              <w:rPr>
                                <w:rFonts w:asciiTheme="minorHAnsi" w:hAnsi="Arial"/>
                                <w:kern w:val="24"/>
                                <w:sz w:val="16"/>
                                <w:szCs w:val="16"/>
                              </w:rPr>
                              <w:t xml:space="preserve">                in the where those records are not older than the Compaction Delay.</w:t>
                            </w:r>
                          </w:p>
                          <w:p w14:paraId="24EDC7F0"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Can be adjusted by an administrator (via a separate view) through the life of the stream.</w:t>
                            </w:r>
                          </w:p>
                          <w:p w14:paraId="511C03D3"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CONDITION: Mandatory where not default.";</w:t>
                            </w:r>
                          </w:p>
                          <w:p w14:paraId="3ACB93FD"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w:t>
                            </w:r>
                          </w:p>
                          <w:p w14:paraId="2EF91EB0"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leaf max-allowed-segment-roll-delay {</w:t>
                            </w:r>
                          </w:p>
                          <w:p w14:paraId="261B0E3F"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type string;</w:t>
                            </w:r>
                          </w:p>
                          <w:p w14:paraId="76FE4539"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default "NOT_APPLICABLE";</w:t>
                            </w:r>
                          </w:p>
                          <w:p w14:paraId="13B2A0B5"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config false;</w:t>
                            </w:r>
                          </w:p>
                          <w:p w14:paraId="46CC031D"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description "The maximum time the log head segment can be allowed to be not made available for compaction.</w:t>
                            </w:r>
                          </w:p>
                          <w:p w14:paraId="1BA054B1"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Applicable where the log is segmented</w:t>
                            </w:r>
                            <w:r w:rsidR="005765D7">
                              <w:rPr>
                                <w:rFonts w:asciiTheme="minorHAnsi" w:hAnsi="Arial"/>
                                <w:kern w:val="24"/>
                                <w:sz w:val="16"/>
                                <w:szCs w:val="16"/>
                              </w:rPr>
                              <w:t>,</w:t>
                            </w:r>
                            <w:r w:rsidRPr="00D9651C">
                              <w:rPr>
                                <w:rFonts w:asciiTheme="minorHAnsi" w:hAnsi="Arial"/>
                                <w:kern w:val="24"/>
                                <w:sz w:val="16"/>
                                <w:szCs w:val="16"/>
                              </w:rPr>
                              <w:t xml:space="preserve"> and the head segment is not available for compaction.</w:t>
                            </w:r>
                          </w:p>
                          <w:p w14:paraId="70DDC604"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The setting influences the compaction behavior and may cause a delay before compaction that is much greater than the defined </w:t>
                            </w:r>
                            <w:r>
                              <w:rPr>
                                <w:rFonts w:asciiTheme="minorHAnsi" w:hAnsi="Arial"/>
                                <w:kern w:val="24"/>
                                <w:sz w:val="16"/>
                                <w:szCs w:val="16"/>
                              </w:rPr>
                              <w:br/>
                            </w:r>
                            <w:r w:rsidRPr="00D9651C">
                              <w:rPr>
                                <w:rFonts w:asciiTheme="minorHAnsi" w:hAnsi="Arial"/>
                                <w:kern w:val="24"/>
                                <w:sz w:val="16"/>
                                <w:szCs w:val="16"/>
                              </w:rPr>
                              <w:t xml:space="preserve">                compaction delay.</w:t>
                            </w:r>
                          </w:p>
                          <w:p w14:paraId="07027EBE"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Time in seconds.</w:t>
                            </w:r>
                          </w:p>
                          <w:p w14:paraId="05C4F919"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Can be 'FOREVER'. </w:t>
                            </w:r>
                          </w:p>
                          <w:p w14:paraId="7094DECA"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Can be 'NOT_APPLICABLE' (which indicates that compaction can act on the head segment).</w:t>
                            </w:r>
                          </w:p>
                          <w:p w14:paraId="1A33D9C1"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CONDITION: Mandatory if log is segmented in such a way that the active head segment is not available for compaction.";</w:t>
                            </w:r>
                          </w:p>
                          <w:p w14:paraId="52358A05"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w:t>
                            </w:r>
                          </w:p>
                          <w:p w14:paraId="6AFCB18A"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leaf max-compaction-lag {</w:t>
                            </w:r>
                          </w:p>
                          <w:p w14:paraId="7B33DF29"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type string;</w:t>
                            </w:r>
                          </w:p>
                          <w:p w14:paraId="1005149E"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default "NOT_APPLICABLE";</w:t>
                            </w:r>
                          </w:p>
                          <w:p w14:paraId="2DF4BA74"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config false;</w:t>
                            </w:r>
                          </w:p>
                          <w:p w14:paraId="20A1D1CE"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description "The maximum delay, in seconds, beyond the defined compaction delay for compaction processing to take place.</w:t>
                            </w:r>
                          </w:p>
                          <w:p w14:paraId="7AFA8142"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May be 'NOT_APPLICABLE' if compaction is essentially immediate (i.e., there is negligible delay).</w:t>
                            </w:r>
                          </w:p>
                          <w:p w14:paraId="773DAE5E"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CONDITION: Mandatory where not default.";</w:t>
                            </w:r>
                          </w:p>
                          <w:p w14:paraId="145753D9"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w:t>
                            </w:r>
                          </w:p>
                          <w:p w14:paraId="75385D82"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description "Details relevant for a CompactedLog.</w:t>
                            </w:r>
                          </w:p>
                          <w:p w14:paraId="0E682E7A"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The essential Compacted Log strategy is to remove historic records about a particular thing such that only the latest record about each </w:t>
                            </w:r>
                            <w:r>
                              <w:rPr>
                                <w:rFonts w:asciiTheme="minorHAnsi" w:hAnsi="Arial"/>
                                <w:kern w:val="24"/>
                                <w:sz w:val="16"/>
                                <w:szCs w:val="16"/>
                              </w:rPr>
                              <w:br/>
                              <w:t xml:space="preserve">            </w:t>
                            </w:r>
                            <w:r w:rsidRPr="00D9651C">
                              <w:rPr>
                                <w:rFonts w:asciiTheme="minorHAnsi" w:hAnsi="Arial"/>
                                <w:kern w:val="24"/>
                                <w:sz w:val="16"/>
                                <w:szCs w:val="16"/>
                              </w:rPr>
                              <w:t>thing exists in the log.</w:t>
                            </w:r>
                          </w:p>
                          <w:p w14:paraId="4DCBC7AD"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The essential strategy is refined by the parameters of this structure.";</w:t>
                            </w:r>
                          </w:p>
                          <w:p w14:paraId="1DB80B05" w14:textId="77777777" w:rsidR="00055EA8" w:rsidRPr="00B94221"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2759B439" id="_x0000_s1032" style="position:absolute;margin-left:0;margin-top:23.6pt;width:519.85pt;height:541.4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" o:allowoverlap="f" fillcolor="#f9ecd4 [663]" strokecolor="#141313 [3213]">
                <v:path arrowok="t"/>
                <o:lock v:ext="edit" grouping="t"/>
                <v:textbox>
                  <w:txbxContent>
                    <w:p w14:paraId="1F9B59B0"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grouping compacted-log-details {</w:t>
                      </w:r>
                    </w:p>
                    <w:p w14:paraId="25CC881C"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leaf tombstone-retention {</w:t>
                      </w:r>
                    </w:p>
                    <w:p w14:paraId="328E657A"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type </w:t>
                      </w:r>
                      <w:proofErr w:type="gramStart"/>
                      <w:r w:rsidRPr="00D9651C">
                        <w:rPr>
                          <w:rFonts w:asciiTheme="minorHAnsi" w:hAnsi="Arial"/>
                          <w:kern w:val="24"/>
                          <w:sz w:val="16"/>
                          <w:szCs w:val="16"/>
                        </w:rPr>
                        <w:t>string;</w:t>
                      </w:r>
                      <w:proofErr w:type="gramEnd"/>
                    </w:p>
                    <w:p w14:paraId="1BD7C1DA"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default "FOREVER</w:t>
                      </w:r>
                      <w:proofErr w:type="gramStart"/>
                      <w:r w:rsidRPr="00D9651C">
                        <w:rPr>
                          <w:rFonts w:asciiTheme="minorHAnsi" w:hAnsi="Arial"/>
                          <w:kern w:val="24"/>
                          <w:sz w:val="16"/>
                          <w:szCs w:val="16"/>
                        </w:rPr>
                        <w:t>";</w:t>
                      </w:r>
                      <w:proofErr w:type="gramEnd"/>
                    </w:p>
                    <w:p w14:paraId="3F349B71"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config </w:t>
                      </w:r>
                      <w:proofErr w:type="gramStart"/>
                      <w:r w:rsidRPr="00D9651C">
                        <w:rPr>
                          <w:rFonts w:asciiTheme="minorHAnsi" w:hAnsi="Arial"/>
                          <w:kern w:val="24"/>
                          <w:sz w:val="16"/>
                          <w:szCs w:val="16"/>
                        </w:rPr>
                        <w:t>false;</w:t>
                      </w:r>
                      <w:proofErr w:type="gramEnd"/>
                    </w:p>
                    <w:p w14:paraId="603C1052"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description "Time in minutes.</w:t>
                      </w:r>
                    </w:p>
                    <w:p w14:paraId="7B4B048F"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The </w:t>
                      </w:r>
                      <w:proofErr w:type="gramStart"/>
                      <w:r w:rsidRPr="00D9651C">
                        <w:rPr>
                          <w:rFonts w:asciiTheme="minorHAnsi" w:hAnsi="Arial"/>
                          <w:kern w:val="24"/>
                          <w:sz w:val="16"/>
                          <w:szCs w:val="16"/>
                        </w:rPr>
                        <w:t>time period</w:t>
                      </w:r>
                      <w:proofErr w:type="gramEnd"/>
                      <w:r w:rsidRPr="00D9651C">
                        <w:rPr>
                          <w:rFonts w:asciiTheme="minorHAnsi" w:hAnsi="Arial"/>
                          <w:kern w:val="24"/>
                          <w:sz w:val="16"/>
                          <w:szCs w:val="16"/>
                        </w:rPr>
                        <w:t xml:space="preserve"> for which a Tombstone record will be held in the log from when it was logged. </w:t>
                      </w:r>
                    </w:p>
                    <w:p w14:paraId="07FADBF0"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This provides an adjustment to the essential Compaction strategy such that after the tombstoneRetention period there will be no </w:t>
                      </w:r>
                      <w:r>
                        <w:rPr>
                          <w:rFonts w:asciiTheme="minorHAnsi" w:hAnsi="Arial"/>
                          <w:kern w:val="24"/>
                          <w:sz w:val="16"/>
                          <w:szCs w:val="16"/>
                        </w:rPr>
                        <w:br/>
                      </w:r>
                      <w:r w:rsidRPr="00D9651C">
                        <w:rPr>
                          <w:rFonts w:asciiTheme="minorHAnsi" w:hAnsi="Arial"/>
                          <w:kern w:val="24"/>
                          <w:sz w:val="16"/>
                          <w:szCs w:val="16"/>
                        </w:rPr>
                        <w:t xml:space="preserve">                records about a particular thing that existed but no longer exists.</w:t>
                      </w:r>
                    </w:p>
                    <w:p w14:paraId="3DD42E93"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Tombstone retention overrides recordRetention for Tombstones.</w:t>
                      </w:r>
                    </w:p>
                    <w:p w14:paraId="100B9393"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Key word 'FOREVER' means that Tombstone records will never be removed from the log.</w:t>
                      </w:r>
                    </w:p>
                    <w:p w14:paraId="27291D89"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Can be adjusted by an administrator (via a separate view) through the life of the stream.</w:t>
                      </w:r>
                    </w:p>
                    <w:p w14:paraId="6F5ECDE9"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CONDITION: Mandatory where not default.</w:t>
                      </w:r>
                      <w:proofErr w:type="gramStart"/>
                      <w:r w:rsidRPr="00D9651C">
                        <w:rPr>
                          <w:rFonts w:asciiTheme="minorHAnsi" w:hAnsi="Arial"/>
                          <w:kern w:val="24"/>
                          <w:sz w:val="16"/>
                          <w:szCs w:val="16"/>
                        </w:rPr>
                        <w:t>";</w:t>
                      </w:r>
                      <w:proofErr w:type="gramEnd"/>
                    </w:p>
                    <w:p w14:paraId="230E45E1"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w:t>
                      </w:r>
                    </w:p>
                    <w:p w14:paraId="759B814E"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leaf compaction-delay {</w:t>
                      </w:r>
                    </w:p>
                    <w:p w14:paraId="69BC92DB"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type </w:t>
                      </w:r>
                      <w:proofErr w:type="gramStart"/>
                      <w:r w:rsidRPr="00D9651C">
                        <w:rPr>
                          <w:rFonts w:asciiTheme="minorHAnsi" w:hAnsi="Arial"/>
                          <w:kern w:val="24"/>
                          <w:sz w:val="16"/>
                          <w:szCs w:val="16"/>
                        </w:rPr>
                        <w:t>string;</w:t>
                      </w:r>
                      <w:proofErr w:type="gramEnd"/>
                    </w:p>
                    <w:p w14:paraId="025ACFC7"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default "0</w:t>
                      </w:r>
                      <w:proofErr w:type="gramStart"/>
                      <w:r w:rsidRPr="00D9651C">
                        <w:rPr>
                          <w:rFonts w:asciiTheme="minorHAnsi" w:hAnsi="Arial"/>
                          <w:kern w:val="24"/>
                          <w:sz w:val="16"/>
                          <w:szCs w:val="16"/>
                        </w:rPr>
                        <w:t>";</w:t>
                      </w:r>
                      <w:proofErr w:type="gramEnd"/>
                    </w:p>
                    <w:p w14:paraId="70E1AE33"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config </w:t>
                      </w:r>
                      <w:proofErr w:type="gramStart"/>
                      <w:r w:rsidRPr="00D9651C">
                        <w:rPr>
                          <w:rFonts w:asciiTheme="minorHAnsi" w:hAnsi="Arial"/>
                          <w:kern w:val="24"/>
                          <w:sz w:val="16"/>
                          <w:szCs w:val="16"/>
                        </w:rPr>
                        <w:t>false;</w:t>
                      </w:r>
                      <w:proofErr w:type="gramEnd"/>
                    </w:p>
                    <w:p w14:paraId="1CE4E17A"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description "Time in minutes. </w:t>
                      </w:r>
                    </w:p>
                    <w:p w14:paraId="13AAD4F9"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The delay between logging the record and making the record available for compaction.</w:t>
                      </w:r>
                    </w:p>
                    <w:p w14:paraId="1BB90B28"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This provides an adjustment to the essential Compaction strategy such that there may be several distinct records for the same thing </w:t>
                      </w:r>
                      <w:r>
                        <w:rPr>
                          <w:rFonts w:asciiTheme="minorHAnsi" w:hAnsi="Arial"/>
                          <w:kern w:val="24"/>
                          <w:sz w:val="16"/>
                          <w:szCs w:val="16"/>
                        </w:rPr>
                        <w:br/>
                      </w:r>
                      <w:r w:rsidRPr="00D9651C">
                        <w:rPr>
                          <w:rFonts w:asciiTheme="minorHAnsi" w:hAnsi="Arial"/>
                          <w:kern w:val="24"/>
                          <w:sz w:val="16"/>
                          <w:szCs w:val="16"/>
                        </w:rPr>
                        <w:t xml:space="preserve">                in the where those records are not older than the Compaction Delay.</w:t>
                      </w:r>
                    </w:p>
                    <w:p w14:paraId="24EDC7F0"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Can be adjusted by an administrator (via a separate view) through the life of the stream.</w:t>
                      </w:r>
                    </w:p>
                    <w:p w14:paraId="511C03D3"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CONDITION: Mandatory where not default.</w:t>
                      </w:r>
                      <w:proofErr w:type="gramStart"/>
                      <w:r w:rsidRPr="00D9651C">
                        <w:rPr>
                          <w:rFonts w:asciiTheme="minorHAnsi" w:hAnsi="Arial"/>
                          <w:kern w:val="24"/>
                          <w:sz w:val="16"/>
                          <w:szCs w:val="16"/>
                        </w:rPr>
                        <w:t>";</w:t>
                      </w:r>
                      <w:proofErr w:type="gramEnd"/>
                    </w:p>
                    <w:p w14:paraId="3ACB93FD"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w:t>
                      </w:r>
                    </w:p>
                    <w:p w14:paraId="2EF91EB0"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leaf max-allowed-segment-roll-delay {</w:t>
                      </w:r>
                    </w:p>
                    <w:p w14:paraId="261B0E3F"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type </w:t>
                      </w:r>
                      <w:proofErr w:type="gramStart"/>
                      <w:r w:rsidRPr="00D9651C">
                        <w:rPr>
                          <w:rFonts w:asciiTheme="minorHAnsi" w:hAnsi="Arial"/>
                          <w:kern w:val="24"/>
                          <w:sz w:val="16"/>
                          <w:szCs w:val="16"/>
                        </w:rPr>
                        <w:t>string;</w:t>
                      </w:r>
                      <w:proofErr w:type="gramEnd"/>
                    </w:p>
                    <w:p w14:paraId="76FE4539"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default "NOT_APPLICABLE</w:t>
                      </w:r>
                      <w:proofErr w:type="gramStart"/>
                      <w:r w:rsidRPr="00D9651C">
                        <w:rPr>
                          <w:rFonts w:asciiTheme="minorHAnsi" w:hAnsi="Arial"/>
                          <w:kern w:val="24"/>
                          <w:sz w:val="16"/>
                          <w:szCs w:val="16"/>
                        </w:rPr>
                        <w:t>";</w:t>
                      </w:r>
                      <w:proofErr w:type="gramEnd"/>
                    </w:p>
                    <w:p w14:paraId="13B2A0B5"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config </w:t>
                      </w:r>
                      <w:proofErr w:type="gramStart"/>
                      <w:r w:rsidRPr="00D9651C">
                        <w:rPr>
                          <w:rFonts w:asciiTheme="minorHAnsi" w:hAnsi="Arial"/>
                          <w:kern w:val="24"/>
                          <w:sz w:val="16"/>
                          <w:szCs w:val="16"/>
                        </w:rPr>
                        <w:t>false;</w:t>
                      </w:r>
                      <w:proofErr w:type="gramEnd"/>
                    </w:p>
                    <w:p w14:paraId="46CC031D"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description "The maximum time the log head segment can be allowed to be not made available for compaction.</w:t>
                      </w:r>
                    </w:p>
                    <w:p w14:paraId="1BA054B1"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Applicable where the log is segmented</w:t>
                      </w:r>
                      <w:r w:rsidR="005765D7">
                        <w:rPr>
                          <w:rFonts w:asciiTheme="minorHAnsi" w:hAnsi="Arial"/>
                          <w:kern w:val="24"/>
                          <w:sz w:val="16"/>
                          <w:szCs w:val="16"/>
                        </w:rPr>
                        <w:t>,</w:t>
                      </w:r>
                      <w:r w:rsidRPr="00D9651C">
                        <w:rPr>
                          <w:rFonts w:asciiTheme="minorHAnsi" w:hAnsi="Arial"/>
                          <w:kern w:val="24"/>
                          <w:sz w:val="16"/>
                          <w:szCs w:val="16"/>
                        </w:rPr>
                        <w:t xml:space="preserve"> and the head segment is not available for compaction.</w:t>
                      </w:r>
                    </w:p>
                    <w:p w14:paraId="70DDC604"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The setting influences the compaction behavior and may cause a delay before compaction that is much greater than the defined </w:t>
                      </w:r>
                      <w:r>
                        <w:rPr>
                          <w:rFonts w:asciiTheme="minorHAnsi" w:hAnsi="Arial"/>
                          <w:kern w:val="24"/>
                          <w:sz w:val="16"/>
                          <w:szCs w:val="16"/>
                        </w:rPr>
                        <w:br/>
                      </w:r>
                      <w:r w:rsidRPr="00D9651C">
                        <w:rPr>
                          <w:rFonts w:asciiTheme="minorHAnsi" w:hAnsi="Arial"/>
                          <w:kern w:val="24"/>
                          <w:sz w:val="16"/>
                          <w:szCs w:val="16"/>
                        </w:rPr>
                        <w:t xml:space="preserve">                compaction delay.</w:t>
                      </w:r>
                    </w:p>
                    <w:p w14:paraId="07027EBE"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Time in seconds.</w:t>
                      </w:r>
                    </w:p>
                    <w:p w14:paraId="05C4F919"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Can be 'FOREVER'. </w:t>
                      </w:r>
                    </w:p>
                    <w:p w14:paraId="7094DECA"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Can be 'NOT_APPLICABLE' (which indicates that compaction can act on the head segment).</w:t>
                      </w:r>
                    </w:p>
                    <w:p w14:paraId="1A33D9C1"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CONDITION: Mandatory if log is segmented in such a way that the active head segment is not available for compaction.</w:t>
                      </w:r>
                      <w:proofErr w:type="gramStart"/>
                      <w:r w:rsidRPr="00D9651C">
                        <w:rPr>
                          <w:rFonts w:asciiTheme="minorHAnsi" w:hAnsi="Arial"/>
                          <w:kern w:val="24"/>
                          <w:sz w:val="16"/>
                          <w:szCs w:val="16"/>
                        </w:rPr>
                        <w:t>";</w:t>
                      </w:r>
                      <w:proofErr w:type="gramEnd"/>
                    </w:p>
                    <w:p w14:paraId="52358A05"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w:t>
                      </w:r>
                    </w:p>
                    <w:p w14:paraId="6AFCB18A"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leaf max-compaction-lag {</w:t>
                      </w:r>
                    </w:p>
                    <w:p w14:paraId="7B33DF29"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type </w:t>
                      </w:r>
                      <w:proofErr w:type="gramStart"/>
                      <w:r w:rsidRPr="00D9651C">
                        <w:rPr>
                          <w:rFonts w:asciiTheme="minorHAnsi" w:hAnsi="Arial"/>
                          <w:kern w:val="24"/>
                          <w:sz w:val="16"/>
                          <w:szCs w:val="16"/>
                        </w:rPr>
                        <w:t>string;</w:t>
                      </w:r>
                      <w:proofErr w:type="gramEnd"/>
                    </w:p>
                    <w:p w14:paraId="1005149E"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default "NOT_APPLICABLE</w:t>
                      </w:r>
                      <w:proofErr w:type="gramStart"/>
                      <w:r w:rsidRPr="00D9651C">
                        <w:rPr>
                          <w:rFonts w:asciiTheme="minorHAnsi" w:hAnsi="Arial"/>
                          <w:kern w:val="24"/>
                          <w:sz w:val="16"/>
                          <w:szCs w:val="16"/>
                        </w:rPr>
                        <w:t>";</w:t>
                      </w:r>
                      <w:proofErr w:type="gramEnd"/>
                    </w:p>
                    <w:p w14:paraId="2DF4BA74"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config </w:t>
                      </w:r>
                      <w:proofErr w:type="gramStart"/>
                      <w:r w:rsidRPr="00D9651C">
                        <w:rPr>
                          <w:rFonts w:asciiTheme="minorHAnsi" w:hAnsi="Arial"/>
                          <w:kern w:val="24"/>
                          <w:sz w:val="16"/>
                          <w:szCs w:val="16"/>
                        </w:rPr>
                        <w:t>false;</w:t>
                      </w:r>
                      <w:proofErr w:type="gramEnd"/>
                    </w:p>
                    <w:p w14:paraId="20A1D1CE"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description "The maximum delay, in seconds, beyond the defined compaction delay for compaction processing to take place.</w:t>
                      </w:r>
                    </w:p>
                    <w:p w14:paraId="7AFA8142"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May be 'NOT_APPLICABLE' if compaction is essentially immediate (i.e., there is negligible delay).</w:t>
                      </w:r>
                    </w:p>
                    <w:p w14:paraId="773DAE5E"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CONDITION: Mandatory where not default.</w:t>
                      </w:r>
                      <w:proofErr w:type="gramStart"/>
                      <w:r w:rsidRPr="00D9651C">
                        <w:rPr>
                          <w:rFonts w:asciiTheme="minorHAnsi" w:hAnsi="Arial"/>
                          <w:kern w:val="24"/>
                          <w:sz w:val="16"/>
                          <w:szCs w:val="16"/>
                        </w:rPr>
                        <w:t>";</w:t>
                      </w:r>
                      <w:proofErr w:type="gramEnd"/>
                    </w:p>
                    <w:p w14:paraId="145753D9"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w:t>
                      </w:r>
                    </w:p>
                    <w:p w14:paraId="75385D82"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description "Details relevant for a CompactedLog.</w:t>
                      </w:r>
                    </w:p>
                    <w:p w14:paraId="0E682E7A"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The essential Compacted Log strategy is to remove historic records about a particular thing such that only the latest record about each </w:t>
                      </w:r>
                      <w:r>
                        <w:rPr>
                          <w:rFonts w:asciiTheme="minorHAnsi" w:hAnsi="Arial"/>
                          <w:kern w:val="24"/>
                          <w:sz w:val="16"/>
                          <w:szCs w:val="16"/>
                        </w:rPr>
                        <w:br/>
                        <w:t xml:space="preserve">            </w:t>
                      </w:r>
                      <w:r w:rsidRPr="00D9651C">
                        <w:rPr>
                          <w:rFonts w:asciiTheme="minorHAnsi" w:hAnsi="Arial"/>
                          <w:kern w:val="24"/>
                          <w:sz w:val="16"/>
                          <w:szCs w:val="16"/>
                        </w:rPr>
                        <w:t>thing exists in the log.</w:t>
                      </w:r>
                    </w:p>
                    <w:p w14:paraId="4DCBC7AD" w14:textId="77777777" w:rsidR="00055EA8" w:rsidRPr="00D9651C"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The essential strategy is refined by the parameters of this structure.</w:t>
                      </w:r>
                      <w:proofErr w:type="gramStart"/>
                      <w:r w:rsidRPr="00D9651C">
                        <w:rPr>
                          <w:rFonts w:asciiTheme="minorHAnsi" w:hAnsi="Arial"/>
                          <w:kern w:val="24"/>
                          <w:sz w:val="16"/>
                          <w:szCs w:val="16"/>
                        </w:rPr>
                        <w:t>";</w:t>
                      </w:r>
                      <w:proofErr w:type="gramEnd"/>
                    </w:p>
                    <w:p w14:paraId="1DB80B05" w14:textId="77777777" w:rsidR="00055EA8" w:rsidRPr="00B94221" w:rsidRDefault="00055EA8" w:rsidP="00055EA8">
                      <w:pPr>
                        <w:spacing w:before="40" w:after="40" w:line="216" w:lineRule="auto"/>
                        <w:rPr>
                          <w:rFonts w:asciiTheme="minorHAnsi" w:hAnsi="Arial"/>
                          <w:kern w:val="24"/>
                          <w:sz w:val="16"/>
                          <w:szCs w:val="16"/>
                        </w:rPr>
                      </w:pPr>
                      <w:r w:rsidRPr="00D9651C">
                        <w:rPr>
                          <w:rFonts w:asciiTheme="minorHAnsi" w:hAnsi="Arial"/>
                          <w:kern w:val="24"/>
                          <w:sz w:val="16"/>
                          <w:szCs w:val="16"/>
                        </w:rPr>
                        <w:t xml:space="preserve">    }</w:t>
                      </w:r>
                    </w:p>
                  </w:txbxContent>
                </v:textbox>
                <w10:wrap type="topAndBottom" anchorx="margin"/>
              </v:rect>
            </w:pict>
          </mc:Fallback>
        </mc:AlternateContent>
      </w:r>
    </w:p>
    <w:p w14:paraId="5F82A795" w14:textId="2704C043" w:rsidR="00071B6B" w:rsidRDefault="00071B6B" w:rsidP="003873FC">
      <w:pPr>
        <w:pStyle w:val="FigureCaption"/>
      </w:pPr>
      <w:bookmarkStart w:id="63" w:name="_Toc223392386"/>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7</w:t>
      </w:r>
      <w:r>
        <w:rPr>
          <w:noProof/>
        </w:rPr>
        <w:fldChar w:fldCharType="end"/>
      </w:r>
      <w:r w:rsidRPr="00CA3534">
        <w:t xml:space="preserve"> </w:t>
      </w:r>
      <w:r>
        <w:t xml:space="preserve"> </w:t>
      </w:r>
      <w:r w:rsidR="00375A28">
        <w:t>YANG</w:t>
      </w:r>
      <w:r>
        <w:t xml:space="preserve">: </w:t>
      </w:r>
      <w:r w:rsidR="009A4633">
        <w:t>compacted-log-details</w:t>
      </w:r>
      <w:bookmarkEnd w:id="63"/>
    </w:p>
    <w:p w14:paraId="3263D7B2" w14:textId="77777777" w:rsidR="0099131B" w:rsidRDefault="00755229" w:rsidP="0099131B">
      <w:pPr>
        <w:spacing w:before="100" w:beforeAutospacing="1" w:after="100" w:afterAutospacing="1"/>
        <w:rPr>
          <w:rFonts w:eastAsia="Times New Roman"/>
        </w:rPr>
      </w:pPr>
      <w:r>
        <w:rPr>
          <w:rFonts w:eastAsia="Times New Roman"/>
        </w:rPr>
        <w:t>For this structure</w:t>
      </w:r>
      <w:r w:rsidR="00987CB6">
        <w:rPr>
          <w:rFonts w:eastAsia="Times New Roman"/>
        </w:rPr>
        <w:t>,</w:t>
      </w:r>
      <w:r>
        <w:rPr>
          <w:rFonts w:eastAsia="Times New Roman"/>
        </w:rPr>
        <w:t xml:space="preserve"> a solution shall provide the following support</w:t>
      </w:r>
      <w:r w:rsidR="0099131B">
        <w:rPr>
          <w:rFonts w:eastAsia="Times New Roman"/>
        </w:rPr>
        <w:t>:</w:t>
      </w:r>
    </w:p>
    <w:p w14:paraId="3B5695F7" w14:textId="77777777" w:rsidR="003A37A6" w:rsidRDefault="00983702" w:rsidP="003A37A6">
      <w:pPr>
        <w:numPr>
          <w:ilvl w:val="0"/>
          <w:numId w:val="10"/>
        </w:numPr>
        <w:spacing w:before="100" w:beforeAutospacing="1" w:after="100" w:afterAutospacing="1"/>
        <w:rPr>
          <w:rFonts w:eastAsia="Times New Roman"/>
        </w:rPr>
      </w:pPr>
      <w:r>
        <w:rPr>
          <w:rFonts w:eastAsia="Times New Roman"/>
        </w:rPr>
        <w:t>Conditional (as per description above)</w:t>
      </w:r>
      <w:r w:rsidR="003A37A6" w:rsidRPr="008B3C46">
        <w:rPr>
          <w:rFonts w:eastAsia="Times New Roman"/>
        </w:rPr>
        <w:t>:</w:t>
      </w:r>
    </w:p>
    <w:p w14:paraId="03C3F775" w14:textId="77777777" w:rsidR="003A37A6" w:rsidRDefault="0099131B" w:rsidP="003A37A6">
      <w:pPr>
        <w:numPr>
          <w:ilvl w:val="1"/>
          <w:numId w:val="10"/>
        </w:numPr>
        <w:spacing w:before="100" w:beforeAutospacing="1" w:after="100" w:afterAutospacing="1"/>
        <w:rPr>
          <w:rFonts w:eastAsia="Times New Roman"/>
        </w:rPr>
      </w:pPr>
      <w:r>
        <w:rPr>
          <w:rFonts w:eastAsia="Times New Roman"/>
        </w:rPr>
        <w:t>tombstone-retention</w:t>
      </w:r>
    </w:p>
    <w:p w14:paraId="0FF8E500" w14:textId="77777777" w:rsidR="0099131B" w:rsidRDefault="0099131B" w:rsidP="003A37A6">
      <w:pPr>
        <w:numPr>
          <w:ilvl w:val="1"/>
          <w:numId w:val="10"/>
        </w:numPr>
        <w:spacing w:before="100" w:beforeAutospacing="1" w:after="100" w:afterAutospacing="1"/>
        <w:rPr>
          <w:rFonts w:eastAsia="Times New Roman"/>
        </w:rPr>
      </w:pPr>
      <w:r>
        <w:rPr>
          <w:rFonts w:eastAsia="Times New Roman"/>
        </w:rPr>
        <w:t>compaction-delay</w:t>
      </w:r>
    </w:p>
    <w:p w14:paraId="5A75EBE4" w14:textId="77777777" w:rsidR="00983702" w:rsidRDefault="00983702" w:rsidP="003A37A6">
      <w:pPr>
        <w:numPr>
          <w:ilvl w:val="1"/>
          <w:numId w:val="10"/>
        </w:numPr>
        <w:spacing w:before="100" w:beforeAutospacing="1" w:after="100" w:afterAutospacing="1"/>
        <w:rPr>
          <w:rFonts w:eastAsia="Times New Roman"/>
        </w:rPr>
      </w:pPr>
      <w:r w:rsidRPr="00983702">
        <w:rPr>
          <w:rFonts w:eastAsia="Times New Roman"/>
        </w:rPr>
        <w:t>max-allowed-segment-roll-delay</w:t>
      </w:r>
    </w:p>
    <w:p w14:paraId="78E78130" w14:textId="77777777" w:rsidR="00983702" w:rsidRPr="008B3C46" w:rsidRDefault="00983702" w:rsidP="003A37A6">
      <w:pPr>
        <w:numPr>
          <w:ilvl w:val="1"/>
          <w:numId w:val="10"/>
        </w:numPr>
        <w:spacing w:before="100" w:beforeAutospacing="1" w:after="100" w:afterAutospacing="1"/>
        <w:rPr>
          <w:rFonts w:eastAsia="Times New Roman"/>
        </w:rPr>
      </w:pPr>
      <w:r w:rsidRPr="00983702">
        <w:rPr>
          <w:rFonts w:eastAsia="Times New Roman"/>
        </w:rPr>
        <w:t>max-compaction-lag</w:t>
      </w:r>
    </w:p>
    <w:p w14:paraId="6453F5D6" w14:textId="4B9E3F7F" w:rsidR="00D57EAC" w:rsidRDefault="00D57EAC" w:rsidP="00A427EF">
      <w:r>
        <w:lastRenderedPageBreak/>
        <w:t xml:space="preserve">For the compacted log, the supported-stream-type information is augmented with compacted-log-details that includes </w:t>
      </w:r>
      <w:r w:rsidR="00E1191A">
        <w:t xml:space="preserve">properties related to compacted log behavior such as </w:t>
      </w:r>
      <w:r>
        <w:t>tombstone-retention</w:t>
      </w:r>
      <w:r w:rsidR="00230021">
        <w:rPr>
          <w:rStyle w:val="FootnoteReference"/>
        </w:rPr>
        <w:footnoteReference w:id="28"/>
      </w:r>
      <w:r w:rsidR="00C84DD0">
        <w:t xml:space="preserve"> (</w:t>
      </w:r>
      <w:r w:rsidR="0002322B">
        <w:t>essentially ret</w:t>
      </w:r>
      <w:r w:rsidR="006739F5">
        <w:t xml:space="preserve">ention of records about </w:t>
      </w:r>
      <w:r w:rsidR="00C84DD0">
        <w:t>delete</w:t>
      </w:r>
      <w:r w:rsidR="000D61B5">
        <w:t>d</w:t>
      </w:r>
      <w:r w:rsidR="00C84DD0">
        <w:t xml:space="preserve"> </w:t>
      </w:r>
      <w:r w:rsidR="006739F5">
        <w:t>events</w:t>
      </w:r>
      <w:r w:rsidR="00344DB5">
        <w:t xml:space="preserve"> – see </w:t>
      </w:r>
      <w:r w:rsidR="00344DB5">
        <w:fldChar w:fldCharType="begin"/>
      </w:r>
      <w:r w:rsidR="00344DB5">
        <w:instrText xml:space="preserve"> REF _Ref49253815 \r \h </w:instrText>
      </w:r>
      <w:r w:rsidR="00344DB5">
        <w:fldChar w:fldCharType="separate"/>
      </w:r>
      <w:r w:rsidR="00916DFC">
        <w:t>3.8.1</w:t>
      </w:r>
      <w:r w:rsidR="00344DB5">
        <w:fldChar w:fldCharType="end"/>
      </w:r>
      <w:r w:rsidR="00344DB5">
        <w:t xml:space="preserve"> </w:t>
      </w:r>
      <w:r w:rsidR="00344DB5">
        <w:fldChar w:fldCharType="begin"/>
      </w:r>
      <w:r w:rsidR="00344DB5">
        <w:instrText xml:space="preserve"> REF _Ref49253815 \h </w:instrText>
      </w:r>
      <w:r w:rsidR="00344DB5">
        <w:fldChar w:fldCharType="separate"/>
      </w:r>
      <w:r w:rsidR="00916DFC">
        <w:t>Log storage strategy</w:t>
      </w:r>
      <w:r w:rsidR="00344DB5">
        <w:fldChar w:fldCharType="end"/>
      </w:r>
      <w:r w:rsidR="00344DB5">
        <w:t xml:space="preserve"> on page</w:t>
      </w:r>
      <w:r w:rsidR="000B4F49">
        <w:t xml:space="preserve"> </w:t>
      </w:r>
      <w:r w:rsidR="00344DB5">
        <w:fldChar w:fldCharType="begin"/>
      </w:r>
      <w:r w:rsidR="00344DB5">
        <w:instrText xml:space="preserve"> PAGEREF _Ref49253815 \h </w:instrText>
      </w:r>
      <w:r w:rsidR="00344DB5">
        <w:fldChar w:fldCharType="separate"/>
      </w:r>
      <w:r w:rsidR="00916DFC">
        <w:rPr>
          <w:noProof/>
        </w:rPr>
        <w:t>27</w:t>
      </w:r>
      <w:r w:rsidR="00344DB5">
        <w:fldChar w:fldCharType="end"/>
      </w:r>
      <w:r w:rsidR="00C84DD0">
        <w:t>)</w:t>
      </w:r>
      <w:r>
        <w:t xml:space="preserve"> and compaction-delay settings. </w:t>
      </w:r>
      <w:r w:rsidR="0027286F">
        <w:t xml:space="preserve">All properties are set by </w:t>
      </w:r>
      <w:r>
        <w:t>the provider depending upon system engineering.</w:t>
      </w:r>
      <w:r w:rsidR="0027286F">
        <w:t xml:space="preserve"> The properties provide the client with information on </w:t>
      </w:r>
      <w:r w:rsidR="00844011">
        <w:t xml:space="preserve">log behavior so that it can assess whether it is </w:t>
      </w:r>
      <w:r w:rsidR="00CD48C5">
        <w:t>in the compaction zone etc.</w:t>
      </w:r>
    </w:p>
    <w:p w14:paraId="040B0610" w14:textId="77777777" w:rsidR="00AD0C15" w:rsidRDefault="00005A60" w:rsidP="00A56331">
      <w:r w:rsidRPr="00F32BDC">
        <w:rPr>
          <w:noProof/>
        </w:rPr>
        <mc:AlternateContent>
          <mc:Choice Requires="wps">
            <w:drawing>
              <wp:anchor distT="0" distB="0" distL="114300" distR="114300" simplePos="0" relativeHeight="251652096" behindDoc="0" locked="0" layoutInCell="1" allowOverlap="1" wp14:anchorId="06937CC1" wp14:editId="6325BACC">
                <wp:simplePos x="0" y="0"/>
                <wp:positionH relativeFrom="margin">
                  <wp:align>left</wp:align>
                </wp:positionH>
                <wp:positionV relativeFrom="paragraph">
                  <wp:posOffset>301625</wp:posOffset>
                </wp:positionV>
                <wp:extent cx="6602095" cy="2581275"/>
                <wp:effectExtent l="0" t="0" r="27305" b="28575"/>
                <wp:wrapTopAndBottom/>
                <wp:docPr id="1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2581275"/>
                        </a:xfrm>
                        <a:prstGeom prst="rect">
                          <a:avLst/>
                        </a:prstGeom>
                        <a:solidFill>
                          <a:schemeClr val="accent4">
                            <a:lumMod val="20000"/>
                            <a:lumOff val="80000"/>
                          </a:schemeClr>
                        </a:solidFill>
                        <a:ln>
                          <a:solidFill>
                            <a:schemeClr val="tx1"/>
                          </a:solidFill>
                        </a:ln>
                      </wps:spPr>
                      <wps:txbx>
                        <w:txbxContent>
                          <w:p w14:paraId="5C3E8FCA"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grouping connection-protocol-details {</w:t>
                            </w:r>
                          </w:p>
                          <w:p w14:paraId="671F31FD"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leaf-list allowed-connection-protocols {</w:t>
                            </w:r>
                          </w:p>
                          <w:p w14:paraId="32CDAF8C"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type connection-protocol;</w:t>
                            </w:r>
                          </w:p>
                          <w:p w14:paraId="17D45246"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default "CONNECTION_PROTOCOL_WEBSOCKETS";</w:t>
                            </w:r>
                          </w:p>
                          <w:p w14:paraId="4764F4B0"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config false;</w:t>
                            </w:r>
                          </w:p>
                          <w:p w14:paraId="070BD2B1"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description "Name of the allowed protocol(s).</w:t>
                            </w:r>
                          </w:p>
                          <w:p w14:paraId="6B9E801A"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Where there is a list:</w:t>
                            </w:r>
                          </w:p>
                          <w:p w14:paraId="3AA5614D"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 all protocols must use the same encoding format</w:t>
                            </w:r>
                          </w:p>
                          <w:p w14:paraId="7592AA8D"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 there will be one or more available streams per connection protocol</w:t>
                            </w:r>
                          </w:p>
                          <w:p w14:paraId="16A5CC6D"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CONDITION: Mandatory where not default.";</w:t>
                            </w:r>
                          </w:p>
                          <w:p w14:paraId="71A025F8"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w:t>
                            </w:r>
                          </w:p>
                          <w:p w14:paraId="27DD9A06"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leaf encoding-format {</w:t>
                            </w:r>
                          </w:p>
                          <w:p w14:paraId="7B6AA6A0" w14:textId="77777777" w:rsid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type encoding-format;</w:t>
                            </w:r>
                          </w:p>
                          <w:p w14:paraId="45874F25" w14:textId="77777777" w:rsidR="00F41E6C" w:rsidRPr="00F41B51" w:rsidRDefault="00F41E6C" w:rsidP="00F41B51">
                            <w:pPr>
                              <w:spacing w:before="40" w:after="40" w:line="216" w:lineRule="auto"/>
                              <w:rPr>
                                <w:rFonts w:asciiTheme="minorHAnsi" w:hAnsi="Arial"/>
                                <w:kern w:val="24"/>
                                <w:sz w:val="16"/>
                                <w:szCs w:val="16"/>
                              </w:rPr>
                            </w:pPr>
                            <w:r w:rsidRPr="00F41E6C">
                              <w:rPr>
                                <w:rFonts w:asciiTheme="minorHAnsi" w:hAnsi="Arial"/>
                                <w:kern w:val="24"/>
                                <w:sz w:val="16"/>
                                <w:szCs w:val="16"/>
                              </w:rPr>
                              <w:t xml:space="preserve">            default "ENCODING_FORMAT_JSON";</w:t>
                            </w:r>
                          </w:p>
                          <w:p w14:paraId="72F42491"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config false;</w:t>
                            </w:r>
                          </w:p>
                          <w:p w14:paraId="1B2BBE9F"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description "The encoding format of the streamed records.</w:t>
                            </w:r>
                          </w:p>
                          <w:p w14:paraId="783C9B9F"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CONDITION: Mandatory where not default.";</w:t>
                            </w:r>
                          </w:p>
                          <w:p w14:paraId="482B1600"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w:t>
                            </w:r>
                          </w:p>
                          <w:p w14:paraId="37F7E5ED"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description "Details of the connection protocols available for the specific stream.";</w:t>
                            </w:r>
                          </w:p>
                          <w:p w14:paraId="3C3C8C77" w14:textId="77777777" w:rsidR="00AD0C15" w:rsidRPr="00B94221" w:rsidRDefault="00F41B51" w:rsidP="00AD0C15">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6937CC1" id="_x0000_s1033" style="position:absolute;margin-left:0;margin-top:23.75pt;width:519.85pt;height:203.25pt;z-index:2516520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" fillcolor="#f9ecd4 [663]" strokecolor="#141313 [3213]">
                <v:path arrowok="t"/>
                <o:lock v:ext="edit" grouping="t"/>
                <v:textbox>
                  <w:txbxContent>
                    <w:p w14:paraId="5C3E8FCA"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grouping connection-protocol-details {</w:t>
                      </w:r>
                    </w:p>
                    <w:p w14:paraId="671F31FD"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leaf-list allowed-connection-protocols {</w:t>
                      </w:r>
                    </w:p>
                    <w:p w14:paraId="32CDAF8C"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type connection-</w:t>
                      </w:r>
                      <w:proofErr w:type="gramStart"/>
                      <w:r w:rsidRPr="00F41B51">
                        <w:rPr>
                          <w:rFonts w:asciiTheme="minorHAnsi" w:hAnsi="Arial"/>
                          <w:kern w:val="24"/>
                          <w:sz w:val="16"/>
                          <w:szCs w:val="16"/>
                        </w:rPr>
                        <w:t>protocol;</w:t>
                      </w:r>
                      <w:proofErr w:type="gramEnd"/>
                    </w:p>
                    <w:p w14:paraId="17D45246"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default "CONNECTION_PROTOCOL_WEBSOCKETS</w:t>
                      </w:r>
                      <w:proofErr w:type="gramStart"/>
                      <w:r w:rsidRPr="00F41B51">
                        <w:rPr>
                          <w:rFonts w:asciiTheme="minorHAnsi" w:hAnsi="Arial"/>
                          <w:kern w:val="24"/>
                          <w:sz w:val="16"/>
                          <w:szCs w:val="16"/>
                        </w:rPr>
                        <w:t>";</w:t>
                      </w:r>
                      <w:proofErr w:type="gramEnd"/>
                    </w:p>
                    <w:p w14:paraId="4764F4B0"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config </w:t>
                      </w:r>
                      <w:proofErr w:type="gramStart"/>
                      <w:r w:rsidRPr="00F41B51">
                        <w:rPr>
                          <w:rFonts w:asciiTheme="minorHAnsi" w:hAnsi="Arial"/>
                          <w:kern w:val="24"/>
                          <w:sz w:val="16"/>
                          <w:szCs w:val="16"/>
                        </w:rPr>
                        <w:t>false;</w:t>
                      </w:r>
                      <w:proofErr w:type="gramEnd"/>
                    </w:p>
                    <w:p w14:paraId="070BD2B1"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description "Name of the allowed protocol(s).</w:t>
                      </w:r>
                    </w:p>
                    <w:p w14:paraId="6B9E801A"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Where there is a list:</w:t>
                      </w:r>
                    </w:p>
                    <w:p w14:paraId="3AA5614D"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 all protocols must use the same encoding format</w:t>
                      </w:r>
                    </w:p>
                    <w:p w14:paraId="7592AA8D"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 there will be one or more available streams per connection protocol</w:t>
                      </w:r>
                    </w:p>
                    <w:p w14:paraId="16A5CC6D"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CONDITION: Mandatory where not default.</w:t>
                      </w:r>
                      <w:proofErr w:type="gramStart"/>
                      <w:r w:rsidRPr="00F41B51">
                        <w:rPr>
                          <w:rFonts w:asciiTheme="minorHAnsi" w:hAnsi="Arial"/>
                          <w:kern w:val="24"/>
                          <w:sz w:val="16"/>
                          <w:szCs w:val="16"/>
                        </w:rPr>
                        <w:t>";</w:t>
                      </w:r>
                      <w:proofErr w:type="gramEnd"/>
                    </w:p>
                    <w:p w14:paraId="71A025F8"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w:t>
                      </w:r>
                    </w:p>
                    <w:p w14:paraId="27DD9A06"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leaf encoding-format {</w:t>
                      </w:r>
                    </w:p>
                    <w:p w14:paraId="7B6AA6A0" w14:textId="77777777" w:rsid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type encoding-</w:t>
                      </w:r>
                      <w:proofErr w:type="gramStart"/>
                      <w:r w:rsidRPr="00F41B51">
                        <w:rPr>
                          <w:rFonts w:asciiTheme="minorHAnsi" w:hAnsi="Arial"/>
                          <w:kern w:val="24"/>
                          <w:sz w:val="16"/>
                          <w:szCs w:val="16"/>
                        </w:rPr>
                        <w:t>format;</w:t>
                      </w:r>
                      <w:proofErr w:type="gramEnd"/>
                    </w:p>
                    <w:p w14:paraId="45874F25" w14:textId="77777777" w:rsidR="00F41E6C" w:rsidRPr="00F41B51" w:rsidRDefault="00F41E6C" w:rsidP="00F41B51">
                      <w:pPr>
                        <w:spacing w:before="40" w:after="40" w:line="216" w:lineRule="auto"/>
                        <w:rPr>
                          <w:rFonts w:asciiTheme="minorHAnsi" w:hAnsi="Arial"/>
                          <w:kern w:val="24"/>
                          <w:sz w:val="16"/>
                          <w:szCs w:val="16"/>
                        </w:rPr>
                      </w:pPr>
                      <w:r w:rsidRPr="00F41E6C">
                        <w:rPr>
                          <w:rFonts w:asciiTheme="minorHAnsi" w:hAnsi="Arial"/>
                          <w:kern w:val="24"/>
                          <w:sz w:val="16"/>
                          <w:szCs w:val="16"/>
                        </w:rPr>
                        <w:t xml:space="preserve">            default "ENCODING_FORMAT_JSON</w:t>
                      </w:r>
                      <w:proofErr w:type="gramStart"/>
                      <w:r w:rsidRPr="00F41E6C">
                        <w:rPr>
                          <w:rFonts w:asciiTheme="minorHAnsi" w:hAnsi="Arial"/>
                          <w:kern w:val="24"/>
                          <w:sz w:val="16"/>
                          <w:szCs w:val="16"/>
                        </w:rPr>
                        <w:t>";</w:t>
                      </w:r>
                      <w:proofErr w:type="gramEnd"/>
                    </w:p>
                    <w:p w14:paraId="72F42491"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config </w:t>
                      </w:r>
                      <w:proofErr w:type="gramStart"/>
                      <w:r w:rsidRPr="00F41B51">
                        <w:rPr>
                          <w:rFonts w:asciiTheme="minorHAnsi" w:hAnsi="Arial"/>
                          <w:kern w:val="24"/>
                          <w:sz w:val="16"/>
                          <w:szCs w:val="16"/>
                        </w:rPr>
                        <w:t>false;</w:t>
                      </w:r>
                      <w:proofErr w:type="gramEnd"/>
                    </w:p>
                    <w:p w14:paraId="1B2BBE9F"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description "The encoding format of the streamed records.</w:t>
                      </w:r>
                    </w:p>
                    <w:p w14:paraId="783C9B9F"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CONDITION: Mandatory where not default.</w:t>
                      </w:r>
                      <w:proofErr w:type="gramStart"/>
                      <w:r w:rsidRPr="00F41B51">
                        <w:rPr>
                          <w:rFonts w:asciiTheme="minorHAnsi" w:hAnsi="Arial"/>
                          <w:kern w:val="24"/>
                          <w:sz w:val="16"/>
                          <w:szCs w:val="16"/>
                        </w:rPr>
                        <w:t>";</w:t>
                      </w:r>
                      <w:proofErr w:type="gramEnd"/>
                    </w:p>
                    <w:p w14:paraId="482B1600"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w:t>
                      </w:r>
                    </w:p>
                    <w:p w14:paraId="37F7E5ED" w14:textId="77777777" w:rsidR="00F41B51" w:rsidRPr="00F41B51" w:rsidRDefault="00F41B51" w:rsidP="00F41B51">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description "Details of the connection protocols available for the specific stream.</w:t>
                      </w:r>
                      <w:proofErr w:type="gramStart"/>
                      <w:r w:rsidRPr="00F41B51">
                        <w:rPr>
                          <w:rFonts w:asciiTheme="minorHAnsi" w:hAnsi="Arial"/>
                          <w:kern w:val="24"/>
                          <w:sz w:val="16"/>
                          <w:szCs w:val="16"/>
                        </w:rPr>
                        <w:t>";</w:t>
                      </w:r>
                      <w:proofErr w:type="gramEnd"/>
                    </w:p>
                    <w:p w14:paraId="3C3C8C77" w14:textId="77777777" w:rsidR="00AD0C15" w:rsidRPr="00B94221" w:rsidRDefault="00F41B51" w:rsidP="00AD0C15">
                      <w:pPr>
                        <w:spacing w:before="40" w:after="40" w:line="216" w:lineRule="auto"/>
                        <w:rPr>
                          <w:rFonts w:asciiTheme="minorHAnsi" w:hAnsi="Arial"/>
                          <w:kern w:val="24"/>
                          <w:sz w:val="16"/>
                          <w:szCs w:val="16"/>
                        </w:rPr>
                      </w:pPr>
                      <w:r w:rsidRPr="00F41B51">
                        <w:rPr>
                          <w:rFonts w:asciiTheme="minorHAnsi" w:hAnsi="Arial"/>
                          <w:kern w:val="24"/>
                          <w:sz w:val="16"/>
                          <w:szCs w:val="16"/>
                        </w:rPr>
                        <w:t xml:space="preserve">    }</w:t>
                      </w:r>
                    </w:p>
                  </w:txbxContent>
                </v:textbox>
                <w10:wrap type="topAndBottom" anchorx="margin"/>
              </v:rect>
            </w:pict>
          </mc:Fallback>
        </mc:AlternateContent>
      </w:r>
    </w:p>
    <w:p w14:paraId="35F435D5" w14:textId="631DF17F" w:rsidR="00AD0C15" w:rsidRDefault="00AD0C15" w:rsidP="00AD0C15">
      <w:pPr>
        <w:pStyle w:val="FigureCaption"/>
      </w:pPr>
      <w:bookmarkStart w:id="64" w:name="_Toc223392387"/>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8</w:t>
      </w:r>
      <w:r>
        <w:rPr>
          <w:noProof/>
        </w:rPr>
        <w:fldChar w:fldCharType="end"/>
      </w:r>
      <w:r w:rsidRPr="00CA3534">
        <w:t xml:space="preserve"> </w:t>
      </w:r>
      <w:r>
        <w:t xml:space="preserve"> </w:t>
      </w:r>
      <w:r w:rsidR="00375A28">
        <w:t>YANG</w:t>
      </w:r>
      <w:r>
        <w:t xml:space="preserve">: </w:t>
      </w:r>
      <w:r w:rsidR="00410FF6">
        <w:t>connection-protocol</w:t>
      </w:r>
      <w:r>
        <w:t>-details</w:t>
      </w:r>
      <w:bookmarkEnd w:id="64"/>
    </w:p>
    <w:p w14:paraId="74C1F1AF" w14:textId="77777777" w:rsidR="00AD0C15" w:rsidRDefault="00AD0C15" w:rsidP="00AD0C15">
      <w:pPr>
        <w:spacing w:before="100" w:beforeAutospacing="1" w:after="100" w:afterAutospacing="1"/>
        <w:rPr>
          <w:rFonts w:eastAsia="Times New Roman"/>
        </w:rPr>
      </w:pPr>
      <w:r>
        <w:rPr>
          <w:rFonts w:eastAsia="Times New Roman"/>
        </w:rPr>
        <w:t>For this structure, a solution shall provide the following support:</w:t>
      </w:r>
    </w:p>
    <w:p w14:paraId="4F61C773" w14:textId="77777777" w:rsidR="00AD0C15" w:rsidRDefault="00F41B51" w:rsidP="00AD0C15">
      <w:pPr>
        <w:numPr>
          <w:ilvl w:val="0"/>
          <w:numId w:val="10"/>
        </w:numPr>
        <w:spacing w:before="100" w:beforeAutospacing="1" w:after="100" w:afterAutospacing="1"/>
        <w:rPr>
          <w:rFonts w:eastAsia="Times New Roman"/>
        </w:rPr>
      </w:pPr>
      <w:r>
        <w:rPr>
          <w:rFonts w:eastAsia="Times New Roman"/>
        </w:rPr>
        <w:t>Conditional (as per description above)</w:t>
      </w:r>
      <w:r w:rsidR="00AD0C15" w:rsidRPr="008B3C46">
        <w:rPr>
          <w:rFonts w:eastAsia="Times New Roman"/>
        </w:rPr>
        <w:t>:</w:t>
      </w:r>
    </w:p>
    <w:p w14:paraId="752D70CC" w14:textId="77777777" w:rsidR="002F245A" w:rsidRDefault="00F41B51" w:rsidP="002F245A">
      <w:pPr>
        <w:numPr>
          <w:ilvl w:val="1"/>
          <w:numId w:val="10"/>
        </w:numPr>
        <w:spacing w:before="100" w:beforeAutospacing="1" w:after="100" w:afterAutospacing="1"/>
        <w:rPr>
          <w:rFonts w:eastAsia="Times New Roman"/>
        </w:rPr>
      </w:pPr>
      <w:r w:rsidRPr="00F41B51">
        <w:rPr>
          <w:rFonts w:eastAsia="Times New Roman"/>
        </w:rPr>
        <w:t>allowed-connection-protocols</w:t>
      </w:r>
    </w:p>
    <w:p w14:paraId="6B4D4322" w14:textId="77777777" w:rsidR="00005A60" w:rsidRDefault="00005A60" w:rsidP="003239A3">
      <w:pPr>
        <w:numPr>
          <w:ilvl w:val="1"/>
          <w:numId w:val="10"/>
        </w:numPr>
        <w:spacing w:before="100" w:beforeAutospacing="1" w:after="100" w:afterAutospacing="1"/>
        <w:rPr>
          <w:rFonts w:eastAsia="Times New Roman"/>
        </w:rPr>
      </w:pPr>
      <w:r w:rsidRPr="00F32BDC">
        <w:rPr>
          <w:noProof/>
        </w:rPr>
        <mc:AlternateContent>
          <mc:Choice Requires="wps">
            <w:drawing>
              <wp:anchor distT="0" distB="0" distL="114300" distR="114300" simplePos="0" relativeHeight="251658240" behindDoc="0" locked="0" layoutInCell="1" allowOverlap="0" wp14:anchorId="397C1746" wp14:editId="6895B93C">
                <wp:simplePos x="0" y="0"/>
                <wp:positionH relativeFrom="margin">
                  <wp:posOffset>0</wp:posOffset>
                </wp:positionH>
                <wp:positionV relativeFrom="paragraph">
                  <wp:posOffset>252095</wp:posOffset>
                </wp:positionV>
                <wp:extent cx="6602095" cy="2998470"/>
                <wp:effectExtent l="0" t="0" r="27305" b="11430"/>
                <wp:wrapTopAndBottom/>
                <wp:docPr id="2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2998470"/>
                        </a:xfrm>
                        <a:prstGeom prst="rect">
                          <a:avLst/>
                        </a:prstGeom>
                        <a:solidFill>
                          <a:schemeClr val="accent4">
                            <a:lumMod val="20000"/>
                            <a:lumOff val="80000"/>
                          </a:schemeClr>
                        </a:solidFill>
                        <a:ln>
                          <a:solidFill>
                            <a:schemeClr val="tx1"/>
                          </a:solidFill>
                        </a:ln>
                      </wps:spPr>
                      <wps:txbx>
                        <w:txbxContent>
                          <w:p w14:paraId="74E450EB" w14:textId="77777777" w:rsidR="00246A74" w:rsidRPr="00246A74" w:rsidRDefault="00246A74" w:rsidP="00246A74">
                            <w:pPr>
                              <w:spacing w:before="40" w:after="40" w:line="216" w:lineRule="auto"/>
                              <w:rPr>
                                <w:rFonts w:asciiTheme="minorHAnsi" w:hAnsi="Arial"/>
                                <w:kern w:val="24"/>
                                <w:sz w:val="16"/>
                                <w:szCs w:val="16"/>
                              </w:rPr>
                            </w:pPr>
                            <w:r w:rsidRPr="00246A74">
                              <w:rPr>
                                <w:rFonts w:asciiTheme="minorHAnsi" w:hAnsi="Arial"/>
                                <w:kern w:val="24"/>
                                <w:sz w:val="16"/>
                                <w:szCs w:val="16"/>
                              </w:rPr>
                              <w:t xml:space="preserve">    typedef connection-protocol {</w:t>
                            </w:r>
                          </w:p>
                          <w:p w14:paraId="76012F98" w14:textId="77777777" w:rsidR="00246A74" w:rsidRPr="00246A74" w:rsidRDefault="00246A74" w:rsidP="00246A74">
                            <w:pPr>
                              <w:spacing w:before="40" w:after="40" w:line="216" w:lineRule="auto"/>
                              <w:rPr>
                                <w:rFonts w:asciiTheme="minorHAnsi" w:hAnsi="Arial"/>
                                <w:kern w:val="24"/>
                                <w:sz w:val="16"/>
                                <w:szCs w:val="16"/>
                              </w:rPr>
                            </w:pPr>
                            <w:r w:rsidRPr="00246A74">
                              <w:rPr>
                                <w:rFonts w:asciiTheme="minorHAnsi" w:hAnsi="Arial"/>
                                <w:kern w:val="24"/>
                                <w:sz w:val="16"/>
                                <w:szCs w:val="16"/>
                              </w:rPr>
                              <w:t xml:space="preserve">        type identityref {</w:t>
                            </w:r>
                          </w:p>
                          <w:p w14:paraId="268BCD89" w14:textId="77777777" w:rsidR="00246A74" w:rsidRPr="00246A74" w:rsidRDefault="00246A74" w:rsidP="00246A74">
                            <w:pPr>
                              <w:spacing w:before="40" w:after="40" w:line="216" w:lineRule="auto"/>
                              <w:rPr>
                                <w:rFonts w:asciiTheme="minorHAnsi" w:hAnsi="Arial"/>
                                <w:kern w:val="24"/>
                                <w:sz w:val="16"/>
                                <w:szCs w:val="16"/>
                              </w:rPr>
                            </w:pPr>
                            <w:r w:rsidRPr="00246A74">
                              <w:rPr>
                                <w:rFonts w:asciiTheme="minorHAnsi" w:hAnsi="Arial"/>
                                <w:kern w:val="24"/>
                                <w:sz w:val="16"/>
                                <w:szCs w:val="16"/>
                              </w:rPr>
                              <w:t xml:space="preserve">            base CONNECTION_PROTOCOL;</w:t>
                            </w:r>
                          </w:p>
                          <w:p w14:paraId="5C58C939" w14:textId="77777777" w:rsidR="00246A74" w:rsidRPr="00246A74" w:rsidRDefault="00246A74" w:rsidP="00246A74">
                            <w:pPr>
                              <w:spacing w:before="40" w:after="40" w:line="216" w:lineRule="auto"/>
                              <w:rPr>
                                <w:rFonts w:asciiTheme="minorHAnsi" w:hAnsi="Arial"/>
                                <w:kern w:val="24"/>
                                <w:sz w:val="16"/>
                                <w:szCs w:val="16"/>
                              </w:rPr>
                            </w:pPr>
                            <w:r w:rsidRPr="00246A74">
                              <w:rPr>
                                <w:rFonts w:asciiTheme="minorHAnsi" w:hAnsi="Arial"/>
                                <w:kern w:val="24"/>
                                <w:sz w:val="16"/>
                                <w:szCs w:val="16"/>
                              </w:rPr>
                              <w:t xml:space="preserve">        }</w:t>
                            </w:r>
                          </w:p>
                          <w:p w14:paraId="552C8259" w14:textId="77777777" w:rsidR="00246A74" w:rsidRPr="00246A74" w:rsidRDefault="00246A74" w:rsidP="00246A74">
                            <w:pPr>
                              <w:spacing w:before="40" w:after="40" w:line="216" w:lineRule="auto"/>
                              <w:rPr>
                                <w:rFonts w:asciiTheme="minorHAnsi" w:hAnsi="Arial"/>
                                <w:kern w:val="24"/>
                                <w:sz w:val="16"/>
                                <w:szCs w:val="16"/>
                              </w:rPr>
                            </w:pPr>
                            <w:r w:rsidRPr="00246A74">
                              <w:rPr>
                                <w:rFonts w:asciiTheme="minorHAnsi" w:hAnsi="Arial"/>
                                <w:kern w:val="24"/>
                                <w:sz w:val="16"/>
                                <w:szCs w:val="16"/>
                              </w:rPr>
                              <w:t xml:space="preserve">        description "The connection protocols.";</w:t>
                            </w:r>
                          </w:p>
                          <w:p w14:paraId="279166BA" w14:textId="77777777" w:rsidR="00246A74" w:rsidRDefault="00246A74" w:rsidP="00246A74">
                            <w:pPr>
                              <w:spacing w:before="40" w:after="40" w:line="216" w:lineRule="auto"/>
                              <w:rPr>
                                <w:rFonts w:asciiTheme="minorHAnsi" w:hAnsi="Arial"/>
                                <w:kern w:val="24"/>
                                <w:sz w:val="16"/>
                                <w:szCs w:val="16"/>
                              </w:rPr>
                            </w:pPr>
                            <w:r w:rsidRPr="00246A74">
                              <w:rPr>
                                <w:rFonts w:asciiTheme="minorHAnsi" w:hAnsi="Arial"/>
                                <w:kern w:val="24"/>
                                <w:sz w:val="16"/>
                                <w:szCs w:val="16"/>
                              </w:rPr>
                              <w:t xml:space="preserve">    }</w:t>
                            </w:r>
                          </w:p>
                          <w:p w14:paraId="101EB19C" w14:textId="77777777" w:rsidR="00246A74" w:rsidRPr="00D45619" w:rsidRDefault="00D45619" w:rsidP="00246A74">
                            <w:pPr>
                              <w:spacing w:before="40" w:after="40" w:line="216" w:lineRule="auto"/>
                              <w:rPr>
                                <w:rFonts w:asciiTheme="minorHAnsi" w:hAnsi="Arial"/>
                                <w:color w:val="FF0000"/>
                                <w:kern w:val="24"/>
                                <w:sz w:val="16"/>
                                <w:szCs w:val="16"/>
                              </w:rPr>
                            </w:pPr>
                            <w:r w:rsidRPr="00D45619">
                              <w:rPr>
                                <w:rFonts w:asciiTheme="minorHAnsi" w:hAnsi="Arial"/>
                                <w:color w:val="FF0000"/>
                                <w:kern w:val="24"/>
                                <w:sz w:val="16"/>
                                <w:szCs w:val="16"/>
                              </w:rPr>
                              <w:t>…</w:t>
                            </w:r>
                          </w:p>
                          <w:p w14:paraId="04905E74"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identity CONNECTION_PROTOCOL {</w:t>
                            </w:r>
                          </w:p>
                          <w:p w14:paraId="31844522"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description "none";</w:t>
                            </w:r>
                          </w:p>
                          <w:p w14:paraId="3A5CFDA6"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w:t>
                            </w:r>
                          </w:p>
                          <w:p w14:paraId="1C7B8A0C"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identity CONNECTION_PROTOCOL_WEBSOCKETS {</w:t>
                            </w:r>
                          </w:p>
                          <w:p w14:paraId="4A6B9F70"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base CONNECTION_PROTOCOL;</w:t>
                            </w:r>
                          </w:p>
                          <w:p w14:paraId="1DD0648E"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description "WebSockets as defined at https://datatracker.ietf.org/doc/html/rfc6455.";</w:t>
                            </w:r>
                          </w:p>
                          <w:p w14:paraId="5EAE5F65"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w:t>
                            </w:r>
                          </w:p>
                          <w:p w14:paraId="628E8E4A"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identity CONNECTION_PROTOCOL_SSE {</w:t>
                            </w:r>
                          </w:p>
                          <w:p w14:paraId="11F59C9B"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base CONNECTION_PROTOCOL;</w:t>
                            </w:r>
                          </w:p>
                          <w:p w14:paraId="1685931E"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description "Server Sent Events as defined at https://www.w3.org/TR/2015/REC-eventsource-20150203/.";</w:t>
                            </w:r>
                          </w:p>
                          <w:p w14:paraId="1D69B134"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w:t>
                            </w:r>
                          </w:p>
                          <w:p w14:paraId="7ABFE06B"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identity CONNECTION_PROTOCOL_GNMI {</w:t>
                            </w:r>
                          </w:p>
                          <w:p w14:paraId="2E11627B"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base CONNECTION_PROTOCOL;</w:t>
                            </w:r>
                          </w:p>
                          <w:p w14:paraId="6BFBDB07"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description "Google network Management Interface as specified at https://github.com/openconfig/reference/tree/master/rpc/gnmi.";</w:t>
                            </w:r>
                          </w:p>
                          <w:p w14:paraId="380E8D49" w14:textId="77777777" w:rsidR="00246A74" w:rsidRPr="00F41B51"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w:t>
                            </w:r>
                          </w:p>
                          <w:p w14:paraId="214EF92C" w14:textId="77777777" w:rsidR="003239A3" w:rsidRPr="00B94221" w:rsidRDefault="003239A3" w:rsidP="003239A3">
                            <w:pPr>
                              <w:spacing w:before="40" w:after="40" w:line="216" w:lineRule="auto"/>
                              <w:rPr>
                                <w:rFonts w:asciiTheme="minorHAnsi" w:hAnsi="Arial"/>
                                <w:kern w:val="24"/>
                                <w:sz w:val="16"/>
                                <w:szCs w:val="16"/>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397C1746" id="_x0000_s1034" style="position:absolute;left:0;text-align:left;margin-left:0;margin-top:19.85pt;width:519.85pt;height:236.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" o:allowoverlap="f" fillcolor="#f9ecd4 [663]" strokecolor="#141313 [3213]">
                <v:path arrowok="t"/>
                <o:lock v:ext="edit" grouping="t"/>
                <v:textbox>
                  <w:txbxContent>
                    <w:p w14:paraId="74E450EB" w14:textId="77777777" w:rsidR="00246A74" w:rsidRPr="00246A74" w:rsidRDefault="00246A74" w:rsidP="00246A74">
                      <w:pPr>
                        <w:spacing w:before="40" w:after="40" w:line="216" w:lineRule="auto"/>
                        <w:rPr>
                          <w:rFonts w:asciiTheme="minorHAnsi" w:hAnsi="Arial"/>
                          <w:kern w:val="24"/>
                          <w:sz w:val="16"/>
                          <w:szCs w:val="16"/>
                        </w:rPr>
                      </w:pPr>
                      <w:r w:rsidRPr="00246A74">
                        <w:rPr>
                          <w:rFonts w:asciiTheme="minorHAnsi" w:hAnsi="Arial"/>
                          <w:kern w:val="24"/>
                          <w:sz w:val="16"/>
                          <w:szCs w:val="16"/>
                        </w:rPr>
                        <w:t xml:space="preserve">    typedef connection-protocol {</w:t>
                      </w:r>
                    </w:p>
                    <w:p w14:paraId="76012F98" w14:textId="77777777" w:rsidR="00246A74" w:rsidRPr="00246A74" w:rsidRDefault="00246A74" w:rsidP="00246A74">
                      <w:pPr>
                        <w:spacing w:before="40" w:after="40" w:line="216" w:lineRule="auto"/>
                        <w:rPr>
                          <w:rFonts w:asciiTheme="minorHAnsi" w:hAnsi="Arial"/>
                          <w:kern w:val="24"/>
                          <w:sz w:val="16"/>
                          <w:szCs w:val="16"/>
                        </w:rPr>
                      </w:pPr>
                      <w:r w:rsidRPr="00246A74">
                        <w:rPr>
                          <w:rFonts w:asciiTheme="minorHAnsi" w:hAnsi="Arial"/>
                          <w:kern w:val="24"/>
                          <w:sz w:val="16"/>
                          <w:szCs w:val="16"/>
                        </w:rPr>
                        <w:t xml:space="preserve">        type identityref {</w:t>
                      </w:r>
                    </w:p>
                    <w:p w14:paraId="268BCD89" w14:textId="77777777" w:rsidR="00246A74" w:rsidRPr="00246A74" w:rsidRDefault="00246A74" w:rsidP="00246A74">
                      <w:pPr>
                        <w:spacing w:before="40" w:after="40" w:line="216" w:lineRule="auto"/>
                        <w:rPr>
                          <w:rFonts w:asciiTheme="minorHAnsi" w:hAnsi="Arial"/>
                          <w:kern w:val="24"/>
                          <w:sz w:val="16"/>
                          <w:szCs w:val="16"/>
                        </w:rPr>
                      </w:pPr>
                      <w:r w:rsidRPr="00246A74">
                        <w:rPr>
                          <w:rFonts w:asciiTheme="minorHAnsi" w:hAnsi="Arial"/>
                          <w:kern w:val="24"/>
                          <w:sz w:val="16"/>
                          <w:szCs w:val="16"/>
                        </w:rPr>
                        <w:t xml:space="preserve">            base CONNECTION_</w:t>
                      </w:r>
                      <w:proofErr w:type="gramStart"/>
                      <w:r w:rsidRPr="00246A74">
                        <w:rPr>
                          <w:rFonts w:asciiTheme="minorHAnsi" w:hAnsi="Arial"/>
                          <w:kern w:val="24"/>
                          <w:sz w:val="16"/>
                          <w:szCs w:val="16"/>
                        </w:rPr>
                        <w:t>PROTOCOL;</w:t>
                      </w:r>
                      <w:proofErr w:type="gramEnd"/>
                    </w:p>
                    <w:p w14:paraId="5C58C939" w14:textId="77777777" w:rsidR="00246A74" w:rsidRPr="00246A74" w:rsidRDefault="00246A74" w:rsidP="00246A74">
                      <w:pPr>
                        <w:spacing w:before="40" w:after="40" w:line="216" w:lineRule="auto"/>
                        <w:rPr>
                          <w:rFonts w:asciiTheme="minorHAnsi" w:hAnsi="Arial"/>
                          <w:kern w:val="24"/>
                          <w:sz w:val="16"/>
                          <w:szCs w:val="16"/>
                        </w:rPr>
                      </w:pPr>
                      <w:r w:rsidRPr="00246A74">
                        <w:rPr>
                          <w:rFonts w:asciiTheme="minorHAnsi" w:hAnsi="Arial"/>
                          <w:kern w:val="24"/>
                          <w:sz w:val="16"/>
                          <w:szCs w:val="16"/>
                        </w:rPr>
                        <w:t xml:space="preserve">        }</w:t>
                      </w:r>
                    </w:p>
                    <w:p w14:paraId="552C8259" w14:textId="77777777" w:rsidR="00246A74" w:rsidRPr="00246A74" w:rsidRDefault="00246A74" w:rsidP="00246A74">
                      <w:pPr>
                        <w:spacing w:before="40" w:after="40" w:line="216" w:lineRule="auto"/>
                        <w:rPr>
                          <w:rFonts w:asciiTheme="minorHAnsi" w:hAnsi="Arial"/>
                          <w:kern w:val="24"/>
                          <w:sz w:val="16"/>
                          <w:szCs w:val="16"/>
                        </w:rPr>
                      </w:pPr>
                      <w:r w:rsidRPr="00246A74">
                        <w:rPr>
                          <w:rFonts w:asciiTheme="minorHAnsi" w:hAnsi="Arial"/>
                          <w:kern w:val="24"/>
                          <w:sz w:val="16"/>
                          <w:szCs w:val="16"/>
                        </w:rPr>
                        <w:t xml:space="preserve">        description "The connection protocols.</w:t>
                      </w:r>
                      <w:proofErr w:type="gramStart"/>
                      <w:r w:rsidRPr="00246A74">
                        <w:rPr>
                          <w:rFonts w:asciiTheme="minorHAnsi" w:hAnsi="Arial"/>
                          <w:kern w:val="24"/>
                          <w:sz w:val="16"/>
                          <w:szCs w:val="16"/>
                        </w:rPr>
                        <w:t>";</w:t>
                      </w:r>
                      <w:proofErr w:type="gramEnd"/>
                    </w:p>
                    <w:p w14:paraId="279166BA" w14:textId="77777777" w:rsidR="00246A74" w:rsidRDefault="00246A74" w:rsidP="00246A74">
                      <w:pPr>
                        <w:spacing w:before="40" w:after="40" w:line="216" w:lineRule="auto"/>
                        <w:rPr>
                          <w:rFonts w:asciiTheme="minorHAnsi" w:hAnsi="Arial"/>
                          <w:kern w:val="24"/>
                          <w:sz w:val="16"/>
                          <w:szCs w:val="16"/>
                        </w:rPr>
                      </w:pPr>
                      <w:r w:rsidRPr="00246A74">
                        <w:rPr>
                          <w:rFonts w:asciiTheme="minorHAnsi" w:hAnsi="Arial"/>
                          <w:kern w:val="24"/>
                          <w:sz w:val="16"/>
                          <w:szCs w:val="16"/>
                        </w:rPr>
                        <w:t xml:space="preserve">    }</w:t>
                      </w:r>
                    </w:p>
                    <w:p w14:paraId="101EB19C" w14:textId="77777777" w:rsidR="00246A74" w:rsidRPr="00D45619" w:rsidRDefault="00D45619" w:rsidP="00246A74">
                      <w:pPr>
                        <w:spacing w:before="40" w:after="40" w:line="216" w:lineRule="auto"/>
                        <w:rPr>
                          <w:rFonts w:asciiTheme="minorHAnsi" w:hAnsi="Arial"/>
                          <w:color w:val="FF0000"/>
                          <w:kern w:val="24"/>
                          <w:sz w:val="16"/>
                          <w:szCs w:val="16"/>
                        </w:rPr>
                      </w:pPr>
                      <w:r w:rsidRPr="00D45619">
                        <w:rPr>
                          <w:rFonts w:asciiTheme="minorHAnsi" w:hAnsi="Arial"/>
                          <w:color w:val="FF0000"/>
                          <w:kern w:val="24"/>
                          <w:sz w:val="16"/>
                          <w:szCs w:val="16"/>
                        </w:rPr>
                        <w:t>…</w:t>
                      </w:r>
                    </w:p>
                    <w:p w14:paraId="04905E74"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identity CONNECTION_PROTOCOL {</w:t>
                      </w:r>
                    </w:p>
                    <w:p w14:paraId="31844522"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description "none</w:t>
                      </w:r>
                      <w:proofErr w:type="gramStart"/>
                      <w:r w:rsidRPr="005561A5">
                        <w:rPr>
                          <w:rFonts w:asciiTheme="minorHAnsi" w:hAnsi="Arial"/>
                          <w:kern w:val="24"/>
                          <w:sz w:val="16"/>
                          <w:szCs w:val="16"/>
                        </w:rPr>
                        <w:t>";</w:t>
                      </w:r>
                      <w:proofErr w:type="gramEnd"/>
                    </w:p>
                    <w:p w14:paraId="3A5CFDA6"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w:t>
                      </w:r>
                    </w:p>
                    <w:p w14:paraId="1C7B8A0C"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identity CONNECTION_PROTOCOL_WEBSOCKETS {</w:t>
                      </w:r>
                    </w:p>
                    <w:p w14:paraId="4A6B9F70"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base CONNECTION_</w:t>
                      </w:r>
                      <w:proofErr w:type="gramStart"/>
                      <w:r w:rsidRPr="005561A5">
                        <w:rPr>
                          <w:rFonts w:asciiTheme="minorHAnsi" w:hAnsi="Arial"/>
                          <w:kern w:val="24"/>
                          <w:sz w:val="16"/>
                          <w:szCs w:val="16"/>
                        </w:rPr>
                        <w:t>PROTOCOL;</w:t>
                      </w:r>
                      <w:proofErr w:type="gramEnd"/>
                    </w:p>
                    <w:p w14:paraId="1DD0648E"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description "WebSockets as defined at https://datatracker.ietf.org/doc/html/rfc6455.</w:t>
                      </w:r>
                      <w:proofErr w:type="gramStart"/>
                      <w:r w:rsidRPr="005561A5">
                        <w:rPr>
                          <w:rFonts w:asciiTheme="minorHAnsi" w:hAnsi="Arial"/>
                          <w:kern w:val="24"/>
                          <w:sz w:val="16"/>
                          <w:szCs w:val="16"/>
                        </w:rPr>
                        <w:t>";</w:t>
                      </w:r>
                      <w:proofErr w:type="gramEnd"/>
                    </w:p>
                    <w:p w14:paraId="5EAE5F65"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w:t>
                      </w:r>
                    </w:p>
                    <w:p w14:paraId="628E8E4A"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identity CONNECTION_PROTOCOL_SSE {</w:t>
                      </w:r>
                    </w:p>
                    <w:p w14:paraId="11F59C9B"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base CONNECTION_</w:t>
                      </w:r>
                      <w:proofErr w:type="gramStart"/>
                      <w:r w:rsidRPr="005561A5">
                        <w:rPr>
                          <w:rFonts w:asciiTheme="minorHAnsi" w:hAnsi="Arial"/>
                          <w:kern w:val="24"/>
                          <w:sz w:val="16"/>
                          <w:szCs w:val="16"/>
                        </w:rPr>
                        <w:t>PROTOCOL;</w:t>
                      </w:r>
                      <w:proofErr w:type="gramEnd"/>
                    </w:p>
                    <w:p w14:paraId="1685931E"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description "Server Sent Events as defined at https://www.w3.org/TR/2015/REC-eventsource-20150203/.</w:t>
                      </w:r>
                      <w:proofErr w:type="gramStart"/>
                      <w:r w:rsidRPr="005561A5">
                        <w:rPr>
                          <w:rFonts w:asciiTheme="minorHAnsi" w:hAnsi="Arial"/>
                          <w:kern w:val="24"/>
                          <w:sz w:val="16"/>
                          <w:szCs w:val="16"/>
                        </w:rPr>
                        <w:t>";</w:t>
                      </w:r>
                      <w:proofErr w:type="gramEnd"/>
                    </w:p>
                    <w:p w14:paraId="1D69B134"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w:t>
                      </w:r>
                    </w:p>
                    <w:p w14:paraId="7ABFE06B"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identity CONNECTION_PROTOCOL_GNMI {</w:t>
                      </w:r>
                    </w:p>
                    <w:p w14:paraId="2E11627B"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base CONNECTION_</w:t>
                      </w:r>
                      <w:proofErr w:type="gramStart"/>
                      <w:r w:rsidRPr="005561A5">
                        <w:rPr>
                          <w:rFonts w:asciiTheme="minorHAnsi" w:hAnsi="Arial"/>
                          <w:kern w:val="24"/>
                          <w:sz w:val="16"/>
                          <w:szCs w:val="16"/>
                        </w:rPr>
                        <w:t>PROTOCOL;</w:t>
                      </w:r>
                      <w:proofErr w:type="gramEnd"/>
                    </w:p>
                    <w:p w14:paraId="6BFBDB07" w14:textId="77777777" w:rsidR="005561A5" w:rsidRPr="005561A5"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description "Google network Management Interface as specified at https://github.com/openconfig/reference/tree/master/rpc/gnmi.</w:t>
                      </w:r>
                      <w:proofErr w:type="gramStart"/>
                      <w:r w:rsidRPr="005561A5">
                        <w:rPr>
                          <w:rFonts w:asciiTheme="minorHAnsi" w:hAnsi="Arial"/>
                          <w:kern w:val="24"/>
                          <w:sz w:val="16"/>
                          <w:szCs w:val="16"/>
                        </w:rPr>
                        <w:t>";</w:t>
                      </w:r>
                      <w:proofErr w:type="gramEnd"/>
                    </w:p>
                    <w:p w14:paraId="380E8D49" w14:textId="77777777" w:rsidR="00246A74" w:rsidRPr="00F41B51" w:rsidRDefault="005561A5" w:rsidP="005561A5">
                      <w:pPr>
                        <w:spacing w:before="40" w:after="40" w:line="216" w:lineRule="auto"/>
                        <w:rPr>
                          <w:rFonts w:asciiTheme="minorHAnsi" w:hAnsi="Arial"/>
                          <w:kern w:val="24"/>
                          <w:sz w:val="16"/>
                          <w:szCs w:val="16"/>
                        </w:rPr>
                      </w:pPr>
                      <w:r w:rsidRPr="005561A5">
                        <w:rPr>
                          <w:rFonts w:asciiTheme="minorHAnsi" w:hAnsi="Arial"/>
                          <w:kern w:val="24"/>
                          <w:sz w:val="16"/>
                          <w:szCs w:val="16"/>
                        </w:rPr>
                        <w:t xml:space="preserve">    }</w:t>
                      </w:r>
                    </w:p>
                    <w:p w14:paraId="214EF92C" w14:textId="77777777" w:rsidR="003239A3" w:rsidRPr="00B94221" w:rsidRDefault="003239A3" w:rsidP="003239A3">
                      <w:pPr>
                        <w:spacing w:before="40" w:after="40" w:line="216" w:lineRule="auto"/>
                        <w:rPr>
                          <w:rFonts w:asciiTheme="minorHAnsi" w:hAnsi="Arial"/>
                          <w:kern w:val="24"/>
                          <w:sz w:val="16"/>
                          <w:szCs w:val="16"/>
                        </w:rPr>
                      </w:pPr>
                    </w:p>
                  </w:txbxContent>
                </v:textbox>
                <w10:wrap type="topAndBottom" anchorx="margin"/>
              </v:rect>
            </w:pict>
          </mc:Fallback>
        </mc:AlternateContent>
      </w:r>
      <w:r w:rsidR="000962AF" w:rsidRPr="000962AF">
        <w:rPr>
          <w:rFonts w:eastAsia="Times New Roman"/>
        </w:rPr>
        <w:t>encoding-forma</w:t>
      </w:r>
      <w:r>
        <w:rPr>
          <w:rFonts w:eastAsia="Times New Roman"/>
        </w:rPr>
        <w:t>t</w:t>
      </w:r>
    </w:p>
    <w:p w14:paraId="0E156777" w14:textId="038F70EC" w:rsidR="00005A60" w:rsidRDefault="003239A3" w:rsidP="00A56331">
      <w:pPr>
        <w:pStyle w:val="FigureCaption"/>
      </w:pPr>
      <w:bookmarkStart w:id="65" w:name="_Toc223392388"/>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9</w:t>
      </w:r>
      <w:r>
        <w:rPr>
          <w:noProof/>
        </w:rPr>
        <w:fldChar w:fldCharType="end"/>
      </w:r>
      <w:r w:rsidRPr="00CA3534">
        <w:t xml:space="preserve"> </w:t>
      </w:r>
      <w:r>
        <w:t xml:space="preserve"> </w:t>
      </w:r>
      <w:r w:rsidR="00375A28">
        <w:t>YANG</w:t>
      </w:r>
      <w:r>
        <w:t>: connection-protocol</w:t>
      </w:r>
      <w:bookmarkEnd w:id="65"/>
    </w:p>
    <w:p w14:paraId="662EFA4C" w14:textId="77777777" w:rsidR="00005A60" w:rsidRDefault="00005A60" w:rsidP="00A56331">
      <w:pPr>
        <w:rPr>
          <w:rFonts w:eastAsia="Times New Roman"/>
        </w:rPr>
      </w:pPr>
      <w:r w:rsidRPr="00F32BDC">
        <w:rPr>
          <w:noProof/>
        </w:rPr>
        <w:lastRenderedPageBreak/>
        <mc:AlternateContent>
          <mc:Choice Requires="wps">
            <w:drawing>
              <wp:anchor distT="0" distB="0" distL="114300" distR="114300" simplePos="0" relativeHeight="251660288" behindDoc="0" locked="0" layoutInCell="1" allowOverlap="0" wp14:anchorId="52F026B6" wp14:editId="6209EDE1">
                <wp:simplePos x="0" y="0"/>
                <wp:positionH relativeFrom="margin">
                  <wp:posOffset>0</wp:posOffset>
                </wp:positionH>
                <wp:positionV relativeFrom="paragraph">
                  <wp:posOffset>254000</wp:posOffset>
                </wp:positionV>
                <wp:extent cx="6602095" cy="3295650"/>
                <wp:effectExtent l="0" t="0" r="27305" b="19050"/>
                <wp:wrapTopAndBottom/>
                <wp:docPr id="2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3295650"/>
                        </a:xfrm>
                        <a:prstGeom prst="rect">
                          <a:avLst/>
                        </a:prstGeom>
                        <a:solidFill>
                          <a:schemeClr val="accent4">
                            <a:lumMod val="20000"/>
                            <a:lumOff val="80000"/>
                          </a:schemeClr>
                        </a:solidFill>
                        <a:ln>
                          <a:solidFill>
                            <a:schemeClr val="tx1"/>
                          </a:solidFill>
                        </a:ln>
                      </wps:spPr>
                      <wps:txbx>
                        <w:txbxContent>
                          <w:p w14:paraId="0A94DAFB" w14:textId="77777777" w:rsidR="00005A60" w:rsidRPr="005561A5" w:rsidRDefault="00005A60" w:rsidP="00005A60">
                            <w:pPr>
                              <w:spacing w:before="40" w:after="40" w:line="216" w:lineRule="auto"/>
                              <w:rPr>
                                <w:rFonts w:asciiTheme="minorHAnsi" w:hAnsi="Arial"/>
                                <w:kern w:val="24"/>
                                <w:sz w:val="16"/>
                                <w:szCs w:val="16"/>
                              </w:rPr>
                            </w:pPr>
                          </w:p>
                          <w:p w14:paraId="0BA190E6" w14:textId="77777777" w:rsidR="00267207" w:rsidRPr="00267207" w:rsidRDefault="00267207" w:rsidP="00267207">
                            <w:pPr>
                              <w:spacing w:before="40" w:after="40" w:line="216" w:lineRule="auto"/>
                              <w:rPr>
                                <w:rFonts w:asciiTheme="minorHAnsi" w:hAnsi="Arial"/>
                                <w:kern w:val="24"/>
                                <w:sz w:val="16"/>
                                <w:szCs w:val="16"/>
                              </w:rPr>
                            </w:pPr>
                            <w:r w:rsidRPr="00267207">
                              <w:rPr>
                                <w:rFonts w:asciiTheme="minorHAnsi" w:hAnsi="Arial"/>
                                <w:kern w:val="24"/>
                                <w:sz w:val="16"/>
                                <w:szCs w:val="16"/>
                              </w:rPr>
                              <w:t xml:space="preserve">    typedef encoding-format {</w:t>
                            </w:r>
                          </w:p>
                          <w:p w14:paraId="5040867E" w14:textId="77777777" w:rsidR="00267207" w:rsidRPr="00267207" w:rsidRDefault="00267207" w:rsidP="00267207">
                            <w:pPr>
                              <w:spacing w:before="40" w:after="40" w:line="216" w:lineRule="auto"/>
                              <w:rPr>
                                <w:rFonts w:asciiTheme="minorHAnsi" w:hAnsi="Arial"/>
                                <w:kern w:val="24"/>
                                <w:sz w:val="16"/>
                                <w:szCs w:val="16"/>
                              </w:rPr>
                            </w:pPr>
                            <w:r w:rsidRPr="00267207">
                              <w:rPr>
                                <w:rFonts w:asciiTheme="minorHAnsi" w:hAnsi="Arial"/>
                                <w:kern w:val="24"/>
                                <w:sz w:val="16"/>
                                <w:szCs w:val="16"/>
                              </w:rPr>
                              <w:t xml:space="preserve">        type identityref {</w:t>
                            </w:r>
                          </w:p>
                          <w:p w14:paraId="56747FCA" w14:textId="77777777" w:rsidR="00267207" w:rsidRPr="00267207" w:rsidRDefault="00267207" w:rsidP="00267207">
                            <w:pPr>
                              <w:spacing w:before="40" w:after="40" w:line="216" w:lineRule="auto"/>
                              <w:rPr>
                                <w:rFonts w:asciiTheme="minorHAnsi" w:hAnsi="Arial"/>
                                <w:kern w:val="24"/>
                                <w:sz w:val="16"/>
                                <w:szCs w:val="16"/>
                              </w:rPr>
                            </w:pPr>
                            <w:r w:rsidRPr="00267207">
                              <w:rPr>
                                <w:rFonts w:asciiTheme="minorHAnsi" w:hAnsi="Arial"/>
                                <w:kern w:val="24"/>
                                <w:sz w:val="16"/>
                                <w:szCs w:val="16"/>
                              </w:rPr>
                              <w:t xml:space="preserve">            base ENCODING_FORMAT;</w:t>
                            </w:r>
                          </w:p>
                          <w:p w14:paraId="4E57576D" w14:textId="77777777" w:rsidR="00267207" w:rsidRPr="00267207" w:rsidRDefault="00267207" w:rsidP="00267207">
                            <w:pPr>
                              <w:spacing w:before="40" w:after="40" w:line="216" w:lineRule="auto"/>
                              <w:rPr>
                                <w:rFonts w:asciiTheme="minorHAnsi" w:hAnsi="Arial"/>
                                <w:kern w:val="24"/>
                                <w:sz w:val="16"/>
                                <w:szCs w:val="16"/>
                              </w:rPr>
                            </w:pPr>
                            <w:r w:rsidRPr="00267207">
                              <w:rPr>
                                <w:rFonts w:asciiTheme="minorHAnsi" w:hAnsi="Arial"/>
                                <w:kern w:val="24"/>
                                <w:sz w:val="16"/>
                                <w:szCs w:val="16"/>
                              </w:rPr>
                              <w:t xml:space="preserve">        }</w:t>
                            </w:r>
                          </w:p>
                          <w:p w14:paraId="07C1D1C9" w14:textId="77777777" w:rsidR="00267207" w:rsidRPr="00267207" w:rsidRDefault="00267207" w:rsidP="00267207">
                            <w:pPr>
                              <w:spacing w:before="40" w:after="40" w:line="216" w:lineRule="auto"/>
                              <w:rPr>
                                <w:rFonts w:asciiTheme="minorHAnsi" w:hAnsi="Arial"/>
                                <w:kern w:val="24"/>
                                <w:sz w:val="16"/>
                                <w:szCs w:val="16"/>
                              </w:rPr>
                            </w:pPr>
                            <w:r w:rsidRPr="00267207">
                              <w:rPr>
                                <w:rFonts w:asciiTheme="minorHAnsi" w:hAnsi="Arial"/>
                                <w:kern w:val="24"/>
                                <w:sz w:val="16"/>
                                <w:szCs w:val="16"/>
                              </w:rPr>
                              <w:t xml:space="preserve">        description "The list of possible encoding formats.";</w:t>
                            </w:r>
                          </w:p>
                          <w:p w14:paraId="3199AFB0" w14:textId="77777777" w:rsidR="000F13E2" w:rsidRDefault="00267207" w:rsidP="00267207">
                            <w:pPr>
                              <w:spacing w:before="40" w:after="40" w:line="216" w:lineRule="auto"/>
                              <w:rPr>
                                <w:rFonts w:asciiTheme="minorHAnsi" w:hAnsi="Arial"/>
                                <w:kern w:val="24"/>
                                <w:sz w:val="16"/>
                                <w:szCs w:val="16"/>
                              </w:rPr>
                            </w:pPr>
                            <w:r w:rsidRPr="00267207">
                              <w:rPr>
                                <w:rFonts w:asciiTheme="minorHAnsi" w:hAnsi="Arial"/>
                                <w:kern w:val="24"/>
                                <w:sz w:val="16"/>
                                <w:szCs w:val="16"/>
                              </w:rPr>
                              <w:t xml:space="preserve">    }</w:t>
                            </w:r>
                          </w:p>
                          <w:p w14:paraId="6FF5B818" w14:textId="77777777" w:rsidR="000F13E2" w:rsidRPr="00D45619" w:rsidRDefault="00D45619" w:rsidP="00267207">
                            <w:pPr>
                              <w:spacing w:before="40" w:after="40" w:line="216" w:lineRule="auto"/>
                              <w:rPr>
                                <w:rFonts w:asciiTheme="minorHAnsi" w:hAnsi="Arial"/>
                                <w:color w:val="FF0000"/>
                                <w:kern w:val="24"/>
                                <w:sz w:val="16"/>
                                <w:szCs w:val="16"/>
                              </w:rPr>
                            </w:pPr>
                            <w:r>
                              <w:rPr>
                                <w:rFonts w:asciiTheme="minorHAnsi" w:hAnsi="Arial"/>
                                <w:color w:val="FF0000"/>
                                <w:kern w:val="24"/>
                                <w:sz w:val="16"/>
                                <w:szCs w:val="16"/>
                              </w:rPr>
                              <w:t xml:space="preserve">… </w:t>
                            </w:r>
                          </w:p>
                          <w:p w14:paraId="40A463A9"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identity ENCODING_FORMAT {</w:t>
                            </w:r>
                          </w:p>
                          <w:p w14:paraId="7D901671"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description "none";</w:t>
                            </w:r>
                          </w:p>
                          <w:p w14:paraId="1BB9FB44"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w:t>
                            </w:r>
                          </w:p>
                          <w:p w14:paraId="48E93040"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identity ENCODING_FORMAT_JSON {</w:t>
                            </w:r>
                          </w:p>
                          <w:p w14:paraId="34ECEB35"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base ENCODING_FORMAT;</w:t>
                            </w:r>
                          </w:p>
                          <w:p w14:paraId="00080F93"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description "JavaScript Object Notation as defined at https://www.json.org/json-en.html.";</w:t>
                            </w:r>
                          </w:p>
                          <w:p w14:paraId="504A1A2C"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w:t>
                            </w:r>
                          </w:p>
                          <w:p w14:paraId="45DAE46D"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identity ENCODING_FORMAT_PROTOBUF {</w:t>
                            </w:r>
                          </w:p>
                          <w:p w14:paraId="7979F3EC"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base ENCODING_FORMAT;</w:t>
                            </w:r>
                          </w:p>
                          <w:p w14:paraId="568FAC21"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description "Protocol Buffers as defined at github.com/protocolbuffers/protobuf.";</w:t>
                            </w:r>
                          </w:p>
                          <w:p w14:paraId="60CB5084"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w:t>
                            </w:r>
                          </w:p>
                          <w:p w14:paraId="72DCD2AF"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identity ENCODING_FORMAT_XML {</w:t>
                            </w:r>
                          </w:p>
                          <w:p w14:paraId="1C8B71A5"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base ENCODING_FORMAT;</w:t>
                            </w:r>
                          </w:p>
                          <w:p w14:paraId="2C939A57"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description "eXtensible Markup Language as defined at https://www.w3.org/standards/xml/.";</w:t>
                            </w:r>
                          </w:p>
                          <w:p w14:paraId="3594B573" w14:textId="77777777" w:rsidR="000F13E2" w:rsidRPr="00F41B51"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w:t>
                            </w:r>
                          </w:p>
                          <w:p w14:paraId="2501DF4F" w14:textId="77777777" w:rsidR="00005A60" w:rsidRPr="00B94221" w:rsidRDefault="00005A60" w:rsidP="00005A60">
                            <w:pPr>
                              <w:spacing w:before="40" w:after="40" w:line="216" w:lineRule="auto"/>
                              <w:rPr>
                                <w:rFonts w:asciiTheme="minorHAnsi" w:hAnsi="Arial"/>
                                <w:kern w:val="24"/>
                                <w:sz w:val="16"/>
                                <w:szCs w:val="16"/>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52F026B6" id="_x0000_s1035" style="position:absolute;margin-left:0;margin-top:20pt;width:519.85pt;height:25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" o:allowoverlap="f" fillcolor="#f9ecd4 [663]" strokecolor="#141313 [3213]">
                <v:path arrowok="t"/>
                <o:lock v:ext="edit" grouping="t"/>
                <v:textbox>
                  <w:txbxContent>
                    <w:p w14:paraId="0A94DAFB" w14:textId="77777777" w:rsidR="00005A60" w:rsidRPr="005561A5" w:rsidRDefault="00005A60" w:rsidP="00005A60">
                      <w:pPr>
                        <w:spacing w:before="40" w:after="40" w:line="216" w:lineRule="auto"/>
                        <w:rPr>
                          <w:rFonts w:asciiTheme="minorHAnsi" w:hAnsi="Arial"/>
                          <w:kern w:val="24"/>
                          <w:sz w:val="16"/>
                          <w:szCs w:val="16"/>
                        </w:rPr>
                      </w:pPr>
                    </w:p>
                    <w:p w14:paraId="0BA190E6" w14:textId="77777777" w:rsidR="00267207" w:rsidRPr="00267207" w:rsidRDefault="00267207" w:rsidP="00267207">
                      <w:pPr>
                        <w:spacing w:before="40" w:after="40" w:line="216" w:lineRule="auto"/>
                        <w:rPr>
                          <w:rFonts w:asciiTheme="minorHAnsi" w:hAnsi="Arial"/>
                          <w:kern w:val="24"/>
                          <w:sz w:val="16"/>
                          <w:szCs w:val="16"/>
                        </w:rPr>
                      </w:pPr>
                      <w:r w:rsidRPr="00267207">
                        <w:rPr>
                          <w:rFonts w:asciiTheme="minorHAnsi" w:hAnsi="Arial"/>
                          <w:kern w:val="24"/>
                          <w:sz w:val="16"/>
                          <w:szCs w:val="16"/>
                        </w:rPr>
                        <w:t xml:space="preserve">    typedef </w:t>
                      </w:r>
                      <w:proofErr w:type="gramStart"/>
                      <w:r w:rsidRPr="00267207">
                        <w:rPr>
                          <w:rFonts w:asciiTheme="minorHAnsi" w:hAnsi="Arial"/>
                          <w:kern w:val="24"/>
                          <w:sz w:val="16"/>
                          <w:szCs w:val="16"/>
                        </w:rPr>
                        <w:t>encoding-format</w:t>
                      </w:r>
                      <w:proofErr w:type="gramEnd"/>
                      <w:r w:rsidRPr="00267207">
                        <w:rPr>
                          <w:rFonts w:asciiTheme="minorHAnsi" w:hAnsi="Arial"/>
                          <w:kern w:val="24"/>
                          <w:sz w:val="16"/>
                          <w:szCs w:val="16"/>
                        </w:rPr>
                        <w:t xml:space="preserve"> {</w:t>
                      </w:r>
                    </w:p>
                    <w:p w14:paraId="5040867E" w14:textId="77777777" w:rsidR="00267207" w:rsidRPr="00267207" w:rsidRDefault="00267207" w:rsidP="00267207">
                      <w:pPr>
                        <w:spacing w:before="40" w:after="40" w:line="216" w:lineRule="auto"/>
                        <w:rPr>
                          <w:rFonts w:asciiTheme="minorHAnsi" w:hAnsi="Arial"/>
                          <w:kern w:val="24"/>
                          <w:sz w:val="16"/>
                          <w:szCs w:val="16"/>
                        </w:rPr>
                      </w:pPr>
                      <w:r w:rsidRPr="00267207">
                        <w:rPr>
                          <w:rFonts w:asciiTheme="minorHAnsi" w:hAnsi="Arial"/>
                          <w:kern w:val="24"/>
                          <w:sz w:val="16"/>
                          <w:szCs w:val="16"/>
                        </w:rPr>
                        <w:t xml:space="preserve">        type identityref {</w:t>
                      </w:r>
                    </w:p>
                    <w:p w14:paraId="56747FCA" w14:textId="77777777" w:rsidR="00267207" w:rsidRPr="00267207" w:rsidRDefault="00267207" w:rsidP="00267207">
                      <w:pPr>
                        <w:spacing w:before="40" w:after="40" w:line="216" w:lineRule="auto"/>
                        <w:rPr>
                          <w:rFonts w:asciiTheme="minorHAnsi" w:hAnsi="Arial"/>
                          <w:kern w:val="24"/>
                          <w:sz w:val="16"/>
                          <w:szCs w:val="16"/>
                        </w:rPr>
                      </w:pPr>
                      <w:r w:rsidRPr="00267207">
                        <w:rPr>
                          <w:rFonts w:asciiTheme="minorHAnsi" w:hAnsi="Arial"/>
                          <w:kern w:val="24"/>
                          <w:sz w:val="16"/>
                          <w:szCs w:val="16"/>
                        </w:rPr>
                        <w:t xml:space="preserve">            base ENCODING_</w:t>
                      </w:r>
                      <w:proofErr w:type="gramStart"/>
                      <w:r w:rsidRPr="00267207">
                        <w:rPr>
                          <w:rFonts w:asciiTheme="minorHAnsi" w:hAnsi="Arial"/>
                          <w:kern w:val="24"/>
                          <w:sz w:val="16"/>
                          <w:szCs w:val="16"/>
                        </w:rPr>
                        <w:t>FORMAT;</w:t>
                      </w:r>
                      <w:proofErr w:type="gramEnd"/>
                    </w:p>
                    <w:p w14:paraId="4E57576D" w14:textId="77777777" w:rsidR="00267207" w:rsidRPr="00267207" w:rsidRDefault="00267207" w:rsidP="00267207">
                      <w:pPr>
                        <w:spacing w:before="40" w:after="40" w:line="216" w:lineRule="auto"/>
                        <w:rPr>
                          <w:rFonts w:asciiTheme="minorHAnsi" w:hAnsi="Arial"/>
                          <w:kern w:val="24"/>
                          <w:sz w:val="16"/>
                          <w:szCs w:val="16"/>
                        </w:rPr>
                      </w:pPr>
                      <w:r w:rsidRPr="00267207">
                        <w:rPr>
                          <w:rFonts w:asciiTheme="minorHAnsi" w:hAnsi="Arial"/>
                          <w:kern w:val="24"/>
                          <w:sz w:val="16"/>
                          <w:szCs w:val="16"/>
                        </w:rPr>
                        <w:t xml:space="preserve">        }</w:t>
                      </w:r>
                    </w:p>
                    <w:p w14:paraId="07C1D1C9" w14:textId="77777777" w:rsidR="00267207" w:rsidRPr="00267207" w:rsidRDefault="00267207" w:rsidP="00267207">
                      <w:pPr>
                        <w:spacing w:before="40" w:after="40" w:line="216" w:lineRule="auto"/>
                        <w:rPr>
                          <w:rFonts w:asciiTheme="minorHAnsi" w:hAnsi="Arial"/>
                          <w:kern w:val="24"/>
                          <w:sz w:val="16"/>
                          <w:szCs w:val="16"/>
                        </w:rPr>
                      </w:pPr>
                      <w:r w:rsidRPr="00267207">
                        <w:rPr>
                          <w:rFonts w:asciiTheme="minorHAnsi" w:hAnsi="Arial"/>
                          <w:kern w:val="24"/>
                          <w:sz w:val="16"/>
                          <w:szCs w:val="16"/>
                        </w:rPr>
                        <w:t xml:space="preserve">        description "The list of possible encoding formats.</w:t>
                      </w:r>
                      <w:proofErr w:type="gramStart"/>
                      <w:r w:rsidRPr="00267207">
                        <w:rPr>
                          <w:rFonts w:asciiTheme="minorHAnsi" w:hAnsi="Arial"/>
                          <w:kern w:val="24"/>
                          <w:sz w:val="16"/>
                          <w:szCs w:val="16"/>
                        </w:rPr>
                        <w:t>";</w:t>
                      </w:r>
                      <w:proofErr w:type="gramEnd"/>
                    </w:p>
                    <w:p w14:paraId="3199AFB0" w14:textId="77777777" w:rsidR="000F13E2" w:rsidRDefault="00267207" w:rsidP="00267207">
                      <w:pPr>
                        <w:spacing w:before="40" w:after="40" w:line="216" w:lineRule="auto"/>
                        <w:rPr>
                          <w:rFonts w:asciiTheme="minorHAnsi" w:hAnsi="Arial"/>
                          <w:kern w:val="24"/>
                          <w:sz w:val="16"/>
                          <w:szCs w:val="16"/>
                        </w:rPr>
                      </w:pPr>
                      <w:r w:rsidRPr="00267207">
                        <w:rPr>
                          <w:rFonts w:asciiTheme="minorHAnsi" w:hAnsi="Arial"/>
                          <w:kern w:val="24"/>
                          <w:sz w:val="16"/>
                          <w:szCs w:val="16"/>
                        </w:rPr>
                        <w:t xml:space="preserve">    }</w:t>
                      </w:r>
                    </w:p>
                    <w:p w14:paraId="6FF5B818" w14:textId="77777777" w:rsidR="000F13E2" w:rsidRPr="00D45619" w:rsidRDefault="00D45619" w:rsidP="00267207">
                      <w:pPr>
                        <w:spacing w:before="40" w:after="40" w:line="216" w:lineRule="auto"/>
                        <w:rPr>
                          <w:rFonts w:asciiTheme="minorHAnsi" w:hAnsi="Arial"/>
                          <w:color w:val="FF0000"/>
                          <w:kern w:val="24"/>
                          <w:sz w:val="16"/>
                          <w:szCs w:val="16"/>
                        </w:rPr>
                      </w:pPr>
                      <w:r>
                        <w:rPr>
                          <w:rFonts w:asciiTheme="minorHAnsi" w:hAnsi="Arial"/>
                          <w:color w:val="FF0000"/>
                          <w:kern w:val="24"/>
                          <w:sz w:val="16"/>
                          <w:szCs w:val="16"/>
                        </w:rPr>
                        <w:t xml:space="preserve">… </w:t>
                      </w:r>
                    </w:p>
                    <w:p w14:paraId="40A463A9"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identity ENCODING_FORMAT {</w:t>
                      </w:r>
                    </w:p>
                    <w:p w14:paraId="7D901671"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description "none</w:t>
                      </w:r>
                      <w:proofErr w:type="gramStart"/>
                      <w:r w:rsidRPr="000F13E2">
                        <w:rPr>
                          <w:rFonts w:asciiTheme="minorHAnsi" w:hAnsi="Arial"/>
                          <w:kern w:val="24"/>
                          <w:sz w:val="16"/>
                          <w:szCs w:val="16"/>
                        </w:rPr>
                        <w:t>";</w:t>
                      </w:r>
                      <w:proofErr w:type="gramEnd"/>
                    </w:p>
                    <w:p w14:paraId="1BB9FB44"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w:t>
                      </w:r>
                    </w:p>
                    <w:p w14:paraId="48E93040"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identity ENCODING_FORMAT_JSON {</w:t>
                      </w:r>
                    </w:p>
                    <w:p w14:paraId="34ECEB35"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base ENCODING_</w:t>
                      </w:r>
                      <w:proofErr w:type="gramStart"/>
                      <w:r w:rsidRPr="000F13E2">
                        <w:rPr>
                          <w:rFonts w:asciiTheme="minorHAnsi" w:hAnsi="Arial"/>
                          <w:kern w:val="24"/>
                          <w:sz w:val="16"/>
                          <w:szCs w:val="16"/>
                        </w:rPr>
                        <w:t>FORMAT;</w:t>
                      </w:r>
                      <w:proofErr w:type="gramEnd"/>
                    </w:p>
                    <w:p w14:paraId="00080F93"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description "JavaScript Object Notation as defined at https://www.json.org/json-en.html.</w:t>
                      </w:r>
                      <w:proofErr w:type="gramStart"/>
                      <w:r w:rsidRPr="000F13E2">
                        <w:rPr>
                          <w:rFonts w:asciiTheme="minorHAnsi" w:hAnsi="Arial"/>
                          <w:kern w:val="24"/>
                          <w:sz w:val="16"/>
                          <w:szCs w:val="16"/>
                        </w:rPr>
                        <w:t>";</w:t>
                      </w:r>
                      <w:proofErr w:type="gramEnd"/>
                    </w:p>
                    <w:p w14:paraId="504A1A2C"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w:t>
                      </w:r>
                    </w:p>
                    <w:p w14:paraId="45DAE46D"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identity ENCODING_FORMAT_PROTOBUF {</w:t>
                      </w:r>
                    </w:p>
                    <w:p w14:paraId="7979F3EC"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base ENCODING_</w:t>
                      </w:r>
                      <w:proofErr w:type="gramStart"/>
                      <w:r w:rsidRPr="000F13E2">
                        <w:rPr>
                          <w:rFonts w:asciiTheme="minorHAnsi" w:hAnsi="Arial"/>
                          <w:kern w:val="24"/>
                          <w:sz w:val="16"/>
                          <w:szCs w:val="16"/>
                        </w:rPr>
                        <w:t>FORMAT;</w:t>
                      </w:r>
                      <w:proofErr w:type="gramEnd"/>
                    </w:p>
                    <w:p w14:paraId="568FAC21"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description "Protocol Buffers as defined at github.com/protocolbuffers/protobuf.</w:t>
                      </w:r>
                      <w:proofErr w:type="gramStart"/>
                      <w:r w:rsidRPr="000F13E2">
                        <w:rPr>
                          <w:rFonts w:asciiTheme="minorHAnsi" w:hAnsi="Arial"/>
                          <w:kern w:val="24"/>
                          <w:sz w:val="16"/>
                          <w:szCs w:val="16"/>
                        </w:rPr>
                        <w:t>";</w:t>
                      </w:r>
                      <w:proofErr w:type="gramEnd"/>
                    </w:p>
                    <w:p w14:paraId="60CB5084"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w:t>
                      </w:r>
                    </w:p>
                    <w:p w14:paraId="72DCD2AF"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identity ENCODING_FORMAT_XML {</w:t>
                      </w:r>
                    </w:p>
                    <w:p w14:paraId="1C8B71A5"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base ENCODING_</w:t>
                      </w:r>
                      <w:proofErr w:type="gramStart"/>
                      <w:r w:rsidRPr="000F13E2">
                        <w:rPr>
                          <w:rFonts w:asciiTheme="minorHAnsi" w:hAnsi="Arial"/>
                          <w:kern w:val="24"/>
                          <w:sz w:val="16"/>
                          <w:szCs w:val="16"/>
                        </w:rPr>
                        <w:t>FORMAT;</w:t>
                      </w:r>
                      <w:proofErr w:type="gramEnd"/>
                    </w:p>
                    <w:p w14:paraId="2C939A57" w14:textId="77777777" w:rsidR="000F13E2" w:rsidRPr="000F13E2"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description "eXtensible Markup Language as defined at https://www.w3.org/standards/xml/.</w:t>
                      </w:r>
                      <w:proofErr w:type="gramStart"/>
                      <w:r w:rsidRPr="000F13E2">
                        <w:rPr>
                          <w:rFonts w:asciiTheme="minorHAnsi" w:hAnsi="Arial"/>
                          <w:kern w:val="24"/>
                          <w:sz w:val="16"/>
                          <w:szCs w:val="16"/>
                        </w:rPr>
                        <w:t>";</w:t>
                      </w:r>
                      <w:proofErr w:type="gramEnd"/>
                    </w:p>
                    <w:p w14:paraId="3594B573" w14:textId="77777777" w:rsidR="000F13E2" w:rsidRPr="00F41B51" w:rsidRDefault="000F13E2" w:rsidP="000F13E2">
                      <w:pPr>
                        <w:spacing w:before="40" w:after="40" w:line="216" w:lineRule="auto"/>
                        <w:rPr>
                          <w:rFonts w:asciiTheme="minorHAnsi" w:hAnsi="Arial"/>
                          <w:kern w:val="24"/>
                          <w:sz w:val="16"/>
                          <w:szCs w:val="16"/>
                        </w:rPr>
                      </w:pPr>
                      <w:r w:rsidRPr="000F13E2">
                        <w:rPr>
                          <w:rFonts w:asciiTheme="minorHAnsi" w:hAnsi="Arial"/>
                          <w:kern w:val="24"/>
                          <w:sz w:val="16"/>
                          <w:szCs w:val="16"/>
                        </w:rPr>
                        <w:t xml:space="preserve">    }</w:t>
                      </w:r>
                    </w:p>
                    <w:p w14:paraId="2501DF4F" w14:textId="77777777" w:rsidR="00005A60" w:rsidRPr="00B94221" w:rsidRDefault="00005A60" w:rsidP="00005A60">
                      <w:pPr>
                        <w:spacing w:before="40" w:after="40" w:line="216" w:lineRule="auto"/>
                        <w:rPr>
                          <w:rFonts w:asciiTheme="minorHAnsi" w:hAnsi="Arial"/>
                          <w:kern w:val="24"/>
                          <w:sz w:val="16"/>
                          <w:szCs w:val="16"/>
                        </w:rPr>
                      </w:pPr>
                    </w:p>
                  </w:txbxContent>
                </v:textbox>
                <w10:wrap type="topAndBottom" anchorx="margin"/>
              </v:rect>
            </w:pict>
          </mc:Fallback>
        </mc:AlternateContent>
      </w:r>
    </w:p>
    <w:p w14:paraId="33452D0C" w14:textId="780D1548" w:rsidR="00005A60" w:rsidRDefault="00005A60" w:rsidP="00005A60">
      <w:pPr>
        <w:pStyle w:val="FigureCaption"/>
      </w:pPr>
      <w:bookmarkStart w:id="66" w:name="_Toc223392389"/>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10</w:t>
      </w:r>
      <w:r>
        <w:rPr>
          <w:noProof/>
        </w:rPr>
        <w:fldChar w:fldCharType="end"/>
      </w:r>
      <w:r w:rsidRPr="00CA3534">
        <w:t xml:space="preserve"> </w:t>
      </w:r>
      <w:r>
        <w:t xml:space="preserve"> </w:t>
      </w:r>
      <w:r w:rsidR="00375A28">
        <w:t>YANG</w:t>
      </w:r>
      <w:r>
        <w:t xml:space="preserve">: </w:t>
      </w:r>
      <w:r w:rsidR="00B12918">
        <w:t>encoding-formats</w:t>
      </w:r>
      <w:bookmarkEnd w:id="66"/>
    </w:p>
    <w:p w14:paraId="7FDDED5D" w14:textId="77777777" w:rsidR="0017739C" w:rsidRDefault="008A7B53" w:rsidP="00A56331">
      <w:r w:rsidRPr="00F32BDC">
        <w:rPr>
          <w:noProof/>
        </w:rPr>
        <mc:AlternateContent>
          <mc:Choice Requires="wps">
            <w:drawing>
              <wp:anchor distT="0" distB="0" distL="114300" distR="114300" simplePos="0" relativeHeight="251654144" behindDoc="0" locked="0" layoutInCell="1" allowOverlap="1" wp14:anchorId="31F7C1CE" wp14:editId="08D2D95A">
                <wp:simplePos x="0" y="0"/>
                <wp:positionH relativeFrom="margin">
                  <wp:align>left</wp:align>
                </wp:positionH>
                <wp:positionV relativeFrom="paragraph">
                  <wp:posOffset>301625</wp:posOffset>
                </wp:positionV>
                <wp:extent cx="6602095" cy="3346450"/>
                <wp:effectExtent l="0" t="0" r="27305" b="25400"/>
                <wp:wrapTopAndBottom/>
                <wp:docPr id="1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3347049"/>
                        </a:xfrm>
                        <a:prstGeom prst="rect">
                          <a:avLst/>
                        </a:prstGeom>
                        <a:solidFill>
                          <a:schemeClr val="accent4">
                            <a:lumMod val="20000"/>
                            <a:lumOff val="80000"/>
                          </a:schemeClr>
                        </a:solidFill>
                        <a:ln>
                          <a:solidFill>
                            <a:schemeClr val="tx1"/>
                          </a:solidFill>
                        </a:ln>
                      </wps:spPr>
                      <wps:txbx>
                        <w:txbxContent>
                          <w:p w14:paraId="6D82B03E"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grouping information-record-strategy {</w:t>
                            </w:r>
                          </w:p>
                          <w:p w14:paraId="49B03435"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leaf record-suppression {</w:t>
                            </w:r>
                          </w:p>
                          <w:p w14:paraId="07CFAE7F"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type record-suppression;</w:t>
                            </w:r>
                          </w:p>
                          <w:p w14:paraId="4565FE6D"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default "RECORD_SUPPRESSION_NO_SUPPRESSION";</w:t>
                            </w:r>
                          </w:p>
                          <w:p w14:paraId="74DE6F97"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config false;</w:t>
                            </w:r>
                          </w:p>
                          <w:p w14:paraId="146BE573"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description "Indicates whether records are suppressed and if so, what the suppression strategy is.</w:t>
                            </w:r>
                          </w:p>
                          <w:p w14:paraId="0A4E2E58"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CONDITION: Mandatory where not default.";</w:t>
                            </w:r>
                          </w:p>
                          <w:p w14:paraId="745496F8"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w:t>
                            </w:r>
                          </w:p>
                          <w:p w14:paraId="6C30A05A"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leaf value-expectation {</w:t>
                            </w:r>
                          </w:p>
                          <w:p w14:paraId="20848B11"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type value-expectation;</w:t>
                            </w:r>
                          </w:p>
                          <w:p w14:paraId="17D7D415"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default "VALUE_EXPECTATION_NO_EXPECTATION";</w:t>
                            </w:r>
                          </w:p>
                          <w:p w14:paraId="4DEFF95A"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config false;</w:t>
                            </w:r>
                          </w:p>
                          <w:p w14:paraId="0A3DD5BA"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description "Where there is record suppression this indicates what the relevant expected value is.</w:t>
                            </w:r>
                          </w:p>
                          <w:p w14:paraId="013D06DB"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If the value is as expected the record will be suppressed.</w:t>
                            </w:r>
                          </w:p>
                          <w:p w14:paraId="1D3CC193"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CONDITION: Mandatory where not default.";</w:t>
                            </w:r>
                          </w:p>
                          <w:p w14:paraId="3EDAD8DB"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w:t>
                            </w:r>
                          </w:p>
                          <w:p w14:paraId="6CBE0E3A"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leaf allowed-dither-from-value-expectation {</w:t>
                            </w:r>
                          </w:p>
                          <w:p w14:paraId="5234C64C"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type value-expectation-dither;</w:t>
                            </w:r>
                          </w:p>
                          <w:p w14:paraId="4DA83BEF"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default "VALUE_EXPECTATION_DITHER_NO_DITHER";</w:t>
                            </w:r>
                          </w:p>
                          <w:p w14:paraId="4A100FFF"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config false;</w:t>
                            </w:r>
                          </w:p>
                          <w:p w14:paraId="6542911C"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description "Defines the dither in an expected value that is allowed for the value to still be considered as expected.</w:t>
                            </w:r>
                          </w:p>
                          <w:p w14:paraId="45C5D974"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CONDITION: Mandatory where not default.";</w:t>
                            </w:r>
                          </w:p>
                          <w:p w14:paraId="523421C3"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w:t>
                            </w:r>
                          </w:p>
                          <w:p w14:paraId="350021E3"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description "Properties relevant for a stream that may convey records of INFORMATION record type.";</w:t>
                            </w:r>
                          </w:p>
                          <w:p w14:paraId="6120D874" w14:textId="77777777" w:rsidR="0017739C" w:rsidRPr="00B94221" w:rsidRDefault="003150E4" w:rsidP="00092A9A">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31F7C1CE" id="_x0000_s1036" style="position:absolute;margin-left:0;margin-top:23.75pt;width:519.85pt;height:263.5pt;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" fillcolor="#f9ecd4 [663]" strokecolor="#141313 [3213]">
                <v:path arrowok="t"/>
                <o:lock v:ext="edit" grouping="t"/>
                <v:textbox>
                  <w:txbxContent>
                    <w:p w14:paraId="6D82B03E"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grouping information-record-strategy {</w:t>
                      </w:r>
                    </w:p>
                    <w:p w14:paraId="49B03435"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leaf record-suppression {</w:t>
                      </w:r>
                    </w:p>
                    <w:p w14:paraId="07CFAE7F"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type record-</w:t>
                      </w:r>
                      <w:proofErr w:type="gramStart"/>
                      <w:r w:rsidRPr="003150E4">
                        <w:rPr>
                          <w:rFonts w:asciiTheme="minorHAnsi" w:hAnsi="Arial"/>
                          <w:kern w:val="24"/>
                          <w:sz w:val="16"/>
                          <w:szCs w:val="16"/>
                        </w:rPr>
                        <w:t>suppression;</w:t>
                      </w:r>
                      <w:proofErr w:type="gramEnd"/>
                    </w:p>
                    <w:p w14:paraId="4565FE6D"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default "RECORD_SUPPRESSION_NO_SUPPRESSION</w:t>
                      </w:r>
                      <w:proofErr w:type="gramStart"/>
                      <w:r w:rsidRPr="003150E4">
                        <w:rPr>
                          <w:rFonts w:asciiTheme="minorHAnsi" w:hAnsi="Arial"/>
                          <w:kern w:val="24"/>
                          <w:sz w:val="16"/>
                          <w:szCs w:val="16"/>
                        </w:rPr>
                        <w:t>";</w:t>
                      </w:r>
                      <w:proofErr w:type="gramEnd"/>
                    </w:p>
                    <w:p w14:paraId="74DE6F97"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config </w:t>
                      </w:r>
                      <w:proofErr w:type="gramStart"/>
                      <w:r w:rsidRPr="003150E4">
                        <w:rPr>
                          <w:rFonts w:asciiTheme="minorHAnsi" w:hAnsi="Arial"/>
                          <w:kern w:val="24"/>
                          <w:sz w:val="16"/>
                          <w:szCs w:val="16"/>
                        </w:rPr>
                        <w:t>false;</w:t>
                      </w:r>
                      <w:proofErr w:type="gramEnd"/>
                    </w:p>
                    <w:p w14:paraId="146BE573"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description "Indicates whether records are suppressed and if so, what the suppression strategy is.</w:t>
                      </w:r>
                    </w:p>
                    <w:p w14:paraId="0A4E2E58"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CONDITION: Mandatory where not default.</w:t>
                      </w:r>
                      <w:proofErr w:type="gramStart"/>
                      <w:r w:rsidRPr="003150E4">
                        <w:rPr>
                          <w:rFonts w:asciiTheme="minorHAnsi" w:hAnsi="Arial"/>
                          <w:kern w:val="24"/>
                          <w:sz w:val="16"/>
                          <w:szCs w:val="16"/>
                        </w:rPr>
                        <w:t>";</w:t>
                      </w:r>
                      <w:proofErr w:type="gramEnd"/>
                    </w:p>
                    <w:p w14:paraId="745496F8"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w:t>
                      </w:r>
                    </w:p>
                    <w:p w14:paraId="6C30A05A"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leaf value-expectation {</w:t>
                      </w:r>
                    </w:p>
                    <w:p w14:paraId="20848B11"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type value-</w:t>
                      </w:r>
                      <w:proofErr w:type="gramStart"/>
                      <w:r w:rsidRPr="003150E4">
                        <w:rPr>
                          <w:rFonts w:asciiTheme="minorHAnsi" w:hAnsi="Arial"/>
                          <w:kern w:val="24"/>
                          <w:sz w:val="16"/>
                          <w:szCs w:val="16"/>
                        </w:rPr>
                        <w:t>expectation;</w:t>
                      </w:r>
                      <w:proofErr w:type="gramEnd"/>
                    </w:p>
                    <w:p w14:paraId="17D7D415"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default "VALUE_EXPECTATION_NO_EXPECTATION</w:t>
                      </w:r>
                      <w:proofErr w:type="gramStart"/>
                      <w:r w:rsidRPr="003150E4">
                        <w:rPr>
                          <w:rFonts w:asciiTheme="minorHAnsi" w:hAnsi="Arial"/>
                          <w:kern w:val="24"/>
                          <w:sz w:val="16"/>
                          <w:szCs w:val="16"/>
                        </w:rPr>
                        <w:t>";</w:t>
                      </w:r>
                      <w:proofErr w:type="gramEnd"/>
                    </w:p>
                    <w:p w14:paraId="4DEFF95A"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config </w:t>
                      </w:r>
                      <w:proofErr w:type="gramStart"/>
                      <w:r w:rsidRPr="003150E4">
                        <w:rPr>
                          <w:rFonts w:asciiTheme="minorHAnsi" w:hAnsi="Arial"/>
                          <w:kern w:val="24"/>
                          <w:sz w:val="16"/>
                          <w:szCs w:val="16"/>
                        </w:rPr>
                        <w:t>false;</w:t>
                      </w:r>
                      <w:proofErr w:type="gramEnd"/>
                    </w:p>
                    <w:p w14:paraId="0A3DD5BA"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description "Where there is record suppression this indicates what the relevant expected value is.</w:t>
                      </w:r>
                    </w:p>
                    <w:p w14:paraId="013D06DB"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If the value is as expected the record will be suppressed.</w:t>
                      </w:r>
                    </w:p>
                    <w:p w14:paraId="1D3CC193"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CONDITION: Mandatory where not default.</w:t>
                      </w:r>
                      <w:proofErr w:type="gramStart"/>
                      <w:r w:rsidRPr="003150E4">
                        <w:rPr>
                          <w:rFonts w:asciiTheme="minorHAnsi" w:hAnsi="Arial"/>
                          <w:kern w:val="24"/>
                          <w:sz w:val="16"/>
                          <w:szCs w:val="16"/>
                        </w:rPr>
                        <w:t>";</w:t>
                      </w:r>
                      <w:proofErr w:type="gramEnd"/>
                    </w:p>
                    <w:p w14:paraId="3EDAD8DB"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w:t>
                      </w:r>
                    </w:p>
                    <w:p w14:paraId="6CBE0E3A"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leaf allowed-dither-from-value-expectation {</w:t>
                      </w:r>
                    </w:p>
                    <w:p w14:paraId="5234C64C"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type value-expectation-</w:t>
                      </w:r>
                      <w:proofErr w:type="gramStart"/>
                      <w:r w:rsidRPr="003150E4">
                        <w:rPr>
                          <w:rFonts w:asciiTheme="minorHAnsi" w:hAnsi="Arial"/>
                          <w:kern w:val="24"/>
                          <w:sz w:val="16"/>
                          <w:szCs w:val="16"/>
                        </w:rPr>
                        <w:t>dither;</w:t>
                      </w:r>
                      <w:proofErr w:type="gramEnd"/>
                    </w:p>
                    <w:p w14:paraId="4DA83BEF"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default "VALUE_EXPECTATION_DITHER_NO_DITHER</w:t>
                      </w:r>
                      <w:proofErr w:type="gramStart"/>
                      <w:r w:rsidRPr="003150E4">
                        <w:rPr>
                          <w:rFonts w:asciiTheme="minorHAnsi" w:hAnsi="Arial"/>
                          <w:kern w:val="24"/>
                          <w:sz w:val="16"/>
                          <w:szCs w:val="16"/>
                        </w:rPr>
                        <w:t>";</w:t>
                      </w:r>
                      <w:proofErr w:type="gramEnd"/>
                    </w:p>
                    <w:p w14:paraId="4A100FFF"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config </w:t>
                      </w:r>
                      <w:proofErr w:type="gramStart"/>
                      <w:r w:rsidRPr="003150E4">
                        <w:rPr>
                          <w:rFonts w:asciiTheme="minorHAnsi" w:hAnsi="Arial"/>
                          <w:kern w:val="24"/>
                          <w:sz w:val="16"/>
                          <w:szCs w:val="16"/>
                        </w:rPr>
                        <w:t>false;</w:t>
                      </w:r>
                      <w:proofErr w:type="gramEnd"/>
                    </w:p>
                    <w:p w14:paraId="6542911C"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description "Defines the dither in an expected value that is allowed for the value to still be considered as expected.</w:t>
                      </w:r>
                    </w:p>
                    <w:p w14:paraId="45C5D974"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CONDITION: Mandatory where not default.</w:t>
                      </w:r>
                      <w:proofErr w:type="gramStart"/>
                      <w:r w:rsidRPr="003150E4">
                        <w:rPr>
                          <w:rFonts w:asciiTheme="minorHAnsi" w:hAnsi="Arial"/>
                          <w:kern w:val="24"/>
                          <w:sz w:val="16"/>
                          <w:szCs w:val="16"/>
                        </w:rPr>
                        <w:t>";</w:t>
                      </w:r>
                      <w:proofErr w:type="gramEnd"/>
                    </w:p>
                    <w:p w14:paraId="523421C3"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w:t>
                      </w:r>
                    </w:p>
                    <w:p w14:paraId="350021E3" w14:textId="77777777" w:rsidR="003150E4" w:rsidRPr="003150E4" w:rsidRDefault="003150E4" w:rsidP="003150E4">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description "Properties relevant for a stream that may convey records of INFORMATION record type.</w:t>
                      </w:r>
                      <w:proofErr w:type="gramStart"/>
                      <w:r w:rsidRPr="003150E4">
                        <w:rPr>
                          <w:rFonts w:asciiTheme="minorHAnsi" w:hAnsi="Arial"/>
                          <w:kern w:val="24"/>
                          <w:sz w:val="16"/>
                          <w:szCs w:val="16"/>
                        </w:rPr>
                        <w:t>";</w:t>
                      </w:r>
                      <w:proofErr w:type="gramEnd"/>
                    </w:p>
                    <w:p w14:paraId="6120D874" w14:textId="77777777" w:rsidR="0017739C" w:rsidRPr="00B94221" w:rsidRDefault="003150E4" w:rsidP="00092A9A">
                      <w:pPr>
                        <w:spacing w:before="40" w:after="40" w:line="216" w:lineRule="auto"/>
                        <w:rPr>
                          <w:rFonts w:asciiTheme="minorHAnsi" w:hAnsi="Arial"/>
                          <w:kern w:val="24"/>
                          <w:sz w:val="16"/>
                          <w:szCs w:val="16"/>
                        </w:rPr>
                      </w:pPr>
                      <w:r w:rsidRPr="003150E4">
                        <w:rPr>
                          <w:rFonts w:asciiTheme="minorHAnsi" w:hAnsi="Arial"/>
                          <w:kern w:val="24"/>
                          <w:sz w:val="16"/>
                          <w:szCs w:val="16"/>
                        </w:rPr>
                        <w:t xml:space="preserve">    }</w:t>
                      </w:r>
                    </w:p>
                  </w:txbxContent>
                </v:textbox>
                <w10:wrap type="topAndBottom" anchorx="margin"/>
              </v:rect>
            </w:pict>
          </mc:Fallback>
        </mc:AlternateContent>
      </w:r>
    </w:p>
    <w:p w14:paraId="7FE7F7FA" w14:textId="58B7504E" w:rsidR="0017739C" w:rsidRDefault="0017739C" w:rsidP="0017739C">
      <w:pPr>
        <w:pStyle w:val="FigureCaption"/>
      </w:pPr>
      <w:bookmarkStart w:id="67" w:name="_Toc223392390"/>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11</w:t>
      </w:r>
      <w:r>
        <w:rPr>
          <w:noProof/>
        </w:rPr>
        <w:fldChar w:fldCharType="end"/>
      </w:r>
      <w:r w:rsidRPr="00CA3534">
        <w:t xml:space="preserve"> </w:t>
      </w:r>
      <w:r>
        <w:t xml:space="preserve"> </w:t>
      </w:r>
      <w:r w:rsidR="00375A28">
        <w:t>YANG</w:t>
      </w:r>
      <w:r>
        <w:t xml:space="preserve">: </w:t>
      </w:r>
      <w:r w:rsidR="0049258F">
        <w:t>information-record-strategy</w:t>
      </w:r>
      <w:bookmarkEnd w:id="67"/>
    </w:p>
    <w:p w14:paraId="012120F1" w14:textId="77777777" w:rsidR="0049258F" w:rsidRPr="00A56331" w:rsidRDefault="00092A9A" w:rsidP="00A56331">
      <w:r>
        <w:rPr>
          <w:rFonts w:eastAsia="Times New Roman"/>
        </w:rPr>
        <w:t xml:space="preserve">This </w:t>
      </w:r>
      <w:r w:rsidR="005900CB">
        <w:rPr>
          <w:rFonts w:eastAsia="Times New Roman"/>
        </w:rPr>
        <w:t xml:space="preserve">information-record-strategy </w:t>
      </w:r>
      <w:r>
        <w:rPr>
          <w:rFonts w:eastAsia="Times New Roman"/>
        </w:rPr>
        <w:t>structure is experimental</w:t>
      </w:r>
      <w:r w:rsidR="0049258F">
        <w:rPr>
          <w:rFonts w:eastAsia="Times New Roman"/>
        </w:rPr>
        <w:t xml:space="preserve">, provided in preparation for future cases on information record streaming. </w:t>
      </w:r>
      <w:r w:rsidR="005900CB">
        <w:t>This structure does not need to be supported at this stage.</w:t>
      </w:r>
    </w:p>
    <w:p w14:paraId="6EF97F69" w14:textId="77777777" w:rsidR="0017739C" w:rsidRDefault="0017739C" w:rsidP="0017739C">
      <w:pPr>
        <w:spacing w:before="100" w:beforeAutospacing="1" w:after="100" w:afterAutospacing="1"/>
        <w:rPr>
          <w:rFonts w:eastAsia="Times New Roman"/>
        </w:rPr>
      </w:pPr>
      <w:r>
        <w:rPr>
          <w:rFonts w:eastAsia="Times New Roman"/>
        </w:rPr>
        <w:t>For this structure, a solution shall provide the following support:</w:t>
      </w:r>
    </w:p>
    <w:p w14:paraId="7499D262" w14:textId="77777777" w:rsidR="0017739C" w:rsidRDefault="00092A9A" w:rsidP="0017739C">
      <w:pPr>
        <w:numPr>
          <w:ilvl w:val="0"/>
          <w:numId w:val="10"/>
        </w:numPr>
        <w:spacing w:before="100" w:beforeAutospacing="1" w:after="100" w:afterAutospacing="1"/>
        <w:rPr>
          <w:rFonts w:eastAsia="Times New Roman"/>
        </w:rPr>
      </w:pPr>
      <w:r>
        <w:rPr>
          <w:rFonts w:eastAsia="Times New Roman"/>
        </w:rPr>
        <w:t>Conditional (as per description above)</w:t>
      </w:r>
      <w:r w:rsidRPr="008B3C46">
        <w:rPr>
          <w:rFonts w:eastAsia="Times New Roman"/>
        </w:rPr>
        <w:t>:</w:t>
      </w:r>
    </w:p>
    <w:p w14:paraId="4C28ECEA" w14:textId="77777777" w:rsidR="0017739C" w:rsidRDefault="00092A9A" w:rsidP="0017739C">
      <w:pPr>
        <w:numPr>
          <w:ilvl w:val="1"/>
          <w:numId w:val="10"/>
        </w:numPr>
        <w:spacing w:before="100" w:beforeAutospacing="1" w:after="100" w:afterAutospacing="1"/>
        <w:rPr>
          <w:rFonts w:eastAsia="Times New Roman"/>
        </w:rPr>
      </w:pPr>
      <w:r>
        <w:rPr>
          <w:rFonts w:eastAsia="Times New Roman"/>
        </w:rPr>
        <w:t>record-suppression</w:t>
      </w:r>
    </w:p>
    <w:p w14:paraId="5915BBD3" w14:textId="77777777" w:rsidR="0017739C" w:rsidRDefault="00092A9A" w:rsidP="0017739C">
      <w:pPr>
        <w:numPr>
          <w:ilvl w:val="1"/>
          <w:numId w:val="10"/>
        </w:numPr>
        <w:spacing w:before="100" w:beforeAutospacing="1" w:after="100" w:afterAutospacing="1"/>
        <w:rPr>
          <w:rFonts w:eastAsia="Times New Roman"/>
        </w:rPr>
      </w:pPr>
      <w:r>
        <w:rPr>
          <w:rFonts w:eastAsia="Times New Roman"/>
        </w:rPr>
        <w:lastRenderedPageBreak/>
        <w:t>value-expectation</w:t>
      </w:r>
    </w:p>
    <w:p w14:paraId="31D3804B" w14:textId="77777777" w:rsidR="00AE5951" w:rsidRDefault="00092A9A" w:rsidP="00AE5951">
      <w:pPr>
        <w:numPr>
          <w:ilvl w:val="1"/>
          <w:numId w:val="10"/>
        </w:numPr>
        <w:spacing w:before="100" w:beforeAutospacing="1" w:after="100" w:afterAutospacing="1"/>
        <w:rPr>
          <w:rFonts w:eastAsia="Times New Roman"/>
        </w:rPr>
      </w:pPr>
      <w:r w:rsidRPr="00092A9A">
        <w:rPr>
          <w:rFonts w:eastAsia="Times New Roman"/>
        </w:rPr>
        <w:t>allowed-dither-from-value-expectation</w:t>
      </w:r>
    </w:p>
    <w:p w14:paraId="19ED93A4" w14:textId="77777777" w:rsidR="006E6EB5" w:rsidRDefault="006E6EB5" w:rsidP="006E6EB5">
      <w:pPr>
        <w:pStyle w:val="Heading4"/>
      </w:pPr>
      <w:bookmarkStart w:id="68" w:name="_Toc223392193"/>
      <w:r>
        <w:t>Supported stream type combinations</w:t>
      </w:r>
      <w:bookmarkEnd w:id="68"/>
    </w:p>
    <w:p w14:paraId="4A45BE9D" w14:textId="77777777" w:rsidR="003D4A94" w:rsidRDefault="003D4A94" w:rsidP="006E6EB5"/>
    <w:p w14:paraId="70AE642D" w14:textId="77777777" w:rsidR="006E6EB5" w:rsidRDefault="00DB597D" w:rsidP="006E6EB5">
      <w:r>
        <w:t xml:space="preserve">The </w:t>
      </w:r>
      <w:r w:rsidR="003D4A94" w:rsidRPr="003D4A94">
        <w:t xml:space="preserve">supported-stream-type </w:t>
      </w:r>
      <w:r>
        <w:t>structure allows a stream to be fully defined</w:t>
      </w:r>
      <w:r w:rsidR="003D4A94">
        <w:t xml:space="preserve"> and </w:t>
      </w:r>
      <w:r w:rsidR="003D4A94" w:rsidRPr="003D4A94">
        <w:t>can be used to provide a full unique combination of data set</w:t>
      </w:r>
      <w:r w:rsidR="003D4A94">
        <w:t xml:space="preserve"> (stream-type-content)</w:t>
      </w:r>
      <w:r w:rsidR="003D4A94" w:rsidRPr="003D4A94">
        <w:t>, protocol and encoding</w:t>
      </w:r>
      <w:r>
        <w:t xml:space="preserve">. It is expected at this stage that each structure defines one unique stream fully specifying all individual property. </w:t>
      </w:r>
    </w:p>
    <w:p w14:paraId="6D45F5B3" w14:textId="77777777" w:rsidR="003F1C00" w:rsidRDefault="003F1C00" w:rsidP="006E6EB5">
      <w:r>
        <w:t>It is recommended that the allowed connection protocol field has only one entry for each supported</w:t>
      </w:r>
      <w:r w:rsidR="00E94B53">
        <w:t>-</w:t>
      </w:r>
      <w:r>
        <w:t>stream</w:t>
      </w:r>
      <w:r w:rsidR="00E94B53">
        <w:t>-</w:t>
      </w:r>
      <w:r>
        <w:t xml:space="preserve">type. The stream type will then specify a single explicit encoding format and connection protocol combination for the connection protocol details. </w:t>
      </w:r>
    </w:p>
    <w:p w14:paraId="2FEFCED6" w14:textId="77777777" w:rsidR="003D4A94" w:rsidRDefault="003D4A94" w:rsidP="006E6EB5">
      <w:r w:rsidRPr="003D4A94">
        <w:t xml:space="preserve">The provider can advertise as many supported-stream-types as is necessary to represent the combination of data sets, protocol details and encoding formats that it offers. The supported-stream-type list deals with the various combinations. </w:t>
      </w:r>
      <w:r>
        <w:t>I</w:t>
      </w:r>
      <w:r w:rsidRPr="003D4A94">
        <w:t>f a data set is provided via various alternative formats, then there will be multiple supported-stream-type</w:t>
      </w:r>
      <w:r>
        <w:t>s, each one defining a single specific format</w:t>
      </w:r>
      <w:r w:rsidRPr="003D4A94">
        <w:t>.</w:t>
      </w:r>
    </w:p>
    <w:p w14:paraId="1DDEB67F" w14:textId="77777777" w:rsidR="003F1C00" w:rsidRDefault="003F1C00" w:rsidP="006E6EB5">
      <w:r>
        <w:t>An available</w:t>
      </w:r>
      <w:r w:rsidR="00E94B53">
        <w:t>-</w:t>
      </w:r>
      <w:r>
        <w:t xml:space="preserve">stream </w:t>
      </w:r>
      <w:r w:rsidR="003D4A94">
        <w:t xml:space="preserve">(see below) </w:t>
      </w:r>
      <w:r>
        <w:t>can then reference a supported</w:t>
      </w:r>
      <w:r w:rsidR="00E94B53">
        <w:t>-</w:t>
      </w:r>
      <w:r>
        <w:t>stream</w:t>
      </w:r>
      <w:r w:rsidR="00E94B53">
        <w:t>-</w:t>
      </w:r>
      <w:r>
        <w:t>type with no ambiguity</w:t>
      </w:r>
      <w:r w:rsidR="003D4A94">
        <w:t xml:space="preserve"> and the available</w:t>
      </w:r>
      <w:r w:rsidR="00E94B53">
        <w:t>-</w:t>
      </w:r>
      <w:r w:rsidR="003D4A94">
        <w:t>stream need not define the connection</w:t>
      </w:r>
      <w:r w:rsidR="00E94B53">
        <w:t>-</w:t>
      </w:r>
      <w:r w:rsidR="003D4A94">
        <w:t>protocol.</w:t>
      </w:r>
    </w:p>
    <w:p w14:paraId="040BD5F2" w14:textId="3C9B2771" w:rsidR="00E94B53" w:rsidRDefault="00E94B53" w:rsidP="006E6EB5">
      <w:r w:rsidRPr="00E94B53">
        <w:t xml:space="preserve">For example, if the provider supports a specific set of data over a stream that is PROTOBUF over </w:t>
      </w:r>
      <w:r w:rsidR="003F1A9E">
        <w:t>gNMI</w:t>
      </w:r>
      <w:r w:rsidRPr="00E94B53">
        <w:t xml:space="preserve"> it would specific a supported-stream-type with only that combination (i.e., a single allowed-connection-protocol of </w:t>
      </w:r>
      <w:r w:rsidR="003F1A9E">
        <w:t>gNMI</w:t>
      </w:r>
      <w:r w:rsidRPr="00E94B53">
        <w:t xml:space="preserve"> and a single encoding-format of PROTOBUF). If it supports the same data over a </w:t>
      </w:r>
      <w:r w:rsidR="003F1A9E">
        <w:t>gNMI</w:t>
      </w:r>
      <w:r w:rsidRPr="00E94B53">
        <w:t xml:space="preserve"> stream that is not PROTOBUF encoded but uses JSON, then this is specified via a separate supported-stream-type.</w:t>
      </w:r>
    </w:p>
    <w:p w14:paraId="551B540B" w14:textId="77777777" w:rsidR="00790FDD" w:rsidRDefault="00790FDD" w:rsidP="00790FDD">
      <w:pPr>
        <w:pStyle w:val="Heading3"/>
      </w:pPr>
      <w:bookmarkStart w:id="69" w:name="_Ref52524816"/>
      <w:bookmarkStart w:id="70" w:name="_Toc223392194"/>
      <w:r>
        <w:lastRenderedPageBreak/>
        <w:t>Available Streams</w:t>
      </w:r>
      <w:bookmarkEnd w:id="69"/>
      <w:bookmarkEnd w:id="70"/>
    </w:p>
    <w:p w14:paraId="14740D81" w14:textId="77777777" w:rsidR="00790FDD" w:rsidRPr="00F74A9B" w:rsidRDefault="00CD7F9E" w:rsidP="00790FDD">
      <w:r w:rsidRPr="00F32BDC">
        <w:rPr>
          <w:noProof/>
        </w:rPr>
        <mc:AlternateContent>
          <mc:Choice Requires="wps">
            <w:drawing>
              <wp:anchor distT="0" distB="0" distL="114300" distR="114300" simplePos="0" relativeHeight="251631616" behindDoc="0" locked="0" layoutInCell="1" allowOverlap="1" wp14:anchorId="1BE8F92F" wp14:editId="53AC4F59">
                <wp:simplePos x="0" y="0"/>
                <wp:positionH relativeFrom="margin">
                  <wp:align>left</wp:align>
                </wp:positionH>
                <wp:positionV relativeFrom="paragraph">
                  <wp:posOffset>273685</wp:posOffset>
                </wp:positionV>
                <wp:extent cx="6600825" cy="5304790"/>
                <wp:effectExtent l="0" t="0" r="28575" b="10160"/>
                <wp:wrapTopAndBottom/>
                <wp:docPr id="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5305246"/>
                        </a:xfrm>
                        <a:prstGeom prst="rect">
                          <a:avLst/>
                        </a:prstGeom>
                        <a:solidFill>
                          <a:schemeClr val="accent4">
                            <a:lumMod val="20000"/>
                            <a:lumOff val="80000"/>
                          </a:schemeClr>
                        </a:solidFill>
                        <a:ln>
                          <a:solidFill>
                            <a:schemeClr val="tx1"/>
                          </a:solidFill>
                        </a:ln>
                      </wps:spPr>
                      <wps:txbx>
                        <w:txbxContent>
                          <w:p w14:paraId="21479B46"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grouping available-stream {</w:t>
                            </w:r>
                          </w:p>
                          <w:p w14:paraId="531C8C6B"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leaf-list connection-address {</w:t>
                            </w:r>
                          </w:p>
                          <w:p w14:paraId="0943C35C"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type string;</w:t>
                            </w:r>
                          </w:p>
                          <w:p w14:paraId="07AA55C6"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config false;</w:t>
                            </w:r>
                          </w:p>
                          <w:p w14:paraId="2CA94CFF"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description "Provides the address for the connection. </w:t>
                            </w:r>
                          </w:p>
                          <w:p w14:paraId="75FB91B9"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The format of the address and attachment mechanism will depend on the connection protocol defined in another attribute of this </w:t>
                            </w:r>
                            <w:r>
                              <w:rPr>
                                <w:rFonts w:asciiTheme="minorHAnsi" w:hAnsi="Arial"/>
                                <w:kern w:val="24"/>
                                <w:sz w:val="16"/>
                                <w:szCs w:val="16"/>
                              </w:rPr>
                              <w:br/>
                            </w:r>
                            <w:r w:rsidRPr="003737BB">
                              <w:rPr>
                                <w:rFonts w:asciiTheme="minorHAnsi" w:hAnsi="Arial"/>
                                <w:kern w:val="24"/>
                                <w:sz w:val="16"/>
                                <w:szCs w:val="16"/>
                              </w:rPr>
                              <w:t xml:space="preserve">                class.</w:t>
                            </w:r>
                          </w:p>
                          <w:p w14:paraId="4F126429"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There may be a sequence of operations required, in which case, these should be listed as separate strings.</w:t>
                            </w:r>
                          </w:p>
                          <w:p w14:paraId="0F995FC6"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A string may include wildcard sub</w:t>
                            </w:r>
                            <w:r w:rsidR="0058762C">
                              <w:rPr>
                                <w:rFonts w:asciiTheme="minorHAnsi" w:hAnsi="Arial"/>
                                <w:kern w:val="24"/>
                                <w:sz w:val="16"/>
                                <w:szCs w:val="16"/>
                              </w:rPr>
                              <w:t>-</w:t>
                            </w:r>
                            <w:r w:rsidRPr="003737BB">
                              <w:rPr>
                                <w:rFonts w:asciiTheme="minorHAnsi" w:hAnsi="Arial"/>
                                <w:kern w:val="24"/>
                                <w:sz w:val="16"/>
                                <w:szCs w:val="16"/>
                              </w:rPr>
                              <w:t>statements.</w:t>
                            </w:r>
                          </w:p>
                          <w:p w14:paraId="09FBF178"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A single string may list alternatives separated by an appropriate delimiter.";</w:t>
                            </w:r>
                          </w:p>
                          <w:p w14:paraId="216B4776"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w:t>
                            </w:r>
                          </w:p>
                          <w:p w14:paraId="2BA13C8E"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leaf stream-state {</w:t>
                            </w:r>
                          </w:p>
                          <w:p w14:paraId="639CE063" w14:textId="77777777" w:rsid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type stream-state;</w:t>
                            </w:r>
                          </w:p>
                          <w:p w14:paraId="145916C6" w14:textId="77777777" w:rsidR="009A5BA8" w:rsidRPr="003737BB" w:rsidRDefault="009A5BA8" w:rsidP="003737BB">
                            <w:pPr>
                              <w:spacing w:before="40" w:after="40" w:line="216" w:lineRule="auto"/>
                              <w:rPr>
                                <w:rFonts w:asciiTheme="minorHAnsi" w:hAnsi="Arial"/>
                                <w:kern w:val="24"/>
                                <w:sz w:val="16"/>
                                <w:szCs w:val="16"/>
                              </w:rPr>
                            </w:pPr>
                            <w:r w:rsidRPr="009A5BA8">
                              <w:rPr>
                                <w:rFonts w:asciiTheme="minorHAnsi" w:hAnsi="Arial"/>
                                <w:kern w:val="24"/>
                                <w:sz w:val="16"/>
                                <w:szCs w:val="16"/>
                              </w:rPr>
                              <w:t xml:space="preserve">            default "STREAM_STATE_ACTIVE";</w:t>
                            </w:r>
                          </w:p>
                          <w:p w14:paraId="38CB777B"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config false;</w:t>
                            </w:r>
                          </w:p>
                          <w:p w14:paraId="70B38372"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description "The state of the stream.</w:t>
                            </w:r>
                          </w:p>
                          <w:p w14:paraId="31C69D7B"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CONDITION: Mandatory where stream state is not ALWAYS default.";</w:t>
                            </w:r>
                          </w:p>
                          <w:p w14:paraId="2B945545"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w:t>
                            </w:r>
                          </w:p>
                          <w:p w14:paraId="74980CE2"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container supported-stream-type {</w:t>
                            </w:r>
                          </w:p>
                          <w:p w14:paraId="08332B9F"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uses supported-stream-type-ref;</w:t>
                            </w:r>
                          </w:p>
                          <w:p w14:paraId="2E1D2D6F"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config false;</w:t>
                            </w:r>
                          </w:p>
                          <w:p w14:paraId="3064B76B"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description "Identifies the type of stream that is available for connection.";</w:t>
                            </w:r>
                          </w:p>
                          <w:p w14:paraId="22DD5146"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w:t>
                            </w:r>
                          </w:p>
                          <w:p w14:paraId="1F83B642"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leaf stream-id {</w:t>
                            </w:r>
                          </w:p>
                          <w:p w14:paraId="1AF3D4ED"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type string;</w:t>
                            </w:r>
                          </w:p>
                          <w:p w14:paraId="173C3E80"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config false;</w:t>
                            </w:r>
                          </w:p>
                          <w:p w14:paraId="7D366307"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description "The id of the stream (alternative to the uuid).</w:t>
                            </w:r>
                          </w:p>
                          <w:p w14:paraId="2A81FC07"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CONDITION: Mandatory where an alternative id to the uuid is available.";</w:t>
                            </w:r>
                          </w:p>
                          <w:p w14:paraId="57AE7561"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w:t>
                            </w:r>
                          </w:p>
                          <w:p w14:paraId="5AD9E619"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leaf connection-protocol {</w:t>
                            </w:r>
                          </w:p>
                          <w:p w14:paraId="745D4171" w14:textId="77777777" w:rsid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type connection-protocol;</w:t>
                            </w:r>
                          </w:p>
                          <w:p w14:paraId="38A48FA0" w14:textId="77777777" w:rsidR="0071534A" w:rsidRPr="003737BB" w:rsidRDefault="0071534A" w:rsidP="003737BB">
                            <w:pPr>
                              <w:spacing w:before="40" w:after="40" w:line="216" w:lineRule="auto"/>
                              <w:rPr>
                                <w:rFonts w:asciiTheme="minorHAnsi" w:hAnsi="Arial"/>
                                <w:kern w:val="24"/>
                                <w:sz w:val="16"/>
                                <w:szCs w:val="16"/>
                              </w:rPr>
                            </w:pPr>
                            <w:r w:rsidRPr="0071534A">
                              <w:rPr>
                                <w:rFonts w:asciiTheme="minorHAnsi" w:hAnsi="Arial"/>
                                <w:kern w:val="24"/>
                                <w:sz w:val="16"/>
                                <w:szCs w:val="16"/>
                              </w:rPr>
                              <w:t xml:space="preserve">            default "CONNECTION_PROTOCOL_WEBSOCKETS";</w:t>
                            </w:r>
                          </w:p>
                          <w:p w14:paraId="1C26C578"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config false;</w:t>
                            </w:r>
                          </w:p>
                          <w:p w14:paraId="167245FE"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description "Names the connection protocol for this particular available stream.</w:t>
                            </w:r>
                          </w:p>
                          <w:p w14:paraId="38F3D9FF"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The connection protocol is chosen from the list of connection protocols identified in the referenced SupportedStreamType.</w:t>
                            </w:r>
                          </w:p>
                          <w:p w14:paraId="7DFED25E"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CONDITION: Mandatory where not default and multiple options offered in the supported stream type.";</w:t>
                            </w:r>
                          </w:p>
                          <w:p w14:paraId="33D94BF9"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w:t>
                            </w:r>
                          </w:p>
                          <w:p w14:paraId="3244519F"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uses tapi-common:global-class;</w:t>
                            </w:r>
                          </w:p>
                          <w:p w14:paraId="01FC0327"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description "Details of a stream that can be connected to by a client application.";</w:t>
                            </w:r>
                          </w:p>
                          <w:p w14:paraId="3C11A019" w14:textId="77777777" w:rsidR="00033784" w:rsidRPr="00F32BDC" w:rsidRDefault="003737BB" w:rsidP="00CD7F9E">
                            <w:pPr>
                              <w:spacing w:before="40" w:after="40" w:line="216" w:lineRule="auto"/>
                              <w:rPr>
                                <w:sz w:val="20"/>
                                <w:szCs w:val="14"/>
                              </w:rPr>
                            </w:pPr>
                            <w:r w:rsidRPr="003737BB">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1BE8F92F" id="_x0000_s1037" style="position:absolute;margin-left:0;margin-top:21.55pt;width:519.75pt;height:417.7pt;z-index:251631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" fillcolor="#f9ecd4 [663]" strokecolor="#141313 [3213]">
                <v:path arrowok="t"/>
                <o:lock v:ext="edit" grouping="t"/>
                <v:textbox>
                  <w:txbxContent>
                    <w:p w14:paraId="21479B46"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grouping </w:t>
                      </w:r>
                      <w:proofErr w:type="gramStart"/>
                      <w:r w:rsidRPr="003737BB">
                        <w:rPr>
                          <w:rFonts w:asciiTheme="minorHAnsi" w:hAnsi="Arial"/>
                          <w:kern w:val="24"/>
                          <w:sz w:val="16"/>
                          <w:szCs w:val="16"/>
                        </w:rPr>
                        <w:t>available-stream</w:t>
                      </w:r>
                      <w:proofErr w:type="gramEnd"/>
                      <w:r w:rsidRPr="003737BB">
                        <w:rPr>
                          <w:rFonts w:asciiTheme="minorHAnsi" w:hAnsi="Arial"/>
                          <w:kern w:val="24"/>
                          <w:sz w:val="16"/>
                          <w:szCs w:val="16"/>
                        </w:rPr>
                        <w:t xml:space="preserve"> {</w:t>
                      </w:r>
                    </w:p>
                    <w:p w14:paraId="531C8C6B"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leaf-list connection-address {</w:t>
                      </w:r>
                    </w:p>
                    <w:p w14:paraId="0943C35C"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type </w:t>
                      </w:r>
                      <w:proofErr w:type="gramStart"/>
                      <w:r w:rsidRPr="003737BB">
                        <w:rPr>
                          <w:rFonts w:asciiTheme="minorHAnsi" w:hAnsi="Arial"/>
                          <w:kern w:val="24"/>
                          <w:sz w:val="16"/>
                          <w:szCs w:val="16"/>
                        </w:rPr>
                        <w:t>string;</w:t>
                      </w:r>
                      <w:proofErr w:type="gramEnd"/>
                    </w:p>
                    <w:p w14:paraId="07AA55C6"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config </w:t>
                      </w:r>
                      <w:proofErr w:type="gramStart"/>
                      <w:r w:rsidRPr="003737BB">
                        <w:rPr>
                          <w:rFonts w:asciiTheme="minorHAnsi" w:hAnsi="Arial"/>
                          <w:kern w:val="24"/>
                          <w:sz w:val="16"/>
                          <w:szCs w:val="16"/>
                        </w:rPr>
                        <w:t>false;</w:t>
                      </w:r>
                      <w:proofErr w:type="gramEnd"/>
                    </w:p>
                    <w:p w14:paraId="2CA94CFF"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description "Provides the address for the connection. </w:t>
                      </w:r>
                    </w:p>
                    <w:p w14:paraId="75FB91B9"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The format of the address and attachment mechanism will depend on the connection protocol defined in another attribute of this </w:t>
                      </w:r>
                      <w:r>
                        <w:rPr>
                          <w:rFonts w:asciiTheme="minorHAnsi" w:hAnsi="Arial"/>
                          <w:kern w:val="24"/>
                          <w:sz w:val="16"/>
                          <w:szCs w:val="16"/>
                        </w:rPr>
                        <w:br/>
                      </w:r>
                      <w:r w:rsidRPr="003737BB">
                        <w:rPr>
                          <w:rFonts w:asciiTheme="minorHAnsi" w:hAnsi="Arial"/>
                          <w:kern w:val="24"/>
                          <w:sz w:val="16"/>
                          <w:szCs w:val="16"/>
                        </w:rPr>
                        <w:t xml:space="preserve">                class.</w:t>
                      </w:r>
                    </w:p>
                    <w:p w14:paraId="4F126429"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There may be a sequence of operations required, in which case, these should be listed as separate strings.</w:t>
                      </w:r>
                    </w:p>
                    <w:p w14:paraId="0F995FC6"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A string may include wildcard sub</w:t>
                      </w:r>
                      <w:r w:rsidR="0058762C">
                        <w:rPr>
                          <w:rFonts w:asciiTheme="minorHAnsi" w:hAnsi="Arial"/>
                          <w:kern w:val="24"/>
                          <w:sz w:val="16"/>
                          <w:szCs w:val="16"/>
                        </w:rPr>
                        <w:t>-</w:t>
                      </w:r>
                      <w:r w:rsidRPr="003737BB">
                        <w:rPr>
                          <w:rFonts w:asciiTheme="minorHAnsi" w:hAnsi="Arial"/>
                          <w:kern w:val="24"/>
                          <w:sz w:val="16"/>
                          <w:szCs w:val="16"/>
                        </w:rPr>
                        <w:t>statements.</w:t>
                      </w:r>
                    </w:p>
                    <w:p w14:paraId="09FBF178"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A single string may list alternatives separated by an appropriate delimiter.</w:t>
                      </w:r>
                      <w:proofErr w:type="gramStart"/>
                      <w:r w:rsidRPr="003737BB">
                        <w:rPr>
                          <w:rFonts w:asciiTheme="minorHAnsi" w:hAnsi="Arial"/>
                          <w:kern w:val="24"/>
                          <w:sz w:val="16"/>
                          <w:szCs w:val="16"/>
                        </w:rPr>
                        <w:t>";</w:t>
                      </w:r>
                      <w:proofErr w:type="gramEnd"/>
                    </w:p>
                    <w:p w14:paraId="216B4776"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w:t>
                      </w:r>
                    </w:p>
                    <w:p w14:paraId="2BA13C8E"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leaf stream-state {</w:t>
                      </w:r>
                    </w:p>
                    <w:p w14:paraId="639CE063" w14:textId="77777777" w:rsid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type stream-</w:t>
                      </w:r>
                      <w:proofErr w:type="gramStart"/>
                      <w:r w:rsidRPr="003737BB">
                        <w:rPr>
                          <w:rFonts w:asciiTheme="minorHAnsi" w:hAnsi="Arial"/>
                          <w:kern w:val="24"/>
                          <w:sz w:val="16"/>
                          <w:szCs w:val="16"/>
                        </w:rPr>
                        <w:t>state;</w:t>
                      </w:r>
                      <w:proofErr w:type="gramEnd"/>
                    </w:p>
                    <w:p w14:paraId="145916C6" w14:textId="77777777" w:rsidR="009A5BA8" w:rsidRPr="003737BB" w:rsidRDefault="009A5BA8" w:rsidP="003737BB">
                      <w:pPr>
                        <w:spacing w:before="40" w:after="40" w:line="216" w:lineRule="auto"/>
                        <w:rPr>
                          <w:rFonts w:asciiTheme="minorHAnsi" w:hAnsi="Arial"/>
                          <w:kern w:val="24"/>
                          <w:sz w:val="16"/>
                          <w:szCs w:val="16"/>
                        </w:rPr>
                      </w:pPr>
                      <w:r w:rsidRPr="009A5BA8">
                        <w:rPr>
                          <w:rFonts w:asciiTheme="minorHAnsi" w:hAnsi="Arial"/>
                          <w:kern w:val="24"/>
                          <w:sz w:val="16"/>
                          <w:szCs w:val="16"/>
                        </w:rPr>
                        <w:t xml:space="preserve">            default "STREAM_STATE_ACTIVE</w:t>
                      </w:r>
                      <w:proofErr w:type="gramStart"/>
                      <w:r w:rsidRPr="009A5BA8">
                        <w:rPr>
                          <w:rFonts w:asciiTheme="minorHAnsi" w:hAnsi="Arial"/>
                          <w:kern w:val="24"/>
                          <w:sz w:val="16"/>
                          <w:szCs w:val="16"/>
                        </w:rPr>
                        <w:t>";</w:t>
                      </w:r>
                      <w:proofErr w:type="gramEnd"/>
                    </w:p>
                    <w:p w14:paraId="38CB777B"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config </w:t>
                      </w:r>
                      <w:proofErr w:type="gramStart"/>
                      <w:r w:rsidRPr="003737BB">
                        <w:rPr>
                          <w:rFonts w:asciiTheme="minorHAnsi" w:hAnsi="Arial"/>
                          <w:kern w:val="24"/>
                          <w:sz w:val="16"/>
                          <w:szCs w:val="16"/>
                        </w:rPr>
                        <w:t>false;</w:t>
                      </w:r>
                      <w:proofErr w:type="gramEnd"/>
                    </w:p>
                    <w:p w14:paraId="70B38372"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description "The state of the stream.</w:t>
                      </w:r>
                    </w:p>
                    <w:p w14:paraId="31C69D7B"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CONDITION: Mandatory where stream state is not ALWAYS default.</w:t>
                      </w:r>
                      <w:proofErr w:type="gramStart"/>
                      <w:r w:rsidRPr="003737BB">
                        <w:rPr>
                          <w:rFonts w:asciiTheme="minorHAnsi" w:hAnsi="Arial"/>
                          <w:kern w:val="24"/>
                          <w:sz w:val="16"/>
                          <w:szCs w:val="16"/>
                        </w:rPr>
                        <w:t>";</w:t>
                      </w:r>
                      <w:proofErr w:type="gramEnd"/>
                    </w:p>
                    <w:p w14:paraId="2B945545"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w:t>
                      </w:r>
                    </w:p>
                    <w:p w14:paraId="74980CE2"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container supported-stream-type {</w:t>
                      </w:r>
                    </w:p>
                    <w:p w14:paraId="08332B9F"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uses supported-stream-type-</w:t>
                      </w:r>
                      <w:proofErr w:type="gramStart"/>
                      <w:r w:rsidRPr="003737BB">
                        <w:rPr>
                          <w:rFonts w:asciiTheme="minorHAnsi" w:hAnsi="Arial"/>
                          <w:kern w:val="24"/>
                          <w:sz w:val="16"/>
                          <w:szCs w:val="16"/>
                        </w:rPr>
                        <w:t>ref;</w:t>
                      </w:r>
                      <w:proofErr w:type="gramEnd"/>
                    </w:p>
                    <w:p w14:paraId="2E1D2D6F"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config </w:t>
                      </w:r>
                      <w:proofErr w:type="gramStart"/>
                      <w:r w:rsidRPr="003737BB">
                        <w:rPr>
                          <w:rFonts w:asciiTheme="minorHAnsi" w:hAnsi="Arial"/>
                          <w:kern w:val="24"/>
                          <w:sz w:val="16"/>
                          <w:szCs w:val="16"/>
                        </w:rPr>
                        <w:t>false;</w:t>
                      </w:r>
                      <w:proofErr w:type="gramEnd"/>
                    </w:p>
                    <w:p w14:paraId="3064B76B"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description "Identifies the type of stream that is available for connection.</w:t>
                      </w:r>
                      <w:proofErr w:type="gramStart"/>
                      <w:r w:rsidRPr="003737BB">
                        <w:rPr>
                          <w:rFonts w:asciiTheme="minorHAnsi" w:hAnsi="Arial"/>
                          <w:kern w:val="24"/>
                          <w:sz w:val="16"/>
                          <w:szCs w:val="16"/>
                        </w:rPr>
                        <w:t>";</w:t>
                      </w:r>
                      <w:proofErr w:type="gramEnd"/>
                    </w:p>
                    <w:p w14:paraId="22DD5146"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w:t>
                      </w:r>
                    </w:p>
                    <w:p w14:paraId="1F83B642"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leaf stream-id {</w:t>
                      </w:r>
                    </w:p>
                    <w:p w14:paraId="1AF3D4ED"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type </w:t>
                      </w:r>
                      <w:proofErr w:type="gramStart"/>
                      <w:r w:rsidRPr="003737BB">
                        <w:rPr>
                          <w:rFonts w:asciiTheme="minorHAnsi" w:hAnsi="Arial"/>
                          <w:kern w:val="24"/>
                          <w:sz w:val="16"/>
                          <w:szCs w:val="16"/>
                        </w:rPr>
                        <w:t>string;</w:t>
                      </w:r>
                      <w:proofErr w:type="gramEnd"/>
                    </w:p>
                    <w:p w14:paraId="173C3E80"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config </w:t>
                      </w:r>
                      <w:proofErr w:type="gramStart"/>
                      <w:r w:rsidRPr="003737BB">
                        <w:rPr>
                          <w:rFonts w:asciiTheme="minorHAnsi" w:hAnsi="Arial"/>
                          <w:kern w:val="24"/>
                          <w:sz w:val="16"/>
                          <w:szCs w:val="16"/>
                        </w:rPr>
                        <w:t>false;</w:t>
                      </w:r>
                      <w:proofErr w:type="gramEnd"/>
                    </w:p>
                    <w:p w14:paraId="7D366307"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description "The id of the stream (alternative to the uuid).</w:t>
                      </w:r>
                    </w:p>
                    <w:p w14:paraId="2A81FC07"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CONDITION: Mandatory where an alternative id to the uuid is available.</w:t>
                      </w:r>
                      <w:proofErr w:type="gramStart"/>
                      <w:r w:rsidRPr="003737BB">
                        <w:rPr>
                          <w:rFonts w:asciiTheme="minorHAnsi" w:hAnsi="Arial"/>
                          <w:kern w:val="24"/>
                          <w:sz w:val="16"/>
                          <w:szCs w:val="16"/>
                        </w:rPr>
                        <w:t>";</w:t>
                      </w:r>
                      <w:proofErr w:type="gramEnd"/>
                    </w:p>
                    <w:p w14:paraId="57AE7561"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w:t>
                      </w:r>
                    </w:p>
                    <w:p w14:paraId="5AD9E619"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leaf connection-protocol {</w:t>
                      </w:r>
                    </w:p>
                    <w:p w14:paraId="745D4171" w14:textId="77777777" w:rsid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type connection-</w:t>
                      </w:r>
                      <w:proofErr w:type="gramStart"/>
                      <w:r w:rsidRPr="003737BB">
                        <w:rPr>
                          <w:rFonts w:asciiTheme="minorHAnsi" w:hAnsi="Arial"/>
                          <w:kern w:val="24"/>
                          <w:sz w:val="16"/>
                          <w:szCs w:val="16"/>
                        </w:rPr>
                        <w:t>protocol;</w:t>
                      </w:r>
                      <w:proofErr w:type="gramEnd"/>
                    </w:p>
                    <w:p w14:paraId="38A48FA0" w14:textId="77777777" w:rsidR="0071534A" w:rsidRPr="003737BB" w:rsidRDefault="0071534A" w:rsidP="003737BB">
                      <w:pPr>
                        <w:spacing w:before="40" w:after="40" w:line="216" w:lineRule="auto"/>
                        <w:rPr>
                          <w:rFonts w:asciiTheme="minorHAnsi" w:hAnsi="Arial"/>
                          <w:kern w:val="24"/>
                          <w:sz w:val="16"/>
                          <w:szCs w:val="16"/>
                        </w:rPr>
                      </w:pPr>
                      <w:r w:rsidRPr="0071534A">
                        <w:rPr>
                          <w:rFonts w:asciiTheme="minorHAnsi" w:hAnsi="Arial"/>
                          <w:kern w:val="24"/>
                          <w:sz w:val="16"/>
                          <w:szCs w:val="16"/>
                        </w:rPr>
                        <w:t xml:space="preserve">            default "CONNECTION_PROTOCOL_WEBSOCKETS</w:t>
                      </w:r>
                      <w:proofErr w:type="gramStart"/>
                      <w:r w:rsidRPr="0071534A">
                        <w:rPr>
                          <w:rFonts w:asciiTheme="minorHAnsi" w:hAnsi="Arial"/>
                          <w:kern w:val="24"/>
                          <w:sz w:val="16"/>
                          <w:szCs w:val="16"/>
                        </w:rPr>
                        <w:t>";</w:t>
                      </w:r>
                      <w:proofErr w:type="gramEnd"/>
                    </w:p>
                    <w:p w14:paraId="1C26C578"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config </w:t>
                      </w:r>
                      <w:proofErr w:type="gramStart"/>
                      <w:r w:rsidRPr="003737BB">
                        <w:rPr>
                          <w:rFonts w:asciiTheme="minorHAnsi" w:hAnsi="Arial"/>
                          <w:kern w:val="24"/>
                          <w:sz w:val="16"/>
                          <w:szCs w:val="16"/>
                        </w:rPr>
                        <w:t>false;</w:t>
                      </w:r>
                      <w:proofErr w:type="gramEnd"/>
                    </w:p>
                    <w:p w14:paraId="167245FE"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description "Names the connection protocol for this particular available stream.</w:t>
                      </w:r>
                    </w:p>
                    <w:p w14:paraId="38F3D9FF"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The connection protocol is chosen from the list of connection protocols identified in the referenced SupportedStreamType.</w:t>
                      </w:r>
                    </w:p>
                    <w:p w14:paraId="7DFED25E"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CONDITION: Mandatory where not default and multiple options offered in the supported stream type.</w:t>
                      </w:r>
                      <w:proofErr w:type="gramStart"/>
                      <w:r w:rsidRPr="003737BB">
                        <w:rPr>
                          <w:rFonts w:asciiTheme="minorHAnsi" w:hAnsi="Arial"/>
                          <w:kern w:val="24"/>
                          <w:sz w:val="16"/>
                          <w:szCs w:val="16"/>
                        </w:rPr>
                        <w:t>";</w:t>
                      </w:r>
                      <w:proofErr w:type="gramEnd"/>
                    </w:p>
                    <w:p w14:paraId="33D94BF9"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w:t>
                      </w:r>
                    </w:p>
                    <w:p w14:paraId="3244519F"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uses tapi-</w:t>
                      </w:r>
                      <w:proofErr w:type="gramStart"/>
                      <w:r w:rsidRPr="003737BB">
                        <w:rPr>
                          <w:rFonts w:asciiTheme="minorHAnsi" w:hAnsi="Arial"/>
                          <w:kern w:val="24"/>
                          <w:sz w:val="16"/>
                          <w:szCs w:val="16"/>
                        </w:rPr>
                        <w:t>common:global</w:t>
                      </w:r>
                      <w:proofErr w:type="gramEnd"/>
                      <w:r w:rsidRPr="003737BB">
                        <w:rPr>
                          <w:rFonts w:asciiTheme="minorHAnsi" w:hAnsi="Arial"/>
                          <w:kern w:val="24"/>
                          <w:sz w:val="16"/>
                          <w:szCs w:val="16"/>
                        </w:rPr>
                        <w:t>-</w:t>
                      </w:r>
                      <w:proofErr w:type="gramStart"/>
                      <w:r w:rsidRPr="003737BB">
                        <w:rPr>
                          <w:rFonts w:asciiTheme="minorHAnsi" w:hAnsi="Arial"/>
                          <w:kern w:val="24"/>
                          <w:sz w:val="16"/>
                          <w:szCs w:val="16"/>
                        </w:rPr>
                        <w:t>class;</w:t>
                      </w:r>
                      <w:proofErr w:type="gramEnd"/>
                    </w:p>
                    <w:p w14:paraId="01FC0327" w14:textId="77777777" w:rsidR="003737BB" w:rsidRPr="003737BB" w:rsidRDefault="003737BB" w:rsidP="003737BB">
                      <w:pPr>
                        <w:spacing w:before="40" w:after="40" w:line="216" w:lineRule="auto"/>
                        <w:rPr>
                          <w:rFonts w:asciiTheme="minorHAnsi" w:hAnsi="Arial"/>
                          <w:kern w:val="24"/>
                          <w:sz w:val="16"/>
                          <w:szCs w:val="16"/>
                        </w:rPr>
                      </w:pPr>
                      <w:r w:rsidRPr="003737BB">
                        <w:rPr>
                          <w:rFonts w:asciiTheme="minorHAnsi" w:hAnsi="Arial"/>
                          <w:kern w:val="24"/>
                          <w:sz w:val="16"/>
                          <w:szCs w:val="16"/>
                        </w:rPr>
                        <w:t xml:space="preserve">        description "Details of a stream that can be connected to by a client application.</w:t>
                      </w:r>
                      <w:proofErr w:type="gramStart"/>
                      <w:r w:rsidRPr="003737BB">
                        <w:rPr>
                          <w:rFonts w:asciiTheme="minorHAnsi" w:hAnsi="Arial"/>
                          <w:kern w:val="24"/>
                          <w:sz w:val="16"/>
                          <w:szCs w:val="16"/>
                        </w:rPr>
                        <w:t>";</w:t>
                      </w:r>
                      <w:proofErr w:type="gramEnd"/>
                    </w:p>
                    <w:p w14:paraId="3C11A019" w14:textId="77777777" w:rsidR="00033784" w:rsidRPr="00F32BDC" w:rsidRDefault="003737BB" w:rsidP="00CD7F9E">
                      <w:pPr>
                        <w:spacing w:before="40" w:after="40" w:line="216" w:lineRule="auto"/>
                        <w:rPr>
                          <w:sz w:val="20"/>
                          <w:szCs w:val="14"/>
                        </w:rPr>
                      </w:pPr>
                      <w:r w:rsidRPr="003737BB">
                        <w:rPr>
                          <w:rFonts w:asciiTheme="minorHAnsi" w:hAnsi="Arial"/>
                          <w:kern w:val="24"/>
                          <w:sz w:val="16"/>
                          <w:szCs w:val="16"/>
                        </w:rPr>
                        <w:t xml:space="preserve">    }</w:t>
                      </w:r>
                    </w:p>
                  </w:txbxContent>
                </v:textbox>
                <w10:wrap type="topAndBottom" anchorx="margin"/>
              </v:rect>
            </w:pict>
          </mc:Fallback>
        </mc:AlternateContent>
      </w:r>
      <w:r w:rsidR="00790FDD">
        <w:t>This structure allows the provider to report the streams that are currently available</w:t>
      </w:r>
      <w:r w:rsidR="00C5166B">
        <w:t xml:space="preserve"> for connection</w:t>
      </w:r>
      <w:r w:rsidR="00790FDD">
        <w:t>.</w:t>
      </w:r>
    </w:p>
    <w:p w14:paraId="4336C9BB" w14:textId="05BB421D" w:rsidR="006E0A73" w:rsidRDefault="006E0A73" w:rsidP="006E0A73">
      <w:pPr>
        <w:pStyle w:val="FigureCaption"/>
      </w:pPr>
      <w:bookmarkStart w:id="71" w:name="_Toc223392391"/>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12</w:t>
      </w:r>
      <w:r>
        <w:rPr>
          <w:noProof/>
        </w:rPr>
        <w:fldChar w:fldCharType="end"/>
      </w:r>
      <w:r w:rsidRPr="00CA3534">
        <w:t xml:space="preserve"> </w:t>
      </w:r>
      <w:r>
        <w:t xml:space="preserve"> </w:t>
      </w:r>
      <w:r w:rsidR="00375A28">
        <w:t>YANG</w:t>
      </w:r>
      <w:r>
        <w:t>: available-stream</w:t>
      </w:r>
      <w:bookmarkEnd w:id="71"/>
    </w:p>
    <w:p w14:paraId="27E5E9CB" w14:textId="77777777" w:rsidR="0099131B" w:rsidRDefault="002637E6" w:rsidP="0099131B">
      <w:pPr>
        <w:spacing w:before="100" w:beforeAutospacing="1" w:after="100" w:afterAutospacing="1"/>
        <w:rPr>
          <w:rFonts w:eastAsia="Times New Roman"/>
        </w:rPr>
      </w:pPr>
      <w:r>
        <w:rPr>
          <w:rFonts w:eastAsia="Times New Roman"/>
        </w:rPr>
        <w:t>For this structure</w:t>
      </w:r>
      <w:r w:rsidR="00C10307">
        <w:rPr>
          <w:rFonts w:eastAsia="Times New Roman"/>
        </w:rPr>
        <w:t>,</w:t>
      </w:r>
      <w:r>
        <w:rPr>
          <w:rFonts w:eastAsia="Times New Roman"/>
        </w:rPr>
        <w:t xml:space="preserve"> a solution shall provide the following support</w:t>
      </w:r>
      <w:r w:rsidR="0099131B">
        <w:rPr>
          <w:rFonts w:eastAsia="Times New Roman"/>
        </w:rPr>
        <w:t>:</w:t>
      </w:r>
    </w:p>
    <w:p w14:paraId="3A46E8F0" w14:textId="77777777" w:rsidR="0099131B" w:rsidRDefault="0099131B" w:rsidP="0099131B">
      <w:pPr>
        <w:numPr>
          <w:ilvl w:val="0"/>
          <w:numId w:val="10"/>
        </w:numPr>
        <w:spacing w:before="100" w:beforeAutospacing="1" w:after="100" w:afterAutospacing="1"/>
        <w:rPr>
          <w:rFonts w:eastAsia="Times New Roman"/>
        </w:rPr>
      </w:pPr>
      <w:r w:rsidRPr="008B3C46">
        <w:rPr>
          <w:rFonts w:eastAsia="Times New Roman"/>
        </w:rPr>
        <w:t>Mandatory:</w:t>
      </w:r>
    </w:p>
    <w:p w14:paraId="4D631102" w14:textId="77777777" w:rsidR="00765907" w:rsidRDefault="00765907" w:rsidP="00765907">
      <w:pPr>
        <w:numPr>
          <w:ilvl w:val="1"/>
          <w:numId w:val="10"/>
        </w:numPr>
        <w:spacing w:before="100" w:beforeAutospacing="1" w:after="100" w:afterAutospacing="1"/>
        <w:rPr>
          <w:rFonts w:eastAsia="Times New Roman"/>
        </w:rPr>
      </w:pPr>
      <w:r>
        <w:rPr>
          <w:rFonts w:eastAsia="Times New Roman"/>
        </w:rPr>
        <w:t>(inherited) uuid</w:t>
      </w:r>
    </w:p>
    <w:p w14:paraId="6C90610D" w14:textId="77777777" w:rsidR="008E4BA1" w:rsidRDefault="008E4BA1" w:rsidP="0099131B">
      <w:pPr>
        <w:numPr>
          <w:ilvl w:val="1"/>
          <w:numId w:val="10"/>
        </w:numPr>
        <w:spacing w:before="100" w:beforeAutospacing="1" w:after="100" w:afterAutospacing="1"/>
        <w:rPr>
          <w:rFonts w:eastAsia="Times New Roman"/>
        </w:rPr>
      </w:pPr>
      <w:r>
        <w:t>connection-address: the location of the stream</w:t>
      </w:r>
    </w:p>
    <w:p w14:paraId="79E81C11" w14:textId="77777777" w:rsidR="008E4BA1" w:rsidRDefault="008E4BA1" w:rsidP="008E4BA1">
      <w:pPr>
        <w:pStyle w:val="ListParagraph"/>
        <w:numPr>
          <w:ilvl w:val="2"/>
          <w:numId w:val="10"/>
        </w:numPr>
      </w:pPr>
      <w:r>
        <w:t>The address structure and connection method will depend upon the connection-protocol</w:t>
      </w:r>
    </w:p>
    <w:p w14:paraId="5889AB31" w14:textId="77777777" w:rsidR="00765907" w:rsidRDefault="00765907" w:rsidP="00A56331">
      <w:pPr>
        <w:pStyle w:val="ListParagraph"/>
        <w:numPr>
          <w:ilvl w:val="1"/>
          <w:numId w:val="10"/>
        </w:numPr>
      </w:pPr>
      <w:r>
        <w:t>supported-stream-type: references the description of a stream supported by the provider</w:t>
      </w:r>
    </w:p>
    <w:p w14:paraId="347949BF" w14:textId="77777777" w:rsidR="002F7595" w:rsidRDefault="002F7595" w:rsidP="002F7595">
      <w:pPr>
        <w:numPr>
          <w:ilvl w:val="0"/>
          <w:numId w:val="10"/>
        </w:numPr>
        <w:spacing w:before="100" w:beforeAutospacing="1" w:after="100" w:afterAutospacing="1"/>
        <w:rPr>
          <w:rFonts w:eastAsia="Times New Roman"/>
        </w:rPr>
      </w:pPr>
      <w:r>
        <w:rPr>
          <w:rFonts w:eastAsia="Times New Roman"/>
        </w:rPr>
        <w:t>Conditional (as per description above)</w:t>
      </w:r>
      <w:r w:rsidRPr="008B3C46">
        <w:rPr>
          <w:rFonts w:eastAsia="Times New Roman"/>
        </w:rPr>
        <w:t>:</w:t>
      </w:r>
    </w:p>
    <w:p w14:paraId="2C0F0126" w14:textId="77777777" w:rsidR="00765907" w:rsidRDefault="00765907" w:rsidP="00765907">
      <w:pPr>
        <w:pStyle w:val="ListParagraph"/>
        <w:numPr>
          <w:ilvl w:val="1"/>
          <w:numId w:val="10"/>
        </w:numPr>
      </w:pPr>
      <w:r>
        <w:t>stream-state: indicates whether the stream will deliver records to the client or not</w:t>
      </w:r>
    </w:p>
    <w:p w14:paraId="56ABE3B3" w14:textId="77777777" w:rsidR="00765907" w:rsidRDefault="00765907" w:rsidP="00765907">
      <w:pPr>
        <w:numPr>
          <w:ilvl w:val="1"/>
          <w:numId w:val="10"/>
        </w:numPr>
        <w:spacing w:before="100" w:beforeAutospacing="1" w:after="100" w:afterAutospacing="1"/>
        <w:rPr>
          <w:rFonts w:eastAsia="Times New Roman"/>
        </w:rPr>
      </w:pPr>
      <w:r>
        <w:rPr>
          <w:rFonts w:eastAsia="Times New Roman"/>
        </w:rPr>
        <w:t>stream-id: id of the stream</w:t>
      </w:r>
    </w:p>
    <w:p w14:paraId="1B4B1C27" w14:textId="77777777" w:rsidR="00765907" w:rsidRPr="00E46FC5" w:rsidRDefault="00765907" w:rsidP="00765907">
      <w:pPr>
        <w:numPr>
          <w:ilvl w:val="1"/>
          <w:numId w:val="10"/>
        </w:numPr>
        <w:spacing w:before="100" w:beforeAutospacing="1" w:after="100" w:afterAutospacing="1"/>
        <w:rPr>
          <w:rFonts w:eastAsia="Times New Roman"/>
        </w:rPr>
      </w:pPr>
      <w:r>
        <w:t>connection-protocol: the protocol for this particular stream instance chosen from the list of available protocols for the stream type</w:t>
      </w:r>
      <w:r w:rsidR="00D40DCE">
        <w:t xml:space="preserve">. </w:t>
      </w:r>
      <w:r w:rsidR="009E47D5">
        <w:t xml:space="preserve">This </w:t>
      </w:r>
      <w:r w:rsidR="00B817A7">
        <w:t>enables interpretation of the connection-address.</w:t>
      </w:r>
    </w:p>
    <w:p w14:paraId="2B83BAA4" w14:textId="77777777" w:rsidR="002F7595" w:rsidRDefault="002F7595" w:rsidP="002F7595">
      <w:pPr>
        <w:numPr>
          <w:ilvl w:val="0"/>
          <w:numId w:val="10"/>
        </w:numPr>
        <w:spacing w:before="100" w:beforeAutospacing="1" w:after="100" w:afterAutospacing="1"/>
        <w:rPr>
          <w:rFonts w:eastAsia="Times New Roman"/>
        </w:rPr>
      </w:pPr>
      <w:r w:rsidRPr="008B3C46">
        <w:rPr>
          <w:rFonts w:eastAsia="Times New Roman"/>
        </w:rPr>
        <w:t>Optional</w:t>
      </w:r>
    </w:p>
    <w:p w14:paraId="779C0170" w14:textId="77777777" w:rsidR="002F7595" w:rsidRDefault="002F7595" w:rsidP="002F7595">
      <w:pPr>
        <w:numPr>
          <w:ilvl w:val="1"/>
          <w:numId w:val="10"/>
        </w:numPr>
        <w:spacing w:before="100" w:beforeAutospacing="1" w:after="100" w:afterAutospacing="1"/>
        <w:rPr>
          <w:rFonts w:eastAsia="Times New Roman"/>
        </w:rPr>
      </w:pPr>
      <w:r>
        <w:rPr>
          <w:rFonts w:eastAsia="Times New Roman"/>
        </w:rPr>
        <w:t>(inherited) name</w:t>
      </w:r>
    </w:p>
    <w:p w14:paraId="36F01A0D" w14:textId="77777777" w:rsidR="002F7595" w:rsidRDefault="002F7595" w:rsidP="002F7595">
      <w:pPr>
        <w:spacing w:before="100" w:beforeAutospacing="1" w:after="100" w:afterAutospacing="1"/>
        <w:rPr>
          <w:rFonts w:eastAsia="Times New Roman"/>
        </w:rPr>
      </w:pPr>
    </w:p>
    <w:p w14:paraId="34244202" w14:textId="77777777" w:rsidR="007E7776" w:rsidRDefault="007E7776" w:rsidP="007E7776">
      <w:pPr>
        <w:rPr>
          <w:rFonts w:eastAsia="Times New Roman"/>
        </w:rPr>
      </w:pPr>
      <w:r w:rsidRPr="00F32BDC">
        <w:rPr>
          <w:noProof/>
        </w:rPr>
        <mc:AlternateContent>
          <mc:Choice Requires="wps">
            <w:drawing>
              <wp:anchor distT="0" distB="0" distL="114300" distR="114300" simplePos="0" relativeHeight="251662336" behindDoc="0" locked="0" layoutInCell="1" allowOverlap="0" wp14:anchorId="146CE9EB" wp14:editId="31569505">
                <wp:simplePos x="0" y="0"/>
                <wp:positionH relativeFrom="margin">
                  <wp:posOffset>0</wp:posOffset>
                </wp:positionH>
                <wp:positionV relativeFrom="paragraph">
                  <wp:posOffset>253365</wp:posOffset>
                </wp:positionV>
                <wp:extent cx="6602095" cy="3933825"/>
                <wp:effectExtent l="0" t="0" r="27305" b="28575"/>
                <wp:wrapTopAndBottom/>
                <wp:docPr id="2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3933825"/>
                        </a:xfrm>
                        <a:prstGeom prst="rect">
                          <a:avLst/>
                        </a:prstGeom>
                        <a:solidFill>
                          <a:schemeClr val="accent4">
                            <a:lumMod val="20000"/>
                            <a:lumOff val="80000"/>
                          </a:schemeClr>
                        </a:solidFill>
                        <a:ln>
                          <a:solidFill>
                            <a:schemeClr val="tx1"/>
                          </a:solidFill>
                        </a:ln>
                      </wps:spPr>
                      <wps:txbx>
                        <w:txbxContent>
                          <w:p w14:paraId="71821824" w14:textId="77777777" w:rsidR="007E7776" w:rsidRPr="005561A5" w:rsidRDefault="007E7776" w:rsidP="007E7776">
                            <w:pPr>
                              <w:spacing w:before="40" w:after="40" w:line="216" w:lineRule="auto"/>
                              <w:rPr>
                                <w:rFonts w:asciiTheme="minorHAnsi" w:hAnsi="Arial"/>
                                <w:kern w:val="24"/>
                                <w:sz w:val="16"/>
                                <w:szCs w:val="16"/>
                              </w:rPr>
                            </w:pPr>
                          </w:p>
                          <w:p w14:paraId="26E5223A" w14:textId="77777777" w:rsidR="00767F5E" w:rsidRPr="00767F5E" w:rsidRDefault="00767F5E" w:rsidP="00767F5E">
                            <w:pPr>
                              <w:spacing w:before="40" w:after="40" w:line="216" w:lineRule="auto"/>
                              <w:rPr>
                                <w:rFonts w:asciiTheme="minorHAnsi" w:hAnsi="Arial"/>
                                <w:kern w:val="24"/>
                                <w:sz w:val="16"/>
                                <w:szCs w:val="16"/>
                              </w:rPr>
                            </w:pPr>
                            <w:r w:rsidRPr="00767F5E">
                              <w:rPr>
                                <w:rFonts w:asciiTheme="minorHAnsi" w:hAnsi="Arial"/>
                                <w:kern w:val="24"/>
                                <w:sz w:val="16"/>
                                <w:szCs w:val="16"/>
                              </w:rPr>
                              <w:t xml:space="preserve">    typedef stream-state {</w:t>
                            </w:r>
                          </w:p>
                          <w:p w14:paraId="3F5EDC5E" w14:textId="77777777" w:rsidR="00767F5E" w:rsidRPr="00767F5E" w:rsidRDefault="00767F5E" w:rsidP="00767F5E">
                            <w:pPr>
                              <w:spacing w:before="40" w:after="40" w:line="216" w:lineRule="auto"/>
                              <w:rPr>
                                <w:rFonts w:asciiTheme="minorHAnsi" w:hAnsi="Arial"/>
                                <w:kern w:val="24"/>
                                <w:sz w:val="16"/>
                                <w:szCs w:val="16"/>
                              </w:rPr>
                            </w:pPr>
                            <w:r w:rsidRPr="00767F5E">
                              <w:rPr>
                                <w:rFonts w:asciiTheme="minorHAnsi" w:hAnsi="Arial"/>
                                <w:kern w:val="24"/>
                                <w:sz w:val="16"/>
                                <w:szCs w:val="16"/>
                              </w:rPr>
                              <w:t xml:space="preserve">        type identityref {</w:t>
                            </w:r>
                          </w:p>
                          <w:p w14:paraId="3538DF0F" w14:textId="77777777" w:rsidR="00767F5E" w:rsidRPr="00767F5E" w:rsidRDefault="00767F5E" w:rsidP="00767F5E">
                            <w:pPr>
                              <w:spacing w:before="40" w:after="40" w:line="216" w:lineRule="auto"/>
                              <w:rPr>
                                <w:rFonts w:asciiTheme="minorHAnsi" w:hAnsi="Arial"/>
                                <w:kern w:val="24"/>
                                <w:sz w:val="16"/>
                                <w:szCs w:val="16"/>
                              </w:rPr>
                            </w:pPr>
                            <w:r w:rsidRPr="00767F5E">
                              <w:rPr>
                                <w:rFonts w:asciiTheme="minorHAnsi" w:hAnsi="Arial"/>
                                <w:kern w:val="24"/>
                                <w:sz w:val="16"/>
                                <w:szCs w:val="16"/>
                              </w:rPr>
                              <w:t xml:space="preserve">            base STREAM_STATE;</w:t>
                            </w:r>
                          </w:p>
                          <w:p w14:paraId="61D22547" w14:textId="77777777" w:rsidR="00767F5E" w:rsidRPr="00767F5E" w:rsidRDefault="00767F5E" w:rsidP="00767F5E">
                            <w:pPr>
                              <w:spacing w:before="40" w:after="40" w:line="216" w:lineRule="auto"/>
                              <w:rPr>
                                <w:rFonts w:asciiTheme="minorHAnsi" w:hAnsi="Arial"/>
                                <w:kern w:val="24"/>
                                <w:sz w:val="16"/>
                                <w:szCs w:val="16"/>
                              </w:rPr>
                            </w:pPr>
                            <w:r w:rsidRPr="00767F5E">
                              <w:rPr>
                                <w:rFonts w:asciiTheme="minorHAnsi" w:hAnsi="Arial"/>
                                <w:kern w:val="24"/>
                                <w:sz w:val="16"/>
                                <w:szCs w:val="16"/>
                              </w:rPr>
                              <w:t xml:space="preserve">        }</w:t>
                            </w:r>
                          </w:p>
                          <w:p w14:paraId="55ED0509" w14:textId="77777777" w:rsidR="00767F5E" w:rsidRPr="00767F5E" w:rsidRDefault="00767F5E" w:rsidP="00767F5E">
                            <w:pPr>
                              <w:spacing w:before="40" w:after="40" w:line="216" w:lineRule="auto"/>
                              <w:rPr>
                                <w:rFonts w:asciiTheme="minorHAnsi" w:hAnsi="Arial"/>
                                <w:kern w:val="24"/>
                                <w:sz w:val="16"/>
                                <w:szCs w:val="16"/>
                              </w:rPr>
                            </w:pPr>
                            <w:r w:rsidRPr="00767F5E">
                              <w:rPr>
                                <w:rFonts w:asciiTheme="minorHAnsi" w:hAnsi="Arial"/>
                                <w:kern w:val="24"/>
                                <w:sz w:val="16"/>
                                <w:szCs w:val="16"/>
                              </w:rPr>
                              <w:t xml:space="preserve">        description "The state of the available stream.";</w:t>
                            </w:r>
                          </w:p>
                          <w:p w14:paraId="00E707DC" w14:textId="77777777" w:rsidR="00767F5E" w:rsidRPr="00267207" w:rsidRDefault="00767F5E" w:rsidP="00767F5E">
                            <w:pPr>
                              <w:spacing w:before="40" w:after="40" w:line="216" w:lineRule="auto"/>
                              <w:rPr>
                                <w:rFonts w:asciiTheme="minorHAnsi" w:hAnsi="Arial"/>
                                <w:kern w:val="24"/>
                                <w:sz w:val="16"/>
                                <w:szCs w:val="16"/>
                              </w:rPr>
                            </w:pPr>
                            <w:r w:rsidRPr="00767F5E">
                              <w:rPr>
                                <w:rFonts w:asciiTheme="minorHAnsi" w:hAnsi="Arial"/>
                                <w:kern w:val="24"/>
                                <w:sz w:val="16"/>
                                <w:szCs w:val="16"/>
                              </w:rPr>
                              <w:t xml:space="preserve">    }</w:t>
                            </w:r>
                          </w:p>
                          <w:p w14:paraId="3A253161" w14:textId="77777777" w:rsidR="007E7776" w:rsidRPr="00542676" w:rsidRDefault="00542676" w:rsidP="007E7776">
                            <w:pPr>
                              <w:spacing w:before="40" w:after="40" w:line="216" w:lineRule="auto"/>
                              <w:rPr>
                                <w:rFonts w:asciiTheme="minorHAnsi" w:hAnsi="Arial"/>
                                <w:color w:val="FF0000"/>
                                <w:kern w:val="24"/>
                                <w:sz w:val="16"/>
                                <w:szCs w:val="16"/>
                              </w:rPr>
                            </w:pPr>
                            <w:r>
                              <w:rPr>
                                <w:rFonts w:asciiTheme="minorHAnsi" w:hAnsi="Arial"/>
                                <w:color w:val="FF0000"/>
                                <w:kern w:val="24"/>
                                <w:sz w:val="16"/>
                                <w:szCs w:val="16"/>
                              </w:rPr>
                              <w:t>…</w:t>
                            </w:r>
                          </w:p>
                          <w:p w14:paraId="3FE42165"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identity STREAM_STATE {</w:t>
                            </w:r>
                          </w:p>
                          <w:p w14:paraId="2DE1E5C0"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description "none";</w:t>
                            </w:r>
                          </w:p>
                          <w:p w14:paraId="4E37CA38"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w:t>
                            </w:r>
                          </w:p>
                          <w:p w14:paraId="4D55AD85"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identity STREAM_STATE_ALIGNING {</w:t>
                            </w:r>
                          </w:p>
                          <w:p w14:paraId="6AEEA5B9"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base STREAM_STATE;</w:t>
                            </w:r>
                          </w:p>
                          <w:p w14:paraId="6058A550"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description "The log that underpins the stream is aligning with other backend services and hence may not be providing full service.</w:t>
                            </w:r>
                          </w:p>
                          <w:p w14:paraId="43CAD8B0"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If events are provided, they will be completely valid.";</w:t>
                            </w:r>
                          </w:p>
                          <w:p w14:paraId="57E79D9F"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w:t>
                            </w:r>
                          </w:p>
                          <w:p w14:paraId="6B96B3C0"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identity STREAM_STATE_ACTIVE {</w:t>
                            </w:r>
                          </w:p>
                          <w:p w14:paraId="0F7AC889"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base STREAM_STATE;</w:t>
                            </w:r>
                          </w:p>
                          <w:p w14:paraId="746BE5F1"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description "The stream is operating such that if a client connects records will be provided as per back pressure etc.";</w:t>
                            </w:r>
                          </w:p>
                          <w:p w14:paraId="6A6134E7"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w:t>
                            </w:r>
                          </w:p>
                          <w:p w14:paraId="2E37608E"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identity STREAM_STATE_PAUSED {</w:t>
                            </w:r>
                          </w:p>
                          <w:p w14:paraId="1D7FEAE0"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base STREAM_STATE;</w:t>
                            </w:r>
                          </w:p>
                          <w:p w14:paraId="4F624B32"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description "Although the stream is available it has been paused by the administrator such that the records are being appended to the log </w:t>
                            </w:r>
                            <w:r w:rsidR="00342918">
                              <w:rPr>
                                <w:rFonts w:asciiTheme="minorHAnsi" w:hAnsi="Arial"/>
                                <w:kern w:val="24"/>
                                <w:sz w:val="16"/>
                                <w:szCs w:val="16"/>
                              </w:rPr>
                              <w:br/>
                            </w:r>
                            <w:r w:rsidR="00342918" w:rsidRPr="002953B3">
                              <w:rPr>
                                <w:rFonts w:asciiTheme="minorHAnsi" w:hAnsi="Arial"/>
                                <w:kern w:val="24"/>
                                <w:sz w:val="16"/>
                                <w:szCs w:val="16"/>
                              </w:rPr>
                              <w:t xml:space="preserve">        </w:t>
                            </w:r>
                            <w:r w:rsidRPr="002953B3">
                              <w:rPr>
                                <w:rFonts w:asciiTheme="minorHAnsi" w:hAnsi="Arial"/>
                                <w:kern w:val="24"/>
                                <w:sz w:val="16"/>
                                <w:szCs w:val="16"/>
                              </w:rPr>
                              <w:t>but a new client will not receive any events whilst the stream is paused.";</w:t>
                            </w:r>
                          </w:p>
                          <w:p w14:paraId="08EBA35F"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w:t>
                            </w:r>
                          </w:p>
                          <w:p w14:paraId="52E71DB2"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identity STREAM_STATE_TERMINATED {</w:t>
                            </w:r>
                          </w:p>
                          <w:p w14:paraId="076B199F"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base STREAM_STATE;</w:t>
                            </w:r>
                          </w:p>
                          <w:p w14:paraId="32C2A814"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description "The stream is essentially no longer available. It will be removed from the AvailableStreams list shortly.";</w:t>
                            </w:r>
                          </w:p>
                          <w:p w14:paraId="70B6CD65" w14:textId="77777777" w:rsidR="007E7776" w:rsidRPr="00B94221" w:rsidRDefault="002953B3" w:rsidP="007E7776">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146CE9EB" id="_x0000_s1038" style="position:absolute;margin-left:0;margin-top:19.95pt;width:519.85pt;height:309.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" o:allowoverlap="f" fillcolor="#f9ecd4 [663]" strokecolor="#141313 [3213]">
                <v:path arrowok="t"/>
                <o:lock v:ext="edit" grouping="t"/>
                <v:textbox>
                  <w:txbxContent>
                    <w:p w14:paraId="71821824" w14:textId="77777777" w:rsidR="007E7776" w:rsidRPr="005561A5" w:rsidRDefault="007E7776" w:rsidP="007E7776">
                      <w:pPr>
                        <w:spacing w:before="40" w:after="40" w:line="216" w:lineRule="auto"/>
                        <w:rPr>
                          <w:rFonts w:asciiTheme="minorHAnsi" w:hAnsi="Arial"/>
                          <w:kern w:val="24"/>
                          <w:sz w:val="16"/>
                          <w:szCs w:val="16"/>
                        </w:rPr>
                      </w:pPr>
                    </w:p>
                    <w:p w14:paraId="26E5223A" w14:textId="77777777" w:rsidR="00767F5E" w:rsidRPr="00767F5E" w:rsidRDefault="00767F5E" w:rsidP="00767F5E">
                      <w:pPr>
                        <w:spacing w:before="40" w:after="40" w:line="216" w:lineRule="auto"/>
                        <w:rPr>
                          <w:rFonts w:asciiTheme="minorHAnsi" w:hAnsi="Arial"/>
                          <w:kern w:val="24"/>
                          <w:sz w:val="16"/>
                          <w:szCs w:val="16"/>
                        </w:rPr>
                      </w:pPr>
                      <w:r w:rsidRPr="00767F5E">
                        <w:rPr>
                          <w:rFonts w:asciiTheme="minorHAnsi" w:hAnsi="Arial"/>
                          <w:kern w:val="24"/>
                          <w:sz w:val="16"/>
                          <w:szCs w:val="16"/>
                        </w:rPr>
                        <w:t xml:space="preserve">    typedef stream-state {</w:t>
                      </w:r>
                    </w:p>
                    <w:p w14:paraId="3F5EDC5E" w14:textId="77777777" w:rsidR="00767F5E" w:rsidRPr="00767F5E" w:rsidRDefault="00767F5E" w:rsidP="00767F5E">
                      <w:pPr>
                        <w:spacing w:before="40" w:after="40" w:line="216" w:lineRule="auto"/>
                        <w:rPr>
                          <w:rFonts w:asciiTheme="minorHAnsi" w:hAnsi="Arial"/>
                          <w:kern w:val="24"/>
                          <w:sz w:val="16"/>
                          <w:szCs w:val="16"/>
                        </w:rPr>
                      </w:pPr>
                      <w:r w:rsidRPr="00767F5E">
                        <w:rPr>
                          <w:rFonts w:asciiTheme="minorHAnsi" w:hAnsi="Arial"/>
                          <w:kern w:val="24"/>
                          <w:sz w:val="16"/>
                          <w:szCs w:val="16"/>
                        </w:rPr>
                        <w:t xml:space="preserve">        type identityref {</w:t>
                      </w:r>
                    </w:p>
                    <w:p w14:paraId="3538DF0F" w14:textId="77777777" w:rsidR="00767F5E" w:rsidRPr="00767F5E" w:rsidRDefault="00767F5E" w:rsidP="00767F5E">
                      <w:pPr>
                        <w:spacing w:before="40" w:after="40" w:line="216" w:lineRule="auto"/>
                        <w:rPr>
                          <w:rFonts w:asciiTheme="minorHAnsi" w:hAnsi="Arial"/>
                          <w:kern w:val="24"/>
                          <w:sz w:val="16"/>
                          <w:szCs w:val="16"/>
                        </w:rPr>
                      </w:pPr>
                      <w:r w:rsidRPr="00767F5E">
                        <w:rPr>
                          <w:rFonts w:asciiTheme="minorHAnsi" w:hAnsi="Arial"/>
                          <w:kern w:val="24"/>
                          <w:sz w:val="16"/>
                          <w:szCs w:val="16"/>
                        </w:rPr>
                        <w:t xml:space="preserve">            base STREAM_</w:t>
                      </w:r>
                      <w:proofErr w:type="gramStart"/>
                      <w:r w:rsidRPr="00767F5E">
                        <w:rPr>
                          <w:rFonts w:asciiTheme="minorHAnsi" w:hAnsi="Arial"/>
                          <w:kern w:val="24"/>
                          <w:sz w:val="16"/>
                          <w:szCs w:val="16"/>
                        </w:rPr>
                        <w:t>STATE;</w:t>
                      </w:r>
                      <w:proofErr w:type="gramEnd"/>
                    </w:p>
                    <w:p w14:paraId="61D22547" w14:textId="77777777" w:rsidR="00767F5E" w:rsidRPr="00767F5E" w:rsidRDefault="00767F5E" w:rsidP="00767F5E">
                      <w:pPr>
                        <w:spacing w:before="40" w:after="40" w:line="216" w:lineRule="auto"/>
                        <w:rPr>
                          <w:rFonts w:asciiTheme="minorHAnsi" w:hAnsi="Arial"/>
                          <w:kern w:val="24"/>
                          <w:sz w:val="16"/>
                          <w:szCs w:val="16"/>
                        </w:rPr>
                      </w:pPr>
                      <w:r w:rsidRPr="00767F5E">
                        <w:rPr>
                          <w:rFonts w:asciiTheme="minorHAnsi" w:hAnsi="Arial"/>
                          <w:kern w:val="24"/>
                          <w:sz w:val="16"/>
                          <w:szCs w:val="16"/>
                        </w:rPr>
                        <w:t xml:space="preserve">        }</w:t>
                      </w:r>
                    </w:p>
                    <w:p w14:paraId="55ED0509" w14:textId="77777777" w:rsidR="00767F5E" w:rsidRPr="00767F5E" w:rsidRDefault="00767F5E" w:rsidP="00767F5E">
                      <w:pPr>
                        <w:spacing w:before="40" w:after="40" w:line="216" w:lineRule="auto"/>
                        <w:rPr>
                          <w:rFonts w:asciiTheme="minorHAnsi" w:hAnsi="Arial"/>
                          <w:kern w:val="24"/>
                          <w:sz w:val="16"/>
                          <w:szCs w:val="16"/>
                        </w:rPr>
                      </w:pPr>
                      <w:r w:rsidRPr="00767F5E">
                        <w:rPr>
                          <w:rFonts w:asciiTheme="minorHAnsi" w:hAnsi="Arial"/>
                          <w:kern w:val="24"/>
                          <w:sz w:val="16"/>
                          <w:szCs w:val="16"/>
                        </w:rPr>
                        <w:t xml:space="preserve">        description "The state of the available stream.</w:t>
                      </w:r>
                      <w:proofErr w:type="gramStart"/>
                      <w:r w:rsidRPr="00767F5E">
                        <w:rPr>
                          <w:rFonts w:asciiTheme="minorHAnsi" w:hAnsi="Arial"/>
                          <w:kern w:val="24"/>
                          <w:sz w:val="16"/>
                          <w:szCs w:val="16"/>
                        </w:rPr>
                        <w:t>";</w:t>
                      </w:r>
                      <w:proofErr w:type="gramEnd"/>
                    </w:p>
                    <w:p w14:paraId="00E707DC" w14:textId="77777777" w:rsidR="00767F5E" w:rsidRPr="00267207" w:rsidRDefault="00767F5E" w:rsidP="00767F5E">
                      <w:pPr>
                        <w:spacing w:before="40" w:after="40" w:line="216" w:lineRule="auto"/>
                        <w:rPr>
                          <w:rFonts w:asciiTheme="minorHAnsi" w:hAnsi="Arial"/>
                          <w:kern w:val="24"/>
                          <w:sz w:val="16"/>
                          <w:szCs w:val="16"/>
                        </w:rPr>
                      </w:pPr>
                      <w:r w:rsidRPr="00767F5E">
                        <w:rPr>
                          <w:rFonts w:asciiTheme="minorHAnsi" w:hAnsi="Arial"/>
                          <w:kern w:val="24"/>
                          <w:sz w:val="16"/>
                          <w:szCs w:val="16"/>
                        </w:rPr>
                        <w:t xml:space="preserve">    }</w:t>
                      </w:r>
                    </w:p>
                    <w:p w14:paraId="3A253161" w14:textId="77777777" w:rsidR="007E7776" w:rsidRPr="00542676" w:rsidRDefault="00542676" w:rsidP="007E7776">
                      <w:pPr>
                        <w:spacing w:before="40" w:after="40" w:line="216" w:lineRule="auto"/>
                        <w:rPr>
                          <w:rFonts w:asciiTheme="minorHAnsi" w:hAnsi="Arial"/>
                          <w:color w:val="FF0000"/>
                          <w:kern w:val="24"/>
                          <w:sz w:val="16"/>
                          <w:szCs w:val="16"/>
                        </w:rPr>
                      </w:pPr>
                      <w:r>
                        <w:rPr>
                          <w:rFonts w:asciiTheme="minorHAnsi" w:hAnsi="Arial"/>
                          <w:color w:val="FF0000"/>
                          <w:kern w:val="24"/>
                          <w:sz w:val="16"/>
                          <w:szCs w:val="16"/>
                        </w:rPr>
                        <w:t>…</w:t>
                      </w:r>
                    </w:p>
                    <w:p w14:paraId="3FE42165"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identity STREAM_STATE {</w:t>
                      </w:r>
                    </w:p>
                    <w:p w14:paraId="2DE1E5C0"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description "none</w:t>
                      </w:r>
                      <w:proofErr w:type="gramStart"/>
                      <w:r w:rsidRPr="002953B3">
                        <w:rPr>
                          <w:rFonts w:asciiTheme="minorHAnsi" w:hAnsi="Arial"/>
                          <w:kern w:val="24"/>
                          <w:sz w:val="16"/>
                          <w:szCs w:val="16"/>
                        </w:rPr>
                        <w:t>";</w:t>
                      </w:r>
                      <w:proofErr w:type="gramEnd"/>
                    </w:p>
                    <w:p w14:paraId="4E37CA38"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w:t>
                      </w:r>
                    </w:p>
                    <w:p w14:paraId="4D55AD85"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identity STREAM_STATE_ALIGNING {</w:t>
                      </w:r>
                    </w:p>
                    <w:p w14:paraId="6AEEA5B9"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base STREAM_</w:t>
                      </w:r>
                      <w:proofErr w:type="gramStart"/>
                      <w:r w:rsidRPr="002953B3">
                        <w:rPr>
                          <w:rFonts w:asciiTheme="minorHAnsi" w:hAnsi="Arial"/>
                          <w:kern w:val="24"/>
                          <w:sz w:val="16"/>
                          <w:szCs w:val="16"/>
                        </w:rPr>
                        <w:t>STATE;</w:t>
                      </w:r>
                      <w:proofErr w:type="gramEnd"/>
                    </w:p>
                    <w:p w14:paraId="6058A550"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description "The log that underpins the stream is aligning with other backend services and hence may not be providing full service.</w:t>
                      </w:r>
                    </w:p>
                    <w:p w14:paraId="43CAD8B0"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If events are provided, they will be completely valid.</w:t>
                      </w:r>
                      <w:proofErr w:type="gramStart"/>
                      <w:r w:rsidRPr="002953B3">
                        <w:rPr>
                          <w:rFonts w:asciiTheme="minorHAnsi" w:hAnsi="Arial"/>
                          <w:kern w:val="24"/>
                          <w:sz w:val="16"/>
                          <w:szCs w:val="16"/>
                        </w:rPr>
                        <w:t>";</w:t>
                      </w:r>
                      <w:proofErr w:type="gramEnd"/>
                    </w:p>
                    <w:p w14:paraId="57E79D9F"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w:t>
                      </w:r>
                    </w:p>
                    <w:p w14:paraId="6B96B3C0"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identity STREAM_STATE_ACTIVE {</w:t>
                      </w:r>
                    </w:p>
                    <w:p w14:paraId="0F7AC889"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base STREAM_</w:t>
                      </w:r>
                      <w:proofErr w:type="gramStart"/>
                      <w:r w:rsidRPr="002953B3">
                        <w:rPr>
                          <w:rFonts w:asciiTheme="minorHAnsi" w:hAnsi="Arial"/>
                          <w:kern w:val="24"/>
                          <w:sz w:val="16"/>
                          <w:szCs w:val="16"/>
                        </w:rPr>
                        <w:t>STATE;</w:t>
                      </w:r>
                      <w:proofErr w:type="gramEnd"/>
                    </w:p>
                    <w:p w14:paraId="746BE5F1"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description "The stream is operating such that if a client connects records will be provided as per back pressure etc.</w:t>
                      </w:r>
                      <w:proofErr w:type="gramStart"/>
                      <w:r w:rsidRPr="002953B3">
                        <w:rPr>
                          <w:rFonts w:asciiTheme="minorHAnsi" w:hAnsi="Arial"/>
                          <w:kern w:val="24"/>
                          <w:sz w:val="16"/>
                          <w:szCs w:val="16"/>
                        </w:rPr>
                        <w:t>";</w:t>
                      </w:r>
                      <w:proofErr w:type="gramEnd"/>
                    </w:p>
                    <w:p w14:paraId="6A6134E7"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w:t>
                      </w:r>
                    </w:p>
                    <w:p w14:paraId="2E37608E"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identity STREAM_STATE_PAUSED {</w:t>
                      </w:r>
                    </w:p>
                    <w:p w14:paraId="1D7FEAE0"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base STREAM_</w:t>
                      </w:r>
                      <w:proofErr w:type="gramStart"/>
                      <w:r w:rsidRPr="002953B3">
                        <w:rPr>
                          <w:rFonts w:asciiTheme="minorHAnsi" w:hAnsi="Arial"/>
                          <w:kern w:val="24"/>
                          <w:sz w:val="16"/>
                          <w:szCs w:val="16"/>
                        </w:rPr>
                        <w:t>STATE;</w:t>
                      </w:r>
                      <w:proofErr w:type="gramEnd"/>
                    </w:p>
                    <w:p w14:paraId="4F624B32"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description "Although the stream is available it has been paused by the administrator such that the records are being appended to the log </w:t>
                      </w:r>
                      <w:r w:rsidR="00342918">
                        <w:rPr>
                          <w:rFonts w:asciiTheme="minorHAnsi" w:hAnsi="Arial"/>
                          <w:kern w:val="24"/>
                          <w:sz w:val="16"/>
                          <w:szCs w:val="16"/>
                        </w:rPr>
                        <w:br/>
                      </w:r>
                      <w:r w:rsidR="00342918" w:rsidRPr="002953B3">
                        <w:rPr>
                          <w:rFonts w:asciiTheme="minorHAnsi" w:hAnsi="Arial"/>
                          <w:kern w:val="24"/>
                          <w:sz w:val="16"/>
                          <w:szCs w:val="16"/>
                        </w:rPr>
                        <w:t xml:space="preserve">        </w:t>
                      </w:r>
                      <w:r w:rsidRPr="002953B3">
                        <w:rPr>
                          <w:rFonts w:asciiTheme="minorHAnsi" w:hAnsi="Arial"/>
                          <w:kern w:val="24"/>
                          <w:sz w:val="16"/>
                          <w:szCs w:val="16"/>
                        </w:rPr>
                        <w:t>but a new client will not receive any events whilst the stream is paused.</w:t>
                      </w:r>
                      <w:proofErr w:type="gramStart"/>
                      <w:r w:rsidRPr="002953B3">
                        <w:rPr>
                          <w:rFonts w:asciiTheme="minorHAnsi" w:hAnsi="Arial"/>
                          <w:kern w:val="24"/>
                          <w:sz w:val="16"/>
                          <w:szCs w:val="16"/>
                        </w:rPr>
                        <w:t>";</w:t>
                      </w:r>
                      <w:proofErr w:type="gramEnd"/>
                    </w:p>
                    <w:p w14:paraId="08EBA35F"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w:t>
                      </w:r>
                    </w:p>
                    <w:p w14:paraId="52E71DB2"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identity STREAM_STATE_TERMINATED {</w:t>
                      </w:r>
                    </w:p>
                    <w:p w14:paraId="076B199F"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base STREAM_</w:t>
                      </w:r>
                      <w:proofErr w:type="gramStart"/>
                      <w:r w:rsidRPr="002953B3">
                        <w:rPr>
                          <w:rFonts w:asciiTheme="minorHAnsi" w:hAnsi="Arial"/>
                          <w:kern w:val="24"/>
                          <w:sz w:val="16"/>
                          <w:szCs w:val="16"/>
                        </w:rPr>
                        <w:t>STATE;</w:t>
                      </w:r>
                      <w:proofErr w:type="gramEnd"/>
                    </w:p>
                    <w:p w14:paraId="32C2A814" w14:textId="77777777" w:rsidR="002953B3" w:rsidRPr="002953B3" w:rsidRDefault="002953B3" w:rsidP="002953B3">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description "The stream is essentially no longer available. It will be removed from the AvailableStreams list shortly.</w:t>
                      </w:r>
                      <w:proofErr w:type="gramStart"/>
                      <w:r w:rsidRPr="002953B3">
                        <w:rPr>
                          <w:rFonts w:asciiTheme="minorHAnsi" w:hAnsi="Arial"/>
                          <w:kern w:val="24"/>
                          <w:sz w:val="16"/>
                          <w:szCs w:val="16"/>
                        </w:rPr>
                        <w:t>";</w:t>
                      </w:r>
                      <w:proofErr w:type="gramEnd"/>
                    </w:p>
                    <w:p w14:paraId="70B6CD65" w14:textId="77777777" w:rsidR="007E7776" w:rsidRPr="00B94221" w:rsidRDefault="002953B3" w:rsidP="007E7776">
                      <w:pPr>
                        <w:spacing w:before="40" w:after="40" w:line="216" w:lineRule="auto"/>
                        <w:rPr>
                          <w:rFonts w:asciiTheme="minorHAnsi" w:hAnsi="Arial"/>
                          <w:kern w:val="24"/>
                          <w:sz w:val="16"/>
                          <w:szCs w:val="16"/>
                        </w:rPr>
                      </w:pPr>
                      <w:r w:rsidRPr="002953B3">
                        <w:rPr>
                          <w:rFonts w:asciiTheme="minorHAnsi" w:hAnsi="Arial"/>
                          <w:kern w:val="24"/>
                          <w:sz w:val="16"/>
                          <w:szCs w:val="16"/>
                        </w:rPr>
                        <w:t xml:space="preserve">    }</w:t>
                      </w:r>
                    </w:p>
                  </w:txbxContent>
                </v:textbox>
                <w10:wrap type="topAndBottom" anchorx="margin"/>
              </v:rect>
            </w:pict>
          </mc:Fallback>
        </mc:AlternateContent>
      </w:r>
    </w:p>
    <w:p w14:paraId="6E052608" w14:textId="15BA8A5D" w:rsidR="00B16DFC" w:rsidRPr="008B3C46" w:rsidRDefault="007E7776" w:rsidP="00A56331">
      <w:pPr>
        <w:pStyle w:val="FigureCaption"/>
      </w:pPr>
      <w:bookmarkStart w:id="72" w:name="_Toc223392392"/>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13</w:t>
      </w:r>
      <w:r>
        <w:rPr>
          <w:noProof/>
        </w:rPr>
        <w:fldChar w:fldCharType="end"/>
      </w:r>
      <w:r w:rsidRPr="00CA3534">
        <w:t xml:space="preserve"> </w:t>
      </w:r>
      <w:r>
        <w:t xml:space="preserve"> </w:t>
      </w:r>
      <w:r w:rsidR="00375A28">
        <w:t>YANG</w:t>
      </w:r>
      <w:r>
        <w:t xml:space="preserve">: </w:t>
      </w:r>
      <w:r w:rsidR="002953B3">
        <w:t>stream-state</w:t>
      </w:r>
      <w:bookmarkEnd w:id="72"/>
    </w:p>
    <w:p w14:paraId="569102E8" w14:textId="77777777" w:rsidR="00021A83" w:rsidRDefault="008E4BA1" w:rsidP="00EB62A7">
      <w:pPr>
        <w:pStyle w:val="Heading2"/>
      </w:pPr>
      <w:r>
        <w:t xml:space="preserve"> </w:t>
      </w:r>
      <w:bookmarkStart w:id="73" w:name="_Ref143677164"/>
      <w:bookmarkStart w:id="74" w:name="_Ref143677170"/>
      <w:bookmarkStart w:id="75" w:name="_Ref143677173"/>
      <w:bookmarkStart w:id="76" w:name="_Toc223392195"/>
      <w:r w:rsidR="00317EF0">
        <w:t>Streaming approach</w:t>
      </w:r>
      <w:r w:rsidR="00EA791B">
        <w:t xml:space="preserve"> and log strategy</w:t>
      </w:r>
      <w:bookmarkEnd w:id="73"/>
      <w:bookmarkEnd w:id="74"/>
      <w:bookmarkEnd w:id="75"/>
      <w:bookmarkEnd w:id="76"/>
    </w:p>
    <w:p w14:paraId="14295DD1" w14:textId="77777777" w:rsidR="006C646C" w:rsidRDefault="00021A83" w:rsidP="006C646C">
      <w:pPr>
        <w:spacing w:before="100" w:beforeAutospacing="1" w:after="100" w:afterAutospacing="1"/>
        <w:rPr>
          <w:rFonts w:eastAsia="Times New Roman"/>
        </w:rPr>
      </w:pPr>
      <w:r>
        <w:rPr>
          <w:rFonts w:eastAsia="Times New Roman"/>
        </w:rPr>
        <w:t xml:space="preserve">The streaming solution assumes that the provider is delivering information in sequence from a log. </w:t>
      </w:r>
      <w:r w:rsidR="008B42F4">
        <w:t xml:space="preserve">In TAPI </w:t>
      </w:r>
      <w:r w:rsidR="00B817A7">
        <w:t>2.4</w:t>
      </w:r>
      <w:r w:rsidR="008B42F4">
        <w:t xml:space="preserve"> a log approach oriented towards maintaining alignment is provided. The stream mechanism defined allows for different log strategies</w:t>
      </w:r>
      <w:r w:rsidR="008B42F4">
        <w:rPr>
          <w:rStyle w:val="FootnoteReference"/>
        </w:rPr>
        <w:footnoteReference w:id="29"/>
      </w:r>
      <w:r w:rsidR="00420B6F">
        <w:t xml:space="preserve"> along with corresponding au</w:t>
      </w:r>
      <w:r w:rsidR="00B15E14">
        <w:t>gmentation</w:t>
      </w:r>
      <w:r w:rsidR="008B42F4">
        <w:t>.</w:t>
      </w:r>
      <w:r w:rsidR="006C646C">
        <w:t xml:space="preserve"> </w:t>
      </w:r>
    </w:p>
    <w:p w14:paraId="1200E51C" w14:textId="77777777" w:rsidR="00317EF0" w:rsidRDefault="00317EF0" w:rsidP="00317EF0">
      <w:pPr>
        <w:pStyle w:val="Heading3"/>
      </w:pPr>
      <w:bookmarkStart w:id="77" w:name="_Ref49253815"/>
      <w:bookmarkStart w:id="78" w:name="_Toc223392196"/>
      <w:r>
        <w:t>Log</w:t>
      </w:r>
      <w:r w:rsidR="008B42F4">
        <w:t xml:space="preserve"> storage s</w:t>
      </w:r>
      <w:r>
        <w:t>trategy</w:t>
      </w:r>
      <w:bookmarkEnd w:id="77"/>
      <w:bookmarkEnd w:id="78"/>
    </w:p>
    <w:p w14:paraId="47620FE7" w14:textId="77777777" w:rsidR="00F8146C" w:rsidRDefault="00187000" w:rsidP="008B42F4">
      <w:pPr>
        <w:pStyle w:val="NormalWeb"/>
      </w:pPr>
      <w:r>
        <w:t xml:space="preserve">There are four </w:t>
      </w:r>
      <w:r w:rsidR="00021A83">
        <w:t>log-</w:t>
      </w:r>
      <w:r w:rsidR="0084545E">
        <w:t>storage</w:t>
      </w:r>
      <w:r w:rsidR="00021A83">
        <w:t>-strategy</w:t>
      </w:r>
      <w:r>
        <w:t xml:space="preserve"> provided</w:t>
      </w:r>
      <w:r w:rsidR="00B817A7">
        <w:t xml:space="preserve"> (LOG_STORAGE_STRATEGY_)</w:t>
      </w:r>
      <w:r w:rsidR="00227BC2">
        <w:t>:</w:t>
      </w:r>
      <w:r w:rsidR="00021A83">
        <w:t xml:space="preserve"> COMPACTED, TRUNCATED, FULL-HISTORY and FULL_HISTORY_WITH_PERIODIC_BASELINE</w:t>
      </w:r>
      <w:r w:rsidR="00267E05">
        <w:t>, these are described in the subsections below.</w:t>
      </w:r>
    </w:p>
    <w:p w14:paraId="1808FB9E" w14:textId="77777777" w:rsidR="00060074" w:rsidRDefault="00060074" w:rsidP="00060074">
      <w:pPr>
        <w:pStyle w:val="Heading4"/>
      </w:pPr>
      <w:bookmarkStart w:id="79" w:name="_Ref70686195"/>
      <w:bookmarkStart w:id="80" w:name="_Ref70686201"/>
      <w:bookmarkStart w:id="81" w:name="_Ref70686206"/>
      <w:bookmarkStart w:id="82" w:name="_Toc223392197"/>
      <w:r>
        <w:t>Compacted log</w:t>
      </w:r>
      <w:bookmarkEnd w:id="79"/>
      <w:bookmarkEnd w:id="80"/>
      <w:bookmarkEnd w:id="81"/>
      <w:bookmarkEnd w:id="82"/>
    </w:p>
    <w:p w14:paraId="2BA9A90D" w14:textId="19C785D5" w:rsidR="003A7CC6" w:rsidRDefault="00C04CC9" w:rsidP="003A7CC6">
      <w:pPr>
        <w:pStyle w:val="NormalWeb"/>
      </w:pPr>
      <w:r>
        <w:t xml:space="preserve">Where the solution is to report TAPI entities (such as NEPs, CEPs) and/or </w:t>
      </w:r>
      <w:r w:rsidR="00F8146C">
        <w:t>report</w:t>
      </w:r>
      <w:r>
        <w:t xml:space="preserve"> alarms/TCAs a</w:t>
      </w:r>
      <w:r w:rsidR="003A2D4A">
        <w:t xml:space="preserve">n implementation conforming to this specification </w:t>
      </w:r>
      <w:r w:rsidR="002431AA">
        <w:t xml:space="preserve">MUST support the COMPACTED log-storage-strategy </w:t>
      </w:r>
      <w:r w:rsidR="003A7CC6">
        <w:t>(the characteristics of this mechanism are described in</w:t>
      </w:r>
      <w:r w:rsidR="003A7CC6">
        <w:rPr>
          <w:rStyle w:val="Hyperlink"/>
        </w:rPr>
        <w:t xml:space="preserve"> </w:t>
      </w:r>
      <w:r w:rsidR="003A7CC6">
        <w:rPr>
          <w:rStyle w:val="Hyperlink"/>
        </w:rPr>
        <w:fldChar w:fldCharType="begin"/>
      </w:r>
      <w:r w:rsidR="003A7CC6">
        <w:rPr>
          <w:rStyle w:val="Hyperlink"/>
        </w:rPr>
        <w:instrText xml:space="preserve"> REF _Ref49254797 \r \h </w:instrText>
      </w:r>
      <w:r w:rsidR="003A7CC6">
        <w:rPr>
          <w:rStyle w:val="Hyperlink"/>
        </w:rPr>
      </w:r>
      <w:r w:rsidR="003A7CC6">
        <w:rPr>
          <w:rStyle w:val="Hyperlink"/>
        </w:rPr>
        <w:fldChar w:fldCharType="separate"/>
      </w:r>
      <w:r w:rsidR="00916DFC">
        <w:rPr>
          <w:rStyle w:val="Hyperlink"/>
        </w:rPr>
        <w:t>8.1.1</w:t>
      </w:r>
      <w:r w:rsidR="003A7CC6">
        <w:rPr>
          <w:rStyle w:val="Hyperlink"/>
        </w:rPr>
        <w:fldChar w:fldCharType="end"/>
      </w:r>
      <w:r w:rsidR="003A7CC6">
        <w:rPr>
          <w:rStyle w:val="Hyperlink"/>
        </w:rPr>
        <w:t xml:space="preserve"> </w:t>
      </w:r>
      <w:r w:rsidR="003A7CC6" w:rsidRPr="00E43876">
        <w:fldChar w:fldCharType="begin"/>
      </w:r>
      <w:r w:rsidR="003A7CC6" w:rsidRPr="00E43876">
        <w:instrText xml:space="preserve"> REF _Ref49254803 \h </w:instrText>
      </w:r>
      <w:r w:rsidR="003A7CC6">
        <w:instrText xml:space="preserve"> \* MERGEFORMAT </w:instrText>
      </w:r>
      <w:r w:rsidR="003A7CC6" w:rsidRPr="00E43876">
        <w:fldChar w:fldCharType="separate"/>
      </w:r>
      <w:r w:rsidR="00916DFC">
        <w:t>Essential characteristics of a compacted log</w:t>
      </w:r>
      <w:r w:rsidR="003A7CC6" w:rsidRPr="00E43876">
        <w:fldChar w:fldCharType="end"/>
      </w:r>
      <w:r w:rsidR="003A7CC6" w:rsidRPr="00E43876">
        <w:t xml:space="preserve"> on page </w:t>
      </w:r>
      <w:r w:rsidR="003A7CC6">
        <w:rPr>
          <w:rStyle w:val="Hyperlink"/>
        </w:rPr>
        <w:fldChar w:fldCharType="begin"/>
      </w:r>
      <w:r w:rsidR="003A7CC6">
        <w:rPr>
          <w:rStyle w:val="Hyperlink"/>
        </w:rPr>
        <w:instrText xml:space="preserve"> PAGEREF _Ref49254808 \h </w:instrText>
      </w:r>
      <w:r w:rsidR="003A7CC6">
        <w:rPr>
          <w:rStyle w:val="Hyperlink"/>
        </w:rPr>
      </w:r>
      <w:r w:rsidR="003A7CC6">
        <w:rPr>
          <w:rStyle w:val="Hyperlink"/>
        </w:rPr>
        <w:fldChar w:fldCharType="separate"/>
      </w:r>
      <w:r w:rsidR="00916DFC">
        <w:rPr>
          <w:rStyle w:val="Hyperlink"/>
          <w:noProof/>
        </w:rPr>
        <w:t>124</w:t>
      </w:r>
      <w:r w:rsidR="003A7CC6">
        <w:rPr>
          <w:rStyle w:val="Hyperlink"/>
        </w:rPr>
        <w:fldChar w:fldCharType="end"/>
      </w:r>
      <w:r w:rsidR="003A7CC6">
        <w:t>).</w:t>
      </w:r>
      <w:r w:rsidR="00F37E1E">
        <w:t xml:space="preserve"> This log-storage-strategy enables the client to achieve and maintain eventual consistency without the need to get current state.</w:t>
      </w:r>
    </w:p>
    <w:p w14:paraId="26C72A98" w14:textId="3732EEBA" w:rsidR="00435479" w:rsidRDefault="00435479" w:rsidP="00E15930">
      <w:pPr>
        <w:spacing w:before="100" w:beforeAutospacing="1" w:after="100" w:afterAutospacing="1"/>
        <w:rPr>
          <w:rFonts w:eastAsia="Times New Roman"/>
        </w:rPr>
      </w:pPr>
      <w:r>
        <w:rPr>
          <w:rFonts w:eastAsia="Times New Roman"/>
        </w:rPr>
        <w:lastRenderedPageBreak/>
        <w:t>Not all change statements (</w:t>
      </w:r>
      <w:r w:rsidR="00FF4408" w:rsidRPr="00FF4408">
        <w:t>LOG_RECORD_STRATEGY_WHOLE_ENTITY</w:t>
      </w:r>
      <w:r w:rsidR="00FF4408">
        <w:t xml:space="preserve">, </w:t>
      </w:r>
      <w:r w:rsidR="00FF4408" w:rsidRPr="00FF4408">
        <w:t>RECORD_TRIGGER_ON_CHANGE</w:t>
      </w:r>
      <w:r w:rsidR="00885136">
        <w:rPr>
          <w:rFonts w:eastAsia="Times New Roman"/>
        </w:rPr>
        <w:t xml:space="preserve"> </w:t>
      </w:r>
      <w:r>
        <w:rPr>
          <w:rFonts w:eastAsia="Times New Roman"/>
        </w:rPr>
        <w:t>statements</w:t>
      </w:r>
      <w:r w:rsidR="00885136">
        <w:rPr>
          <w:rFonts w:eastAsia="Times New Roman"/>
        </w:rPr>
        <w:t xml:space="preserve"> (see </w:t>
      </w:r>
      <w:r w:rsidR="00885136">
        <w:rPr>
          <w:rFonts w:eastAsia="Times New Roman"/>
        </w:rPr>
        <w:fldChar w:fldCharType="begin"/>
      </w:r>
      <w:r w:rsidR="00885136">
        <w:rPr>
          <w:rFonts w:eastAsia="Times New Roman"/>
        </w:rPr>
        <w:instrText xml:space="preserve"> REF _Ref115786688 \r \h </w:instrText>
      </w:r>
      <w:r w:rsidR="00885136">
        <w:rPr>
          <w:rFonts w:eastAsia="Times New Roman"/>
        </w:rPr>
      </w:r>
      <w:r w:rsidR="00885136">
        <w:rPr>
          <w:rFonts w:eastAsia="Times New Roman"/>
        </w:rPr>
        <w:fldChar w:fldCharType="separate"/>
      </w:r>
      <w:r w:rsidR="00916DFC">
        <w:rPr>
          <w:rFonts w:eastAsia="Times New Roman"/>
        </w:rPr>
        <w:t>3.8.2</w:t>
      </w:r>
      <w:r w:rsidR="00885136">
        <w:rPr>
          <w:rFonts w:eastAsia="Times New Roman"/>
        </w:rPr>
        <w:fldChar w:fldCharType="end"/>
      </w:r>
      <w:r w:rsidR="00885136">
        <w:rPr>
          <w:rFonts w:eastAsia="Times New Roman"/>
        </w:rPr>
        <w:t xml:space="preserve"> </w:t>
      </w:r>
      <w:r w:rsidR="00885136">
        <w:rPr>
          <w:rFonts w:eastAsia="Times New Roman"/>
        </w:rPr>
        <w:fldChar w:fldCharType="begin"/>
      </w:r>
      <w:r w:rsidR="00885136">
        <w:rPr>
          <w:rFonts w:eastAsia="Times New Roman"/>
        </w:rPr>
        <w:instrText xml:space="preserve"> REF _Ref115786695 \h </w:instrText>
      </w:r>
      <w:r w:rsidR="00885136">
        <w:rPr>
          <w:rFonts w:eastAsia="Times New Roman"/>
        </w:rPr>
      </w:r>
      <w:r w:rsidR="00885136">
        <w:rPr>
          <w:rFonts w:eastAsia="Times New Roman"/>
        </w:rPr>
        <w:fldChar w:fldCharType="separate"/>
      </w:r>
      <w:r w:rsidR="00916DFC">
        <w:t>Log record strategy</w:t>
      </w:r>
      <w:r w:rsidR="00885136">
        <w:rPr>
          <w:rFonts w:eastAsia="Times New Roman"/>
        </w:rPr>
        <w:fldChar w:fldCharType="end"/>
      </w:r>
      <w:r w:rsidR="00885136">
        <w:rPr>
          <w:rFonts w:eastAsia="Times New Roman"/>
        </w:rPr>
        <w:t xml:space="preserve"> on page </w:t>
      </w:r>
      <w:r w:rsidR="00885136">
        <w:rPr>
          <w:rFonts w:eastAsia="Times New Roman"/>
        </w:rPr>
        <w:fldChar w:fldCharType="begin"/>
      </w:r>
      <w:r w:rsidR="00885136">
        <w:rPr>
          <w:rFonts w:eastAsia="Times New Roman"/>
        </w:rPr>
        <w:instrText xml:space="preserve"> PAGEREF _Ref115786700 \h </w:instrText>
      </w:r>
      <w:r w:rsidR="00885136">
        <w:rPr>
          <w:rFonts w:eastAsia="Times New Roman"/>
        </w:rPr>
      </w:r>
      <w:r w:rsidR="00885136">
        <w:rPr>
          <w:rFonts w:eastAsia="Times New Roman"/>
        </w:rPr>
        <w:fldChar w:fldCharType="separate"/>
      </w:r>
      <w:r w:rsidR="00916DFC">
        <w:rPr>
          <w:rFonts w:eastAsia="Times New Roman"/>
          <w:noProof/>
        </w:rPr>
        <w:t>29</w:t>
      </w:r>
      <w:r w:rsidR="00885136">
        <w:rPr>
          <w:rFonts w:eastAsia="Times New Roman"/>
        </w:rPr>
        <w:fldChar w:fldCharType="end"/>
      </w:r>
      <w:r>
        <w:rPr>
          <w:rFonts w:eastAsia="Times New Roman"/>
        </w:rPr>
        <w:t>)</w:t>
      </w:r>
      <w:r w:rsidR="009F2909">
        <w:rPr>
          <w:rFonts w:eastAsia="Times New Roman"/>
        </w:rPr>
        <w:t>)</w:t>
      </w:r>
      <w:r>
        <w:rPr>
          <w:rFonts w:eastAsia="Times New Roman"/>
        </w:rPr>
        <w:t xml:space="preserve"> related to an entity are retained. Older changes are intentionally pruned out of the log</w:t>
      </w:r>
      <w:r w:rsidR="00AB540E">
        <w:rPr>
          <w:rFonts w:eastAsia="Times New Roman"/>
        </w:rPr>
        <w:t xml:space="preserve"> in favor of newer changes</w:t>
      </w:r>
      <w:r>
        <w:rPr>
          <w:rFonts w:eastAsia="Times New Roman"/>
        </w:rPr>
        <w:t xml:space="preserve">. </w:t>
      </w:r>
    </w:p>
    <w:p w14:paraId="41B9DF03" w14:textId="77777777" w:rsidR="00435479" w:rsidRDefault="00435479" w:rsidP="00E15930">
      <w:pPr>
        <w:numPr>
          <w:ilvl w:val="0"/>
          <w:numId w:val="7"/>
        </w:numPr>
        <w:spacing w:before="100" w:beforeAutospacing="1" w:after="100" w:afterAutospacing="1"/>
        <w:rPr>
          <w:rFonts w:eastAsia="Times New Roman"/>
        </w:rPr>
      </w:pPr>
      <w:r>
        <w:rPr>
          <w:rFonts w:eastAsia="Times New Roman"/>
        </w:rPr>
        <w:t>The log will have the latest record related to each entity that exists in the controlled system</w:t>
      </w:r>
      <w:r w:rsidR="00FC6859">
        <w:rPr>
          <w:rFonts w:eastAsia="Times New Roman"/>
        </w:rPr>
        <w:t>.</w:t>
      </w:r>
    </w:p>
    <w:p w14:paraId="12AD4F1C" w14:textId="77777777" w:rsidR="00435479" w:rsidRDefault="00435479" w:rsidP="00E15930">
      <w:pPr>
        <w:numPr>
          <w:ilvl w:val="1"/>
          <w:numId w:val="7"/>
        </w:numPr>
        <w:spacing w:before="100" w:beforeAutospacing="1" w:after="100" w:afterAutospacing="1"/>
        <w:rPr>
          <w:rFonts w:eastAsia="Times New Roman"/>
        </w:rPr>
      </w:pPr>
      <w:r>
        <w:rPr>
          <w:rFonts w:eastAsia="Times New Roman"/>
        </w:rPr>
        <w:t>This enables achievement of eventual consistency</w:t>
      </w:r>
      <w:r w:rsidR="00FC6859">
        <w:rPr>
          <w:rFonts w:eastAsia="Times New Roman"/>
        </w:rPr>
        <w:t>.</w:t>
      </w:r>
    </w:p>
    <w:p w14:paraId="1DC0908F" w14:textId="77777777" w:rsidR="00435479" w:rsidRDefault="00435479" w:rsidP="00E15930">
      <w:pPr>
        <w:numPr>
          <w:ilvl w:val="0"/>
          <w:numId w:val="7"/>
        </w:numPr>
        <w:spacing w:before="100" w:beforeAutospacing="1" w:after="100" w:afterAutospacing="1"/>
        <w:rPr>
          <w:rFonts w:eastAsia="Times New Roman"/>
        </w:rPr>
      </w:pPr>
      <w:r>
        <w:rPr>
          <w:rFonts w:eastAsia="Times New Roman"/>
        </w:rPr>
        <w:t>Some additional recent changes will also be present in the log as compaction is intentionally delayed</w:t>
      </w:r>
      <w:r w:rsidR="00FC6859">
        <w:rPr>
          <w:rFonts w:eastAsia="Times New Roman"/>
        </w:rPr>
        <w:t>.</w:t>
      </w:r>
    </w:p>
    <w:p w14:paraId="7F7677F1" w14:textId="77777777" w:rsidR="00435479" w:rsidRDefault="00435479" w:rsidP="00E15930">
      <w:pPr>
        <w:numPr>
          <w:ilvl w:val="1"/>
          <w:numId w:val="7"/>
        </w:numPr>
        <w:spacing w:before="100" w:beforeAutospacing="1" w:after="100" w:afterAutospacing="1"/>
        <w:rPr>
          <w:rFonts w:eastAsia="Times New Roman"/>
        </w:rPr>
      </w:pPr>
      <w:r>
        <w:rPr>
          <w:rFonts w:eastAsia="Times New Roman"/>
        </w:rPr>
        <w:t>This enables a delayed client to catch back up with no loss of fidelity</w:t>
      </w:r>
      <w:r w:rsidR="00FC6859">
        <w:rPr>
          <w:rFonts w:eastAsia="Times New Roman"/>
        </w:rPr>
        <w:t>.</w:t>
      </w:r>
    </w:p>
    <w:p w14:paraId="7EE44904" w14:textId="0105C05D" w:rsidR="00435479" w:rsidRDefault="00435479" w:rsidP="00E15930">
      <w:pPr>
        <w:numPr>
          <w:ilvl w:val="0"/>
          <w:numId w:val="7"/>
        </w:numPr>
        <w:spacing w:before="100" w:beforeAutospacing="1" w:after="100" w:afterAutospacing="1"/>
        <w:rPr>
          <w:rFonts w:eastAsia="Times New Roman"/>
        </w:rPr>
      </w:pPr>
      <w:r>
        <w:rPr>
          <w:rFonts w:eastAsia="Times New Roman"/>
        </w:rPr>
        <w:t>Records that are not the latest for an entity and that are older than the compaction delay time</w:t>
      </w:r>
      <w:r w:rsidR="002C451A">
        <w:rPr>
          <w:rFonts w:eastAsia="Times New Roman"/>
        </w:rPr>
        <w:t xml:space="preserve"> (i.e., the “Cleaner Point” as shown in </w:t>
      </w:r>
      <w:r w:rsidR="002C451A">
        <w:rPr>
          <w:rFonts w:eastAsia="Times New Roman"/>
        </w:rPr>
        <w:fldChar w:fldCharType="begin"/>
      </w:r>
      <w:r w:rsidR="002C451A">
        <w:rPr>
          <w:rFonts w:eastAsia="Times New Roman"/>
        </w:rPr>
        <w:instrText xml:space="preserve"> REF _Ref71926512 \h </w:instrText>
      </w:r>
      <w:r w:rsidR="002C451A">
        <w:rPr>
          <w:rFonts w:eastAsia="Times New Roman"/>
        </w:rPr>
      </w:r>
      <w:r w:rsidR="002C451A">
        <w:rPr>
          <w:rFonts w:eastAsia="Times New Roman"/>
        </w:rPr>
        <w:fldChar w:fldCharType="separate"/>
      </w:r>
      <w:r w:rsidR="00916DFC" w:rsidRPr="00CA3534">
        <w:t xml:space="preserve">Figure </w:t>
      </w:r>
      <w:r w:rsidR="00916DFC">
        <w:rPr>
          <w:noProof/>
        </w:rPr>
        <w:t>34</w:t>
      </w:r>
      <w:r w:rsidR="00916DFC" w:rsidRPr="00CA3534">
        <w:t xml:space="preserve"> </w:t>
      </w:r>
      <w:r w:rsidR="00916DFC">
        <w:t xml:space="preserve"> Kafka compaction</w:t>
      </w:r>
      <w:r w:rsidR="002C451A">
        <w:rPr>
          <w:rFonts w:eastAsia="Times New Roman"/>
        </w:rPr>
        <w:fldChar w:fldCharType="end"/>
      </w:r>
      <w:r w:rsidR="002C451A">
        <w:rPr>
          <w:rFonts w:eastAsia="Times New Roman"/>
        </w:rPr>
        <w:t xml:space="preserve"> on page </w:t>
      </w:r>
      <w:r w:rsidR="002C451A">
        <w:rPr>
          <w:rFonts w:eastAsia="Times New Roman"/>
        </w:rPr>
        <w:fldChar w:fldCharType="begin"/>
      </w:r>
      <w:r w:rsidR="002C451A">
        <w:rPr>
          <w:rFonts w:eastAsia="Times New Roman"/>
        </w:rPr>
        <w:instrText xml:space="preserve"> PAGEREF _Ref71926518 \h </w:instrText>
      </w:r>
      <w:r w:rsidR="002C451A">
        <w:rPr>
          <w:rFonts w:eastAsia="Times New Roman"/>
        </w:rPr>
      </w:r>
      <w:r w:rsidR="002C451A">
        <w:rPr>
          <w:rFonts w:eastAsia="Times New Roman"/>
        </w:rPr>
        <w:fldChar w:fldCharType="separate"/>
      </w:r>
      <w:r w:rsidR="00916DFC">
        <w:rPr>
          <w:rFonts w:eastAsia="Times New Roman"/>
          <w:noProof/>
        </w:rPr>
        <w:t>124</w:t>
      </w:r>
      <w:r w:rsidR="002C451A">
        <w:rPr>
          <w:rFonts w:eastAsia="Times New Roman"/>
        </w:rPr>
        <w:fldChar w:fldCharType="end"/>
      </w:r>
      <w:r w:rsidR="002C451A">
        <w:rPr>
          <w:rFonts w:eastAsia="Times New Roman"/>
        </w:rPr>
        <w:t>)</w:t>
      </w:r>
      <w:r>
        <w:rPr>
          <w:rFonts w:eastAsia="Times New Roman"/>
        </w:rPr>
        <w:t xml:space="preserve"> will be removed</w:t>
      </w:r>
      <w:r w:rsidR="009248FF">
        <w:rPr>
          <w:rFonts w:eastAsia="Times New Roman"/>
        </w:rPr>
        <w:t>.</w:t>
      </w:r>
    </w:p>
    <w:p w14:paraId="16D21105" w14:textId="77777777" w:rsidR="00435479" w:rsidRDefault="00435479" w:rsidP="00E15930">
      <w:pPr>
        <w:numPr>
          <w:ilvl w:val="1"/>
          <w:numId w:val="7"/>
        </w:numPr>
        <w:spacing w:before="100" w:beforeAutospacing="1" w:after="100" w:afterAutospacing="1"/>
        <w:rPr>
          <w:rFonts w:eastAsia="Times New Roman"/>
        </w:rPr>
      </w:pPr>
      <w:r>
        <w:rPr>
          <w:rFonts w:eastAsia="Times New Roman"/>
        </w:rPr>
        <w:t>This allows an overloaded client to maintain a view of non-fleeting changes whilst suffering an acceptable loss of fidelity where there is high intermittency</w:t>
      </w:r>
      <w:r w:rsidR="009248FF">
        <w:rPr>
          <w:rFonts w:eastAsia="Times New Roman"/>
        </w:rPr>
        <w:t>.</w:t>
      </w:r>
    </w:p>
    <w:p w14:paraId="13E3BC51" w14:textId="77777777" w:rsidR="00435479" w:rsidRDefault="00435479" w:rsidP="00E15930">
      <w:pPr>
        <w:numPr>
          <w:ilvl w:val="1"/>
          <w:numId w:val="7"/>
        </w:numPr>
        <w:spacing w:before="100" w:beforeAutospacing="1" w:after="100" w:afterAutospacing="1"/>
        <w:rPr>
          <w:rFonts w:eastAsia="Times New Roman"/>
        </w:rPr>
      </w:pPr>
      <w:r>
        <w:rPr>
          <w:rFonts w:eastAsia="Times New Roman"/>
        </w:rPr>
        <w:t>This allows a new client to align without having to receive large volumes of uninteresting history</w:t>
      </w:r>
      <w:r w:rsidR="009248FF">
        <w:rPr>
          <w:rFonts w:eastAsia="Times New Roman"/>
        </w:rPr>
        <w:t>.</w:t>
      </w:r>
    </w:p>
    <w:p w14:paraId="22BC3E8D" w14:textId="77777777" w:rsidR="00435479" w:rsidRDefault="00435479" w:rsidP="00014A7E">
      <w:pPr>
        <w:spacing w:before="100" w:beforeAutospacing="1" w:after="100" w:afterAutospacing="1"/>
        <w:rPr>
          <w:rFonts w:eastAsia="Times New Roman"/>
        </w:rPr>
      </w:pPr>
      <w:r>
        <w:rPr>
          <w:rFonts w:eastAsia="Times New Roman"/>
        </w:rPr>
        <w:t xml:space="preserve">When an entity is deleted, a </w:t>
      </w:r>
      <w:r w:rsidR="00796019">
        <w:rPr>
          <w:rFonts w:eastAsia="Times New Roman"/>
        </w:rPr>
        <w:t>DELETE</w:t>
      </w:r>
      <w:r w:rsidR="00705C1F">
        <w:rPr>
          <w:rFonts w:eastAsia="Times New Roman"/>
        </w:rPr>
        <w:t xml:space="preserve"> </w:t>
      </w:r>
      <w:r>
        <w:rPr>
          <w:rFonts w:eastAsia="Times New Roman"/>
        </w:rPr>
        <w:t>record</w:t>
      </w:r>
      <w:r w:rsidR="00705C1F">
        <w:rPr>
          <w:rFonts w:eastAsia="Times New Roman"/>
        </w:rPr>
        <w:t xml:space="preserve"> for that entity</w:t>
      </w:r>
      <w:r>
        <w:rPr>
          <w:rFonts w:eastAsia="Times New Roman"/>
        </w:rPr>
        <w:t xml:space="preserve"> is </w:t>
      </w:r>
      <w:r w:rsidR="00705C1F">
        <w:rPr>
          <w:rFonts w:eastAsia="Times New Roman"/>
        </w:rPr>
        <w:t>appended</w:t>
      </w:r>
      <w:r>
        <w:rPr>
          <w:rFonts w:eastAsia="Times New Roman"/>
        </w:rPr>
        <w:t xml:space="preserve"> to the log</w:t>
      </w:r>
      <w:r w:rsidR="00705C1F">
        <w:rPr>
          <w:rFonts w:eastAsia="Times New Roman"/>
        </w:rPr>
        <w:t xml:space="preserve"> followed immediately by a </w:t>
      </w:r>
      <w:r w:rsidR="00C77E3A">
        <w:rPr>
          <w:rFonts w:eastAsia="Times New Roman"/>
        </w:rPr>
        <w:t>TOMBSTONE</w:t>
      </w:r>
      <w:r w:rsidR="00705C1F">
        <w:rPr>
          <w:rFonts w:eastAsia="Times New Roman"/>
        </w:rPr>
        <w:t xml:space="preserve"> record</w:t>
      </w:r>
      <w:r>
        <w:rPr>
          <w:rFonts w:eastAsia="Times New Roman"/>
        </w:rPr>
        <w:t xml:space="preserve"> for that entity</w:t>
      </w:r>
      <w:r w:rsidR="00705C1F">
        <w:rPr>
          <w:rStyle w:val="FootnoteReference"/>
          <w:rFonts w:eastAsia="Times New Roman"/>
        </w:rPr>
        <w:footnoteReference w:id="30"/>
      </w:r>
      <w:r w:rsidR="00705C1F">
        <w:rPr>
          <w:rFonts w:eastAsia="Times New Roman"/>
          <w:vertAlign w:val="superscript"/>
        </w:rPr>
        <w:t xml:space="preserve">, </w:t>
      </w:r>
      <w:r w:rsidR="00705C1F">
        <w:rPr>
          <w:rStyle w:val="FootnoteReference"/>
          <w:rFonts w:eastAsia="Times New Roman"/>
        </w:rPr>
        <w:footnoteReference w:id="31"/>
      </w:r>
      <w:r w:rsidR="00297CF8">
        <w:rPr>
          <w:rFonts w:eastAsia="Times New Roman"/>
        </w:rPr>
        <w:t xml:space="preserve">. The </w:t>
      </w:r>
      <w:r w:rsidR="00C77E3A">
        <w:rPr>
          <w:rFonts w:eastAsia="Times New Roman"/>
        </w:rPr>
        <w:t>TOMBSTONE records</w:t>
      </w:r>
      <w:r w:rsidR="00297CF8">
        <w:rPr>
          <w:rFonts w:eastAsia="Times New Roman"/>
        </w:rPr>
        <w:t xml:space="preserve"> are held for</w:t>
      </w:r>
      <w:r w:rsidR="000E5916" w:rsidRPr="000E5916">
        <w:rPr>
          <w:rFonts w:eastAsia="Times New Roman"/>
        </w:rPr>
        <w:t xml:space="preserve"> </w:t>
      </w:r>
      <w:r w:rsidR="00C77E3A">
        <w:rPr>
          <w:rFonts w:eastAsia="Times New Roman"/>
        </w:rPr>
        <w:t>t</w:t>
      </w:r>
      <w:r w:rsidR="000E5916">
        <w:rPr>
          <w:rFonts w:eastAsia="Times New Roman"/>
        </w:rPr>
        <w:t>ombstone</w:t>
      </w:r>
      <w:r w:rsidR="00C77E3A">
        <w:rPr>
          <w:rFonts w:eastAsia="Times New Roman"/>
        </w:rPr>
        <w:t>-</w:t>
      </w:r>
      <w:r w:rsidR="000E5916">
        <w:rPr>
          <w:rFonts w:eastAsia="Times New Roman"/>
        </w:rPr>
        <w:t>retention:</w:t>
      </w:r>
    </w:p>
    <w:p w14:paraId="2AB879DF" w14:textId="77777777" w:rsidR="00435479" w:rsidRPr="00145DE0" w:rsidRDefault="00435479" w:rsidP="00544060">
      <w:pPr>
        <w:numPr>
          <w:ilvl w:val="0"/>
          <w:numId w:val="7"/>
        </w:numPr>
        <w:spacing w:before="100" w:beforeAutospacing="1" w:after="100" w:afterAutospacing="1"/>
        <w:rPr>
          <w:rFonts w:eastAsia="Times New Roman"/>
        </w:rPr>
      </w:pPr>
      <w:r>
        <w:rPr>
          <w:rFonts w:eastAsia="Times New Roman"/>
        </w:rPr>
        <w:t xml:space="preserve">Compaction, after the compaction delay, will remove all but that </w:t>
      </w:r>
      <w:r w:rsidR="00C77E3A">
        <w:rPr>
          <w:rFonts w:eastAsia="Times New Roman"/>
        </w:rPr>
        <w:t>TOMBSTONE</w:t>
      </w:r>
      <w:r>
        <w:rPr>
          <w:rFonts w:eastAsia="Times New Roman"/>
        </w:rPr>
        <w:t xml:space="preserve"> record</w:t>
      </w:r>
      <w:r w:rsidR="00705C1F">
        <w:rPr>
          <w:rStyle w:val="FootnoteReference"/>
          <w:rFonts w:eastAsia="Times New Roman"/>
        </w:rPr>
        <w:footnoteReference w:id="32"/>
      </w:r>
      <w:r w:rsidR="009248FF">
        <w:rPr>
          <w:rFonts w:eastAsia="Times New Roman"/>
        </w:rPr>
        <w:t>.</w:t>
      </w:r>
    </w:p>
    <w:p w14:paraId="022820E7" w14:textId="312B1AFB" w:rsidR="00435479" w:rsidRPr="005B57A8" w:rsidRDefault="00C77E3A" w:rsidP="005B57A8">
      <w:pPr>
        <w:numPr>
          <w:ilvl w:val="0"/>
          <w:numId w:val="7"/>
        </w:numPr>
        <w:spacing w:before="100" w:beforeAutospacing="1" w:after="100" w:afterAutospacing="1"/>
        <w:rPr>
          <w:rFonts w:eastAsia="Times New Roman"/>
        </w:rPr>
      </w:pPr>
      <w:r>
        <w:rPr>
          <w:rFonts w:eastAsia="Times New Roman"/>
        </w:rPr>
        <w:t xml:space="preserve">TOMBSTONE records </w:t>
      </w:r>
      <w:r w:rsidR="00435479">
        <w:rPr>
          <w:rFonts w:eastAsia="Times New Roman"/>
        </w:rPr>
        <w:t>are removed once they have persisted for the tombstone</w:t>
      </w:r>
      <w:r>
        <w:rPr>
          <w:rFonts w:eastAsia="Times New Roman"/>
        </w:rPr>
        <w:t>-</w:t>
      </w:r>
      <w:r w:rsidR="00435479">
        <w:rPr>
          <w:rFonts w:eastAsia="Times New Roman"/>
        </w:rPr>
        <w:t>retention period</w:t>
      </w:r>
      <w:r w:rsidR="005B57A8">
        <w:rPr>
          <w:rFonts w:eastAsia="Times New Roman"/>
        </w:rPr>
        <w:t xml:space="preserve"> (i.e., the “Deletion Retention Point” as shown in </w:t>
      </w:r>
      <w:r w:rsidR="005B57A8">
        <w:rPr>
          <w:rFonts w:eastAsia="Times New Roman"/>
        </w:rPr>
        <w:fldChar w:fldCharType="begin"/>
      </w:r>
      <w:r w:rsidR="005B57A8">
        <w:rPr>
          <w:rFonts w:eastAsia="Times New Roman"/>
        </w:rPr>
        <w:instrText xml:space="preserve"> REF _Ref71926512 \h </w:instrText>
      </w:r>
      <w:r w:rsidR="005B57A8">
        <w:rPr>
          <w:rFonts w:eastAsia="Times New Roman"/>
        </w:rPr>
      </w:r>
      <w:r w:rsidR="005B57A8">
        <w:rPr>
          <w:rFonts w:eastAsia="Times New Roman"/>
        </w:rPr>
        <w:fldChar w:fldCharType="separate"/>
      </w:r>
      <w:r w:rsidR="00916DFC" w:rsidRPr="00CA3534">
        <w:t xml:space="preserve">Figure </w:t>
      </w:r>
      <w:r w:rsidR="00916DFC">
        <w:rPr>
          <w:noProof/>
        </w:rPr>
        <w:t>34</w:t>
      </w:r>
      <w:r w:rsidR="00916DFC" w:rsidRPr="00CA3534">
        <w:t xml:space="preserve"> </w:t>
      </w:r>
      <w:r w:rsidR="00916DFC">
        <w:t xml:space="preserve"> Kafka compaction</w:t>
      </w:r>
      <w:r w:rsidR="005B57A8">
        <w:rPr>
          <w:rFonts w:eastAsia="Times New Roman"/>
        </w:rPr>
        <w:fldChar w:fldCharType="end"/>
      </w:r>
      <w:r w:rsidR="005B57A8">
        <w:rPr>
          <w:rFonts w:eastAsia="Times New Roman"/>
        </w:rPr>
        <w:t xml:space="preserve"> on page </w:t>
      </w:r>
      <w:r w:rsidR="005B57A8">
        <w:rPr>
          <w:rFonts w:eastAsia="Times New Roman"/>
        </w:rPr>
        <w:fldChar w:fldCharType="begin"/>
      </w:r>
      <w:r w:rsidR="005B57A8">
        <w:rPr>
          <w:rFonts w:eastAsia="Times New Roman"/>
        </w:rPr>
        <w:instrText xml:space="preserve"> PAGEREF _Ref71926518 \h </w:instrText>
      </w:r>
      <w:r w:rsidR="005B57A8">
        <w:rPr>
          <w:rFonts w:eastAsia="Times New Roman"/>
        </w:rPr>
      </w:r>
      <w:r w:rsidR="005B57A8">
        <w:rPr>
          <w:rFonts w:eastAsia="Times New Roman"/>
        </w:rPr>
        <w:fldChar w:fldCharType="separate"/>
      </w:r>
      <w:r w:rsidR="00916DFC">
        <w:rPr>
          <w:rFonts w:eastAsia="Times New Roman"/>
          <w:noProof/>
        </w:rPr>
        <w:t>124</w:t>
      </w:r>
      <w:r w:rsidR="005B57A8">
        <w:rPr>
          <w:rFonts w:eastAsia="Times New Roman"/>
        </w:rPr>
        <w:fldChar w:fldCharType="end"/>
      </w:r>
      <w:r w:rsidR="005B57A8">
        <w:rPr>
          <w:rFonts w:eastAsia="Times New Roman"/>
        </w:rPr>
        <w:t>)</w:t>
      </w:r>
    </w:p>
    <w:p w14:paraId="5882FCEE" w14:textId="77777777" w:rsidR="00435479" w:rsidRDefault="00435479" w:rsidP="00544060">
      <w:pPr>
        <w:numPr>
          <w:ilvl w:val="1"/>
          <w:numId w:val="7"/>
        </w:numPr>
        <w:spacing w:before="100" w:beforeAutospacing="1" w:after="100" w:afterAutospacing="1"/>
        <w:rPr>
          <w:rFonts w:eastAsia="Times New Roman"/>
        </w:rPr>
      </w:pPr>
      <w:r>
        <w:rPr>
          <w:rFonts w:eastAsia="Times New Roman"/>
        </w:rPr>
        <w:t>Note that without this special tombstone</w:t>
      </w:r>
      <w:r w:rsidR="00C77E3A">
        <w:rPr>
          <w:rFonts w:eastAsia="Times New Roman"/>
        </w:rPr>
        <w:t>-</w:t>
      </w:r>
      <w:r>
        <w:rPr>
          <w:rFonts w:eastAsia="Times New Roman"/>
        </w:rPr>
        <w:t>retention behavior, the log growth would be unbounded</w:t>
      </w:r>
      <w:r w:rsidR="009248FF">
        <w:rPr>
          <w:rFonts w:eastAsia="Times New Roman"/>
        </w:rPr>
        <w:t>.</w:t>
      </w:r>
    </w:p>
    <w:p w14:paraId="342E2D73" w14:textId="77777777" w:rsidR="00632585" w:rsidRDefault="001F3DE4" w:rsidP="00863114">
      <w:pPr>
        <w:pStyle w:val="Heading4"/>
      </w:pPr>
      <w:bookmarkStart w:id="83" w:name="_Toc223392198"/>
      <w:r>
        <w:t>Truncated log</w:t>
      </w:r>
      <w:bookmarkEnd w:id="83"/>
    </w:p>
    <w:p w14:paraId="6A927056" w14:textId="279FD895" w:rsidR="00F8146C" w:rsidRDefault="00F8146C" w:rsidP="00F8146C">
      <w:pPr>
        <w:pStyle w:val="NormalWeb"/>
      </w:pPr>
      <w:r>
        <w:t xml:space="preserve">Where the solution is to report measurement data for performance monitoring, an implementation conforming to this specification MUST support the TRUNCATED log-storage-strategy along strategies for other aspects of the log defined in section </w:t>
      </w:r>
      <w:r>
        <w:fldChar w:fldCharType="begin"/>
      </w:r>
      <w:r>
        <w:instrText xml:space="preserve"> REF _Ref143676668 \r \h </w:instrText>
      </w:r>
      <w:r>
        <w:fldChar w:fldCharType="separate"/>
      </w:r>
      <w:r w:rsidR="00916DFC">
        <w:t>6</w:t>
      </w:r>
      <w:r>
        <w:fldChar w:fldCharType="end"/>
      </w:r>
      <w:r>
        <w:t xml:space="preserve"> </w:t>
      </w:r>
      <w:r>
        <w:fldChar w:fldCharType="begin"/>
      </w:r>
      <w:r>
        <w:instrText xml:space="preserve"> REF _Ref143676668 \h </w:instrText>
      </w:r>
      <w:r>
        <w:fldChar w:fldCharType="separate"/>
      </w:r>
      <w:r w:rsidR="00916DFC">
        <w:t>Streaming of measurement data for performance monitoring</w:t>
      </w:r>
      <w:r>
        <w:fldChar w:fldCharType="end"/>
      </w:r>
      <w:r>
        <w:t xml:space="preserve"> on page </w:t>
      </w:r>
      <w:r>
        <w:fldChar w:fldCharType="begin"/>
      </w:r>
      <w:r>
        <w:instrText xml:space="preserve"> PAGEREF _Ref143676668 \h </w:instrText>
      </w:r>
      <w:r>
        <w:fldChar w:fldCharType="separate"/>
      </w:r>
      <w:r w:rsidR="00916DFC">
        <w:rPr>
          <w:noProof/>
        </w:rPr>
        <w:t>75</w:t>
      </w:r>
      <w:r>
        <w:fldChar w:fldCharType="end"/>
      </w:r>
      <w:r>
        <w:t>.</w:t>
      </w:r>
    </w:p>
    <w:p w14:paraId="0EEC9219" w14:textId="77777777" w:rsidR="00515563" w:rsidRDefault="00863114" w:rsidP="00632585">
      <w:pPr>
        <w:spacing w:before="100" w:beforeAutospacing="1" w:after="100" w:afterAutospacing="1"/>
        <w:rPr>
          <w:rFonts w:eastAsia="Times New Roman"/>
        </w:rPr>
      </w:pPr>
      <w:r w:rsidRPr="00632585">
        <w:rPr>
          <w:rFonts w:eastAsia="Times New Roman"/>
        </w:rPr>
        <w:t xml:space="preserve">The log holds records about all recent changes </w:t>
      </w:r>
      <w:r w:rsidR="00C06A9D" w:rsidRPr="00632585">
        <w:rPr>
          <w:rFonts w:eastAsia="Times New Roman"/>
        </w:rPr>
        <w:t>relevant to the</w:t>
      </w:r>
      <w:r w:rsidRPr="00632585">
        <w:rPr>
          <w:rFonts w:eastAsia="Times New Roman"/>
        </w:rPr>
        <w:t xml:space="preserve"> </w:t>
      </w:r>
      <w:r w:rsidR="00C06A9D" w:rsidRPr="00632585">
        <w:rPr>
          <w:rFonts w:eastAsia="Times New Roman"/>
        </w:rPr>
        <w:t xml:space="preserve">target content for the log as defined by </w:t>
      </w:r>
      <w:r w:rsidR="0092628D" w:rsidRPr="00632585">
        <w:rPr>
          <w:rFonts w:eastAsia="Times New Roman"/>
        </w:rPr>
        <w:t>record-content in the supported-stream-type definition.</w:t>
      </w:r>
      <w:r w:rsidR="009E764C">
        <w:rPr>
          <w:rFonts w:eastAsia="Times New Roman"/>
        </w:rPr>
        <w:t xml:space="preserve"> </w:t>
      </w:r>
      <w:r w:rsidR="00537B42" w:rsidRPr="00632585">
        <w:rPr>
          <w:rFonts w:eastAsia="Times New Roman"/>
        </w:rPr>
        <w:t>Truncation will occur as a result of volume of records, age of records or some other criteria.</w:t>
      </w:r>
      <w:r w:rsidR="00537B42">
        <w:rPr>
          <w:rFonts w:eastAsia="Times New Roman"/>
        </w:rPr>
        <w:t xml:space="preserve"> Hence, the </w:t>
      </w:r>
      <w:r w:rsidR="009E764C">
        <w:rPr>
          <w:rFonts w:eastAsia="Times New Roman"/>
        </w:rPr>
        <w:t xml:space="preserve">log </w:t>
      </w:r>
      <w:r w:rsidR="003805BC">
        <w:rPr>
          <w:rFonts w:eastAsia="Times New Roman"/>
        </w:rPr>
        <w:t>content</w:t>
      </w:r>
      <w:r w:rsidR="00537B42">
        <w:rPr>
          <w:rFonts w:eastAsia="Times New Roman"/>
        </w:rPr>
        <w:t xml:space="preserve"> is limited</w:t>
      </w:r>
      <w:r w:rsidR="003805BC">
        <w:rPr>
          <w:rFonts w:eastAsia="Times New Roman"/>
        </w:rPr>
        <w:t xml:space="preserve"> either by </w:t>
      </w:r>
      <w:r w:rsidR="001561A8">
        <w:rPr>
          <w:rFonts w:eastAsia="Times New Roman"/>
        </w:rPr>
        <w:t xml:space="preserve">log </w:t>
      </w:r>
      <w:r w:rsidR="003805BC">
        <w:rPr>
          <w:rFonts w:eastAsia="Times New Roman"/>
        </w:rPr>
        <w:t xml:space="preserve">size or by </w:t>
      </w:r>
      <w:r w:rsidR="001561A8">
        <w:rPr>
          <w:rFonts w:eastAsia="Times New Roman"/>
        </w:rPr>
        <w:t>content age</w:t>
      </w:r>
      <w:r w:rsidR="00074156">
        <w:rPr>
          <w:rFonts w:eastAsia="Times New Roman"/>
        </w:rPr>
        <w:t xml:space="preserve">. </w:t>
      </w:r>
    </w:p>
    <w:p w14:paraId="24AD906A" w14:textId="77777777" w:rsidR="00515563" w:rsidRDefault="00537B42" w:rsidP="00515260">
      <w:pPr>
        <w:pStyle w:val="ListParagraph"/>
        <w:numPr>
          <w:ilvl w:val="0"/>
          <w:numId w:val="60"/>
        </w:numPr>
        <w:spacing w:before="100" w:beforeAutospacing="1" w:after="100" w:afterAutospacing="1"/>
        <w:rPr>
          <w:rFonts w:eastAsia="Times New Roman"/>
        </w:rPr>
      </w:pPr>
      <w:r w:rsidRPr="00515563">
        <w:rPr>
          <w:rFonts w:eastAsia="Times New Roman"/>
        </w:rPr>
        <w:t xml:space="preserve">For a </w:t>
      </w:r>
      <w:r w:rsidR="00515563" w:rsidRPr="00515563">
        <w:rPr>
          <w:rFonts w:eastAsia="Times New Roman"/>
        </w:rPr>
        <w:t>size bounded log, o</w:t>
      </w:r>
      <w:r w:rsidR="00074156" w:rsidRPr="00515563">
        <w:rPr>
          <w:rFonts w:eastAsia="Times New Roman"/>
        </w:rPr>
        <w:t xml:space="preserve">nce the log has reached its </w:t>
      </w:r>
      <w:r w:rsidRPr="00515563">
        <w:rPr>
          <w:rFonts w:eastAsia="Times New Roman"/>
        </w:rPr>
        <w:t>content limit, as each new record arrives, space is cleared</w:t>
      </w:r>
      <w:r w:rsidR="00C43678">
        <w:rPr>
          <w:rFonts w:eastAsia="Times New Roman"/>
        </w:rPr>
        <w:t>,</w:t>
      </w:r>
      <w:r w:rsidRPr="00515563">
        <w:rPr>
          <w:rFonts w:eastAsia="Times New Roman"/>
        </w:rPr>
        <w:t xml:space="preserve"> to allow the new record to be added</w:t>
      </w:r>
      <w:r w:rsidR="00C43678">
        <w:rPr>
          <w:rFonts w:eastAsia="Times New Roman"/>
        </w:rPr>
        <w:t xml:space="preserve">, </w:t>
      </w:r>
      <w:r w:rsidR="00C43678" w:rsidRPr="00515563">
        <w:rPr>
          <w:rFonts w:eastAsia="Times New Roman"/>
        </w:rPr>
        <w:t>by deleting the oldest records</w:t>
      </w:r>
      <w:r w:rsidRPr="00515563">
        <w:rPr>
          <w:rFonts w:eastAsia="Times New Roman"/>
        </w:rPr>
        <w:t>.</w:t>
      </w:r>
    </w:p>
    <w:p w14:paraId="318A095A" w14:textId="77777777" w:rsidR="00515563" w:rsidRPr="00515563" w:rsidRDefault="00515563" w:rsidP="00515260">
      <w:pPr>
        <w:pStyle w:val="ListParagraph"/>
        <w:numPr>
          <w:ilvl w:val="0"/>
          <w:numId w:val="60"/>
        </w:numPr>
        <w:spacing w:before="100" w:beforeAutospacing="1" w:after="100" w:afterAutospacing="1"/>
        <w:rPr>
          <w:rFonts w:eastAsia="Times New Roman"/>
        </w:rPr>
      </w:pPr>
      <w:r w:rsidRPr="00515563">
        <w:rPr>
          <w:rFonts w:eastAsia="Times New Roman"/>
        </w:rPr>
        <w:t>For a</w:t>
      </w:r>
      <w:r>
        <w:rPr>
          <w:rFonts w:eastAsia="Times New Roman"/>
        </w:rPr>
        <w:t>n</w:t>
      </w:r>
      <w:r w:rsidRPr="00515563">
        <w:rPr>
          <w:rFonts w:eastAsia="Times New Roman"/>
        </w:rPr>
        <w:t xml:space="preserve"> age bounded log</w:t>
      </w:r>
      <w:r>
        <w:rPr>
          <w:rFonts w:eastAsia="Times New Roman"/>
        </w:rPr>
        <w:t>, records older than the age limit are deleted.</w:t>
      </w:r>
    </w:p>
    <w:p w14:paraId="1795892E" w14:textId="77777777" w:rsidR="003E339A" w:rsidRPr="00515563" w:rsidRDefault="003E339A" w:rsidP="00515563">
      <w:pPr>
        <w:spacing w:before="100" w:beforeAutospacing="1" w:after="100" w:afterAutospacing="1"/>
        <w:rPr>
          <w:rFonts w:eastAsia="Times New Roman"/>
        </w:rPr>
      </w:pPr>
      <w:r w:rsidRPr="00515563">
        <w:rPr>
          <w:lang w:val="en-GB"/>
        </w:rPr>
        <w:t>This can be considered as a traditional notification queue where recent records have been retained.</w:t>
      </w:r>
      <w:r w:rsidR="00F75C44" w:rsidRPr="00515563">
        <w:rPr>
          <w:lang w:val="en-GB"/>
        </w:rPr>
        <w:t xml:space="preserve"> This </w:t>
      </w:r>
      <w:r w:rsidR="00F75C44">
        <w:t xml:space="preserve">log-storage-strategy does not allow the client to achieve eventual consistency without getting </w:t>
      </w:r>
      <w:r w:rsidR="00AB4AA5">
        <w:t xml:space="preserve">the </w:t>
      </w:r>
      <w:r w:rsidR="00F75C44">
        <w:t>current state.</w:t>
      </w:r>
    </w:p>
    <w:p w14:paraId="5EBC6820" w14:textId="5DE4D077" w:rsidR="00863114" w:rsidRDefault="00E60E2C" w:rsidP="00632585">
      <w:pPr>
        <w:spacing w:before="100" w:beforeAutospacing="1" w:after="100" w:afterAutospacing="1"/>
        <w:rPr>
          <w:rFonts w:eastAsia="Times New Roman"/>
        </w:rPr>
      </w:pPr>
      <w:r w:rsidRPr="00632585">
        <w:rPr>
          <w:rFonts w:eastAsia="Times New Roman"/>
        </w:rPr>
        <w:t xml:space="preserve">See </w:t>
      </w:r>
      <w:r w:rsidRPr="00632585">
        <w:rPr>
          <w:rFonts w:eastAsia="Times New Roman"/>
        </w:rPr>
        <w:fldChar w:fldCharType="begin"/>
      </w:r>
      <w:r w:rsidRPr="00632585">
        <w:rPr>
          <w:rFonts w:eastAsia="Times New Roman"/>
        </w:rPr>
        <w:instrText xml:space="preserve"> REF _Ref53471945 \r \h </w:instrText>
      </w:r>
      <w:r w:rsidR="00632585">
        <w:rPr>
          <w:rFonts w:eastAsia="Times New Roman"/>
        </w:rPr>
        <w:instrText xml:space="preserve"> \* MERGEFORMAT </w:instrText>
      </w:r>
      <w:r w:rsidRPr="00632585">
        <w:rPr>
          <w:rFonts w:eastAsia="Times New Roman"/>
        </w:rPr>
      </w:r>
      <w:r w:rsidRPr="00632585">
        <w:rPr>
          <w:rFonts w:eastAsia="Times New Roman"/>
        </w:rPr>
        <w:fldChar w:fldCharType="separate"/>
      </w:r>
      <w:r w:rsidR="00916DFC">
        <w:rPr>
          <w:rFonts w:eastAsia="Times New Roman"/>
        </w:rPr>
        <w:t>3.9.2</w:t>
      </w:r>
      <w:r w:rsidRPr="00632585">
        <w:rPr>
          <w:rFonts w:eastAsia="Times New Roman"/>
        </w:rPr>
        <w:fldChar w:fldCharType="end"/>
      </w:r>
      <w:r w:rsidRPr="00632585">
        <w:rPr>
          <w:rFonts w:eastAsia="Times New Roman"/>
        </w:rPr>
        <w:t xml:space="preserve"> </w:t>
      </w:r>
      <w:r w:rsidRPr="00632585">
        <w:rPr>
          <w:rFonts w:eastAsia="Times New Roman"/>
        </w:rPr>
        <w:fldChar w:fldCharType="begin"/>
      </w:r>
      <w:r w:rsidRPr="00632585">
        <w:rPr>
          <w:rFonts w:eastAsia="Times New Roman"/>
        </w:rPr>
        <w:instrText xml:space="preserve"> REF _Ref53471945 \h </w:instrText>
      </w:r>
      <w:r w:rsidR="00632585">
        <w:rPr>
          <w:rFonts w:eastAsia="Times New Roman"/>
        </w:rPr>
        <w:instrText xml:space="preserve"> \* MERGEFORMAT </w:instrText>
      </w:r>
      <w:r w:rsidRPr="00632585">
        <w:rPr>
          <w:rFonts w:eastAsia="Times New Roman"/>
        </w:rPr>
      </w:r>
      <w:r w:rsidRPr="00632585">
        <w:rPr>
          <w:rFonts w:eastAsia="Times New Roman"/>
        </w:rPr>
        <w:fldChar w:fldCharType="separate"/>
      </w:r>
      <w:r w:rsidR="00916DFC" w:rsidRPr="00916DFC">
        <w:rPr>
          <w:rFonts w:eastAsia="Times New Roman"/>
        </w:rPr>
        <w:t>Future combination considerations (by example)</w:t>
      </w:r>
      <w:r w:rsidRPr="00632585">
        <w:rPr>
          <w:rFonts w:eastAsia="Times New Roman"/>
        </w:rPr>
        <w:fldChar w:fldCharType="end"/>
      </w:r>
      <w:r w:rsidRPr="00632585">
        <w:rPr>
          <w:rFonts w:eastAsia="Times New Roman"/>
        </w:rPr>
        <w:t xml:space="preserve"> on page </w:t>
      </w:r>
      <w:r w:rsidRPr="00632585">
        <w:rPr>
          <w:rFonts w:eastAsia="Times New Roman"/>
        </w:rPr>
        <w:fldChar w:fldCharType="begin"/>
      </w:r>
      <w:r w:rsidRPr="00632585">
        <w:rPr>
          <w:rFonts w:eastAsia="Times New Roman"/>
        </w:rPr>
        <w:instrText xml:space="preserve"> PAGEREF _Ref53471945 \h </w:instrText>
      </w:r>
      <w:r w:rsidRPr="00632585">
        <w:rPr>
          <w:rFonts w:eastAsia="Times New Roman"/>
        </w:rPr>
      </w:r>
      <w:r w:rsidRPr="00632585">
        <w:rPr>
          <w:rFonts w:eastAsia="Times New Roman"/>
        </w:rPr>
        <w:fldChar w:fldCharType="separate"/>
      </w:r>
      <w:r w:rsidR="00916DFC">
        <w:rPr>
          <w:rFonts w:eastAsia="Times New Roman"/>
          <w:noProof/>
        </w:rPr>
        <w:t>33</w:t>
      </w:r>
      <w:r w:rsidRPr="00632585">
        <w:rPr>
          <w:rFonts w:eastAsia="Times New Roman"/>
        </w:rPr>
        <w:fldChar w:fldCharType="end"/>
      </w:r>
      <w:r w:rsidR="00214823" w:rsidRPr="00632585">
        <w:rPr>
          <w:rFonts w:eastAsia="Times New Roman"/>
        </w:rPr>
        <w:t xml:space="preserve"> for potential uses. Some uses may require augmentation of the supported-stream-type structure to allow full definition. Possible augments will be defined in a future version.</w:t>
      </w:r>
    </w:p>
    <w:p w14:paraId="7CF37939" w14:textId="77777777" w:rsidR="00632585" w:rsidRDefault="00632585" w:rsidP="00632585">
      <w:pPr>
        <w:pStyle w:val="Heading4"/>
      </w:pPr>
      <w:bookmarkStart w:id="84" w:name="_Toc223392199"/>
      <w:r>
        <w:lastRenderedPageBreak/>
        <w:t>Full history log</w:t>
      </w:r>
      <w:bookmarkEnd w:id="84"/>
    </w:p>
    <w:p w14:paraId="237E8B9A" w14:textId="77777777" w:rsidR="003E339A" w:rsidRDefault="00C31BAF" w:rsidP="00DA1427">
      <w:pPr>
        <w:spacing w:before="100" w:beforeAutospacing="1" w:after="100" w:afterAutospacing="1"/>
        <w:rPr>
          <w:rFonts w:eastAsia="Times New Roman"/>
        </w:rPr>
      </w:pPr>
      <w:r w:rsidRPr="00DA1427">
        <w:rPr>
          <w:rFonts w:eastAsia="Times New Roman"/>
        </w:rPr>
        <w:t xml:space="preserve">The log holds all records </w:t>
      </w:r>
      <w:r w:rsidR="004464CC" w:rsidRPr="00DA1427">
        <w:rPr>
          <w:rFonts w:eastAsia="Times New Roman"/>
        </w:rPr>
        <w:t xml:space="preserve">about changes </w:t>
      </w:r>
      <w:r w:rsidR="004464CC" w:rsidRPr="00632585">
        <w:rPr>
          <w:rFonts w:eastAsia="Times New Roman"/>
        </w:rPr>
        <w:t>relevant to the target content for the log as defined by record-content in the supported-stream-type definition</w:t>
      </w:r>
      <w:r w:rsidR="004464CC" w:rsidRPr="00DA1427">
        <w:rPr>
          <w:rFonts w:eastAsia="Times New Roman"/>
        </w:rPr>
        <w:t xml:space="preserve"> </w:t>
      </w:r>
      <w:r w:rsidRPr="00DA1427">
        <w:rPr>
          <w:rFonts w:eastAsia="Times New Roman"/>
        </w:rPr>
        <w:t>since the context was cre</w:t>
      </w:r>
      <w:r w:rsidR="00B17D7C" w:rsidRPr="00DA1427">
        <w:rPr>
          <w:rFonts w:eastAsia="Times New Roman"/>
        </w:rPr>
        <w:t>ated.</w:t>
      </w:r>
      <w:r w:rsidR="00DA5412" w:rsidRPr="00DA1427">
        <w:rPr>
          <w:rFonts w:eastAsia="Times New Roman"/>
        </w:rPr>
        <w:t xml:space="preserve"> </w:t>
      </w:r>
      <w:r w:rsidR="003E339A">
        <w:rPr>
          <w:lang w:val="en-GB"/>
        </w:rPr>
        <w:t>Unlike the compacted and truncated cases, this is essentially a boundless log holding the entire history.</w:t>
      </w:r>
    </w:p>
    <w:p w14:paraId="48BE4B37" w14:textId="29E77E0B" w:rsidR="00C31BAF" w:rsidRDefault="00DA5412" w:rsidP="00DA1427">
      <w:pPr>
        <w:spacing w:before="100" w:beforeAutospacing="1" w:after="100" w:afterAutospacing="1"/>
        <w:rPr>
          <w:rFonts w:eastAsia="Times New Roman"/>
        </w:rPr>
      </w:pPr>
      <w:r w:rsidRPr="00632585">
        <w:rPr>
          <w:rFonts w:eastAsia="Times New Roman"/>
        </w:rPr>
        <w:t xml:space="preserve">See </w:t>
      </w:r>
      <w:r w:rsidRPr="00632585">
        <w:rPr>
          <w:rFonts w:eastAsia="Times New Roman"/>
        </w:rPr>
        <w:fldChar w:fldCharType="begin"/>
      </w:r>
      <w:r w:rsidRPr="00632585">
        <w:rPr>
          <w:rFonts w:eastAsia="Times New Roman"/>
        </w:rPr>
        <w:instrText xml:space="preserve"> REF _Ref53471945 \r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916DFC">
        <w:rPr>
          <w:rFonts w:eastAsia="Times New Roman"/>
        </w:rPr>
        <w:t>3.9.2</w:t>
      </w:r>
      <w:r w:rsidRPr="00632585">
        <w:rPr>
          <w:rFonts w:eastAsia="Times New Roman"/>
        </w:rPr>
        <w:fldChar w:fldCharType="end"/>
      </w:r>
      <w:r w:rsidRPr="00632585">
        <w:rPr>
          <w:rFonts w:eastAsia="Times New Roman"/>
        </w:rPr>
        <w:t xml:space="preserve"> </w:t>
      </w:r>
      <w:r w:rsidRPr="00632585">
        <w:rPr>
          <w:rFonts w:eastAsia="Times New Roman"/>
        </w:rPr>
        <w:fldChar w:fldCharType="begin"/>
      </w:r>
      <w:r w:rsidRPr="00632585">
        <w:rPr>
          <w:rFonts w:eastAsia="Times New Roman"/>
        </w:rPr>
        <w:instrText xml:space="preserve"> REF _Ref53471945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916DFC" w:rsidRPr="00916DFC">
        <w:rPr>
          <w:rFonts w:eastAsia="Times New Roman"/>
        </w:rPr>
        <w:t>Future combination considerations (by example)</w:t>
      </w:r>
      <w:r w:rsidRPr="00632585">
        <w:rPr>
          <w:rFonts w:eastAsia="Times New Roman"/>
        </w:rPr>
        <w:fldChar w:fldCharType="end"/>
      </w:r>
      <w:r w:rsidRPr="00632585">
        <w:rPr>
          <w:rFonts w:eastAsia="Times New Roman"/>
        </w:rPr>
        <w:t xml:space="preserve"> on page </w:t>
      </w:r>
      <w:r w:rsidRPr="00632585">
        <w:rPr>
          <w:rFonts w:eastAsia="Times New Roman"/>
        </w:rPr>
        <w:fldChar w:fldCharType="begin"/>
      </w:r>
      <w:r w:rsidRPr="00632585">
        <w:rPr>
          <w:rFonts w:eastAsia="Times New Roman"/>
        </w:rPr>
        <w:instrText xml:space="preserve"> PAGEREF _Ref53471945 \h </w:instrText>
      </w:r>
      <w:r w:rsidRPr="00632585">
        <w:rPr>
          <w:rFonts w:eastAsia="Times New Roman"/>
        </w:rPr>
      </w:r>
      <w:r w:rsidRPr="00632585">
        <w:rPr>
          <w:rFonts w:eastAsia="Times New Roman"/>
        </w:rPr>
        <w:fldChar w:fldCharType="separate"/>
      </w:r>
      <w:r w:rsidR="00916DFC">
        <w:rPr>
          <w:rFonts w:eastAsia="Times New Roman"/>
          <w:noProof/>
        </w:rPr>
        <w:t>33</w:t>
      </w:r>
      <w:r w:rsidRPr="00632585">
        <w:rPr>
          <w:rFonts w:eastAsia="Times New Roman"/>
        </w:rPr>
        <w:fldChar w:fldCharType="end"/>
      </w:r>
      <w:r w:rsidR="00163B74">
        <w:rPr>
          <w:rFonts w:eastAsia="Times New Roman"/>
        </w:rPr>
        <w:t xml:space="preserve"> </w:t>
      </w:r>
      <w:r w:rsidRPr="00632585">
        <w:rPr>
          <w:rFonts w:eastAsia="Times New Roman"/>
        </w:rPr>
        <w:t>for potential uses. Some uses may require augmentation of the supported-stream-type structure to allow full definition. Possible augments will be defined in a future version.</w:t>
      </w:r>
    </w:p>
    <w:p w14:paraId="475866A1" w14:textId="77777777" w:rsidR="00DA1427" w:rsidRDefault="00DA1427" w:rsidP="00DA1427">
      <w:pPr>
        <w:pStyle w:val="Heading4"/>
      </w:pPr>
      <w:bookmarkStart w:id="85" w:name="_Toc223392200"/>
      <w:r>
        <w:t>Full history with periodic baseline log</w:t>
      </w:r>
      <w:bookmarkEnd w:id="85"/>
    </w:p>
    <w:p w14:paraId="25660CAD" w14:textId="77777777" w:rsidR="00BC6A2E" w:rsidRDefault="00DA1427" w:rsidP="00DA1427">
      <w:pPr>
        <w:spacing w:before="100" w:beforeAutospacing="1" w:after="100" w:afterAutospacing="1"/>
        <w:rPr>
          <w:rFonts w:eastAsia="Times New Roman"/>
        </w:rPr>
      </w:pPr>
      <w:r w:rsidRPr="00DA1427">
        <w:rPr>
          <w:rFonts w:eastAsia="Times New Roman"/>
        </w:rPr>
        <w:t xml:space="preserve">The log holds all records about changes </w:t>
      </w:r>
      <w:r w:rsidRPr="00632585">
        <w:rPr>
          <w:rFonts w:eastAsia="Times New Roman"/>
        </w:rPr>
        <w:t>relevant to the target content for the log as defined by record-content in the supported-stream-type definition</w:t>
      </w:r>
      <w:r w:rsidRPr="00DA1427">
        <w:rPr>
          <w:rFonts w:eastAsia="Times New Roman"/>
        </w:rPr>
        <w:t xml:space="preserve"> since the context was created</w:t>
      </w:r>
      <w:r>
        <w:rPr>
          <w:rFonts w:eastAsia="Times New Roman"/>
        </w:rPr>
        <w:t xml:space="preserve"> and also provides periodic baselines</w:t>
      </w:r>
      <w:r w:rsidR="00006C6B">
        <w:rPr>
          <w:rStyle w:val="FootnoteReference"/>
          <w:rFonts w:eastAsia="Times New Roman"/>
        </w:rPr>
        <w:footnoteReference w:id="33"/>
      </w:r>
      <w:r>
        <w:rPr>
          <w:rFonts w:eastAsia="Times New Roman"/>
        </w:rPr>
        <w:t xml:space="preserve"> within the stream that </w:t>
      </w:r>
      <w:r w:rsidR="00372BC7">
        <w:rPr>
          <w:rFonts w:eastAsia="Times New Roman"/>
        </w:rPr>
        <w:t xml:space="preserve">allow the client to interpret recent changes without needing to review the entire history. The form of the baseline records and </w:t>
      </w:r>
      <w:r w:rsidR="0039377E">
        <w:rPr>
          <w:rFonts w:eastAsia="Times New Roman"/>
        </w:rPr>
        <w:t xml:space="preserve">settings for the log have not been defined in TAPI </w:t>
      </w:r>
      <w:r w:rsidR="00B817A7">
        <w:rPr>
          <w:rFonts w:eastAsia="Times New Roman"/>
        </w:rPr>
        <w:t>2.4</w:t>
      </w:r>
      <w:r w:rsidR="0039377E">
        <w:rPr>
          <w:rFonts w:eastAsia="Times New Roman"/>
        </w:rPr>
        <w:t xml:space="preserve">. The application of this type of log is for further study. </w:t>
      </w:r>
    </w:p>
    <w:p w14:paraId="570108AF" w14:textId="7B8E51F3" w:rsidR="00DA1427" w:rsidRDefault="00DA1427" w:rsidP="00DA1427">
      <w:pPr>
        <w:spacing w:before="100" w:beforeAutospacing="1" w:after="100" w:afterAutospacing="1"/>
        <w:rPr>
          <w:rFonts w:eastAsia="Times New Roman"/>
        </w:rPr>
      </w:pPr>
      <w:r w:rsidRPr="00632585">
        <w:rPr>
          <w:rFonts w:eastAsia="Times New Roman"/>
        </w:rPr>
        <w:t xml:space="preserve">See </w:t>
      </w:r>
      <w:r w:rsidRPr="00632585">
        <w:rPr>
          <w:rFonts w:eastAsia="Times New Roman"/>
        </w:rPr>
        <w:fldChar w:fldCharType="begin"/>
      </w:r>
      <w:r w:rsidRPr="00632585">
        <w:rPr>
          <w:rFonts w:eastAsia="Times New Roman"/>
        </w:rPr>
        <w:instrText xml:space="preserve"> REF _Ref53471945 \r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916DFC">
        <w:rPr>
          <w:rFonts w:eastAsia="Times New Roman"/>
        </w:rPr>
        <w:t>3.9.2</w:t>
      </w:r>
      <w:r w:rsidRPr="00632585">
        <w:rPr>
          <w:rFonts w:eastAsia="Times New Roman"/>
        </w:rPr>
        <w:fldChar w:fldCharType="end"/>
      </w:r>
      <w:r w:rsidRPr="00632585">
        <w:rPr>
          <w:rFonts w:eastAsia="Times New Roman"/>
        </w:rPr>
        <w:t xml:space="preserve"> </w:t>
      </w:r>
      <w:r w:rsidRPr="00632585">
        <w:rPr>
          <w:rFonts w:eastAsia="Times New Roman"/>
        </w:rPr>
        <w:fldChar w:fldCharType="begin"/>
      </w:r>
      <w:r w:rsidRPr="00632585">
        <w:rPr>
          <w:rFonts w:eastAsia="Times New Roman"/>
        </w:rPr>
        <w:instrText xml:space="preserve"> REF _Ref53471945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916DFC" w:rsidRPr="00916DFC">
        <w:rPr>
          <w:rFonts w:eastAsia="Times New Roman"/>
        </w:rPr>
        <w:t>Future combination considerations (by example)</w:t>
      </w:r>
      <w:r w:rsidRPr="00632585">
        <w:rPr>
          <w:rFonts w:eastAsia="Times New Roman"/>
        </w:rPr>
        <w:fldChar w:fldCharType="end"/>
      </w:r>
      <w:r w:rsidRPr="00632585">
        <w:rPr>
          <w:rFonts w:eastAsia="Times New Roman"/>
        </w:rPr>
        <w:t xml:space="preserve"> on page </w:t>
      </w:r>
      <w:r w:rsidRPr="00632585">
        <w:rPr>
          <w:rFonts w:eastAsia="Times New Roman"/>
        </w:rPr>
        <w:fldChar w:fldCharType="begin"/>
      </w:r>
      <w:r w:rsidRPr="00632585">
        <w:rPr>
          <w:rFonts w:eastAsia="Times New Roman"/>
        </w:rPr>
        <w:instrText xml:space="preserve"> PAGEREF _Ref53471945 \h </w:instrText>
      </w:r>
      <w:r w:rsidRPr="00632585">
        <w:rPr>
          <w:rFonts w:eastAsia="Times New Roman"/>
        </w:rPr>
      </w:r>
      <w:r w:rsidRPr="00632585">
        <w:rPr>
          <w:rFonts w:eastAsia="Times New Roman"/>
        </w:rPr>
        <w:fldChar w:fldCharType="separate"/>
      </w:r>
      <w:r w:rsidR="00916DFC">
        <w:rPr>
          <w:rFonts w:eastAsia="Times New Roman"/>
          <w:noProof/>
        </w:rPr>
        <w:t>33</w:t>
      </w:r>
      <w:r w:rsidRPr="00632585">
        <w:rPr>
          <w:rFonts w:eastAsia="Times New Roman"/>
        </w:rPr>
        <w:fldChar w:fldCharType="end"/>
      </w:r>
      <w:r w:rsidRPr="00632585">
        <w:rPr>
          <w:rFonts w:eastAsia="Times New Roman"/>
        </w:rPr>
        <w:t xml:space="preserve"> for potential uses. Some uses may require augmentation of the supported-stream-type structure to allow full definition. Possible augments will be defined in a future version.</w:t>
      </w:r>
    </w:p>
    <w:p w14:paraId="5DB7187C" w14:textId="77777777" w:rsidR="001960B6" w:rsidRDefault="001960B6" w:rsidP="00DE1E92">
      <w:pPr>
        <w:pStyle w:val="Heading3"/>
      </w:pPr>
      <w:bookmarkStart w:id="86" w:name="_Ref115786688"/>
      <w:bookmarkStart w:id="87" w:name="_Ref115786695"/>
      <w:bookmarkStart w:id="88" w:name="_Ref115786700"/>
      <w:bookmarkStart w:id="89" w:name="_Toc223392201"/>
      <w:r>
        <w:t>Log record strategy</w:t>
      </w:r>
      <w:bookmarkEnd w:id="86"/>
      <w:bookmarkEnd w:id="87"/>
      <w:bookmarkEnd w:id="88"/>
      <w:r w:rsidR="00FF4408">
        <w:t xml:space="preserve"> and record trigger</w:t>
      </w:r>
      <w:bookmarkEnd w:id="89"/>
    </w:p>
    <w:p w14:paraId="54333100" w14:textId="77777777" w:rsidR="00021A83" w:rsidRDefault="00267E05" w:rsidP="00FF4408">
      <w:pPr>
        <w:pStyle w:val="NormalWeb"/>
      </w:pPr>
      <w:r>
        <w:t xml:space="preserve">There are </w:t>
      </w:r>
      <w:r w:rsidR="00FF4408">
        <w:t>two</w:t>
      </w:r>
      <w:r>
        <w:t xml:space="preserve"> </w:t>
      </w:r>
      <w:r w:rsidR="00642DB4">
        <w:t>l</w:t>
      </w:r>
      <w:r w:rsidR="00021A83">
        <w:t>og-</w:t>
      </w:r>
      <w:r w:rsidR="0084545E">
        <w:t>record</w:t>
      </w:r>
      <w:r w:rsidR="00021A83">
        <w:t>-strategy</w:t>
      </w:r>
      <w:r w:rsidR="00FF4408">
        <w:t xml:space="preserve"> options:</w:t>
      </w:r>
      <w:r w:rsidR="00021A83">
        <w:t xml:space="preserve"> </w:t>
      </w:r>
      <w:r w:rsidR="00FF4408">
        <w:t xml:space="preserve">LOG_RECORD_STRATEGY_CHANGE_ONLY and LOG_RECORD_STRATEGY_WHOLE_ENTITY </w:t>
      </w:r>
      <w:r w:rsidR="007F4415">
        <w:t xml:space="preserve">and </w:t>
      </w:r>
      <w:r w:rsidR="00FF4408">
        <w:t>two specific record-trigger options: RECORD_TRIGGER_ON_CHANGE and RECORD_TRIGGER_PERIODIC</w:t>
      </w:r>
      <w:r w:rsidR="00FF4408">
        <w:rPr>
          <w:rStyle w:val="FootnoteReference"/>
        </w:rPr>
        <w:footnoteReference w:id="34"/>
      </w:r>
      <w:r w:rsidR="00FF4408">
        <w:t xml:space="preserve">, </w:t>
      </w:r>
      <w:r>
        <w:t xml:space="preserve"> these are described in the subsections below</w:t>
      </w:r>
      <w:r w:rsidR="00FF4408">
        <w:t xml:space="preserve">. The values will be abbreviated to CHANGE_ONLY, WHOLE_ENTITY, ON_CHANGE and PERIODIC. </w:t>
      </w:r>
    </w:p>
    <w:p w14:paraId="4AEBB2AD" w14:textId="77777777" w:rsidR="00A842DE" w:rsidRDefault="004F53E6" w:rsidP="004F53E6">
      <w:pPr>
        <w:pStyle w:val="Heading4"/>
      </w:pPr>
      <w:bookmarkStart w:id="90" w:name="_Toc223392202"/>
      <w:r>
        <w:t>Whole entity on change</w:t>
      </w:r>
      <w:bookmarkEnd w:id="90"/>
    </w:p>
    <w:p w14:paraId="4F328358" w14:textId="22717E93" w:rsidR="00021A83" w:rsidRDefault="002E3BB9" w:rsidP="00435479">
      <w:pPr>
        <w:pStyle w:val="NormalWeb"/>
      </w:pPr>
      <w:r>
        <w:t>This</w:t>
      </w:r>
      <w:r w:rsidR="00790D01">
        <w:t xml:space="preserve"> </w:t>
      </w:r>
      <w:r w:rsidR="00C41728">
        <w:t>approach uses</w:t>
      </w:r>
      <w:r>
        <w:t xml:space="preserve"> log-record-strategy </w:t>
      </w:r>
      <w:r w:rsidR="00021A83">
        <w:t>WHOLE_ENTITY</w:t>
      </w:r>
      <w:r w:rsidR="000C167A">
        <w:t xml:space="preserve"> with a record-trigger of </w:t>
      </w:r>
      <w:r w:rsidR="00021A83">
        <w:t>ON_CHANGE</w:t>
      </w:r>
      <w:r w:rsidR="00267E05">
        <w:t>.</w:t>
      </w:r>
      <w:r w:rsidR="00645FC0">
        <w:t xml:space="preserve"> Th</w:t>
      </w:r>
      <w:r w:rsidR="009667A4">
        <w:t xml:space="preserve">e combination of this </w:t>
      </w:r>
      <w:r w:rsidR="00645FC0">
        <w:t xml:space="preserve">log-record-strategy with </w:t>
      </w:r>
      <w:r w:rsidR="009667A4">
        <w:t>log-storage-strategy of COMPACTED is described in detail in this document</w:t>
      </w:r>
      <w:r w:rsidR="00D07FB0">
        <w:t xml:space="preserve"> to enable the client to achieve eventual consistency</w:t>
      </w:r>
      <w:r w:rsidR="009C019B">
        <w:t xml:space="preserve"> (t</w:t>
      </w:r>
      <w:r w:rsidR="003923F9">
        <w:t>he provider may alternatively use log-record-strategy CHANGE_ONLY</w:t>
      </w:r>
      <w:r w:rsidR="00CC56CD">
        <w:t xml:space="preserve"> described in section </w:t>
      </w:r>
      <w:r w:rsidR="00CC56CD">
        <w:fldChar w:fldCharType="begin"/>
      </w:r>
      <w:r w:rsidR="00CC56CD">
        <w:instrText xml:space="preserve"> REF _Ref138753821 \r \h </w:instrText>
      </w:r>
      <w:r w:rsidR="00CC56CD">
        <w:fldChar w:fldCharType="separate"/>
      </w:r>
      <w:r w:rsidR="00916DFC">
        <w:t>3.8.2.2</w:t>
      </w:r>
      <w:r w:rsidR="00CC56CD">
        <w:fldChar w:fldCharType="end"/>
      </w:r>
      <w:r w:rsidR="00CC56CD">
        <w:t xml:space="preserve"> </w:t>
      </w:r>
      <w:r w:rsidR="00CC56CD">
        <w:fldChar w:fldCharType="begin"/>
      </w:r>
      <w:r w:rsidR="00CC56CD">
        <w:instrText xml:space="preserve"> REF _Ref138753826 \h </w:instrText>
      </w:r>
      <w:r w:rsidR="00CC56CD">
        <w:fldChar w:fldCharType="separate"/>
      </w:r>
      <w:r w:rsidR="00916DFC">
        <w:t>Change only</w:t>
      </w:r>
      <w:r w:rsidR="00CC56CD">
        <w:fldChar w:fldCharType="end"/>
      </w:r>
      <w:r w:rsidR="00CC56CD">
        <w:t xml:space="preserve"> on page </w:t>
      </w:r>
      <w:r w:rsidR="00CC56CD">
        <w:fldChar w:fldCharType="begin"/>
      </w:r>
      <w:r w:rsidR="00CC56CD">
        <w:instrText xml:space="preserve"> PAGEREF _Ref138753829 \h </w:instrText>
      </w:r>
      <w:r w:rsidR="00CC56CD">
        <w:fldChar w:fldCharType="separate"/>
      </w:r>
      <w:r w:rsidR="00916DFC">
        <w:rPr>
          <w:noProof/>
        </w:rPr>
        <w:t>30</w:t>
      </w:r>
      <w:r w:rsidR="00CC56CD">
        <w:fldChar w:fldCharType="end"/>
      </w:r>
      <w:r w:rsidR="00A7603B">
        <w:t xml:space="preserve"> to enable the client to achieve eventual consistency</w:t>
      </w:r>
      <w:r w:rsidR="009C019B">
        <w:t>)</w:t>
      </w:r>
      <w:r w:rsidR="00A7603B">
        <w:t>.</w:t>
      </w:r>
    </w:p>
    <w:p w14:paraId="5FE5A168" w14:textId="77777777" w:rsidR="00DD6128" w:rsidRDefault="00583273" w:rsidP="00DD6128">
      <w:pPr>
        <w:spacing w:before="100" w:beforeAutospacing="1" w:after="100" w:afterAutospacing="1"/>
        <w:rPr>
          <w:rFonts w:eastAsia="Times New Roman"/>
        </w:rPr>
      </w:pPr>
      <w:r>
        <w:rPr>
          <w:rFonts w:eastAsia="Times New Roman"/>
        </w:rPr>
        <w:t>In this case, each record in the log holds a full copy of the entity. A full copy of the entity is stored when the entity is created and when any state changes</w:t>
      </w:r>
      <w:r w:rsidR="00DD6128">
        <w:rPr>
          <w:rFonts w:eastAsia="Times New Roman"/>
        </w:rPr>
        <w:t xml:space="preserve">, </w:t>
      </w:r>
      <w:r w:rsidR="003231DF">
        <w:rPr>
          <w:rFonts w:eastAsia="Times New Roman"/>
        </w:rPr>
        <w:t xml:space="preserve">i.e., </w:t>
      </w:r>
      <w:r w:rsidR="005C50E0">
        <w:rPr>
          <w:rFonts w:eastAsia="Times New Roman"/>
        </w:rPr>
        <w:t>the solution logs (</w:t>
      </w:r>
      <w:r w:rsidR="003231DF">
        <w:t>stores</w:t>
      </w:r>
      <w:r w:rsidR="005C50E0">
        <w:t>)</w:t>
      </w:r>
      <w:r w:rsidR="003231DF">
        <w:t xml:space="preserve"> a full representation of the entity with current values after each change</w:t>
      </w:r>
      <w:r w:rsidR="00021A83">
        <w:rPr>
          <w:rFonts w:eastAsia="Times New Roman"/>
        </w:rPr>
        <w:t xml:space="preserve">, not just the changed property. </w:t>
      </w:r>
      <w:r w:rsidR="00DD6128">
        <w:rPr>
          <w:rFonts w:eastAsia="Times New Roman"/>
        </w:rPr>
        <w:t>Hence, the whole entity that has the changed property is streamed. The specific changes can be identified by comparing the current record with the previous</w:t>
      </w:r>
      <w:r w:rsidR="00026066">
        <w:rPr>
          <w:rFonts w:eastAsia="Times New Roman"/>
        </w:rPr>
        <w:t xml:space="preserve"> record</w:t>
      </w:r>
      <w:r w:rsidR="00DD6128">
        <w:rPr>
          <w:rFonts w:eastAsia="Times New Roman"/>
        </w:rPr>
        <w:t>.</w:t>
      </w:r>
      <w:r w:rsidR="00686F67" w:rsidRPr="00686F67">
        <w:t xml:space="preserve"> </w:t>
      </w:r>
      <w:r w:rsidR="00686F67" w:rsidRPr="00686F67">
        <w:rPr>
          <w:rFonts w:eastAsia="Times New Roman"/>
        </w:rPr>
        <w:t>Note that the entity could have more than one changed property</w:t>
      </w:r>
      <w:r w:rsidR="00C754BF">
        <w:rPr>
          <w:rFonts w:eastAsia="Times New Roman"/>
        </w:rPr>
        <w:t>.</w:t>
      </w:r>
    </w:p>
    <w:p w14:paraId="076DF5D7" w14:textId="77777777" w:rsidR="00686F67" w:rsidRDefault="00686F67" w:rsidP="00DD6128">
      <w:pPr>
        <w:spacing w:before="100" w:beforeAutospacing="1" w:after="100" w:afterAutospacing="1"/>
        <w:rPr>
          <w:rFonts w:eastAsia="Times New Roman"/>
        </w:rPr>
      </w:pPr>
      <w:r>
        <w:rPr>
          <w:rFonts w:eastAsia="Times New Roman"/>
        </w:rPr>
        <w:t>The model is such that:</w:t>
      </w:r>
    </w:p>
    <w:p w14:paraId="207CF187" w14:textId="77777777" w:rsidR="00D2408D" w:rsidRDefault="00D2408D" w:rsidP="00686F67">
      <w:pPr>
        <w:numPr>
          <w:ilvl w:val="0"/>
          <w:numId w:val="7"/>
        </w:numPr>
        <w:spacing w:before="100" w:beforeAutospacing="1" w:after="100" w:afterAutospacing="1"/>
        <w:rPr>
          <w:rFonts w:eastAsia="Times New Roman"/>
        </w:rPr>
      </w:pPr>
      <w:r>
        <w:rPr>
          <w:rFonts w:eastAsia="Times New Roman"/>
        </w:rPr>
        <w:lastRenderedPageBreak/>
        <w:t>Each</w:t>
      </w:r>
      <w:r w:rsidR="00021A83">
        <w:rPr>
          <w:rFonts w:eastAsia="Times New Roman"/>
        </w:rPr>
        <w:t xml:space="preserve"> property that changes regularly is isolated</w:t>
      </w:r>
      <w:r w:rsidR="00763161">
        <w:rPr>
          <w:rFonts w:eastAsia="Times New Roman"/>
        </w:rPr>
        <w:t xml:space="preserve"> in</w:t>
      </w:r>
      <w:r w:rsidR="00021A83">
        <w:rPr>
          <w:rFonts w:eastAsia="Times New Roman"/>
        </w:rPr>
        <w:t xml:space="preserve"> i</w:t>
      </w:r>
      <w:r>
        <w:rPr>
          <w:rFonts w:eastAsia="Times New Roman"/>
        </w:rPr>
        <w:t>ts own dedicated</w:t>
      </w:r>
      <w:r w:rsidR="00021A83">
        <w:rPr>
          <w:rFonts w:eastAsia="Times New Roman"/>
        </w:rPr>
        <w:t xml:space="preserve"> small class</w:t>
      </w:r>
      <w:r w:rsidR="001230EA">
        <w:rPr>
          <w:rStyle w:val="FootnoteReference"/>
          <w:rFonts w:eastAsia="Times New Roman"/>
        </w:rPr>
        <w:footnoteReference w:id="35"/>
      </w:r>
    </w:p>
    <w:p w14:paraId="744A9943" w14:textId="77777777" w:rsidR="00D2408D" w:rsidRPr="00D2408D" w:rsidRDefault="00515A8B" w:rsidP="00686F67">
      <w:pPr>
        <w:numPr>
          <w:ilvl w:val="1"/>
          <w:numId w:val="7"/>
        </w:numPr>
        <w:spacing w:before="100" w:beforeAutospacing="1" w:after="100" w:afterAutospacing="1"/>
        <w:rPr>
          <w:rFonts w:eastAsia="Times New Roman"/>
        </w:rPr>
      </w:pPr>
      <w:r>
        <w:rPr>
          <w:rFonts w:eastAsia="Times New Roman"/>
        </w:rPr>
        <w:t xml:space="preserve">E.g., </w:t>
      </w:r>
      <w:r w:rsidR="00D2408D">
        <w:rPr>
          <w:rFonts w:eastAsia="Times New Roman"/>
        </w:rPr>
        <w:t xml:space="preserve">The alarm </w:t>
      </w:r>
      <w:r>
        <w:rPr>
          <w:rFonts w:eastAsia="Times New Roman"/>
        </w:rPr>
        <w:t xml:space="preserve">(detector) is considered as a class. </w:t>
      </w:r>
      <w:r w:rsidR="00D2408D">
        <w:rPr>
          <w:rFonts w:eastAsia="Times New Roman"/>
        </w:rPr>
        <w:t>Alarms are isolated from configuration data</w:t>
      </w:r>
      <w:r w:rsidR="00672786">
        <w:rPr>
          <w:rFonts w:eastAsia="Times New Roman"/>
        </w:rPr>
        <w:t xml:space="preserve"> for the related entity</w:t>
      </w:r>
      <w:r w:rsidR="00D2408D">
        <w:rPr>
          <w:rFonts w:eastAsia="Times New Roman"/>
        </w:rPr>
        <w:t xml:space="preserve"> and from each other</w:t>
      </w:r>
      <w:r w:rsidR="001B53E1">
        <w:rPr>
          <w:rFonts w:eastAsia="Times New Roman"/>
        </w:rPr>
        <w:t>.</w:t>
      </w:r>
    </w:p>
    <w:p w14:paraId="6CE69BA5" w14:textId="77777777" w:rsidR="00021A83" w:rsidRDefault="00021A83" w:rsidP="00686F67">
      <w:pPr>
        <w:numPr>
          <w:ilvl w:val="0"/>
          <w:numId w:val="7"/>
        </w:numPr>
        <w:spacing w:before="100" w:beforeAutospacing="1" w:after="100" w:afterAutospacing="1"/>
        <w:rPr>
          <w:rFonts w:eastAsia="Times New Roman"/>
        </w:rPr>
      </w:pPr>
      <w:r>
        <w:rPr>
          <w:rFonts w:eastAsia="Times New Roman"/>
        </w:rPr>
        <w:t xml:space="preserve">Large data structures that are invariant or change rarely </w:t>
      </w:r>
      <w:r w:rsidR="00D2408D">
        <w:rPr>
          <w:rFonts w:eastAsia="Times New Roman"/>
        </w:rPr>
        <w:t>can be grouped in composite</w:t>
      </w:r>
      <w:r>
        <w:rPr>
          <w:rFonts w:eastAsia="Times New Roman"/>
        </w:rPr>
        <w:t xml:space="preserve"> classes</w:t>
      </w:r>
      <w:r w:rsidR="001B53E1">
        <w:rPr>
          <w:rFonts w:eastAsia="Times New Roman"/>
        </w:rPr>
        <w:t>.</w:t>
      </w:r>
    </w:p>
    <w:p w14:paraId="65EDEFF7" w14:textId="77777777" w:rsidR="00021A83" w:rsidRDefault="007C3A8A" w:rsidP="00686F67">
      <w:pPr>
        <w:numPr>
          <w:ilvl w:val="1"/>
          <w:numId w:val="7"/>
        </w:numPr>
        <w:spacing w:before="100" w:beforeAutospacing="1" w:after="100" w:afterAutospacing="1"/>
        <w:rPr>
          <w:rFonts w:eastAsia="Times New Roman"/>
        </w:rPr>
      </w:pPr>
      <w:r>
        <w:rPr>
          <w:rFonts w:eastAsia="Times New Roman"/>
        </w:rPr>
        <w:t xml:space="preserve">E.g., The CEP where </w:t>
      </w:r>
      <w:r w:rsidR="00021A83">
        <w:rPr>
          <w:rFonts w:eastAsia="Times New Roman"/>
        </w:rPr>
        <w:t>Configuration data (both intent and actual)</w:t>
      </w:r>
      <w:r w:rsidR="008F568F">
        <w:rPr>
          <w:rFonts w:eastAsia="Times New Roman"/>
        </w:rPr>
        <w:t xml:space="preserve"> </w:t>
      </w:r>
      <w:r w:rsidR="00021A83">
        <w:rPr>
          <w:rFonts w:eastAsia="Times New Roman"/>
        </w:rPr>
        <w:t xml:space="preserve">is collected into </w:t>
      </w:r>
      <w:r>
        <w:rPr>
          <w:rFonts w:eastAsia="Times New Roman"/>
        </w:rPr>
        <w:t xml:space="preserve">a </w:t>
      </w:r>
      <w:r w:rsidR="00021A83">
        <w:rPr>
          <w:rFonts w:eastAsia="Times New Roman"/>
        </w:rPr>
        <w:t>single</w:t>
      </w:r>
      <w:r>
        <w:rPr>
          <w:rFonts w:eastAsia="Times New Roman"/>
        </w:rPr>
        <w:t xml:space="preserve"> class</w:t>
      </w:r>
      <w:r w:rsidR="00672786">
        <w:rPr>
          <w:rFonts w:eastAsia="Times New Roman"/>
        </w:rPr>
        <w:t>. The dat</w:t>
      </w:r>
      <w:r w:rsidR="00306485">
        <w:rPr>
          <w:rFonts w:eastAsia="Times New Roman"/>
        </w:rPr>
        <w:t xml:space="preserve">a in an instance changes </w:t>
      </w:r>
      <w:r w:rsidR="00021A83">
        <w:rPr>
          <w:rFonts w:eastAsia="Times New Roman"/>
        </w:rPr>
        <w:t>rarely</w:t>
      </w:r>
      <w:r w:rsidR="001B53E1">
        <w:rPr>
          <w:rFonts w:eastAsia="Times New Roman"/>
        </w:rPr>
        <w:t>.</w:t>
      </w:r>
    </w:p>
    <w:p w14:paraId="741BCDA4" w14:textId="77777777" w:rsidR="00A52FFF" w:rsidRPr="00D01593" w:rsidRDefault="00021A83" w:rsidP="00A52FFF">
      <w:pPr>
        <w:numPr>
          <w:ilvl w:val="0"/>
          <w:numId w:val="7"/>
        </w:numPr>
        <w:spacing w:before="100" w:beforeAutospacing="1" w:after="100" w:afterAutospacing="1"/>
        <w:rPr>
          <w:rFonts w:eastAsia="Times New Roman"/>
        </w:rPr>
      </w:pPr>
      <w:r>
        <w:t>For optimum support of change of properties, the small property class reference the configuration items that they relate to and NOT the reverse (i.e., be a decoration, e.g., an alarm references the CEP or MEP)</w:t>
      </w:r>
    </w:p>
    <w:p w14:paraId="69ACF088" w14:textId="77777777" w:rsidR="004B01B7" w:rsidRPr="00A56331" w:rsidRDefault="00D01593" w:rsidP="00D01593">
      <w:pPr>
        <w:spacing w:before="100" w:beforeAutospacing="1" w:after="100" w:afterAutospacing="1"/>
      </w:pPr>
      <w:r>
        <w:t>This record strategy can be used with any of the storage strategies.</w:t>
      </w:r>
    </w:p>
    <w:p w14:paraId="2A94773C" w14:textId="77777777" w:rsidR="004F53E6" w:rsidRDefault="004F53E6" w:rsidP="004F53E6">
      <w:pPr>
        <w:pStyle w:val="Heading4"/>
      </w:pPr>
      <w:bookmarkStart w:id="91" w:name="_Ref138753821"/>
      <w:bookmarkStart w:id="92" w:name="_Ref138753826"/>
      <w:bookmarkStart w:id="93" w:name="_Ref138753829"/>
      <w:bookmarkStart w:id="94" w:name="_Toc223392203"/>
      <w:r>
        <w:t>Change only</w:t>
      </w:r>
      <w:bookmarkEnd w:id="91"/>
      <w:bookmarkEnd w:id="92"/>
      <w:bookmarkEnd w:id="93"/>
      <w:bookmarkEnd w:id="94"/>
    </w:p>
    <w:p w14:paraId="1CAF0CDE" w14:textId="77777777" w:rsidR="00213DFD" w:rsidRDefault="000600E1" w:rsidP="00B66FAE">
      <w:pPr>
        <w:spacing w:before="100" w:beforeAutospacing="1" w:after="100" w:afterAutospacing="1"/>
        <w:rPr>
          <w:rFonts w:eastAsia="Times New Roman"/>
        </w:rPr>
      </w:pPr>
      <w:r>
        <w:rPr>
          <w:rFonts w:eastAsia="Times New Roman"/>
        </w:rPr>
        <w:t xml:space="preserve">A record that is </w:t>
      </w:r>
      <w:r>
        <w:t>CHANGE_ONLY</w:t>
      </w:r>
      <w:r w:rsidR="000C167A">
        <w:t xml:space="preserve"> (where the record-trigger is ON_CHANGE)</w:t>
      </w:r>
      <w:r w:rsidR="00267E05" w:rsidRPr="00B66FAE">
        <w:rPr>
          <w:rFonts w:eastAsia="Times New Roman"/>
        </w:rPr>
        <w:t xml:space="preserve"> provides a skeleton of the instance of the class (identifiers and basic structure) with only the changed property</w:t>
      </w:r>
      <w:r w:rsidR="006972EF" w:rsidRPr="00B66FAE">
        <w:rPr>
          <w:rFonts w:eastAsia="Times New Roman"/>
        </w:rPr>
        <w:t xml:space="preserve"> (or properties)</w:t>
      </w:r>
      <w:r w:rsidR="00E2252E" w:rsidRPr="00B66FAE">
        <w:rPr>
          <w:rFonts w:eastAsia="Times New Roman"/>
        </w:rPr>
        <w:t xml:space="preserve"> present.</w:t>
      </w:r>
      <w:r w:rsidR="008C0B53">
        <w:rPr>
          <w:rFonts w:eastAsia="Times New Roman"/>
        </w:rPr>
        <w:t xml:space="preserve"> </w:t>
      </w:r>
    </w:p>
    <w:p w14:paraId="028D72D9" w14:textId="7F8B1157" w:rsidR="000E6E4C" w:rsidRPr="00AD5479" w:rsidRDefault="000600E1" w:rsidP="00AD5479">
      <w:pPr>
        <w:rPr>
          <w:lang w:val="en-GB"/>
        </w:rPr>
      </w:pPr>
      <w:r>
        <w:rPr>
          <w:lang w:val="en-GB"/>
        </w:rPr>
        <w:t>It is anticipated that t</w:t>
      </w:r>
      <w:r w:rsidR="00D01593">
        <w:rPr>
          <w:lang w:val="en-GB"/>
        </w:rPr>
        <w:t xml:space="preserve">his record strategy can be used with any of the storage strategies, but </w:t>
      </w:r>
      <w:r w:rsidR="00AD0BA9">
        <w:rPr>
          <w:lang w:val="en-GB"/>
        </w:rPr>
        <w:t xml:space="preserve">it requires specific behaviour </w:t>
      </w:r>
      <w:r w:rsidR="00AD5479">
        <w:rPr>
          <w:lang w:val="en-GB"/>
        </w:rPr>
        <w:t>for the COMPACTED log</w:t>
      </w:r>
      <w:r w:rsidR="00AD0BA9">
        <w:rPr>
          <w:lang w:val="en-GB"/>
        </w:rPr>
        <w:t xml:space="preserve"> storage strategy</w:t>
      </w:r>
      <w:r w:rsidR="0095157A">
        <w:rPr>
          <w:lang w:val="en-GB"/>
        </w:rPr>
        <w:t>. Th</w:t>
      </w:r>
      <w:r w:rsidR="008B3389">
        <w:rPr>
          <w:lang w:val="en-GB"/>
        </w:rPr>
        <w:t>is</w:t>
      </w:r>
      <w:r w:rsidR="0095157A">
        <w:rPr>
          <w:lang w:val="en-GB"/>
        </w:rPr>
        <w:t xml:space="preserve"> behaviour is described in section </w:t>
      </w:r>
      <w:r w:rsidR="0095157A">
        <w:rPr>
          <w:lang w:val="en-GB"/>
        </w:rPr>
        <w:fldChar w:fldCharType="begin"/>
      </w:r>
      <w:r w:rsidR="0095157A">
        <w:rPr>
          <w:lang w:val="en-GB"/>
        </w:rPr>
        <w:instrText xml:space="preserve"> REF _Ref138751965 \r \h </w:instrText>
      </w:r>
      <w:r w:rsidR="0095157A">
        <w:rPr>
          <w:lang w:val="en-GB"/>
        </w:rPr>
      </w:r>
      <w:r w:rsidR="0095157A">
        <w:rPr>
          <w:lang w:val="en-GB"/>
        </w:rPr>
        <w:fldChar w:fldCharType="separate"/>
      </w:r>
      <w:r w:rsidR="00916DFC">
        <w:rPr>
          <w:lang w:val="en-GB"/>
        </w:rPr>
        <w:t>5</w:t>
      </w:r>
      <w:r w:rsidR="0095157A">
        <w:rPr>
          <w:lang w:val="en-GB"/>
        </w:rPr>
        <w:fldChar w:fldCharType="end"/>
      </w:r>
      <w:r w:rsidR="0095157A">
        <w:rPr>
          <w:lang w:val="en-GB"/>
        </w:rPr>
        <w:t xml:space="preserve"> </w:t>
      </w:r>
      <w:r w:rsidR="0095157A">
        <w:rPr>
          <w:lang w:val="en-GB"/>
        </w:rPr>
        <w:fldChar w:fldCharType="begin"/>
      </w:r>
      <w:r w:rsidR="0095157A">
        <w:rPr>
          <w:lang w:val="en-GB"/>
        </w:rPr>
        <w:instrText xml:space="preserve"> REF _Ref138751965 \h </w:instrText>
      </w:r>
      <w:r w:rsidR="0095157A">
        <w:rPr>
          <w:lang w:val="en-GB"/>
        </w:rPr>
      </w:r>
      <w:r w:rsidR="0095157A">
        <w:rPr>
          <w:lang w:val="en-GB"/>
        </w:rPr>
        <w:fldChar w:fldCharType="separate"/>
      </w:r>
      <w:r w:rsidR="00916DFC">
        <w:t>Reporting Change Only</w:t>
      </w:r>
      <w:r w:rsidR="0095157A">
        <w:rPr>
          <w:lang w:val="en-GB"/>
        </w:rPr>
        <w:fldChar w:fldCharType="end"/>
      </w:r>
      <w:r w:rsidR="0095157A">
        <w:rPr>
          <w:lang w:val="en-GB"/>
        </w:rPr>
        <w:t xml:space="preserve"> on page </w:t>
      </w:r>
      <w:r w:rsidR="0095157A">
        <w:rPr>
          <w:lang w:val="en-GB"/>
        </w:rPr>
        <w:fldChar w:fldCharType="begin"/>
      </w:r>
      <w:r w:rsidR="0095157A">
        <w:rPr>
          <w:lang w:val="en-GB"/>
        </w:rPr>
        <w:instrText xml:space="preserve"> PAGEREF _Ref138751965 \h </w:instrText>
      </w:r>
      <w:r w:rsidR="0095157A">
        <w:rPr>
          <w:lang w:val="en-GB"/>
        </w:rPr>
      </w:r>
      <w:r w:rsidR="0095157A">
        <w:rPr>
          <w:lang w:val="en-GB"/>
        </w:rPr>
        <w:fldChar w:fldCharType="separate"/>
      </w:r>
      <w:r w:rsidR="00916DFC">
        <w:rPr>
          <w:noProof/>
          <w:lang w:val="en-GB"/>
        </w:rPr>
        <w:t>70</w:t>
      </w:r>
      <w:r w:rsidR="0095157A">
        <w:rPr>
          <w:lang w:val="en-GB"/>
        </w:rPr>
        <w:fldChar w:fldCharType="end"/>
      </w:r>
      <w:r w:rsidR="0095157A">
        <w:rPr>
          <w:lang w:val="en-GB"/>
        </w:rPr>
        <w:t>.</w:t>
      </w:r>
    </w:p>
    <w:p w14:paraId="077BAC47" w14:textId="77777777" w:rsidR="008B4FCB" w:rsidRDefault="008B4FCB" w:rsidP="004178CC">
      <w:pPr>
        <w:spacing w:before="100" w:beforeAutospacing="1" w:after="100" w:afterAutospacing="1"/>
        <w:rPr>
          <w:rFonts w:eastAsia="Times New Roman"/>
        </w:rPr>
      </w:pPr>
      <w:r>
        <w:rPr>
          <w:rFonts w:eastAsia="Times New Roman"/>
        </w:rPr>
        <w:t xml:space="preserve">Mechanism and approached </w:t>
      </w:r>
      <w:r w:rsidR="001136FE">
        <w:rPr>
          <w:rFonts w:eastAsia="Times New Roman"/>
        </w:rPr>
        <w:t>are described to</w:t>
      </w:r>
      <w:r w:rsidR="00F25CFE">
        <w:rPr>
          <w:rFonts w:eastAsia="Times New Roman"/>
        </w:rPr>
        <w:t xml:space="preserve"> deal with</w:t>
      </w:r>
      <w:r>
        <w:rPr>
          <w:rFonts w:eastAsia="Times New Roman"/>
        </w:rPr>
        <w:t>:</w:t>
      </w:r>
    </w:p>
    <w:p w14:paraId="2E8CD12D" w14:textId="77777777" w:rsidR="008B4FCB" w:rsidRDefault="00F25CFE" w:rsidP="004178CC">
      <w:pPr>
        <w:pStyle w:val="ListParagraph"/>
        <w:numPr>
          <w:ilvl w:val="0"/>
          <w:numId w:val="67"/>
        </w:numPr>
        <w:spacing w:before="100" w:beforeAutospacing="1" w:after="100" w:afterAutospacing="1"/>
        <w:rPr>
          <w:rFonts w:eastAsia="Times New Roman"/>
        </w:rPr>
      </w:pPr>
      <w:r w:rsidRPr="00A56331">
        <w:rPr>
          <w:rFonts w:eastAsia="Times New Roman"/>
        </w:rPr>
        <w:t>compaction</w:t>
      </w:r>
      <w:r w:rsidR="00D55729" w:rsidRPr="00A56331">
        <w:rPr>
          <w:rFonts w:eastAsia="Times New Roman"/>
        </w:rPr>
        <w:t xml:space="preserve"> of records that are a combination</w:t>
      </w:r>
      <w:r w:rsidRPr="00A56331">
        <w:rPr>
          <w:rFonts w:eastAsia="Times New Roman"/>
        </w:rPr>
        <w:t xml:space="preserve"> of whole entity</w:t>
      </w:r>
      <w:r w:rsidR="00D55729" w:rsidRPr="00A56331">
        <w:rPr>
          <w:rFonts w:eastAsia="Times New Roman"/>
        </w:rPr>
        <w:t xml:space="preserve"> statements</w:t>
      </w:r>
      <w:r w:rsidRPr="00A56331">
        <w:rPr>
          <w:rFonts w:eastAsia="Times New Roman"/>
        </w:rPr>
        <w:t xml:space="preserve"> and chang</w:t>
      </w:r>
      <w:r w:rsidR="00D55729" w:rsidRPr="00A56331">
        <w:rPr>
          <w:rFonts w:eastAsia="Times New Roman"/>
        </w:rPr>
        <w:t>e statements</w:t>
      </w:r>
    </w:p>
    <w:p w14:paraId="6B416A5A" w14:textId="77777777" w:rsidR="00D55729" w:rsidRDefault="00D55729" w:rsidP="004178CC">
      <w:pPr>
        <w:pStyle w:val="ListParagraph"/>
        <w:numPr>
          <w:ilvl w:val="0"/>
          <w:numId w:val="67"/>
        </w:numPr>
        <w:spacing w:before="100" w:beforeAutospacing="1" w:after="100" w:afterAutospacing="1"/>
        <w:rPr>
          <w:rFonts w:eastAsia="Times New Roman"/>
        </w:rPr>
      </w:pPr>
      <w:r w:rsidRPr="008B4FCB">
        <w:rPr>
          <w:rFonts w:eastAsia="Times New Roman"/>
        </w:rPr>
        <w:t xml:space="preserve">removal of </w:t>
      </w:r>
      <w:r w:rsidR="008B4FCB" w:rsidRPr="008B4FCB">
        <w:rPr>
          <w:rFonts w:eastAsia="Times New Roman"/>
        </w:rPr>
        <w:t xml:space="preserve">properties </w:t>
      </w:r>
      <w:r w:rsidR="008B4FCB">
        <w:rPr>
          <w:rFonts w:eastAsia="Times New Roman"/>
        </w:rPr>
        <w:t>in a tree</w:t>
      </w:r>
    </w:p>
    <w:p w14:paraId="4799E66F" w14:textId="77777777" w:rsidR="008B4FCB" w:rsidRDefault="008B4FCB" w:rsidP="001136FE">
      <w:pPr>
        <w:pStyle w:val="ListParagraph"/>
        <w:numPr>
          <w:ilvl w:val="0"/>
          <w:numId w:val="67"/>
        </w:numPr>
        <w:spacing w:before="100" w:beforeAutospacing="1" w:after="100" w:afterAutospacing="1"/>
        <w:rPr>
          <w:rFonts w:eastAsia="Times New Roman"/>
        </w:rPr>
      </w:pPr>
      <w:r>
        <w:rPr>
          <w:rFonts w:eastAsia="Times New Roman"/>
        </w:rPr>
        <w:t>repositioning of elements in an ordered list</w:t>
      </w:r>
    </w:p>
    <w:p w14:paraId="762A0990" w14:textId="77777777" w:rsidR="00590566" w:rsidRPr="00590566" w:rsidRDefault="00590566" w:rsidP="00590566">
      <w:pPr>
        <w:spacing w:before="100" w:beforeAutospacing="1" w:after="100" w:afterAutospacing="1"/>
        <w:rPr>
          <w:rFonts w:eastAsia="Times New Roman"/>
        </w:rPr>
      </w:pPr>
      <w:r>
        <w:rPr>
          <w:rFonts w:eastAsia="Times New Roman"/>
        </w:rPr>
        <w:t xml:space="preserve">Streaming using </w:t>
      </w:r>
      <w:r w:rsidR="00D7040A">
        <w:rPr>
          <w:rFonts w:eastAsia="Times New Roman"/>
        </w:rPr>
        <w:t xml:space="preserve">a log-record-strategy </w:t>
      </w:r>
      <w:r w:rsidR="00D51CD3">
        <w:rPr>
          <w:rFonts w:eastAsia="Times New Roman"/>
        </w:rPr>
        <w:t xml:space="preserve">CHANGE_ONLY with record-trigger ON_CHANGE and log-storage-strategy COMPACTED </w:t>
      </w:r>
      <w:r w:rsidR="002A04BB">
        <w:rPr>
          <w:rFonts w:eastAsia="Times New Roman"/>
        </w:rPr>
        <w:t>enables the client to gain and maintain eventual consistency efficiently.</w:t>
      </w:r>
    </w:p>
    <w:p w14:paraId="45BDBFF7" w14:textId="0D47FC76" w:rsidR="00AD0BA9" w:rsidRDefault="00BC6A2E" w:rsidP="004F53E6">
      <w:r w:rsidRPr="00BC6A2E">
        <w:t xml:space="preserve">See </w:t>
      </w:r>
      <w:r w:rsidR="008B4FCB">
        <w:fldChar w:fldCharType="begin"/>
      </w:r>
      <w:r w:rsidR="008B4FCB">
        <w:instrText xml:space="preserve"> REF _Ref53471945 \r \h </w:instrText>
      </w:r>
      <w:r w:rsidR="008B4FCB">
        <w:fldChar w:fldCharType="separate"/>
      </w:r>
      <w:r w:rsidR="00916DFC">
        <w:t>3.9.2</w:t>
      </w:r>
      <w:r w:rsidR="008B4FCB">
        <w:fldChar w:fldCharType="end"/>
      </w:r>
      <w:r w:rsidR="008B4FCB">
        <w:t xml:space="preserve"> </w:t>
      </w:r>
      <w:r w:rsidR="008B4FCB">
        <w:fldChar w:fldCharType="begin"/>
      </w:r>
      <w:r w:rsidR="008B4FCB">
        <w:instrText xml:space="preserve"> REF _Ref53471945 \h </w:instrText>
      </w:r>
      <w:r w:rsidR="008B4FCB">
        <w:fldChar w:fldCharType="separate"/>
      </w:r>
      <w:r w:rsidR="00916DFC">
        <w:t>Future combination considerations (by example)</w:t>
      </w:r>
      <w:r w:rsidR="008B4FCB">
        <w:fldChar w:fldCharType="end"/>
      </w:r>
      <w:r w:rsidR="008B4FCB">
        <w:t xml:space="preserve"> o</w:t>
      </w:r>
      <w:r w:rsidRPr="00BC6A2E">
        <w:t xml:space="preserve">n page </w:t>
      </w:r>
      <w:r w:rsidR="00AD3CC2">
        <w:fldChar w:fldCharType="begin"/>
      </w:r>
      <w:r w:rsidR="00AD3CC2">
        <w:instrText xml:space="preserve"> PAGEREF _Ref53471945 \h </w:instrText>
      </w:r>
      <w:r w:rsidR="00AD3CC2">
        <w:fldChar w:fldCharType="separate"/>
      </w:r>
      <w:r w:rsidR="00916DFC">
        <w:rPr>
          <w:noProof/>
        </w:rPr>
        <w:t>33</w:t>
      </w:r>
      <w:r w:rsidR="00AD3CC2">
        <w:fldChar w:fldCharType="end"/>
      </w:r>
      <w:r w:rsidRPr="00BC6A2E">
        <w:t xml:space="preserve"> for potential uses. Some uses may require augmentation of the supported-stream-type structure to allow full definition. Possible augments will be defined in a future version.</w:t>
      </w:r>
    </w:p>
    <w:p w14:paraId="1B7A3AE1" w14:textId="77777777" w:rsidR="00EB796D" w:rsidRDefault="004F53E6" w:rsidP="00A56331">
      <w:pPr>
        <w:pStyle w:val="Heading4"/>
      </w:pPr>
      <w:bookmarkStart w:id="95" w:name="_Toc223392204"/>
      <w:r>
        <w:t>Whole entity periodic</w:t>
      </w:r>
      <w:bookmarkEnd w:id="95"/>
    </w:p>
    <w:p w14:paraId="3B317C8A" w14:textId="2A90E6D0" w:rsidR="005261CB" w:rsidRDefault="00EB796D" w:rsidP="005261CB">
      <w:r>
        <w:t>Using this strategy</w:t>
      </w:r>
      <w:r w:rsidR="000C167A">
        <w:t xml:space="preserve"> (defined by a combination of WHOLE_ENTITY and PERIODIC)</w:t>
      </w:r>
      <w:r>
        <w:t xml:space="preserve">, the information is streamed on some periodic basis even if it has not changed. </w:t>
      </w:r>
      <w:r w:rsidR="000A336C">
        <w:rPr>
          <w:rFonts w:eastAsia="Times New Roman"/>
        </w:rPr>
        <w:t xml:space="preserve">This approach has not been fully developed. </w:t>
      </w:r>
      <w:r w:rsidR="00FA6A2F" w:rsidRPr="00BC6A2E">
        <w:t xml:space="preserve">See </w:t>
      </w:r>
      <w:r w:rsidR="00AD3CC2">
        <w:fldChar w:fldCharType="begin"/>
      </w:r>
      <w:r w:rsidR="00AD3CC2">
        <w:instrText xml:space="preserve"> REF _Ref53471945 \r \h </w:instrText>
      </w:r>
      <w:r w:rsidR="00AD3CC2">
        <w:fldChar w:fldCharType="separate"/>
      </w:r>
      <w:r w:rsidR="00916DFC">
        <w:t>3.9.2</w:t>
      </w:r>
      <w:r w:rsidR="00AD3CC2">
        <w:fldChar w:fldCharType="end"/>
      </w:r>
      <w:r w:rsidR="00AD3CC2">
        <w:t xml:space="preserve"> </w:t>
      </w:r>
      <w:r w:rsidR="00AD3CC2">
        <w:fldChar w:fldCharType="begin"/>
      </w:r>
      <w:r w:rsidR="00AD3CC2">
        <w:instrText xml:space="preserve"> REF _Ref53471945 \h </w:instrText>
      </w:r>
      <w:r w:rsidR="00AD3CC2">
        <w:fldChar w:fldCharType="separate"/>
      </w:r>
      <w:r w:rsidR="00916DFC">
        <w:t>Future combination considerations (by example)</w:t>
      </w:r>
      <w:r w:rsidR="00AD3CC2">
        <w:fldChar w:fldCharType="end"/>
      </w:r>
      <w:r w:rsidR="00AD3CC2">
        <w:t xml:space="preserve"> o</w:t>
      </w:r>
      <w:r w:rsidR="00AD3CC2" w:rsidRPr="00BC6A2E">
        <w:t xml:space="preserve">n page </w:t>
      </w:r>
      <w:r w:rsidR="00AD3CC2">
        <w:fldChar w:fldCharType="begin"/>
      </w:r>
      <w:r w:rsidR="00AD3CC2">
        <w:instrText xml:space="preserve"> PAGEREF _Ref53471945 \h </w:instrText>
      </w:r>
      <w:r w:rsidR="00AD3CC2">
        <w:fldChar w:fldCharType="separate"/>
      </w:r>
      <w:r w:rsidR="00916DFC">
        <w:rPr>
          <w:noProof/>
        </w:rPr>
        <w:t>33</w:t>
      </w:r>
      <w:r w:rsidR="00AD3CC2">
        <w:fldChar w:fldCharType="end"/>
      </w:r>
      <w:r w:rsidR="00AD3CC2" w:rsidRPr="00BC6A2E">
        <w:t xml:space="preserve"> </w:t>
      </w:r>
      <w:r w:rsidR="00FA6A2F" w:rsidRPr="00BC6A2E">
        <w:t>for potential uses. Some uses may require augmentation of the supported-stream-type structure to allow full definition. Possible augments will be defined in a future version.</w:t>
      </w:r>
      <w:r w:rsidR="005373C4">
        <w:t xml:space="preserve"> This log-record-strategy could be used to enable the client to achieve eventual consistency.</w:t>
      </w:r>
    </w:p>
    <w:p w14:paraId="748399D0" w14:textId="77777777" w:rsidR="00105CD0" w:rsidRDefault="00105CD0" w:rsidP="004178CC">
      <w:pPr>
        <w:pStyle w:val="Heading4"/>
      </w:pPr>
      <w:bookmarkStart w:id="96" w:name="_Toc223392205"/>
      <w:r>
        <w:t>Change-only periodic</w:t>
      </w:r>
      <w:bookmarkEnd w:id="96"/>
    </w:p>
    <w:p w14:paraId="77B0BF0A" w14:textId="134E990F" w:rsidR="00105CD0" w:rsidRPr="00105CD0" w:rsidRDefault="00105CD0" w:rsidP="00105CD0">
      <w:r>
        <w:t xml:space="preserve">Using this strategy (defined by a combination of CHANGE_ONLY and PERIODIC), the information is streamed on some periodic basis where a record is sent detailing only the change and is sent only when there has been a change. </w:t>
      </w:r>
      <w:r>
        <w:rPr>
          <w:rFonts w:eastAsia="Times New Roman"/>
        </w:rPr>
        <w:t xml:space="preserve">This approach has not been fully developed. </w:t>
      </w:r>
      <w:r w:rsidRPr="00BC6A2E">
        <w:t xml:space="preserve">See </w:t>
      </w:r>
      <w:r>
        <w:fldChar w:fldCharType="begin"/>
      </w:r>
      <w:r>
        <w:instrText xml:space="preserve"> REF _Ref53471945 \r \h </w:instrText>
      </w:r>
      <w:r>
        <w:fldChar w:fldCharType="separate"/>
      </w:r>
      <w:r w:rsidR="00916DFC">
        <w:t>3.9.2</w:t>
      </w:r>
      <w:r>
        <w:fldChar w:fldCharType="end"/>
      </w:r>
      <w:r>
        <w:t xml:space="preserve"> </w:t>
      </w:r>
      <w:r>
        <w:fldChar w:fldCharType="begin"/>
      </w:r>
      <w:r>
        <w:instrText xml:space="preserve"> REF _Ref53471945 \h </w:instrText>
      </w:r>
      <w:r>
        <w:fldChar w:fldCharType="separate"/>
      </w:r>
      <w:r w:rsidR="00916DFC">
        <w:t>Future combination considerations (by example)</w:t>
      </w:r>
      <w:r>
        <w:fldChar w:fldCharType="end"/>
      </w:r>
      <w:r>
        <w:t xml:space="preserve"> o</w:t>
      </w:r>
      <w:r w:rsidRPr="00BC6A2E">
        <w:t xml:space="preserve">n page </w:t>
      </w:r>
      <w:r>
        <w:fldChar w:fldCharType="begin"/>
      </w:r>
      <w:r>
        <w:instrText xml:space="preserve"> PAGEREF _Ref53471945 \h </w:instrText>
      </w:r>
      <w:r>
        <w:fldChar w:fldCharType="separate"/>
      </w:r>
      <w:r w:rsidR="00916DFC">
        <w:rPr>
          <w:noProof/>
        </w:rPr>
        <w:t>33</w:t>
      </w:r>
      <w:r>
        <w:fldChar w:fldCharType="end"/>
      </w:r>
      <w:r w:rsidRPr="00BC6A2E">
        <w:t xml:space="preserve"> for potential uses. Some uses may require augmentation of the supported-stream-type structure to allow full definition. Possible augments will be defined in a future version.</w:t>
      </w:r>
      <w:r>
        <w:t xml:space="preserve"> This log-record-strategy could be used to enable the client to achieve eventual consistency.</w:t>
      </w:r>
    </w:p>
    <w:p w14:paraId="529DD3D9" w14:textId="77777777" w:rsidR="00AB76A6" w:rsidRDefault="00AB76A6" w:rsidP="00EB62A7">
      <w:pPr>
        <w:pStyle w:val="Heading2"/>
      </w:pPr>
      <w:bookmarkStart w:id="97" w:name="_Ref52928331"/>
      <w:bookmarkStart w:id="98" w:name="_Toc223392206"/>
      <w:r>
        <w:lastRenderedPageBreak/>
        <w:t>Using the stream</w:t>
      </w:r>
      <w:bookmarkEnd w:id="97"/>
      <w:bookmarkEnd w:id="98"/>
    </w:p>
    <w:p w14:paraId="0BD5175C" w14:textId="73C95B3E" w:rsidR="00647A7D" w:rsidRPr="00647A7D" w:rsidRDefault="00647A7D" w:rsidP="00DF2B2C">
      <w:pPr>
        <w:spacing w:after="0"/>
      </w:pPr>
      <w:r>
        <w:t xml:space="preserve">Further details are provided in the use cases in section </w:t>
      </w:r>
      <w:r w:rsidR="00DF2B2C">
        <w:fldChar w:fldCharType="begin"/>
      </w:r>
      <w:r w:rsidR="00DF2B2C">
        <w:instrText xml:space="preserve"> REF _Ref121383367 \r \h </w:instrText>
      </w:r>
      <w:r w:rsidR="00DF2B2C">
        <w:fldChar w:fldCharType="separate"/>
      </w:r>
      <w:r w:rsidR="00916DFC">
        <w:t>7</w:t>
      </w:r>
      <w:r w:rsidR="00DF2B2C">
        <w:fldChar w:fldCharType="end"/>
      </w:r>
      <w:r w:rsidR="00DF2B2C">
        <w:t xml:space="preserve"> </w:t>
      </w:r>
      <w:r w:rsidR="00DF2B2C">
        <w:fldChar w:fldCharType="begin"/>
      </w:r>
      <w:r w:rsidR="00DF2B2C">
        <w:instrText xml:space="preserve"> REF _Ref121383371 \h </w:instrText>
      </w:r>
      <w:r w:rsidR="00DF2B2C">
        <w:fldChar w:fldCharType="separate"/>
      </w:r>
      <w:r w:rsidR="00916DFC">
        <w:rPr>
          <w:rFonts w:eastAsia="Times New Roman"/>
        </w:rPr>
        <w:t>Use Cases</w:t>
      </w:r>
      <w:r w:rsidR="00DF2B2C">
        <w:fldChar w:fldCharType="end"/>
      </w:r>
      <w:r w:rsidR="00DF2B2C">
        <w:t xml:space="preserve"> </w:t>
      </w:r>
      <w:r>
        <w:t>on page</w:t>
      </w:r>
      <w:r w:rsidR="00DF2B2C">
        <w:t xml:space="preserve"> </w:t>
      </w:r>
      <w:r w:rsidR="00DF2B2C">
        <w:fldChar w:fldCharType="begin"/>
      </w:r>
      <w:r w:rsidR="00DF2B2C">
        <w:instrText xml:space="preserve"> PAGEREF _Ref121383395 \h </w:instrText>
      </w:r>
      <w:r w:rsidR="00DF2B2C">
        <w:fldChar w:fldCharType="separate"/>
      </w:r>
      <w:r w:rsidR="00916DFC">
        <w:rPr>
          <w:noProof/>
        </w:rPr>
        <w:t>87</w:t>
      </w:r>
      <w:r w:rsidR="00DF2B2C">
        <w:fldChar w:fldCharType="end"/>
      </w:r>
      <w:r>
        <w:t>.</w:t>
      </w:r>
    </w:p>
    <w:p w14:paraId="08EDCAA4" w14:textId="77777777" w:rsidR="0046341F" w:rsidRDefault="0046341F" w:rsidP="0046341F">
      <w:pPr>
        <w:pStyle w:val="Heading3"/>
      </w:pPr>
      <w:bookmarkStart w:id="99" w:name="_Toc223392207"/>
      <w:r>
        <w:t>Streaming the context</w:t>
      </w:r>
      <w:bookmarkEnd w:id="99"/>
    </w:p>
    <w:p w14:paraId="25839B1F" w14:textId="77777777" w:rsidR="0046341F" w:rsidRDefault="00AE1338" w:rsidP="0046341F">
      <w:r>
        <w:t>A</w:t>
      </w:r>
      <w:r w:rsidR="00C97F6C">
        <w:t xml:space="preserve"> primary</w:t>
      </w:r>
      <w:r w:rsidR="0046341F">
        <w:t xml:space="preserve"> application</w:t>
      </w:r>
      <w:r w:rsidR="00C97F6C">
        <w:t xml:space="preserve"> of streaming is </w:t>
      </w:r>
      <w:r w:rsidR="00811E9D">
        <w:t>in a solution where a client needs to gain and maintain alignment with a context presented by a provider</w:t>
      </w:r>
      <w:r w:rsidR="0046341F">
        <w:t>:</w:t>
      </w:r>
    </w:p>
    <w:p w14:paraId="44E2A7D0" w14:textId="77777777" w:rsidR="0046341F" w:rsidRDefault="0046341F" w:rsidP="00D66FC5">
      <w:pPr>
        <w:pStyle w:val="ListParagraph"/>
        <w:numPr>
          <w:ilvl w:val="0"/>
          <w:numId w:val="21"/>
        </w:numPr>
      </w:pPr>
      <w:r>
        <w:t xml:space="preserve">The provider presents a view in terms of a context and all of its contained </w:t>
      </w:r>
      <w:r w:rsidR="005D72DF">
        <w:t>instances.</w:t>
      </w:r>
    </w:p>
    <w:p w14:paraId="464CAF34" w14:textId="77777777" w:rsidR="0046341F" w:rsidRDefault="0046341F" w:rsidP="00D66FC5">
      <w:pPr>
        <w:pStyle w:val="ListParagraph"/>
        <w:numPr>
          <w:ilvl w:val="0"/>
          <w:numId w:val="21"/>
        </w:numPr>
      </w:pPr>
      <w:r>
        <w:t xml:space="preserve">The client maintains alignment with that view. </w:t>
      </w:r>
    </w:p>
    <w:p w14:paraId="06EA332A" w14:textId="77777777" w:rsidR="0046341F" w:rsidRPr="006F16F6" w:rsidRDefault="0046341F" w:rsidP="00D66FC5">
      <w:pPr>
        <w:pStyle w:val="ListParagraph"/>
        <w:numPr>
          <w:ilvl w:val="0"/>
          <w:numId w:val="21"/>
        </w:numPr>
        <w:rPr>
          <w:rFonts w:eastAsia="Times New Roman"/>
        </w:rPr>
      </w:pPr>
      <w:r w:rsidRPr="00557585">
        <w:rPr>
          <w:rFonts w:eastAsia="Times New Roman"/>
        </w:rPr>
        <w:t xml:space="preserve">The stream is used for gaining and maintaining alignment with a view, i.e., a TAPI </w:t>
      </w:r>
      <w:r w:rsidR="005D72DF" w:rsidRPr="00557585">
        <w:rPr>
          <w:rFonts w:eastAsia="Times New Roman"/>
        </w:rPr>
        <w:t>context.</w:t>
      </w:r>
      <w:r w:rsidRPr="00557585">
        <w:rPr>
          <w:rFonts w:eastAsia="Times New Roman"/>
        </w:rPr>
        <w:t xml:space="preserve"> </w:t>
      </w:r>
    </w:p>
    <w:p w14:paraId="61B97A7E" w14:textId="6B8C506D" w:rsidR="00C97F6C" w:rsidRDefault="001A3DDF" w:rsidP="00736BC6">
      <w:r>
        <w:t xml:space="preserve">The next subsections </w:t>
      </w:r>
      <w:r w:rsidR="006F20AF">
        <w:t>consider the</w:t>
      </w:r>
      <w:r w:rsidR="003540A9">
        <w:t xml:space="preserve"> client connection to </w:t>
      </w:r>
      <w:r w:rsidR="003D6775">
        <w:t>and receiving from a stream.</w:t>
      </w:r>
      <w:r w:rsidR="00260B3C">
        <w:t xml:space="preserve"> The approach is described for the case where the </w:t>
      </w:r>
      <w:r w:rsidR="006B728F">
        <w:t>provider offers COMPACTED</w:t>
      </w:r>
      <w:r w:rsidR="00105CD0">
        <w:t>,</w:t>
      </w:r>
      <w:r w:rsidR="006B728F">
        <w:t xml:space="preserve"> WHOLE_ENTITY</w:t>
      </w:r>
      <w:r w:rsidR="00105CD0">
        <w:t xml:space="preserve"> and </w:t>
      </w:r>
      <w:r w:rsidR="006B728F">
        <w:t>ON_CHANGE</w:t>
      </w:r>
      <w:r w:rsidR="009362BF">
        <w:t xml:space="preserve"> (</w:t>
      </w:r>
      <w:r w:rsidR="007326D1">
        <w:t>alternatively, instead of WHOLE_ENTITY, CHANGE_ONLY can be used)</w:t>
      </w:r>
      <w:r w:rsidR="008A1AF0">
        <w:t>.</w:t>
      </w:r>
      <w:r w:rsidR="00225C10">
        <w:t xml:space="preserve"> The description assumes that the client is</w:t>
      </w:r>
      <w:r w:rsidR="00A44DE3">
        <w:t xml:space="preserve"> capable of</w:t>
      </w:r>
      <w:r w:rsidR="00225C10">
        <w:t xml:space="preserve"> consuming the stream at a far greater rate than the stream is being filled.</w:t>
      </w:r>
      <w:r w:rsidR="00C97F6C" w:rsidRPr="00C97F6C">
        <w:t xml:space="preserve"> </w:t>
      </w:r>
      <w:r w:rsidR="00811E9D">
        <w:t>The following provides a brief sketch of alignment. The process is discussed in far greater detail later in the document (see</w:t>
      </w:r>
      <w:r w:rsidR="00220874">
        <w:t xml:space="preserve"> section</w:t>
      </w:r>
      <w:r w:rsidR="00811E9D">
        <w:t xml:space="preserve"> </w:t>
      </w:r>
      <w:r w:rsidR="00407DB5">
        <w:fldChar w:fldCharType="begin"/>
      </w:r>
      <w:r w:rsidR="00407DB5">
        <w:instrText xml:space="preserve"> REF _Ref121383288 \r \h </w:instrText>
      </w:r>
      <w:r w:rsidR="00407DB5">
        <w:fldChar w:fldCharType="separate"/>
      </w:r>
      <w:r w:rsidR="00916DFC">
        <w:t>7</w:t>
      </w:r>
      <w:r w:rsidR="00407DB5">
        <w:fldChar w:fldCharType="end"/>
      </w:r>
      <w:r w:rsidR="00407DB5">
        <w:t xml:space="preserve"> </w:t>
      </w:r>
      <w:r w:rsidR="00407DB5">
        <w:fldChar w:fldCharType="begin"/>
      </w:r>
      <w:r w:rsidR="00407DB5">
        <w:instrText xml:space="preserve"> REF _Ref121383288 \h </w:instrText>
      </w:r>
      <w:r w:rsidR="00407DB5">
        <w:fldChar w:fldCharType="separate"/>
      </w:r>
      <w:r w:rsidR="00916DFC">
        <w:rPr>
          <w:rFonts w:eastAsia="Times New Roman"/>
        </w:rPr>
        <w:t>Use Cases</w:t>
      </w:r>
      <w:r w:rsidR="00407DB5">
        <w:fldChar w:fldCharType="end"/>
      </w:r>
      <w:r w:rsidR="00407DB5">
        <w:t xml:space="preserve"> on page </w:t>
      </w:r>
      <w:r w:rsidR="00407DB5">
        <w:fldChar w:fldCharType="begin"/>
      </w:r>
      <w:r w:rsidR="00407DB5">
        <w:instrText xml:space="preserve"> PAGEREF _Ref121383288 \h </w:instrText>
      </w:r>
      <w:r w:rsidR="00407DB5">
        <w:fldChar w:fldCharType="separate"/>
      </w:r>
      <w:r w:rsidR="00916DFC">
        <w:rPr>
          <w:noProof/>
        </w:rPr>
        <w:t>87</w:t>
      </w:r>
      <w:r w:rsidR="00407DB5">
        <w:fldChar w:fldCharType="end"/>
      </w:r>
      <w:r w:rsidR="00736BC6">
        <w:t>)</w:t>
      </w:r>
      <w:r w:rsidR="00811E9D">
        <w:t>.</w:t>
      </w:r>
    </w:p>
    <w:p w14:paraId="239D225F" w14:textId="77777777" w:rsidR="0078090B" w:rsidRDefault="0078090B" w:rsidP="0078090B">
      <w:pPr>
        <w:pStyle w:val="Heading4"/>
      </w:pPr>
      <w:bookmarkStart w:id="100" w:name="_Toc223392208"/>
      <w:r>
        <w:t>Effect of streaming approach and compacted log characteristics on alignment</w:t>
      </w:r>
      <w:bookmarkEnd w:id="100"/>
    </w:p>
    <w:p w14:paraId="5E3C4DE2" w14:textId="77777777" w:rsidR="0078090B" w:rsidRPr="009469B3" w:rsidRDefault="0078090B" w:rsidP="0078090B">
      <w:r>
        <w:t>There are two distinct aspects of alignment:</w:t>
      </w:r>
    </w:p>
    <w:p w14:paraId="4A84B9DB" w14:textId="77777777" w:rsidR="0078090B" w:rsidRDefault="0078090B" w:rsidP="0078090B">
      <w:pPr>
        <w:numPr>
          <w:ilvl w:val="0"/>
          <w:numId w:val="9"/>
        </w:numPr>
        <w:spacing w:before="100" w:beforeAutospacing="1" w:after="100" w:afterAutospacing="1"/>
        <w:rPr>
          <w:rFonts w:eastAsia="Times New Roman"/>
        </w:rPr>
      </w:pPr>
      <w:r>
        <w:rPr>
          <w:rFonts w:eastAsia="Times New Roman"/>
        </w:rPr>
        <w:t xml:space="preserve">Absolute State: </w:t>
      </w:r>
    </w:p>
    <w:p w14:paraId="60DAEFD5" w14:textId="77777777" w:rsidR="0078090B" w:rsidRDefault="0078090B" w:rsidP="0078090B">
      <w:pPr>
        <w:numPr>
          <w:ilvl w:val="1"/>
          <w:numId w:val="9"/>
        </w:numPr>
        <w:spacing w:before="100" w:beforeAutospacing="1" w:after="100" w:afterAutospacing="1"/>
        <w:rPr>
          <w:rFonts w:eastAsia="Times New Roman"/>
        </w:rPr>
      </w:pPr>
      <w:r>
        <w:rPr>
          <w:rFonts w:eastAsia="Times New Roman"/>
        </w:rPr>
        <w:t xml:space="preserve">Eventual Consistency: Ensures that the client view of state of controlled system aligns with the state of the view of the actual controlled system as presented by the </w:t>
      </w:r>
      <w:r w:rsidR="005D72DF">
        <w:rPr>
          <w:rFonts w:eastAsia="Times New Roman"/>
        </w:rPr>
        <w:t>provider.</w:t>
      </w:r>
    </w:p>
    <w:p w14:paraId="4A2FA016" w14:textId="77777777" w:rsidR="0078090B" w:rsidRDefault="0078090B" w:rsidP="0078090B">
      <w:pPr>
        <w:numPr>
          <w:ilvl w:val="2"/>
          <w:numId w:val="9"/>
        </w:numPr>
        <w:spacing w:before="100" w:beforeAutospacing="1" w:after="100" w:afterAutospacing="1"/>
        <w:rPr>
          <w:rFonts w:eastAsia="Times New Roman"/>
        </w:rPr>
      </w:pPr>
      <w:r>
        <w:rPr>
          <w:rFonts w:eastAsia="Times New Roman"/>
        </w:rPr>
        <w:t xml:space="preserve">If the controlled system stops changing, once the stream (all changes) has been absorbed by the controller, its view of the current state of the system will be aligned with the actual state of the </w:t>
      </w:r>
      <w:r w:rsidR="005D72DF">
        <w:rPr>
          <w:rFonts w:eastAsia="Times New Roman"/>
        </w:rPr>
        <w:t>system.</w:t>
      </w:r>
    </w:p>
    <w:p w14:paraId="201D4070" w14:textId="77777777" w:rsidR="0078090B" w:rsidRDefault="0078090B" w:rsidP="0078090B">
      <w:pPr>
        <w:numPr>
          <w:ilvl w:val="1"/>
          <w:numId w:val="9"/>
        </w:numPr>
        <w:spacing w:before="100" w:beforeAutospacing="1" w:after="100" w:afterAutospacing="1"/>
        <w:rPr>
          <w:rFonts w:eastAsia="Times New Roman"/>
        </w:rPr>
      </w:pPr>
      <w:r>
        <w:rPr>
          <w:rFonts w:eastAsia="Times New Roman"/>
        </w:rPr>
        <w:t xml:space="preserve">Context Detail: The information agreed to be conveyed from the provider to the </w:t>
      </w:r>
      <w:r w:rsidR="005D72DF">
        <w:rPr>
          <w:rFonts w:eastAsia="Times New Roman"/>
        </w:rPr>
        <w:t>client.</w:t>
      </w:r>
    </w:p>
    <w:p w14:paraId="1D3DD75D" w14:textId="77777777" w:rsidR="0078090B" w:rsidRDefault="0078090B" w:rsidP="0078090B">
      <w:pPr>
        <w:numPr>
          <w:ilvl w:val="2"/>
          <w:numId w:val="9"/>
        </w:numPr>
        <w:spacing w:before="100" w:beforeAutospacing="1" w:after="100" w:afterAutospacing="1"/>
        <w:rPr>
          <w:rFonts w:eastAsia="Times New Roman"/>
        </w:rPr>
      </w:pPr>
      <w:r>
        <w:rPr>
          <w:rFonts w:eastAsia="Times New Roman"/>
        </w:rPr>
        <w:t xml:space="preserve">Note that some clients will choose to selectively prune out information that is not relevant to </w:t>
      </w:r>
      <w:r w:rsidR="005D72DF">
        <w:rPr>
          <w:rFonts w:eastAsia="Times New Roman"/>
        </w:rPr>
        <w:t>them.</w:t>
      </w:r>
    </w:p>
    <w:p w14:paraId="687BD9FB" w14:textId="71E2C9D5" w:rsidR="0078090B" w:rsidRDefault="00A44DE3" w:rsidP="0078090B">
      <w:pPr>
        <w:numPr>
          <w:ilvl w:val="2"/>
          <w:numId w:val="9"/>
        </w:numPr>
        <w:spacing w:before="100" w:beforeAutospacing="1" w:after="100" w:afterAutospacing="1"/>
        <w:rPr>
          <w:rFonts w:eastAsia="Times New Roman"/>
        </w:rPr>
      </w:pPr>
      <w:r>
        <w:rPr>
          <w:rFonts w:eastAsia="Times New Roman"/>
        </w:rPr>
        <w:t>Note that in future, i</w:t>
      </w:r>
      <w:r w:rsidR="0078090B">
        <w:rPr>
          <w:rFonts w:eastAsia="Times New Roman"/>
        </w:rPr>
        <w:t>nformation conveyed in a context may be temporarily increased as a result of a recognized short-term need</w:t>
      </w:r>
      <w:r w:rsidR="00647A7D">
        <w:rPr>
          <w:rFonts w:eastAsia="Times New Roman"/>
        </w:rPr>
        <w:t xml:space="preserve"> (see </w:t>
      </w:r>
      <w:r w:rsidR="00596342" w:rsidRPr="00A9262F">
        <w:t>spotlighting in</w:t>
      </w:r>
      <w:r w:rsidR="00596342">
        <w:t xml:space="preserve"> section </w:t>
      </w:r>
      <w:r w:rsidR="00596342">
        <w:fldChar w:fldCharType="begin"/>
      </w:r>
      <w:r w:rsidR="00596342">
        <w:instrText xml:space="preserve"> REF _Ref86679720 \r \h </w:instrText>
      </w:r>
      <w:r w:rsidR="00596342">
        <w:fldChar w:fldCharType="separate"/>
      </w:r>
      <w:r w:rsidR="00916DFC">
        <w:t>7.10</w:t>
      </w:r>
      <w:r w:rsidR="00596342">
        <w:fldChar w:fldCharType="end"/>
      </w:r>
      <w:r w:rsidR="00596342">
        <w:t xml:space="preserve"> </w:t>
      </w:r>
      <w:r w:rsidR="00596342">
        <w:fldChar w:fldCharType="begin"/>
      </w:r>
      <w:r w:rsidR="00596342">
        <w:instrText xml:space="preserve"> REF _Ref86679730 \h </w:instrText>
      </w:r>
      <w:r w:rsidR="00596342">
        <w:fldChar w:fldCharType="separate"/>
      </w:r>
      <w:r w:rsidR="00916DFC">
        <w:t>Use cases beyond current release</w:t>
      </w:r>
      <w:r w:rsidR="00596342">
        <w:fldChar w:fldCharType="end"/>
      </w:r>
      <w:r w:rsidR="00596342">
        <w:t xml:space="preserve"> on page </w:t>
      </w:r>
      <w:r w:rsidR="00596342">
        <w:fldChar w:fldCharType="begin"/>
      </w:r>
      <w:r w:rsidR="00596342">
        <w:instrText xml:space="preserve"> PAGEREF _Ref86679735 \h </w:instrText>
      </w:r>
      <w:r w:rsidR="00596342">
        <w:fldChar w:fldCharType="separate"/>
      </w:r>
      <w:r w:rsidR="00916DFC">
        <w:rPr>
          <w:noProof/>
        </w:rPr>
        <w:t>121</w:t>
      </w:r>
      <w:r w:rsidR="00596342">
        <w:fldChar w:fldCharType="end"/>
      </w:r>
      <w:r w:rsidR="00596342">
        <w:t>)</w:t>
      </w:r>
    </w:p>
    <w:p w14:paraId="72667229" w14:textId="77777777" w:rsidR="0078090B" w:rsidRDefault="0078090B" w:rsidP="0078090B">
      <w:pPr>
        <w:numPr>
          <w:ilvl w:val="0"/>
          <w:numId w:val="9"/>
        </w:numPr>
        <w:spacing w:before="100" w:beforeAutospacing="1" w:after="100" w:afterAutospacing="1"/>
        <w:rPr>
          <w:rFonts w:eastAsia="Times New Roman"/>
        </w:rPr>
      </w:pPr>
      <w:r>
        <w:rPr>
          <w:rFonts w:eastAsia="Times New Roman"/>
        </w:rPr>
        <w:t xml:space="preserve">Change of state: </w:t>
      </w:r>
    </w:p>
    <w:p w14:paraId="5F367206" w14:textId="77777777" w:rsidR="0078090B" w:rsidRPr="0045248B" w:rsidRDefault="0078090B" w:rsidP="0078090B">
      <w:pPr>
        <w:numPr>
          <w:ilvl w:val="1"/>
          <w:numId w:val="9"/>
        </w:numPr>
        <w:spacing w:before="100" w:beforeAutospacing="1" w:after="100" w:afterAutospacing="1"/>
        <w:rPr>
          <w:rFonts w:eastAsia="Times New Roman"/>
        </w:rPr>
      </w:pPr>
      <w:r w:rsidRPr="0045248B">
        <w:rPr>
          <w:rFonts w:eastAsia="Times New Roman"/>
        </w:rPr>
        <w:t xml:space="preserve">Detail will necessarily be lost </w:t>
      </w:r>
      <w:r>
        <w:rPr>
          <w:rFonts w:eastAsia="Times New Roman"/>
        </w:rPr>
        <w:t xml:space="preserve">(loss of fidelity) when there are </w:t>
      </w:r>
      <w:r w:rsidR="00A44DE3">
        <w:rPr>
          <w:rFonts w:eastAsia="Times New Roman"/>
        </w:rPr>
        <w:t xml:space="preserve">long </w:t>
      </w:r>
      <w:r>
        <w:rPr>
          <w:rFonts w:eastAsia="Times New Roman"/>
        </w:rPr>
        <w:t xml:space="preserve">communications failures, </w:t>
      </w:r>
      <w:r w:rsidRPr="0045248B">
        <w:rPr>
          <w:rFonts w:eastAsia="Times New Roman"/>
        </w:rPr>
        <w:t xml:space="preserve">but the loss will </w:t>
      </w:r>
      <w:r w:rsidR="00486877">
        <w:rPr>
          <w:rFonts w:eastAsia="Times New Roman"/>
        </w:rPr>
        <w:t xml:space="preserve">initially </w:t>
      </w:r>
      <w:r w:rsidRPr="0045248B">
        <w:rPr>
          <w:rFonts w:eastAsia="Times New Roman"/>
        </w:rPr>
        <w:t xml:space="preserve">be such that less relevant information is lost </w:t>
      </w:r>
      <w:r w:rsidR="005D72DF" w:rsidRPr="0045248B">
        <w:rPr>
          <w:rFonts w:eastAsia="Times New Roman"/>
        </w:rPr>
        <w:t>first.</w:t>
      </w:r>
    </w:p>
    <w:p w14:paraId="46C13602" w14:textId="77777777" w:rsidR="0078090B" w:rsidRPr="0078090B" w:rsidRDefault="0078090B" w:rsidP="00C97F6C">
      <w:pPr>
        <w:numPr>
          <w:ilvl w:val="2"/>
          <w:numId w:val="9"/>
        </w:numPr>
        <w:spacing w:before="100" w:beforeAutospacing="1" w:after="100" w:afterAutospacing="1"/>
        <w:rPr>
          <w:rFonts w:eastAsia="Times New Roman"/>
        </w:rPr>
      </w:pPr>
      <w:r>
        <w:rPr>
          <w:rFonts w:eastAsia="Times New Roman"/>
        </w:rPr>
        <w:t xml:space="preserve">Removal of noise (such as rapid clearing and then re-raising alarms) will be generally </w:t>
      </w:r>
      <w:r w:rsidR="005D72DF">
        <w:rPr>
          <w:rFonts w:eastAsia="Times New Roman"/>
        </w:rPr>
        <w:t>beneficial.</w:t>
      </w:r>
      <w:r>
        <w:rPr>
          <w:rFonts w:eastAsia="Times New Roman"/>
        </w:rPr>
        <w:t xml:space="preserve"> </w:t>
      </w:r>
    </w:p>
    <w:p w14:paraId="7D41BECB" w14:textId="77777777" w:rsidR="00F613BD" w:rsidRDefault="00F613BD" w:rsidP="00AB76A6">
      <w:pPr>
        <w:pStyle w:val="Heading4"/>
      </w:pPr>
      <w:bookmarkStart w:id="101" w:name="_Toc223392209"/>
      <w:r>
        <w:t>Preparing to connect</w:t>
      </w:r>
      <w:bookmarkEnd w:id="101"/>
      <w:r w:rsidR="00484616">
        <w:t xml:space="preserve"> </w:t>
      </w:r>
    </w:p>
    <w:p w14:paraId="5E416A4E" w14:textId="758963D0" w:rsidR="000351AC" w:rsidRDefault="00C97F6C" w:rsidP="00AB76A6">
      <w:r>
        <w:t xml:space="preserve">Once the client has identified the available streams to connect to, the client simply acquires the necessary authorization (see </w:t>
      </w:r>
      <w:r>
        <w:fldChar w:fldCharType="begin"/>
      </w:r>
      <w:r>
        <w:instrText xml:space="preserve"> REF _Ref50981097 \r \h </w:instrText>
      </w:r>
      <w:r>
        <w:fldChar w:fldCharType="separate"/>
      </w:r>
      <w:r w:rsidR="00916DFC">
        <w:t>7.11</w:t>
      </w:r>
      <w:r>
        <w:fldChar w:fldCharType="end"/>
      </w:r>
      <w:r>
        <w:t xml:space="preserve"> </w:t>
      </w:r>
      <w:r>
        <w:fldChar w:fldCharType="begin"/>
      </w:r>
      <w:r>
        <w:instrText xml:space="preserve"> REF _Ref50981102 \h </w:instrText>
      </w:r>
      <w:r>
        <w:fldChar w:fldCharType="separate"/>
      </w:r>
      <w:r w:rsidR="00916DFC">
        <w:t>Message approach (WebSocket example)</w:t>
      </w:r>
      <w:r>
        <w:fldChar w:fldCharType="end"/>
      </w:r>
      <w:r>
        <w:t xml:space="preserve"> on page </w:t>
      </w:r>
      <w:r>
        <w:fldChar w:fldCharType="begin"/>
      </w:r>
      <w:r>
        <w:instrText xml:space="preserve"> PAGEREF _Ref50981106 \h </w:instrText>
      </w:r>
      <w:r>
        <w:fldChar w:fldCharType="separate"/>
      </w:r>
      <w:r w:rsidR="00916DFC">
        <w:rPr>
          <w:noProof/>
        </w:rPr>
        <w:t>122</w:t>
      </w:r>
      <w:r>
        <w:fldChar w:fldCharType="end"/>
      </w:r>
      <w:r>
        <w:t xml:space="preserve"> and </w:t>
      </w:r>
      <w:r>
        <w:fldChar w:fldCharType="begin"/>
      </w:r>
      <w:r>
        <w:instrText xml:space="preserve"> REF _Ref50981127 \r \h </w:instrText>
      </w:r>
      <w:r>
        <w:fldChar w:fldCharType="separate"/>
      </w:r>
      <w:r w:rsidR="00916DFC">
        <w:t>7.9</w:t>
      </w:r>
      <w:r>
        <w:fldChar w:fldCharType="end"/>
      </w:r>
      <w:r>
        <w:t xml:space="preserve"> </w:t>
      </w:r>
      <w:r>
        <w:fldChar w:fldCharType="begin"/>
      </w:r>
      <w:r>
        <w:instrText xml:space="preserve"> REF _Ref50981131 \h </w:instrText>
      </w:r>
      <w:r>
        <w:fldChar w:fldCharType="separate"/>
      </w:r>
      <w:r w:rsidR="00916DFC">
        <w:t>Message Sequence</w:t>
      </w:r>
      <w:r>
        <w:fldChar w:fldCharType="end"/>
      </w:r>
      <w:r>
        <w:t xml:space="preserve"> on page </w:t>
      </w:r>
      <w:r>
        <w:fldChar w:fldCharType="begin"/>
      </w:r>
      <w:r>
        <w:instrText xml:space="preserve"> PAGEREF _Ref50981135 \h </w:instrText>
      </w:r>
      <w:r>
        <w:fldChar w:fldCharType="separate"/>
      </w:r>
      <w:r w:rsidR="00916DFC">
        <w:rPr>
          <w:noProof/>
        </w:rPr>
        <w:t>117</w:t>
      </w:r>
      <w:r>
        <w:fldChar w:fldCharType="end"/>
      </w:r>
      <w:r>
        <w:t xml:space="preserve">) and connects. </w:t>
      </w:r>
    </w:p>
    <w:p w14:paraId="0E981638" w14:textId="77777777" w:rsidR="00E55A4C" w:rsidRDefault="00E55A4C" w:rsidP="00C97F6C">
      <w:pPr>
        <w:pStyle w:val="Heading4"/>
      </w:pPr>
      <w:bookmarkStart w:id="102" w:name="_Toc223392210"/>
      <w:r>
        <w:t>Initial connection</w:t>
      </w:r>
      <w:bookmarkEnd w:id="102"/>
    </w:p>
    <w:p w14:paraId="7B991AB0" w14:textId="77777777" w:rsidR="000409D4" w:rsidRDefault="000409D4" w:rsidP="00AB76A6">
      <w:r>
        <w:t xml:space="preserve">On </w:t>
      </w:r>
      <w:r w:rsidR="007E3170">
        <w:t>initial connection, the client provides a null token. This causes the provide</w:t>
      </w:r>
      <w:r w:rsidR="00242F83">
        <w:t>r</w:t>
      </w:r>
      <w:r w:rsidR="007E3170">
        <w:t xml:space="preserve"> to stream </w:t>
      </w:r>
      <w:r w:rsidR="00532002">
        <w:t xml:space="preserve">from the oldest record. </w:t>
      </w:r>
      <w:r w:rsidR="00F81C27">
        <w:t xml:space="preserve">The client can continue to consume records </w:t>
      </w:r>
      <w:r w:rsidR="0071603B">
        <w:t>from the stream ongoing.</w:t>
      </w:r>
    </w:p>
    <w:p w14:paraId="3BA1C28E" w14:textId="77777777" w:rsidR="0081681C" w:rsidRDefault="00F476AF" w:rsidP="00AB76A6">
      <w:r>
        <w:t xml:space="preserve">The initial records received by the client will be </w:t>
      </w:r>
      <w:r w:rsidR="00E072E0">
        <w:t xml:space="preserve">for the entities that have </w:t>
      </w:r>
      <w:r w:rsidR="00DB2B66">
        <w:t>not changed</w:t>
      </w:r>
      <w:r w:rsidR="00E072E0">
        <w:t xml:space="preserve"> </w:t>
      </w:r>
      <w:r w:rsidR="00A2279D">
        <w:t xml:space="preserve">for </w:t>
      </w:r>
      <w:r w:rsidR="00486877">
        <w:t>the</w:t>
      </w:r>
      <w:r w:rsidR="00E072E0">
        <w:t xml:space="preserve"> </w:t>
      </w:r>
      <w:r w:rsidR="00A2279D">
        <w:t>“</w:t>
      </w:r>
      <w:r w:rsidR="00E072E0">
        <w:t>long</w:t>
      </w:r>
      <w:r w:rsidR="00486877">
        <w:t>est</w:t>
      </w:r>
      <w:r w:rsidR="00A2279D">
        <w:t>”</w:t>
      </w:r>
      <w:r w:rsidR="00E072E0">
        <w:t xml:space="preserve"> time</w:t>
      </w:r>
      <w:r w:rsidR="00390D65">
        <w:rPr>
          <w:rStyle w:val="FootnoteReference"/>
        </w:rPr>
        <w:footnoteReference w:id="36"/>
      </w:r>
      <w:r w:rsidR="00DB2B66">
        <w:t xml:space="preserve">. </w:t>
      </w:r>
    </w:p>
    <w:p w14:paraId="47B19BB9" w14:textId="77777777" w:rsidR="0081681C" w:rsidRDefault="00796019" w:rsidP="00C97F6C">
      <w:pPr>
        <w:pStyle w:val="Heading4"/>
      </w:pPr>
      <w:bookmarkStart w:id="103" w:name="_Toc223392211"/>
      <w:r>
        <w:lastRenderedPageBreak/>
        <w:t>TOMBSTONE record</w:t>
      </w:r>
      <w:r w:rsidR="00CD598A">
        <w:t xml:space="preserve"> (</w:t>
      </w:r>
      <w:r>
        <w:t>d</w:t>
      </w:r>
      <w:r w:rsidR="00CD598A">
        <w:t>elete</w:t>
      </w:r>
      <w:r w:rsidR="00253403">
        <w:t>)</w:t>
      </w:r>
      <w:r w:rsidR="0081681C">
        <w:t xml:space="preserve"> retention passed</w:t>
      </w:r>
      <w:bookmarkEnd w:id="103"/>
    </w:p>
    <w:p w14:paraId="03AFF5C2" w14:textId="1BC2221F" w:rsidR="000A42B6" w:rsidRDefault="00DB2B66" w:rsidP="00AB76A6">
      <w:r>
        <w:t>As the</w:t>
      </w:r>
      <w:r w:rsidR="00A2279D">
        <w:t xml:space="preserve"> client continues to</w:t>
      </w:r>
      <w:r w:rsidR="00ED5FB6">
        <w:t xml:space="preserve"> consume the</w:t>
      </w:r>
      <w:r>
        <w:t xml:space="preserve"> stream </w:t>
      </w:r>
      <w:r w:rsidR="00240E6F">
        <w:t xml:space="preserve">it </w:t>
      </w:r>
      <w:r>
        <w:t xml:space="preserve">progresses </w:t>
      </w:r>
      <w:r w:rsidR="00240E6F">
        <w:t xml:space="preserve">past the </w:t>
      </w:r>
      <w:r w:rsidR="00C77E3A">
        <w:t>t</w:t>
      </w:r>
      <w:r w:rsidR="00D7786E">
        <w:t>ombstone</w:t>
      </w:r>
      <w:r w:rsidR="00C77E3A">
        <w:t>-retention</w:t>
      </w:r>
      <w:r w:rsidR="00CD598A">
        <w:t xml:space="preserve"> (</w:t>
      </w:r>
      <w:r w:rsidR="00796019">
        <w:t xml:space="preserve">essentially </w:t>
      </w:r>
      <w:r w:rsidR="00CD598A">
        <w:t>delete</w:t>
      </w:r>
      <w:r w:rsidR="00C77E3A">
        <w:t xml:space="preserve"> </w:t>
      </w:r>
      <w:r w:rsidR="00D7786E">
        <w:t>retention</w:t>
      </w:r>
      <w:r w:rsidR="00C77E3A">
        <w:t>)</w:t>
      </w:r>
      <w:r w:rsidR="00D7786E">
        <w:t xml:space="preserve"> point</w:t>
      </w:r>
      <w:r w:rsidR="001230EA">
        <w:t xml:space="preserve">, </w:t>
      </w:r>
      <w:r w:rsidR="00240E6F">
        <w:t>i.e., is receiving records that</w:t>
      </w:r>
      <w:r w:rsidR="00D31E7E">
        <w:t xml:space="preserve"> </w:t>
      </w:r>
      <w:r w:rsidR="00513487">
        <w:t xml:space="preserve">have a timestamp that is less than the </w:t>
      </w:r>
      <w:r w:rsidR="00C77E3A">
        <w:t>t</w:t>
      </w:r>
      <w:r w:rsidR="00513487">
        <w:t>ombstone</w:t>
      </w:r>
      <w:r w:rsidR="00C77E3A">
        <w:t>-</w:t>
      </w:r>
      <w:r w:rsidR="00513487">
        <w:t xml:space="preserve">retention </w:t>
      </w:r>
      <w:r w:rsidR="00A114A5">
        <w:t>(delay) from the current time</w:t>
      </w:r>
      <w:r w:rsidR="001230EA">
        <w:t xml:space="preserve"> (see</w:t>
      </w:r>
      <w:r w:rsidR="00801AED">
        <w:t xml:space="preserve"> </w:t>
      </w:r>
      <w:r w:rsidR="00801AED">
        <w:fldChar w:fldCharType="begin"/>
      </w:r>
      <w:r w:rsidR="00801AED">
        <w:instrText xml:space="preserve"> REF _Ref49253815 \r \h </w:instrText>
      </w:r>
      <w:r w:rsidR="00801AED">
        <w:fldChar w:fldCharType="separate"/>
      </w:r>
      <w:r w:rsidR="00916DFC">
        <w:t>3.8.1</w:t>
      </w:r>
      <w:r w:rsidR="00801AED">
        <w:fldChar w:fldCharType="end"/>
      </w:r>
      <w:r w:rsidR="00801AED">
        <w:t xml:space="preserve"> </w:t>
      </w:r>
      <w:r w:rsidR="00801AED">
        <w:fldChar w:fldCharType="begin"/>
      </w:r>
      <w:r w:rsidR="00801AED">
        <w:instrText xml:space="preserve"> REF _Ref49253815 \h </w:instrText>
      </w:r>
      <w:r w:rsidR="00801AED">
        <w:fldChar w:fldCharType="separate"/>
      </w:r>
      <w:r w:rsidR="00916DFC">
        <w:t>Log storage strategy</w:t>
      </w:r>
      <w:r w:rsidR="00801AED">
        <w:fldChar w:fldCharType="end"/>
      </w:r>
      <w:r w:rsidR="00801AED">
        <w:t xml:space="preserve"> on page </w:t>
      </w:r>
      <w:r w:rsidR="00801AED">
        <w:fldChar w:fldCharType="begin"/>
      </w:r>
      <w:r w:rsidR="00801AED">
        <w:instrText xml:space="preserve"> PAGEREF _Ref49253815 \h </w:instrText>
      </w:r>
      <w:r w:rsidR="00801AED">
        <w:fldChar w:fldCharType="separate"/>
      </w:r>
      <w:r w:rsidR="00916DFC">
        <w:rPr>
          <w:noProof/>
        </w:rPr>
        <w:t>27</w:t>
      </w:r>
      <w:r w:rsidR="00801AED">
        <w:fldChar w:fldCharType="end"/>
      </w:r>
      <w:r w:rsidR="001230EA">
        <w:t xml:space="preserve"> </w:t>
      </w:r>
      <w:r w:rsidR="00801AED">
        <w:t xml:space="preserve">and </w:t>
      </w:r>
      <w:r w:rsidR="001230EA">
        <w:fldChar w:fldCharType="begin"/>
      </w:r>
      <w:r w:rsidR="001230EA">
        <w:instrText xml:space="preserve"> REF _Ref49253522 \r \h </w:instrText>
      </w:r>
      <w:r w:rsidR="001230EA">
        <w:fldChar w:fldCharType="separate"/>
      </w:r>
      <w:r w:rsidR="00916DFC">
        <w:t>8.1.1</w:t>
      </w:r>
      <w:r w:rsidR="001230EA">
        <w:fldChar w:fldCharType="end"/>
      </w:r>
      <w:r w:rsidR="001230EA">
        <w:t xml:space="preserve"> </w:t>
      </w:r>
      <w:r w:rsidR="001230EA">
        <w:fldChar w:fldCharType="begin"/>
      </w:r>
      <w:r w:rsidR="001230EA">
        <w:instrText xml:space="preserve"> REF _Ref49253527 \h </w:instrText>
      </w:r>
      <w:r w:rsidR="001230EA">
        <w:fldChar w:fldCharType="separate"/>
      </w:r>
      <w:r w:rsidR="00916DFC">
        <w:t>Essential characteristics of a compacted log</w:t>
      </w:r>
      <w:r w:rsidR="001230EA">
        <w:fldChar w:fldCharType="end"/>
      </w:r>
      <w:r w:rsidR="001230EA">
        <w:t xml:space="preserve"> on page </w:t>
      </w:r>
      <w:r w:rsidR="001230EA">
        <w:fldChar w:fldCharType="begin"/>
      </w:r>
      <w:r w:rsidR="001230EA">
        <w:instrText xml:space="preserve"> PAGEREF _Ref49253530 \h </w:instrText>
      </w:r>
      <w:r w:rsidR="001230EA">
        <w:fldChar w:fldCharType="separate"/>
      </w:r>
      <w:r w:rsidR="00916DFC">
        <w:rPr>
          <w:noProof/>
        </w:rPr>
        <w:t>124</w:t>
      </w:r>
      <w:r w:rsidR="001230EA">
        <w:fldChar w:fldCharType="end"/>
      </w:r>
      <w:r w:rsidR="005F286A">
        <w:t xml:space="preserve"> for a brief explanation of the log structure</w:t>
      </w:r>
      <w:r w:rsidR="00A114A5">
        <w:t>)</w:t>
      </w:r>
      <w:r w:rsidR="00B85A71">
        <w:t>,</w:t>
      </w:r>
      <w:r w:rsidR="00D7786E">
        <w:t xml:space="preserve"> and recent </w:t>
      </w:r>
      <w:r w:rsidR="00C77E3A">
        <w:t>TOMBSTONE records</w:t>
      </w:r>
      <w:r w:rsidR="00D7786E">
        <w:t xml:space="preserve"> will be received along with newer changes</w:t>
      </w:r>
      <w:r w:rsidR="0020055A">
        <w:rPr>
          <w:rStyle w:val="FootnoteReference"/>
        </w:rPr>
        <w:footnoteReference w:id="37"/>
      </w:r>
      <w:r w:rsidR="00D7786E">
        <w:t>.</w:t>
      </w:r>
    </w:p>
    <w:p w14:paraId="1073B606" w14:textId="77777777" w:rsidR="00F476AF" w:rsidRDefault="00D7786E" w:rsidP="00AB76A6">
      <w:r>
        <w:t xml:space="preserve">Compaction </w:t>
      </w:r>
      <w:r w:rsidR="003153C3">
        <w:t>will</w:t>
      </w:r>
      <w:r>
        <w:t xml:space="preserve"> </w:t>
      </w:r>
      <w:r w:rsidR="008352F9">
        <w:t xml:space="preserve">have </w:t>
      </w:r>
      <w:r>
        <w:t>remove</w:t>
      </w:r>
      <w:r w:rsidR="00C1764C">
        <w:t>d</w:t>
      </w:r>
      <w:r>
        <w:t xml:space="preserve"> </w:t>
      </w:r>
      <w:r w:rsidR="00775774">
        <w:t xml:space="preserve">multiple reports about the same entity, but as the </w:t>
      </w:r>
      <w:r w:rsidR="00705C1F">
        <w:t>client</w:t>
      </w:r>
      <w:r w:rsidR="00775774">
        <w:t xml:space="preserve"> progresses further it is possible that a</w:t>
      </w:r>
      <w:r w:rsidR="000A42B6">
        <w:t xml:space="preserve">n update is received that overwrites previously received entity state or </w:t>
      </w:r>
      <w:r w:rsidR="00384E64">
        <w:t xml:space="preserve">a </w:t>
      </w:r>
      <w:r w:rsidR="00C77E3A">
        <w:t>TOMBSTONE record</w:t>
      </w:r>
      <w:r w:rsidR="00775774">
        <w:t xml:space="preserve"> is received that deletes an entity that was read</w:t>
      </w:r>
      <w:r w:rsidR="00EF4A60">
        <w:t xml:space="preserve"> earlier</w:t>
      </w:r>
      <w:r w:rsidR="00384E64">
        <w:t>. This is wh</w:t>
      </w:r>
      <w:r w:rsidR="00EF4A60">
        <w:t>ere compaction had not yet removed the entity when the stream was started</w:t>
      </w:r>
      <w:r w:rsidR="0050688D">
        <w:t xml:space="preserve"> (potentially because </w:t>
      </w:r>
      <w:r w:rsidR="00A45DA3">
        <w:t>the event causing the</w:t>
      </w:r>
      <w:r w:rsidR="0050688D">
        <w:t xml:space="preserve"> </w:t>
      </w:r>
      <w:r w:rsidR="00A45DA3">
        <w:t>newer record had not yet occurred)</w:t>
      </w:r>
      <w:r w:rsidR="00EF4A60">
        <w:t>.</w:t>
      </w:r>
    </w:p>
    <w:p w14:paraId="421AAD8A" w14:textId="77777777" w:rsidR="0081681C" w:rsidRDefault="0081681C" w:rsidP="00C97F6C">
      <w:pPr>
        <w:pStyle w:val="Heading4"/>
      </w:pPr>
      <w:bookmarkStart w:id="104" w:name="_Toc223392212"/>
      <w:r>
        <w:t>Compaction delay passed</w:t>
      </w:r>
      <w:bookmarkEnd w:id="104"/>
    </w:p>
    <w:p w14:paraId="14806B2A" w14:textId="6FC079B0" w:rsidR="00EF4A60" w:rsidRDefault="003478E1" w:rsidP="00AB76A6">
      <w:r>
        <w:t>After some time</w:t>
      </w:r>
      <w:r w:rsidR="000F73EB">
        <w:t xml:space="preserve">, the client </w:t>
      </w:r>
      <w:r w:rsidR="00A45DA3">
        <w:t xml:space="preserve">consumes past </w:t>
      </w:r>
      <w:r w:rsidR="000F73EB">
        <w:t>the compaction delay point</w:t>
      </w:r>
      <w:r w:rsidR="00B14D6C">
        <w:t xml:space="preserve"> (i.e., is receiving records that have a timestamp that is less than the compaction delay from the current time)</w:t>
      </w:r>
      <w:r w:rsidR="000F73EB">
        <w:t xml:space="preserve">. From this point onwards the client is receiving </w:t>
      </w:r>
      <w:r w:rsidR="00B14D6C">
        <w:t xml:space="preserve">all </w:t>
      </w:r>
      <w:r w:rsidR="000F73EB">
        <w:t xml:space="preserve">recent changes </w:t>
      </w:r>
      <w:r w:rsidR="007326D1">
        <w:t>(</w:t>
      </w:r>
      <w:r w:rsidR="00D933B9">
        <w:t>either using the WHOLE_ENTITY or CHANGE_ONLY approach</w:t>
      </w:r>
      <w:r w:rsidR="007326D1">
        <w:t xml:space="preserve">) </w:t>
      </w:r>
      <w:r w:rsidR="000F73EB">
        <w:t xml:space="preserve">and is </w:t>
      </w:r>
      <w:r>
        <w:t xml:space="preserve">aligned with network state as it was perceived by the provider at some recent point in time. </w:t>
      </w:r>
      <w:r w:rsidR="00384E64">
        <w:t xml:space="preserve">Whilst </w:t>
      </w:r>
      <w:r w:rsidR="00A51660">
        <w:t xml:space="preserve">receiving records that are </w:t>
      </w:r>
      <w:r w:rsidR="008D78D0">
        <w:t>newer than the</w:t>
      </w:r>
      <w:r w:rsidR="00A51660">
        <w:t xml:space="preserve"> </w:t>
      </w:r>
      <w:r w:rsidR="00384E64">
        <w:t>compaction delay point the client will receive all event reports for the context</w:t>
      </w:r>
      <w:r w:rsidR="00A51660">
        <w:t xml:space="preserve"> (see </w:t>
      </w:r>
      <w:r w:rsidR="00A51660">
        <w:fldChar w:fldCharType="begin"/>
      </w:r>
      <w:r w:rsidR="00A51660">
        <w:instrText xml:space="preserve"> REF _Ref49253815 \r \h </w:instrText>
      </w:r>
      <w:r w:rsidR="00A51660">
        <w:fldChar w:fldCharType="separate"/>
      </w:r>
      <w:r w:rsidR="00916DFC">
        <w:t>3.8.1</w:t>
      </w:r>
      <w:r w:rsidR="00A51660">
        <w:fldChar w:fldCharType="end"/>
      </w:r>
      <w:r w:rsidR="00A51660">
        <w:t xml:space="preserve"> </w:t>
      </w:r>
      <w:r w:rsidR="00A51660">
        <w:fldChar w:fldCharType="begin"/>
      </w:r>
      <w:r w:rsidR="00A51660">
        <w:instrText xml:space="preserve"> REF _Ref49253815 \h </w:instrText>
      </w:r>
      <w:r w:rsidR="00A51660">
        <w:fldChar w:fldCharType="separate"/>
      </w:r>
      <w:r w:rsidR="00916DFC">
        <w:t>Log storage strategy</w:t>
      </w:r>
      <w:r w:rsidR="00A51660">
        <w:fldChar w:fldCharType="end"/>
      </w:r>
      <w:r w:rsidR="00A51660">
        <w:t xml:space="preserve"> on page </w:t>
      </w:r>
      <w:r w:rsidR="00A51660">
        <w:fldChar w:fldCharType="begin"/>
      </w:r>
      <w:r w:rsidR="00A51660">
        <w:instrText xml:space="preserve"> PAGEREF _Ref49253815 \h </w:instrText>
      </w:r>
      <w:r w:rsidR="00A51660">
        <w:fldChar w:fldCharType="separate"/>
      </w:r>
      <w:r w:rsidR="00916DFC">
        <w:rPr>
          <w:noProof/>
        </w:rPr>
        <w:t>27</w:t>
      </w:r>
      <w:r w:rsidR="00A51660">
        <w:fldChar w:fldCharType="end"/>
      </w:r>
      <w:r w:rsidR="00A51660">
        <w:t xml:space="preserve"> and </w:t>
      </w:r>
      <w:r w:rsidR="00A51660">
        <w:fldChar w:fldCharType="begin"/>
      </w:r>
      <w:r w:rsidR="00A51660">
        <w:instrText xml:space="preserve"> REF _Ref49253522 \r \h </w:instrText>
      </w:r>
      <w:r w:rsidR="00A51660">
        <w:fldChar w:fldCharType="separate"/>
      </w:r>
      <w:r w:rsidR="00916DFC">
        <w:t>8.1.1</w:t>
      </w:r>
      <w:r w:rsidR="00A51660">
        <w:fldChar w:fldCharType="end"/>
      </w:r>
      <w:r w:rsidR="00A51660">
        <w:t xml:space="preserve"> </w:t>
      </w:r>
      <w:r w:rsidR="00A51660">
        <w:fldChar w:fldCharType="begin"/>
      </w:r>
      <w:r w:rsidR="00A51660">
        <w:instrText xml:space="preserve"> REF _Ref49253527 \h </w:instrText>
      </w:r>
      <w:r w:rsidR="00A51660">
        <w:fldChar w:fldCharType="separate"/>
      </w:r>
      <w:r w:rsidR="00916DFC">
        <w:t>Essential characteristics of a compacted log</w:t>
      </w:r>
      <w:r w:rsidR="00A51660">
        <w:fldChar w:fldCharType="end"/>
      </w:r>
      <w:r w:rsidR="00A51660">
        <w:t xml:space="preserve"> on page </w:t>
      </w:r>
      <w:r w:rsidR="00A51660">
        <w:fldChar w:fldCharType="begin"/>
      </w:r>
      <w:r w:rsidR="00A51660">
        <w:instrText xml:space="preserve"> PAGEREF _Ref49253530 \h </w:instrText>
      </w:r>
      <w:r w:rsidR="00A51660">
        <w:fldChar w:fldCharType="separate"/>
      </w:r>
      <w:r w:rsidR="00916DFC">
        <w:rPr>
          <w:noProof/>
        </w:rPr>
        <w:t>124</w:t>
      </w:r>
      <w:r w:rsidR="00A51660">
        <w:fldChar w:fldCharType="end"/>
      </w:r>
      <w:r w:rsidR="00A51660">
        <w:t xml:space="preserve"> for a brief explanation of the log structure)</w:t>
      </w:r>
      <w:r w:rsidR="00384E64">
        <w:t>.</w:t>
      </w:r>
    </w:p>
    <w:p w14:paraId="1D9BF08B" w14:textId="77777777" w:rsidR="0081681C" w:rsidRDefault="0081681C" w:rsidP="00C97F6C">
      <w:pPr>
        <w:pStyle w:val="Heading4"/>
      </w:pPr>
      <w:bookmarkStart w:id="105" w:name="_Toc223392213"/>
      <w:r>
        <w:t>(Eventual) Consistency achieved</w:t>
      </w:r>
      <w:bookmarkEnd w:id="105"/>
    </w:p>
    <w:p w14:paraId="0267C683" w14:textId="77777777" w:rsidR="003478E1" w:rsidRDefault="003478E1" w:rsidP="00AB76A6">
      <w:r>
        <w:t>If the controlled system stopped changing</w:t>
      </w:r>
      <w:r w:rsidR="009C3904">
        <w:t>,</w:t>
      </w:r>
      <w:r>
        <w:t xml:space="preserve"> then the client would eventually reach the newest record and would be aligned with the provider view of the state of the controlled system</w:t>
      </w:r>
      <w:r w:rsidR="009F7000">
        <w:rPr>
          <w:rStyle w:val="FootnoteReference"/>
        </w:rPr>
        <w:footnoteReference w:id="38"/>
      </w:r>
      <w:r w:rsidR="009F7000">
        <w:t>.</w:t>
      </w:r>
    </w:p>
    <w:p w14:paraId="6237440A" w14:textId="77777777" w:rsidR="00B305D0" w:rsidRDefault="00B305D0" w:rsidP="00C97F6C">
      <w:pPr>
        <w:pStyle w:val="Heading4"/>
      </w:pPr>
      <w:bookmarkStart w:id="106" w:name="_Toc223392214"/>
      <w:r>
        <w:t>Degraded performance</w:t>
      </w:r>
      <w:bookmarkEnd w:id="106"/>
    </w:p>
    <w:p w14:paraId="7D3A132A" w14:textId="77777777" w:rsidR="00B305D0" w:rsidRDefault="00B305D0" w:rsidP="00B305D0">
      <w:r>
        <w:t>Information fidelity is reduced if the client slips back by more than the compaction delay</w:t>
      </w:r>
      <w:r w:rsidR="00CC1C60">
        <w:t xml:space="preserve"> as compaction will remove some change detail. </w:t>
      </w:r>
    </w:p>
    <w:p w14:paraId="37FE39CE" w14:textId="77777777" w:rsidR="00CC1C60" w:rsidRDefault="00CC1C60" w:rsidP="00C97F6C">
      <w:pPr>
        <w:pStyle w:val="Heading4"/>
      </w:pPr>
      <w:bookmarkStart w:id="107" w:name="_Toc223392215"/>
      <w:r>
        <w:t>Need for realignment</w:t>
      </w:r>
      <w:bookmarkEnd w:id="107"/>
    </w:p>
    <w:p w14:paraId="2EFC5DF1" w14:textId="77777777" w:rsidR="00F56BD7" w:rsidRDefault="00A1775D" w:rsidP="00CC1C60">
      <w:r>
        <w:t xml:space="preserve">If the client </w:t>
      </w:r>
      <w:r w:rsidR="00B423E0">
        <w:t>processing of a stream is delayed</w:t>
      </w:r>
      <w:r w:rsidR="009F6009">
        <w:t xml:space="preserve"> by more than the tombstone</w:t>
      </w:r>
      <w:r w:rsidR="00C77E3A">
        <w:t>-</w:t>
      </w:r>
      <w:r w:rsidR="009F6009">
        <w:t>retention</w:t>
      </w:r>
      <w:r w:rsidR="00C13321">
        <w:rPr>
          <w:rStyle w:val="FootnoteReference"/>
        </w:rPr>
        <w:footnoteReference w:id="39"/>
      </w:r>
      <w:r w:rsidR="00C13321">
        <w:t xml:space="preserve"> such that the backpressure on the stream takes the provide</w:t>
      </w:r>
      <w:r w:rsidR="0057179E">
        <w:t>r</w:t>
      </w:r>
      <w:r w:rsidR="00C13321">
        <w:t xml:space="preserve"> log read point to a record older than the tombstone</w:t>
      </w:r>
      <w:r w:rsidR="00C77E3A">
        <w:t>-</w:t>
      </w:r>
      <w:r w:rsidR="00C13321">
        <w:t>retention time, the provider will cause the connection to drop</w:t>
      </w:r>
      <w:r w:rsidR="0057667B">
        <w:t xml:space="preserve">. </w:t>
      </w:r>
    </w:p>
    <w:p w14:paraId="22ACB2AE" w14:textId="77777777" w:rsidR="00F56BD7" w:rsidRDefault="0057667B" w:rsidP="00CC1C60">
      <w:r>
        <w:t>When the client detects</w:t>
      </w:r>
      <w:r w:rsidR="00F56BD7">
        <w:t xml:space="preserve"> </w:t>
      </w:r>
      <w:r>
        <w:t>this</w:t>
      </w:r>
      <w:r w:rsidR="00F56BD7">
        <w:t>,</w:t>
      </w:r>
      <w:r>
        <w:t xml:space="preserve"> it will reconnect, normally with the token for the most recently processed record from the stream. The provider will recognize this as </w:t>
      </w:r>
      <w:r w:rsidR="008458E5">
        <w:t>for a record older than the tombstone</w:t>
      </w:r>
      <w:r w:rsidR="00C77E3A">
        <w:t>-</w:t>
      </w:r>
      <w:r w:rsidR="008458E5">
        <w:t>retention and will stream from offset zero (i.e., the oldest record in the log)</w:t>
      </w:r>
      <w:r w:rsidR="009F6009">
        <w:t>.</w:t>
      </w:r>
      <w:r w:rsidR="00410199">
        <w:t xml:space="preserve"> This will cause the client to enter into full realignment.</w:t>
      </w:r>
      <w:r w:rsidR="00946D14">
        <w:t xml:space="preserve"> </w:t>
      </w:r>
    </w:p>
    <w:p w14:paraId="564F85AA" w14:textId="77777777" w:rsidR="00CC1C60" w:rsidRDefault="00946D14" w:rsidP="00CC1C60">
      <w:r>
        <w:t xml:space="preserve">The behavior of the provider at this point is equivalent </w:t>
      </w:r>
      <w:r w:rsidR="00B14D6C">
        <w:t xml:space="preserve">to </w:t>
      </w:r>
      <w:r>
        <w:t>that when there is an initial connection.</w:t>
      </w:r>
      <w:r w:rsidR="00410199">
        <w:t xml:space="preserve"> The client may use a </w:t>
      </w:r>
      <w:r w:rsidR="00F56BD7">
        <w:t>“</w:t>
      </w:r>
      <w:r w:rsidR="00410199">
        <w:t>mark and sweep</w:t>
      </w:r>
      <w:r w:rsidR="00F56BD7">
        <w:t>”</w:t>
      </w:r>
      <w:r w:rsidR="00410199">
        <w:t xml:space="preserve"> strategy to minimize the disruption to </w:t>
      </w:r>
      <w:r w:rsidR="00F56BD7">
        <w:t>its view of current state.</w:t>
      </w:r>
    </w:p>
    <w:p w14:paraId="43C7BD66" w14:textId="77777777" w:rsidR="003B6451" w:rsidRDefault="003B6451" w:rsidP="00C97F6C">
      <w:pPr>
        <w:pStyle w:val="Heading4"/>
      </w:pPr>
      <w:bookmarkStart w:id="108" w:name="_Toc223392216"/>
      <w:r>
        <w:t>Summary</w:t>
      </w:r>
      <w:bookmarkEnd w:id="108"/>
    </w:p>
    <w:p w14:paraId="60B9C872" w14:textId="77777777" w:rsidR="003B6451" w:rsidRPr="003B6451" w:rsidRDefault="003B6451" w:rsidP="003B6451">
      <w:r>
        <w:t xml:space="preserve">The </w:t>
      </w:r>
      <w:r w:rsidR="00736ECA">
        <w:t>above detail can be summarized:</w:t>
      </w:r>
    </w:p>
    <w:p w14:paraId="524BA7D0" w14:textId="77777777" w:rsidR="003B6451" w:rsidRPr="003B6451" w:rsidRDefault="00FD3E96" w:rsidP="00D66FC5">
      <w:pPr>
        <w:pStyle w:val="ListParagraph"/>
        <w:numPr>
          <w:ilvl w:val="0"/>
          <w:numId w:val="28"/>
        </w:numPr>
      </w:pPr>
      <w:r>
        <w:rPr>
          <w:rFonts w:eastAsia="Times New Roman"/>
        </w:rPr>
        <w:t>The client will connect</w:t>
      </w:r>
      <w:r w:rsidR="00E62A9B">
        <w:rPr>
          <w:rFonts w:eastAsia="Times New Roman"/>
        </w:rPr>
        <w:t xml:space="preserve"> for the first time</w:t>
      </w:r>
      <w:r>
        <w:rPr>
          <w:rFonts w:eastAsia="Times New Roman"/>
        </w:rPr>
        <w:t xml:space="preserve"> </w:t>
      </w:r>
      <w:r w:rsidR="00E62A9B">
        <w:rPr>
          <w:rFonts w:eastAsia="Times New Roman"/>
        </w:rPr>
        <w:t>and the provider will stream from the oldest record in the log.</w:t>
      </w:r>
    </w:p>
    <w:p w14:paraId="3B71ADB4" w14:textId="77777777" w:rsidR="003B6451" w:rsidRPr="003B6451" w:rsidRDefault="00E62A9B" w:rsidP="00D66FC5">
      <w:pPr>
        <w:pStyle w:val="ListParagraph"/>
        <w:numPr>
          <w:ilvl w:val="0"/>
          <w:numId w:val="28"/>
        </w:numPr>
      </w:pPr>
      <w:r>
        <w:rPr>
          <w:rFonts w:eastAsia="Times New Roman"/>
        </w:rPr>
        <w:t xml:space="preserve">Where the client loses communications </w:t>
      </w:r>
      <w:r w:rsidR="00E01521">
        <w:rPr>
          <w:rFonts w:eastAsia="Times New Roman"/>
        </w:rPr>
        <w:t>or loses a record for some other reason, it can reconnect to the provider</w:t>
      </w:r>
      <w:r w:rsidR="008265BB">
        <w:rPr>
          <w:rFonts w:eastAsia="Times New Roman"/>
        </w:rPr>
        <w:t xml:space="preserve"> indicating the last record that it successfully received. </w:t>
      </w:r>
      <w:r w:rsidR="003B6451" w:rsidRPr="003B6451">
        <w:rPr>
          <w:rFonts w:eastAsia="Times New Roman"/>
        </w:rPr>
        <w:t>Missed records are</w:t>
      </w:r>
      <w:r w:rsidR="008265BB">
        <w:rPr>
          <w:rFonts w:eastAsia="Times New Roman"/>
        </w:rPr>
        <w:t xml:space="preserve"> then streamed</w:t>
      </w:r>
      <w:r w:rsidR="003B6451" w:rsidRPr="003B6451">
        <w:rPr>
          <w:rFonts w:eastAsia="Times New Roman"/>
        </w:rPr>
        <w:t xml:space="preserve"> as appropriate where tombstone</w:t>
      </w:r>
      <w:r w:rsidR="00C77E3A">
        <w:rPr>
          <w:rFonts w:eastAsia="Times New Roman"/>
        </w:rPr>
        <w:t>-</w:t>
      </w:r>
      <w:r w:rsidR="003B6451" w:rsidRPr="003B6451">
        <w:rPr>
          <w:rFonts w:eastAsia="Times New Roman"/>
        </w:rPr>
        <w:t xml:space="preserve">retention has not been </w:t>
      </w:r>
      <w:r w:rsidR="005D72DF" w:rsidRPr="003B6451">
        <w:rPr>
          <w:rFonts w:eastAsia="Times New Roman"/>
        </w:rPr>
        <w:t>exceeded.</w:t>
      </w:r>
      <w:r w:rsidR="003B6451" w:rsidRPr="003B6451">
        <w:rPr>
          <w:rFonts w:eastAsia="Times New Roman"/>
        </w:rPr>
        <w:t xml:space="preserve"> </w:t>
      </w:r>
    </w:p>
    <w:p w14:paraId="1321B5C0" w14:textId="77777777" w:rsidR="00981B3F" w:rsidRPr="003873FC" w:rsidRDefault="008265BB" w:rsidP="00D66FC5">
      <w:pPr>
        <w:pStyle w:val="ListParagraph"/>
        <w:numPr>
          <w:ilvl w:val="0"/>
          <w:numId w:val="28"/>
        </w:numPr>
      </w:pPr>
      <w:r>
        <w:rPr>
          <w:rFonts w:eastAsia="Times New Roman"/>
        </w:rPr>
        <w:lastRenderedPageBreak/>
        <w:t xml:space="preserve">Where the client has crashed </w:t>
      </w:r>
      <w:r w:rsidR="00981B3F">
        <w:rPr>
          <w:rFonts w:eastAsia="Times New Roman"/>
        </w:rPr>
        <w:t xml:space="preserve">it connects to the stream as if for the first time in </w:t>
      </w:r>
      <w:r w:rsidR="00FD597C">
        <w:rPr>
          <w:rFonts w:eastAsia="Times New Roman"/>
        </w:rPr>
        <w:t>(</w:t>
      </w:r>
      <w:r w:rsidR="00981B3F">
        <w:rPr>
          <w:rFonts w:eastAsia="Times New Roman"/>
        </w:rPr>
        <w:t>1</w:t>
      </w:r>
      <w:r w:rsidR="00FD597C">
        <w:rPr>
          <w:rFonts w:eastAsia="Times New Roman"/>
        </w:rPr>
        <w:t>)</w:t>
      </w:r>
      <w:r w:rsidR="00981B3F">
        <w:rPr>
          <w:rFonts w:eastAsia="Times New Roman"/>
        </w:rPr>
        <w:t xml:space="preserve"> above</w:t>
      </w:r>
    </w:p>
    <w:p w14:paraId="0F4634AF" w14:textId="77777777" w:rsidR="003B6451" w:rsidRPr="003B6451" w:rsidRDefault="00981B3F" w:rsidP="00D66FC5">
      <w:pPr>
        <w:pStyle w:val="ListParagraph"/>
        <w:numPr>
          <w:ilvl w:val="0"/>
          <w:numId w:val="28"/>
        </w:numPr>
      </w:pPr>
      <w:r>
        <w:rPr>
          <w:rFonts w:eastAsia="Times New Roman"/>
        </w:rPr>
        <w:t>W</w:t>
      </w:r>
      <w:r w:rsidR="003B6451">
        <w:rPr>
          <w:rFonts w:eastAsia="Times New Roman"/>
        </w:rPr>
        <w:t>here tombstone</w:t>
      </w:r>
      <w:r w:rsidR="00C77E3A">
        <w:rPr>
          <w:rFonts w:eastAsia="Times New Roman"/>
        </w:rPr>
        <w:t>-</w:t>
      </w:r>
      <w:r w:rsidR="003B6451">
        <w:rPr>
          <w:rFonts w:eastAsia="Times New Roman"/>
        </w:rPr>
        <w:t>retention has been exceeded</w:t>
      </w:r>
      <w:r w:rsidR="008265BB">
        <w:rPr>
          <w:rFonts w:eastAsia="Times New Roman"/>
        </w:rPr>
        <w:t xml:space="preserve"> </w:t>
      </w:r>
      <w:r>
        <w:rPr>
          <w:rFonts w:eastAsia="Times New Roman"/>
        </w:rPr>
        <w:t xml:space="preserve">the provider </w:t>
      </w:r>
      <w:r w:rsidR="005C7E47">
        <w:rPr>
          <w:rFonts w:eastAsia="Times New Roman"/>
        </w:rPr>
        <w:t>takes the client back to the start of the stream</w:t>
      </w:r>
    </w:p>
    <w:p w14:paraId="135FDE51" w14:textId="77777777" w:rsidR="003B6451" w:rsidRPr="002115A9" w:rsidRDefault="003B6451" w:rsidP="00D66FC5">
      <w:pPr>
        <w:pStyle w:val="ListParagraph"/>
        <w:numPr>
          <w:ilvl w:val="1"/>
          <w:numId w:val="22"/>
        </w:numPr>
      </w:pPr>
      <w:r>
        <w:rPr>
          <w:rFonts w:eastAsia="Times New Roman"/>
        </w:rPr>
        <w:t>C</w:t>
      </w:r>
      <w:r w:rsidRPr="003B6451">
        <w:rPr>
          <w:rFonts w:eastAsia="Times New Roman"/>
        </w:rPr>
        <w:t xml:space="preserve">ompaction removes noisy history and allows rapid alignment with current state through a “replay” of the </w:t>
      </w:r>
      <w:r w:rsidR="005C7E47">
        <w:rPr>
          <w:rFonts w:eastAsia="Times New Roman"/>
        </w:rPr>
        <w:t xml:space="preserve">compacted </w:t>
      </w:r>
      <w:r w:rsidR="005D72DF" w:rsidRPr="003B6451">
        <w:rPr>
          <w:rFonts w:eastAsia="Times New Roman"/>
        </w:rPr>
        <w:t>history.</w:t>
      </w:r>
    </w:p>
    <w:p w14:paraId="5FE07A81" w14:textId="77777777" w:rsidR="002115A9" w:rsidRDefault="002115A9" w:rsidP="002115A9">
      <w:pPr>
        <w:pStyle w:val="Heading3"/>
      </w:pPr>
      <w:bookmarkStart w:id="109" w:name="_Ref53471945"/>
      <w:bookmarkStart w:id="110" w:name="_Toc223392217"/>
      <w:r>
        <w:t>Future combination considerations (by example)</w:t>
      </w:r>
      <w:bookmarkEnd w:id="109"/>
      <w:bookmarkEnd w:id="110"/>
    </w:p>
    <w:p w14:paraId="41C87FBA" w14:textId="77777777" w:rsidR="002115A9" w:rsidRPr="00164945" w:rsidRDefault="002115A9" w:rsidP="002115A9">
      <w:r>
        <w:t>T</w:t>
      </w:r>
      <w:r w:rsidRPr="00164945">
        <w:t>he</w:t>
      </w:r>
      <w:r>
        <w:t xml:space="preserve"> choice of the protocol for</w:t>
      </w:r>
      <w:r w:rsidRPr="00164945">
        <w:t xml:space="preserve"> streaming is in principle independent from the</w:t>
      </w:r>
      <w:r>
        <w:t xml:space="preserve"> stream characteristics, although the protocol chosen must match the stream reliability needs. There are several potential applications beyond those </w:t>
      </w:r>
      <w:r w:rsidR="002813B8">
        <w:t xml:space="preserve">documented </w:t>
      </w:r>
      <w:r>
        <w:t xml:space="preserve">this first </w:t>
      </w:r>
      <w:r w:rsidR="005D72DF">
        <w:t>release.</w:t>
      </w:r>
      <w:r>
        <w:t xml:space="preserve">  </w:t>
      </w:r>
    </w:p>
    <w:p w14:paraId="43D8ECBE" w14:textId="77777777" w:rsidR="002115A9" w:rsidRPr="00014147" w:rsidRDefault="002115A9" w:rsidP="002115A9">
      <w:pPr>
        <w:pStyle w:val="Heading4"/>
      </w:pPr>
      <w:bookmarkStart w:id="111" w:name="_Toc223392218"/>
      <w:r>
        <w:t>Many clients</w:t>
      </w:r>
      <w:bookmarkEnd w:id="111"/>
    </w:p>
    <w:p w14:paraId="73FF1D9F" w14:textId="77777777" w:rsidR="002115A9" w:rsidRDefault="002115A9" w:rsidP="002115A9">
      <w:r w:rsidRPr="00A1471D">
        <w:t>Although, at this stage, all TAPI applications appear to have a small number of clients, it is possible that applications will emerge with many clients for a single</w:t>
      </w:r>
      <w:r w:rsidR="003B4CA4" w:rsidRPr="00A1471D">
        <w:t xml:space="preserve"> type of information</w:t>
      </w:r>
      <w:r w:rsidR="001D6695" w:rsidRPr="00A1471D">
        <w:t>.</w:t>
      </w:r>
      <w:r w:rsidRPr="00A1471D">
        <w:t xml:space="preserve"> stream of information. </w:t>
      </w:r>
    </w:p>
    <w:p w14:paraId="1D204C7B" w14:textId="77777777" w:rsidR="002115A9" w:rsidRDefault="002115A9" w:rsidP="002115A9">
      <w:bookmarkStart w:id="112" w:name="_Hlk51588579"/>
      <w:r>
        <w:t>For some “many clients” application a combination of TRUNCATED</w:t>
      </w:r>
      <w:r w:rsidR="001D321B">
        <w:t>,</w:t>
      </w:r>
      <w:r>
        <w:t xml:space="preserve"> WHOLE_ENTITY</w:t>
      </w:r>
      <w:r w:rsidR="001D321B">
        <w:t xml:space="preserve"> and </w:t>
      </w:r>
      <w:r>
        <w:t>PERIODIC would appear to be suitable. In this case the TAPI provider may supply the clients directly or via an intermediate solution to deal with load. It is also possible that the TAPI provider might stream full content and then the intermediate solution might support a subscription method.</w:t>
      </w:r>
    </w:p>
    <w:p w14:paraId="7B22DDED" w14:textId="77777777" w:rsidR="002115A9" w:rsidRDefault="002115A9" w:rsidP="002115A9">
      <w:pPr>
        <w:pStyle w:val="Heading4"/>
      </w:pPr>
      <w:bookmarkStart w:id="113" w:name="_Toc223392219"/>
      <w:bookmarkEnd w:id="112"/>
      <w:r>
        <w:t>Many views and many clients</w:t>
      </w:r>
      <w:r w:rsidR="007C29CC">
        <w:t xml:space="preserve"> (with a </w:t>
      </w:r>
      <w:r>
        <w:t>few</w:t>
      </w:r>
      <w:r w:rsidR="007C29CC">
        <w:t xml:space="preserve"> clients</w:t>
      </w:r>
      <w:r>
        <w:t xml:space="preserve"> per view)</w:t>
      </w:r>
      <w:bookmarkEnd w:id="113"/>
    </w:p>
    <w:p w14:paraId="03A8C5BC" w14:textId="66E4F8AC" w:rsidR="00DF284E" w:rsidRPr="00DF284E" w:rsidRDefault="002115A9" w:rsidP="00DF284E">
      <w:pPr>
        <w:spacing w:before="100" w:beforeAutospacing="1" w:after="100" w:afterAutospacing="1"/>
        <w:rPr>
          <w:rFonts w:eastAsia="Times New Roman"/>
        </w:rPr>
      </w:pPr>
      <w:r w:rsidRPr="00DF284E">
        <w:rPr>
          <w:rFonts w:eastAsia="Times New Roman"/>
        </w:rPr>
        <w:t>In this case, the solution would appear to be one with multiple contexts, one per view. Here any relevant log-record-strategy and log-storage-strategy could be supported. Multiple contexts would benefit from support of further features such as building context (discussed briefly in</w:t>
      </w:r>
      <w:r w:rsidR="001D4E18" w:rsidRPr="00DF284E">
        <w:rPr>
          <w:rFonts w:eastAsia="Times New Roman"/>
        </w:rPr>
        <w:t xml:space="preserve"> sectio</w:t>
      </w:r>
      <w:r w:rsidR="00DF284E" w:rsidRPr="00DF284E">
        <w:rPr>
          <w:rFonts w:eastAsia="Times New Roman"/>
        </w:rPr>
        <w:t>n</w:t>
      </w:r>
      <w:r w:rsidRPr="00DF284E">
        <w:rPr>
          <w:rFonts w:eastAsia="Times New Roman"/>
        </w:rPr>
        <w:t xml:space="preserve"> </w:t>
      </w:r>
      <w:r w:rsidR="001D4E18" w:rsidRPr="00DF284E">
        <w:rPr>
          <w:rFonts w:eastAsia="Times New Roman"/>
        </w:rPr>
        <w:fldChar w:fldCharType="begin"/>
      </w:r>
      <w:r w:rsidR="001D4E18" w:rsidRPr="00DF284E">
        <w:rPr>
          <w:rFonts w:eastAsia="Times New Roman"/>
        </w:rPr>
        <w:instrText xml:space="preserve"> REF _Ref86663651 \r \h </w:instrText>
      </w:r>
      <w:r w:rsidR="00DF284E">
        <w:rPr>
          <w:rFonts w:eastAsia="Times New Roman"/>
        </w:rPr>
        <w:instrText xml:space="preserve"> \* MERGEFORMAT </w:instrText>
      </w:r>
      <w:r w:rsidR="001D4E18" w:rsidRPr="00DF284E">
        <w:rPr>
          <w:rFonts w:eastAsia="Times New Roman"/>
        </w:rPr>
      </w:r>
      <w:r w:rsidR="001D4E18" w:rsidRPr="00DF284E">
        <w:rPr>
          <w:rFonts w:eastAsia="Times New Roman"/>
        </w:rPr>
        <w:fldChar w:fldCharType="separate"/>
      </w:r>
      <w:r w:rsidR="00916DFC">
        <w:rPr>
          <w:rFonts w:eastAsia="Times New Roman"/>
        </w:rPr>
        <w:t>7.10</w:t>
      </w:r>
      <w:r w:rsidR="001D4E18" w:rsidRPr="00DF284E">
        <w:rPr>
          <w:rFonts w:eastAsia="Times New Roman"/>
        </w:rPr>
        <w:fldChar w:fldCharType="end"/>
      </w:r>
      <w:r w:rsidR="001D4E18" w:rsidRPr="00DF284E">
        <w:rPr>
          <w:rFonts w:eastAsia="Times New Roman"/>
        </w:rPr>
        <w:t xml:space="preserve"> </w:t>
      </w:r>
      <w:r w:rsidR="001D4E18" w:rsidRPr="00DF284E">
        <w:rPr>
          <w:rFonts w:eastAsia="Times New Roman"/>
        </w:rPr>
        <w:fldChar w:fldCharType="begin"/>
      </w:r>
      <w:r w:rsidR="001D4E18" w:rsidRPr="00DF284E">
        <w:rPr>
          <w:rFonts w:eastAsia="Times New Roman"/>
        </w:rPr>
        <w:instrText xml:space="preserve"> REF _Ref86663657 \h </w:instrText>
      </w:r>
      <w:r w:rsidR="00DF284E">
        <w:rPr>
          <w:rFonts w:eastAsia="Times New Roman"/>
        </w:rPr>
        <w:instrText xml:space="preserve"> \* MERGEFORMAT </w:instrText>
      </w:r>
      <w:r w:rsidR="001D4E18" w:rsidRPr="00DF284E">
        <w:rPr>
          <w:rFonts w:eastAsia="Times New Roman"/>
        </w:rPr>
      </w:r>
      <w:r w:rsidR="001D4E18" w:rsidRPr="00DF284E">
        <w:rPr>
          <w:rFonts w:eastAsia="Times New Roman"/>
        </w:rPr>
        <w:fldChar w:fldCharType="separate"/>
      </w:r>
      <w:r w:rsidR="00916DFC" w:rsidRPr="00916DFC">
        <w:rPr>
          <w:rFonts w:eastAsia="Times New Roman"/>
        </w:rPr>
        <w:t>Use cases beyond current release</w:t>
      </w:r>
      <w:r w:rsidR="001D4E18" w:rsidRPr="00DF284E">
        <w:rPr>
          <w:rFonts w:eastAsia="Times New Roman"/>
        </w:rPr>
        <w:fldChar w:fldCharType="end"/>
      </w:r>
      <w:r w:rsidR="00DF284E" w:rsidRPr="00DF284E">
        <w:rPr>
          <w:rFonts w:eastAsia="Times New Roman"/>
        </w:rPr>
        <w:t xml:space="preserve"> on page </w:t>
      </w:r>
      <w:r w:rsidR="001D4E18" w:rsidRPr="00DF284E">
        <w:rPr>
          <w:rFonts w:eastAsia="Times New Roman"/>
        </w:rPr>
        <w:fldChar w:fldCharType="begin"/>
      </w:r>
      <w:r w:rsidR="001D4E18" w:rsidRPr="00DF284E">
        <w:rPr>
          <w:rFonts w:eastAsia="Times New Roman"/>
        </w:rPr>
        <w:instrText xml:space="preserve"> PAGEREF _Ref86663661 \h </w:instrText>
      </w:r>
      <w:r w:rsidR="001D4E18" w:rsidRPr="00DF284E">
        <w:rPr>
          <w:rFonts w:eastAsia="Times New Roman"/>
        </w:rPr>
      </w:r>
      <w:r w:rsidR="001D4E18" w:rsidRPr="00DF284E">
        <w:rPr>
          <w:rFonts w:eastAsia="Times New Roman"/>
        </w:rPr>
        <w:fldChar w:fldCharType="separate"/>
      </w:r>
      <w:r w:rsidR="00916DFC">
        <w:rPr>
          <w:rFonts w:eastAsia="Times New Roman"/>
          <w:noProof/>
        </w:rPr>
        <w:t>121</w:t>
      </w:r>
      <w:r w:rsidR="001D4E18" w:rsidRPr="00DF284E">
        <w:rPr>
          <w:rFonts w:eastAsia="Times New Roman"/>
        </w:rPr>
        <w:fldChar w:fldCharType="end"/>
      </w:r>
      <w:r w:rsidR="00DF284E">
        <w:rPr>
          <w:rFonts w:eastAsia="Times New Roman"/>
        </w:rPr>
        <w:t>).</w:t>
      </w:r>
    </w:p>
    <w:p w14:paraId="7CB681DA" w14:textId="77777777" w:rsidR="00C91ECF" w:rsidRDefault="00C91ECF" w:rsidP="00C91ECF">
      <w:r>
        <w:t>It is assumed that:</w:t>
      </w:r>
    </w:p>
    <w:p w14:paraId="00A0901F" w14:textId="77777777" w:rsidR="00C91ECF" w:rsidRDefault="00C91ECF" w:rsidP="00515260">
      <w:pPr>
        <w:pStyle w:val="ListParagraph"/>
        <w:numPr>
          <w:ilvl w:val="0"/>
          <w:numId w:val="59"/>
        </w:numPr>
      </w:pPr>
      <w:r>
        <w:t>Each context will appear as a separate independent instance of a TAPI sever.</w:t>
      </w:r>
    </w:p>
    <w:p w14:paraId="2AC5958F" w14:textId="77777777" w:rsidR="007D618E" w:rsidRDefault="007D618E" w:rsidP="00515260">
      <w:pPr>
        <w:pStyle w:val="ListParagraph"/>
        <w:numPr>
          <w:ilvl w:val="1"/>
          <w:numId w:val="59"/>
        </w:numPr>
      </w:pPr>
      <w:r>
        <w:t>Each context will have its own dedicate</w:t>
      </w:r>
      <w:r w:rsidR="00E51439">
        <w:t>d</w:t>
      </w:r>
      <w:r>
        <w:t xml:space="preserve"> </w:t>
      </w:r>
      <w:r w:rsidR="005D72DF">
        <w:t>streams.</w:t>
      </w:r>
    </w:p>
    <w:p w14:paraId="79074D70" w14:textId="77777777" w:rsidR="00C91ECF" w:rsidRDefault="00E74368" w:rsidP="00515260">
      <w:pPr>
        <w:pStyle w:val="ListParagraph"/>
        <w:numPr>
          <w:ilvl w:val="0"/>
          <w:numId w:val="59"/>
        </w:numPr>
      </w:pPr>
      <w:r>
        <w:t>A context will expose a subset/subgraph of the overall network where that subset/subgraph/ may be a small compared to the overall network</w:t>
      </w:r>
      <w:r w:rsidR="005D72DF">
        <w:t>.</w:t>
      </w:r>
      <w:r w:rsidR="00C91ECF">
        <w:t xml:space="preserve"> </w:t>
      </w:r>
    </w:p>
    <w:p w14:paraId="2832B9C3" w14:textId="77777777" w:rsidR="00C91ECF" w:rsidRDefault="00C91ECF" w:rsidP="00515260">
      <w:pPr>
        <w:pStyle w:val="ListParagraph"/>
        <w:numPr>
          <w:ilvl w:val="0"/>
          <w:numId w:val="59"/>
        </w:numPr>
      </w:pPr>
      <w:r>
        <w:t>The identifiers in each context</w:t>
      </w:r>
    </w:p>
    <w:p w14:paraId="3D0D37A5" w14:textId="77777777" w:rsidR="00467864" w:rsidRDefault="00467864" w:rsidP="00515260">
      <w:pPr>
        <w:pStyle w:val="ListParagraph"/>
        <w:numPr>
          <w:ilvl w:val="1"/>
          <w:numId w:val="59"/>
        </w:numPr>
      </w:pPr>
      <w:r>
        <w:t xml:space="preserve">May be different for the same underlying entity, </w:t>
      </w:r>
      <w:r w:rsidR="00E53E9F">
        <w:t>to improve security of access</w:t>
      </w:r>
      <w:r w:rsidR="00184732">
        <w:t xml:space="preserve"> where </w:t>
      </w:r>
      <w:r w:rsidR="00B95046">
        <w:t>views</w:t>
      </w:r>
      <w:r w:rsidR="00410D5F">
        <w:t xml:space="preserve"> are being offered to distinct and independent </w:t>
      </w:r>
      <w:r w:rsidR="005D72DF">
        <w:t>clients.</w:t>
      </w:r>
    </w:p>
    <w:p w14:paraId="3F1C8B8F" w14:textId="77777777" w:rsidR="00DF6203" w:rsidRDefault="00467864" w:rsidP="00515260">
      <w:pPr>
        <w:pStyle w:val="ListParagraph"/>
        <w:numPr>
          <w:ilvl w:val="1"/>
          <w:numId w:val="59"/>
        </w:numPr>
      </w:pPr>
      <w:r>
        <w:t xml:space="preserve">May be the same for </w:t>
      </w:r>
      <w:r w:rsidR="00184732">
        <w:t>a related entity across two or more contexts, to allow for partitioned views</w:t>
      </w:r>
      <w:r w:rsidR="00410D5F">
        <w:t xml:space="preserve"> between related </w:t>
      </w:r>
      <w:r w:rsidR="005D72DF">
        <w:t>clients.</w:t>
      </w:r>
      <w:r w:rsidR="006604B3">
        <w:t xml:space="preserve"> </w:t>
      </w:r>
      <w:r w:rsidR="00DF6203">
        <w:t xml:space="preserve">In this case it is expected that the clients will </w:t>
      </w:r>
      <w:r w:rsidR="001A0D15">
        <w:t xml:space="preserve">be sharing data. </w:t>
      </w:r>
      <w:r w:rsidR="006604B3">
        <w:t>In a basic</w:t>
      </w:r>
      <w:r w:rsidR="001A0D15">
        <w:t xml:space="preserve"> example</w:t>
      </w:r>
      <w:r w:rsidR="0034187B">
        <w:t>,</w:t>
      </w:r>
      <w:r w:rsidR="001A0D15">
        <w:t xml:space="preserve"> </w:t>
      </w:r>
      <w:r w:rsidR="006604B3">
        <w:t xml:space="preserve">one client </w:t>
      </w:r>
      <w:r w:rsidR="00C01B03">
        <w:t>may deal with equipment whist another deals with network topology</w:t>
      </w:r>
      <w:r w:rsidR="008C4827">
        <w:t xml:space="preserve">. The model the equipment client supports has references to </w:t>
      </w:r>
      <w:r w:rsidR="00B51C0E">
        <w:t>the model the netwo</w:t>
      </w:r>
      <w:r w:rsidR="00A32685">
        <w:t>rk client supports.</w:t>
      </w:r>
    </w:p>
    <w:p w14:paraId="4522C5E4" w14:textId="77777777" w:rsidR="002115A9" w:rsidRDefault="002115A9" w:rsidP="002115A9">
      <w:pPr>
        <w:pStyle w:val="Heading4"/>
      </w:pPr>
      <w:bookmarkStart w:id="114" w:name="_Toc223392220"/>
      <w:r>
        <w:t xml:space="preserve">Many </w:t>
      </w:r>
      <w:r w:rsidR="00724C50">
        <w:t xml:space="preserve">short-lived </w:t>
      </w:r>
      <w:r>
        <w:t>clients</w:t>
      </w:r>
      <w:bookmarkEnd w:id="114"/>
    </w:p>
    <w:p w14:paraId="620E869B" w14:textId="77777777" w:rsidR="002115A9" w:rsidRDefault="002115A9" w:rsidP="002115A9">
      <w:r>
        <w:t xml:space="preserve">In this case, where each client samples the information from some combination of streams for a very short period. This appears to be some combination of many views and many clients. </w:t>
      </w:r>
    </w:p>
    <w:p w14:paraId="624ECCC9" w14:textId="77777777" w:rsidR="002115A9" w:rsidRDefault="002115A9" w:rsidP="002115A9">
      <w:pPr>
        <w:pStyle w:val="Heading4"/>
      </w:pPr>
      <w:bookmarkStart w:id="115" w:name="_Toc223392221"/>
      <w:r>
        <w:t>Live measure</w:t>
      </w:r>
      <w:r w:rsidR="00246499">
        <w:t>ments</w:t>
      </w:r>
      <w:bookmarkEnd w:id="115"/>
    </w:p>
    <w:p w14:paraId="04132B1E" w14:textId="77777777" w:rsidR="002115A9" w:rsidRDefault="002115A9" w:rsidP="002115A9">
      <w:r>
        <w:t xml:space="preserve">Where there is a low number of clients, each </w:t>
      </w:r>
      <w:r w:rsidR="001A0F12">
        <w:t>requiring a</w:t>
      </w:r>
      <w:r>
        <w:t xml:space="preserve"> reasonably up-to-date view</w:t>
      </w:r>
      <w:r w:rsidR="000C362A">
        <w:t xml:space="preserve"> including </w:t>
      </w:r>
      <w:r w:rsidR="00985BAB">
        <w:t xml:space="preserve">values </w:t>
      </w:r>
      <w:r w:rsidR="000C31E9">
        <w:t>related to measurements (e.g., delay, temperature, power)</w:t>
      </w:r>
      <w:r w:rsidR="002D63CD">
        <w:t xml:space="preserve"> which </w:t>
      </w:r>
      <w:r w:rsidR="0004643F">
        <w:t>may</w:t>
      </w:r>
      <w:r>
        <w:t>:</w:t>
      </w:r>
    </w:p>
    <w:p w14:paraId="6E69C72E" w14:textId="77777777" w:rsidR="002115A9" w:rsidRDefault="00C37095" w:rsidP="00D66FC5">
      <w:pPr>
        <w:pStyle w:val="ListParagraph"/>
        <w:numPr>
          <w:ilvl w:val="0"/>
          <w:numId w:val="32"/>
        </w:numPr>
      </w:pPr>
      <w:r>
        <w:t>tend</w:t>
      </w:r>
      <w:r w:rsidR="002115A9">
        <w:t xml:space="preserve"> to dither around a value or tends to increase</w:t>
      </w:r>
      <w:r w:rsidR="00535A29">
        <w:t xml:space="preserve"> (or decrease)</w:t>
      </w:r>
      <w:r w:rsidR="002115A9">
        <w:t xml:space="preserve"> on an ongoing basis, a combination of COMPACTED</w:t>
      </w:r>
      <w:r w:rsidR="00B61AA4">
        <w:t xml:space="preserve">, </w:t>
      </w:r>
      <w:r w:rsidR="002115A9">
        <w:t>WHOLE_ENTITY</w:t>
      </w:r>
      <w:r w:rsidR="00B61AA4">
        <w:t xml:space="preserve"> and </w:t>
      </w:r>
      <w:r w:rsidR="002115A9">
        <w:t>PERIODIC would appear to be suitable.</w:t>
      </w:r>
    </w:p>
    <w:p w14:paraId="6B0B3322" w14:textId="77777777" w:rsidR="002115A9" w:rsidRDefault="00C37095" w:rsidP="00D66FC5">
      <w:pPr>
        <w:pStyle w:val="ListParagraph"/>
        <w:numPr>
          <w:ilvl w:val="0"/>
          <w:numId w:val="32"/>
        </w:numPr>
      </w:pPr>
      <w:r>
        <w:t>tend</w:t>
      </w:r>
      <w:r w:rsidR="002115A9">
        <w:t xml:space="preserve"> to change rarely, a combination of COMPACTED</w:t>
      </w:r>
      <w:r w:rsidR="00B61AA4">
        <w:t xml:space="preserve">, </w:t>
      </w:r>
      <w:r w:rsidR="002115A9">
        <w:t>WHOLE_ENTIT</w:t>
      </w:r>
      <w:r w:rsidR="00B61AA4">
        <w:t xml:space="preserve">Y and </w:t>
      </w:r>
      <w:r w:rsidR="002115A9">
        <w:t>ON_CHANGE would appear to be suitable</w:t>
      </w:r>
      <w:r w:rsidR="006427FA">
        <w:t>.</w:t>
      </w:r>
    </w:p>
    <w:p w14:paraId="27B59045" w14:textId="77777777" w:rsidR="00B61AA4" w:rsidRDefault="00B61AA4" w:rsidP="00A56331">
      <w:r>
        <w:lastRenderedPageBreak/>
        <w:t xml:space="preserve">Other strategy combinations </w:t>
      </w:r>
      <w:r w:rsidR="00B40E9A">
        <w:t xml:space="preserve">will </w:t>
      </w:r>
      <w:r>
        <w:t xml:space="preserve">be developed in future to deal with </w:t>
      </w:r>
      <w:r w:rsidR="00B40E9A">
        <w:t>various information-record-strategies supporting suppression of same value and of dither.</w:t>
      </w:r>
    </w:p>
    <w:p w14:paraId="7B6C76B6" w14:textId="77777777" w:rsidR="002115A9" w:rsidRDefault="002115A9" w:rsidP="002115A9">
      <w:pPr>
        <w:pStyle w:val="Heading4"/>
      </w:pPr>
      <w:bookmarkStart w:id="116" w:name="_Toc223392222"/>
      <w:r>
        <w:t>Threshold Crossing</w:t>
      </w:r>
      <w:bookmarkEnd w:id="116"/>
    </w:p>
    <w:p w14:paraId="0B13278C" w14:textId="77777777" w:rsidR="002115A9" w:rsidRDefault="002115A9" w:rsidP="002115A9">
      <w:r>
        <w:t>This depends upon the behavior of the threshold source. For a source that</w:t>
      </w:r>
      <w:r w:rsidR="006E2C5D">
        <w:t xml:space="preserve"> reports threshold crossing</w:t>
      </w:r>
      <w:r>
        <w:t>:</w:t>
      </w:r>
    </w:p>
    <w:p w14:paraId="78E0CA0C" w14:textId="77777777" w:rsidR="002115A9" w:rsidRDefault="002115A9" w:rsidP="0059364B">
      <w:pPr>
        <w:pStyle w:val="ListParagraph"/>
        <w:numPr>
          <w:ilvl w:val="0"/>
          <w:numId w:val="33"/>
        </w:numPr>
      </w:pPr>
      <w:r>
        <w:t xml:space="preserve">at some point within a period of measurement, </w:t>
      </w:r>
      <w:r w:rsidR="007B4FF4">
        <w:t xml:space="preserve">at the end of the measurement period </w:t>
      </w:r>
      <w:r>
        <w:t>resets the threshold</w:t>
      </w:r>
      <w:r w:rsidR="00D46A02">
        <w:t xml:space="preserve"> crossing</w:t>
      </w:r>
      <w:r>
        <w:t xml:space="preserve"> without a clear and then potentially reports the threshold crossing in the next period etc., the solution would best use</w:t>
      </w:r>
      <w:r w:rsidRPr="00E1758A">
        <w:t xml:space="preserve"> log-</w:t>
      </w:r>
      <w:r>
        <w:t>storge</w:t>
      </w:r>
      <w:r w:rsidRPr="00E1758A">
        <w:t>-strategy = TRUNCATED</w:t>
      </w:r>
      <w:r>
        <w:t xml:space="preserve">. </w:t>
      </w:r>
    </w:p>
    <w:p w14:paraId="62B4244B" w14:textId="77777777" w:rsidR="002115A9" w:rsidRDefault="002115A9" w:rsidP="00D66FC5">
      <w:pPr>
        <w:pStyle w:val="ListParagraph"/>
        <w:numPr>
          <w:ilvl w:val="0"/>
          <w:numId w:val="33"/>
        </w:numPr>
      </w:pPr>
      <w:r>
        <w:t>and recovery over a continuous measurement, the solution would best be the same as the alarm solution, i.e., COMPACTED</w:t>
      </w:r>
      <w:r w:rsidR="00B40E9A">
        <w:t xml:space="preserve">, </w:t>
      </w:r>
      <w:r>
        <w:t>WHOLE_ENTITY</w:t>
      </w:r>
      <w:r w:rsidR="00B40E9A">
        <w:t xml:space="preserve"> and </w:t>
      </w:r>
      <w:r>
        <w:t>ON_CHANGE</w:t>
      </w:r>
    </w:p>
    <w:p w14:paraId="33E14DDA" w14:textId="77777777" w:rsidR="002115A9" w:rsidRDefault="002115A9" w:rsidP="002115A9">
      <w:pPr>
        <w:pStyle w:val="Heading4"/>
      </w:pPr>
      <w:bookmarkStart w:id="117" w:name="_Toc223392223"/>
      <w:r>
        <w:t>Periodic measurement data</w:t>
      </w:r>
      <w:bookmarkEnd w:id="117"/>
    </w:p>
    <w:p w14:paraId="657480A8" w14:textId="77777777" w:rsidR="002115A9" w:rsidRDefault="002115A9" w:rsidP="002115A9">
      <w:r>
        <w:t>Where a measurement is taken over a period of time and where the measurement is repeated regularly (potentially over adjacent periods of time). An example of this is the 15-minute Performance measurement.</w:t>
      </w:r>
    </w:p>
    <w:p w14:paraId="41788C6A" w14:textId="77777777" w:rsidR="002115A9" w:rsidRDefault="002115A9" w:rsidP="00D66FC5">
      <w:pPr>
        <w:pStyle w:val="ListParagraph"/>
        <w:numPr>
          <w:ilvl w:val="0"/>
          <w:numId w:val="33"/>
        </w:numPr>
      </w:pPr>
      <w:r>
        <w:t>At the end of the measurement period the result of measurement is streamed</w:t>
      </w:r>
    </w:p>
    <w:p w14:paraId="48AFA11D" w14:textId="77777777" w:rsidR="002115A9" w:rsidRDefault="002115A9" w:rsidP="00D66FC5">
      <w:pPr>
        <w:pStyle w:val="ListParagraph"/>
        <w:numPr>
          <w:ilvl w:val="0"/>
          <w:numId w:val="33"/>
        </w:numPr>
      </w:pPr>
      <w:r>
        <w:t>The natural approach would be to use TRUNCATED</w:t>
      </w:r>
      <w:r w:rsidR="00B40E9A">
        <w:t xml:space="preserve">, </w:t>
      </w:r>
      <w:r>
        <w:t>WHOLE_ENTITY</w:t>
      </w:r>
      <w:r w:rsidR="00B40E9A">
        <w:t xml:space="preserve"> and </w:t>
      </w:r>
      <w:r>
        <w:t>PERIODIC</w:t>
      </w:r>
      <w:r>
        <w:tab/>
      </w:r>
    </w:p>
    <w:p w14:paraId="14C4B0E0" w14:textId="77777777" w:rsidR="002115A9" w:rsidRDefault="002115A9" w:rsidP="00D66FC5">
      <w:pPr>
        <w:pStyle w:val="ListParagraph"/>
        <w:numPr>
          <w:ilvl w:val="1"/>
          <w:numId w:val="33"/>
        </w:numPr>
      </w:pPr>
      <w:r>
        <w:t xml:space="preserve">This provides a short history to handle communications </w:t>
      </w:r>
      <w:r w:rsidR="007C3386">
        <w:t>problems.</w:t>
      </w:r>
    </w:p>
    <w:p w14:paraId="58C244F6" w14:textId="77777777" w:rsidR="002115A9" w:rsidRDefault="002115A9" w:rsidP="002115A9">
      <w:r>
        <w:t xml:space="preserve">Some periodic measurements have predictable normal characteristics. </w:t>
      </w:r>
    </w:p>
    <w:p w14:paraId="2FDC6510" w14:textId="77777777" w:rsidR="002115A9" w:rsidRDefault="002115A9" w:rsidP="00D66FC5">
      <w:pPr>
        <w:pStyle w:val="ListParagraph"/>
        <w:numPr>
          <w:ilvl w:val="0"/>
          <w:numId w:val="33"/>
        </w:numPr>
      </w:pPr>
      <w:r>
        <w:t xml:space="preserve">Consider an error measurement on a photonic system. </w:t>
      </w:r>
    </w:p>
    <w:p w14:paraId="351DEC88" w14:textId="77777777" w:rsidR="002115A9" w:rsidRDefault="002115A9" w:rsidP="00D66FC5">
      <w:pPr>
        <w:pStyle w:val="ListParagraph"/>
        <w:numPr>
          <w:ilvl w:val="1"/>
          <w:numId w:val="33"/>
        </w:numPr>
      </w:pPr>
      <w:r>
        <w:t xml:space="preserve">This is normally zero and hence the errored second count in a 15-minute period is normally zero as is the severely errored second count. On that basis </w:t>
      </w:r>
      <w:r w:rsidR="00EC64EC">
        <w:t>an appropriate information-record-strategy (e.g., RECORD_SUPPRESSION_SUPPRESS_EXPECTED and VALUE_EXPECTATION_VALUE_IS_ZERO) could be used to reduce report volume.</w:t>
      </w:r>
    </w:p>
    <w:p w14:paraId="5807EF74" w14:textId="77777777" w:rsidR="002115A9" w:rsidRDefault="002115A9" w:rsidP="00D66FC5">
      <w:pPr>
        <w:pStyle w:val="ListParagraph"/>
        <w:numPr>
          <w:ilvl w:val="1"/>
          <w:numId w:val="33"/>
        </w:numPr>
      </w:pPr>
      <w:r>
        <w:t>In this case the measurements use a log with TRUNCATED</w:t>
      </w:r>
      <w:r w:rsidR="00EC64EC">
        <w:t>,</w:t>
      </w:r>
      <w:r>
        <w:t xml:space="preserve"> WHOLE_ENTITY</w:t>
      </w:r>
      <w:r w:rsidR="00EC64EC">
        <w:t xml:space="preserve"> and </w:t>
      </w:r>
      <w:r>
        <w:t>PERIODIC</w:t>
      </w:r>
      <w:r w:rsidR="00EC64EC">
        <w:t xml:space="preserve"> where the record-type is RECORD_TYPE_INFORMATION</w:t>
      </w:r>
    </w:p>
    <w:p w14:paraId="437A0B02" w14:textId="77777777" w:rsidR="00EC64EC" w:rsidRDefault="00EC64EC" w:rsidP="00D66FC5">
      <w:pPr>
        <w:pStyle w:val="ListParagraph"/>
        <w:numPr>
          <w:ilvl w:val="1"/>
          <w:numId w:val="33"/>
        </w:numPr>
      </w:pPr>
      <w:r>
        <w:t xml:space="preserve">Note that further </w:t>
      </w:r>
      <w:r w:rsidR="004178CC">
        <w:t>formalization</w:t>
      </w:r>
      <w:r>
        <w:t xml:space="preserve"> of this approach is required.</w:t>
      </w:r>
    </w:p>
    <w:p w14:paraId="3C052BB6" w14:textId="77777777" w:rsidR="002115A9" w:rsidRDefault="002115A9" w:rsidP="00D66FC5">
      <w:pPr>
        <w:pStyle w:val="ListParagraph"/>
        <w:numPr>
          <w:ilvl w:val="0"/>
          <w:numId w:val="33"/>
        </w:numPr>
      </w:pPr>
      <w:r>
        <w:t xml:space="preserve">Consider a power measurement on a photonic system averaged over a 15-minute </w:t>
      </w:r>
      <w:r w:rsidR="007C3386">
        <w:t>period.</w:t>
      </w:r>
    </w:p>
    <w:p w14:paraId="2D6AB2BF" w14:textId="77777777" w:rsidR="002115A9" w:rsidRDefault="002115A9" w:rsidP="004178CC">
      <w:pPr>
        <w:pStyle w:val="ListParagraph"/>
        <w:numPr>
          <w:ilvl w:val="1"/>
          <w:numId w:val="33"/>
        </w:numPr>
      </w:pPr>
      <w:r>
        <w:t>This normally changes slowly such that a sequence of measurements will have the same value. On this basis reporting an initial value and subsequently only changes lead to significant efficiency gain</w:t>
      </w:r>
      <w:r w:rsidR="004178CC">
        <w:t>. On that basis an appropriate information-record-strategy (e.g., RECORD_SUPPRESSION_SUPPRESS_EXPECTED and VALUE_EXPECTATION_VALUE_IS_SAME_AS_LAST) could be used to reduce report volume.</w:t>
      </w:r>
    </w:p>
    <w:p w14:paraId="715803C1" w14:textId="77777777" w:rsidR="002115A9" w:rsidRDefault="002115A9" w:rsidP="00D66FC5">
      <w:pPr>
        <w:pStyle w:val="ListParagraph"/>
        <w:numPr>
          <w:ilvl w:val="1"/>
          <w:numId w:val="33"/>
        </w:numPr>
      </w:pPr>
      <w:r>
        <w:t xml:space="preserve">In this case the measurements use a log with </w:t>
      </w:r>
      <w:r w:rsidR="004178CC">
        <w:t xml:space="preserve">TRUNCATED and </w:t>
      </w:r>
      <w:r>
        <w:t>WHOLE_ENTITY</w:t>
      </w:r>
      <w:r w:rsidR="004178CC">
        <w:t xml:space="preserve"> along with either </w:t>
      </w:r>
      <w:r>
        <w:t>ON_CHANGE</w:t>
      </w:r>
      <w:r w:rsidR="004178CC">
        <w:t xml:space="preserve"> or PERIODIC depending upon the measurement approach</w:t>
      </w:r>
      <w:r>
        <w:t xml:space="preserve"> where the change is considered from one measurement period completion to the next</w:t>
      </w:r>
      <w:r w:rsidR="004178CC">
        <w:t>.</w:t>
      </w:r>
    </w:p>
    <w:p w14:paraId="5894F00F" w14:textId="77777777" w:rsidR="004178CC" w:rsidRDefault="004178CC" w:rsidP="004178CC">
      <w:pPr>
        <w:pStyle w:val="ListParagraph"/>
        <w:numPr>
          <w:ilvl w:val="1"/>
          <w:numId w:val="33"/>
        </w:numPr>
      </w:pPr>
      <w:r>
        <w:t>Note that further formalization of this approach is required.</w:t>
      </w:r>
    </w:p>
    <w:p w14:paraId="64CA4D7B" w14:textId="77777777" w:rsidR="002115A9" w:rsidRPr="00C42663" w:rsidRDefault="002115A9" w:rsidP="002115A9">
      <w:pPr>
        <w:pStyle w:val="Heading4"/>
      </w:pPr>
      <w:bookmarkStart w:id="118" w:name="_Toc223392224"/>
      <w:r>
        <w:t xml:space="preserve">Bulk </w:t>
      </w:r>
      <w:r w:rsidR="00D62B5F">
        <w:t>Performance Monitoring (PM)</w:t>
      </w:r>
      <w:r>
        <w:t xml:space="preserve"> data</w:t>
      </w:r>
      <w:bookmarkEnd w:id="118"/>
    </w:p>
    <w:p w14:paraId="400B6650" w14:textId="77777777" w:rsidR="002115A9" w:rsidRDefault="002115A9" w:rsidP="002115A9">
      <w:r>
        <w:t>Essentially covered using multiple periodic measurement response</w:t>
      </w:r>
      <w:r w:rsidR="007B254C">
        <w:t xml:space="preserve"> where the current-data</w:t>
      </w:r>
      <w:r w:rsidR="00BB1CC9">
        <w:t xml:space="preserve"> instance is streamed once the granularity period ends and the current-data is roll</w:t>
      </w:r>
      <w:r w:rsidR="00D62B5F">
        <w:t>ed</w:t>
      </w:r>
      <w:r w:rsidR="00BB1CC9">
        <w:t xml:space="preserve"> to history</w:t>
      </w:r>
      <w:r w:rsidR="00D62B5F">
        <w:t>-</w:t>
      </w:r>
      <w:r w:rsidR="00BB1CC9">
        <w:t>data</w:t>
      </w:r>
      <w:r w:rsidR="00D62B5F">
        <w:t xml:space="preserve"> (i.e., streaming of history-data creation)</w:t>
      </w:r>
      <w:r w:rsidR="00D62B5F">
        <w:rPr>
          <w:rStyle w:val="FootnoteReference"/>
        </w:rPr>
        <w:footnoteReference w:id="40"/>
      </w:r>
      <w:r w:rsidR="00D62B5F">
        <w:t>.</w:t>
      </w:r>
    </w:p>
    <w:p w14:paraId="1060E3DB" w14:textId="1BCE9DAF" w:rsidR="00657CDD" w:rsidRDefault="00657CDD" w:rsidP="002115A9">
      <w:r>
        <w:t xml:space="preserve">It is expected that PM data may most appropriately be streamed using </w:t>
      </w:r>
      <w:r w:rsidR="00AA29B3">
        <w:t xml:space="preserve">one of the suppression techniques available and </w:t>
      </w:r>
      <w:r w:rsidR="001A7849">
        <w:t xml:space="preserve">be best encoded in a binary </w:t>
      </w:r>
      <w:r w:rsidR="00B831D3">
        <w:t>format</w:t>
      </w:r>
      <w:r w:rsidR="001A7849">
        <w:t xml:space="preserve"> such as ProtoBuf</w:t>
      </w:r>
      <w:r w:rsidR="0017783B">
        <w:t xml:space="preserve"> (</w:t>
      </w:r>
      <w:r w:rsidR="00CF7ED7" w:rsidRPr="00CF7ED7">
        <w:t>ENCODING_FORMAT_PROTOBUF</w:t>
      </w:r>
      <w:r w:rsidR="00CF7ED7">
        <w:t xml:space="preserve">) potentially with a </w:t>
      </w:r>
      <w:r w:rsidR="003F1A9E">
        <w:t>gNMI</w:t>
      </w:r>
      <w:r w:rsidR="00CF7ED7">
        <w:t xml:space="preserve"> </w:t>
      </w:r>
      <w:r w:rsidR="005E348E">
        <w:t>protocol (</w:t>
      </w:r>
      <w:r w:rsidR="005E348E" w:rsidRPr="005E348E">
        <w:t>CONNECTION_PROTOCOL_GNMI</w:t>
      </w:r>
      <w:r w:rsidR="005E348E">
        <w:t>)</w:t>
      </w:r>
      <w:r w:rsidR="001A7849">
        <w:t>.</w:t>
      </w:r>
    </w:p>
    <w:p w14:paraId="70120566" w14:textId="77777777" w:rsidR="0017783B" w:rsidRPr="00CC1C60" w:rsidRDefault="0017783B" w:rsidP="002115A9">
      <w:r>
        <w:t>Note that further formalization of this approach is required.</w:t>
      </w:r>
    </w:p>
    <w:p w14:paraId="7E6606C6" w14:textId="77777777" w:rsidR="00B5172C" w:rsidRDefault="00B5172C" w:rsidP="00EB62A7">
      <w:pPr>
        <w:pStyle w:val="Heading2"/>
      </w:pPr>
      <w:bookmarkStart w:id="119" w:name="_Ref52524956"/>
      <w:bookmarkStart w:id="120" w:name="_Ref52928525"/>
      <w:bookmarkStart w:id="121" w:name="_Toc223392225"/>
      <w:r>
        <w:lastRenderedPageBreak/>
        <w:t>Record content</w:t>
      </w:r>
      <w:bookmarkEnd w:id="119"/>
      <w:bookmarkEnd w:id="120"/>
      <w:bookmarkEnd w:id="121"/>
    </w:p>
    <w:p w14:paraId="2B1EC95A" w14:textId="77777777" w:rsidR="00B5172C" w:rsidRDefault="008F1154" w:rsidP="00B5172C">
      <w:r>
        <w:t xml:space="preserve">The </w:t>
      </w:r>
      <w:r w:rsidR="006103BF">
        <w:t>stream-record allows for multiple log-records each of which includes</w:t>
      </w:r>
      <w:r w:rsidR="00157F38">
        <w:t xml:space="preserve"> </w:t>
      </w:r>
      <w:r w:rsidR="0018608B">
        <w:t xml:space="preserve">conditionally </w:t>
      </w:r>
      <w:r w:rsidR="006103BF">
        <w:t xml:space="preserve">a log-record-header </w:t>
      </w:r>
      <w:r w:rsidR="005A7743">
        <w:t xml:space="preserve">(for all records formalized in this document) </w:t>
      </w:r>
      <w:r w:rsidR="006103BF">
        <w:t xml:space="preserve">and </w:t>
      </w:r>
      <w:r w:rsidR="0018608B">
        <w:t xml:space="preserve">conditionally </w:t>
      </w:r>
      <w:r w:rsidR="001F6B5D">
        <w:t>a log-record-body</w:t>
      </w:r>
      <w:r w:rsidR="005A7743">
        <w:t xml:space="preserve"> (conditions identified later in this document)</w:t>
      </w:r>
      <w:r w:rsidR="001F6B5D">
        <w:t>.</w:t>
      </w:r>
    </w:p>
    <w:p w14:paraId="571F3911" w14:textId="77777777" w:rsidR="001E3348" w:rsidRDefault="00B70682" w:rsidP="00A56331">
      <w:pPr>
        <w:pStyle w:val="Heading3"/>
      </w:pPr>
      <w:bookmarkStart w:id="122" w:name="_Toc223392226"/>
      <w:r>
        <w:t xml:space="preserve">Log </w:t>
      </w:r>
      <w:r w:rsidR="001E3348">
        <w:t>Record Header</w:t>
      </w:r>
      <w:bookmarkEnd w:id="122"/>
    </w:p>
    <w:p w14:paraId="63DD23EE" w14:textId="77777777" w:rsidR="00C97025" w:rsidRDefault="00C97025" w:rsidP="00B5172C">
      <w:r>
        <w:t>The log-record-header provides information common to all records.</w:t>
      </w:r>
    </w:p>
    <w:p w14:paraId="35B84ABC" w14:textId="77777777" w:rsidR="00C97025" w:rsidRDefault="00C97025" w:rsidP="00B5172C">
      <w:r>
        <w:t xml:space="preserve">The </w:t>
      </w:r>
      <w:r w:rsidR="00C77E3A">
        <w:t>TOMBSTONE</w:t>
      </w:r>
      <w:r>
        <w:t xml:space="preserve"> record may have only a header.</w:t>
      </w:r>
    </w:p>
    <w:p w14:paraId="7A17F000" w14:textId="77777777" w:rsidR="000E7356" w:rsidRPr="00F74A9B" w:rsidRDefault="00BE4D8B" w:rsidP="000E7356">
      <w:r w:rsidRPr="00F32BDC">
        <w:rPr>
          <w:noProof/>
        </w:rPr>
        <w:lastRenderedPageBreak/>
        <mc:AlternateContent>
          <mc:Choice Requires="wps">
            <w:drawing>
              <wp:anchor distT="0" distB="0" distL="114300" distR="114300" simplePos="0" relativeHeight="251633664" behindDoc="0" locked="0" layoutInCell="1" allowOverlap="1" wp14:anchorId="619FA094" wp14:editId="43E03DB5">
                <wp:simplePos x="0" y="0"/>
                <wp:positionH relativeFrom="margin">
                  <wp:align>left</wp:align>
                </wp:positionH>
                <wp:positionV relativeFrom="paragraph">
                  <wp:posOffset>273685</wp:posOffset>
                </wp:positionV>
                <wp:extent cx="6600825" cy="8591550"/>
                <wp:effectExtent l="0" t="0" r="28575" b="19050"/>
                <wp:wrapTopAndBottom/>
                <wp:docPr id="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8591550"/>
                        </a:xfrm>
                        <a:prstGeom prst="rect">
                          <a:avLst/>
                        </a:prstGeom>
                        <a:solidFill>
                          <a:schemeClr val="accent4">
                            <a:lumMod val="20000"/>
                            <a:lumOff val="80000"/>
                          </a:schemeClr>
                        </a:solidFill>
                        <a:ln>
                          <a:solidFill>
                            <a:schemeClr val="tx1"/>
                          </a:solidFill>
                        </a:ln>
                      </wps:spPr>
                      <wps:txbx>
                        <w:txbxContent>
                          <w:p w14:paraId="096A70E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grouping log-record-header {</w:t>
                            </w:r>
                          </w:p>
                          <w:p w14:paraId="537A33AB"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leaf tapi-context {</w:t>
                            </w:r>
                          </w:p>
                          <w:p w14:paraId="121D1A97"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type tapi-common:uuid;</w:t>
                            </w:r>
                          </w:p>
                          <w:p w14:paraId="0191C2D0"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config false;</w:t>
                            </w:r>
                          </w:p>
                          <w:p w14:paraId="4FEB62A1"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"The identifier of the context.</w:t>
                            </w:r>
                          </w:p>
                          <w:p w14:paraId="143395C1"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CONDITION: Mandatory where there is information related to more than one tapi context in the stream.";</w:t>
                            </w:r>
                          </w:p>
                          <w:p w14:paraId="1A04D532"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w:t>
                            </w:r>
                          </w:p>
                          <w:p w14:paraId="4673AEF6"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leaf token {</w:t>
                            </w:r>
                          </w:p>
                          <w:p w14:paraId="5F0BFE5D"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type string;</w:t>
                            </w:r>
                          </w:p>
                          <w:p w14:paraId="6A2A1E4F"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config false;</w:t>
                            </w:r>
                          </w:p>
                          <w:p w14:paraId="6CD9A572"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"A coded (and compact) form of the fullLogRecordOffsetId.</w:t>
                            </w:r>
                          </w:p>
                          <w:p w14:paraId="74AD0411"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This property is used to request streaming from a particular point (e.g., the last correctly handled record).</w:t>
                            </w:r>
                          </w:p>
                          <w:p w14:paraId="2C81F18B"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For a basic log solution this may simply be the sequence number.</w:t>
                            </w:r>
                          </w:p>
                          <w:p w14:paraId="101C349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CONDITION: Mandatory where the stream type is from a compacted log OR it offers an opportunity to recover from a particular </w:t>
                            </w:r>
                            <w:r>
                              <w:rPr>
                                <w:rFonts w:asciiTheme="minorHAnsi" w:hAnsi="Arial"/>
                                <w:kern w:val="24"/>
                                <w:sz w:val="16"/>
                                <w:szCs w:val="16"/>
                                <w:lang w:val="en-GB"/>
                              </w:rPr>
                              <w:br/>
                              <w:t xml:space="preserve">                </w:t>
                            </w:r>
                            <w:r w:rsidRPr="00BE4D8B">
                              <w:rPr>
                                <w:rFonts w:asciiTheme="minorHAnsi" w:hAnsi="Arial"/>
                                <w:kern w:val="24"/>
                                <w:sz w:val="16"/>
                                <w:szCs w:val="16"/>
                                <w:lang w:val="en-GB"/>
                              </w:rPr>
                              <w:t>record using the token.";</w:t>
                            </w:r>
                          </w:p>
                          <w:p w14:paraId="251A6F8E"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w:t>
                            </w:r>
                          </w:p>
                          <w:p w14:paraId="0236673E"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list full-log-record-offset-id {</w:t>
                            </w:r>
                          </w:p>
                          <w:p w14:paraId="7C236207"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key 'value-name';</w:t>
                            </w:r>
                          </w:p>
                          <w:p w14:paraId="7474A2B3"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config false;</w:t>
                            </w:r>
                          </w:p>
                          <w:p w14:paraId="39929D0C"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min-elements 1;</w:t>
                            </w:r>
                          </w:p>
                          <w:p w14:paraId="489F9E1D"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uses tapi-common:name-and-value;</w:t>
                            </w:r>
                          </w:p>
                          <w:p w14:paraId="2E81A6B0"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"This property must minimally provide a logging sequence number.</w:t>
                            </w:r>
                          </w:p>
                          <w:p w14:paraId="3EE473D9"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Note that when compaction is active, the streamed sequence may not have sequence numbers that simply increment by one.</w:t>
                            </w:r>
                          </w:p>
                          <w:p w14:paraId="5D3D115D"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In a complex log solution there may be various parts to the log.</w:t>
                            </w:r>
                          </w:p>
                          <w:p w14:paraId="0AD00C35"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The record token is a compressed form of log record reference.</w:t>
                            </w:r>
                          </w:p>
                          <w:p w14:paraId="6A71048C"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This property provides the verbose form </w:t>
                            </w:r>
                          </w:p>
                          <w:p w14:paraId="0CC87103"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For example, it may include:</w:t>
                            </w:r>
                          </w:p>
                          <w:p w14:paraId="00A44720"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 stream id</w:t>
                            </w:r>
                          </w:p>
                          <w:p w14:paraId="3949519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 topic</w:t>
                            </w:r>
                          </w:p>
                          <w:p w14:paraId="4CCC0C2F"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 partition</w:t>
                            </w:r>
                          </w:p>
                          <w:p w14:paraId="4AFC55D1"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 partition offset</w:t>
                            </w:r>
                          </w:p>
                          <w:p w14:paraId="4D751E99"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 sequence number (the offset is essentially the sequence number associated with the partition)";</w:t>
                            </w:r>
                          </w:p>
                          <w:p w14:paraId="2123AE19"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w:t>
                            </w:r>
                          </w:p>
                          <w:p w14:paraId="70DAB8BD"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leaf log-append-time-stamp {</w:t>
                            </w:r>
                          </w:p>
                          <w:p w14:paraId="11EE2BB1"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type tapi-common:date-and-time;</w:t>
                            </w:r>
                          </w:p>
                          <w:p w14:paraId="790ED0AE"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config false;</w:t>
                            </w:r>
                          </w:p>
                          <w:p w14:paraId="4868A9EF"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"The time when the record was appended to the log.</w:t>
                            </w:r>
                          </w:p>
                          <w:p w14:paraId="724C0013"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CONDITION: Mandatory where the log is compacted.";</w:t>
                            </w:r>
                          </w:p>
                          <w:p w14:paraId="68ABD954"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w:t>
                            </w:r>
                          </w:p>
                          <w:p w14:paraId="23BD523F"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leaf entity-key {</w:t>
                            </w:r>
                          </w:p>
                          <w:p w14:paraId="3108EF7D"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type string;</w:t>
                            </w:r>
                          </w:p>
                          <w:p w14:paraId="3ED85584"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config false;</w:t>
                            </w:r>
                          </w:p>
                          <w:p w14:paraId="0C559142"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"The identifier of the entity that is used in a Compacted log as the compaction key.</w:t>
                            </w:r>
                          </w:p>
                          <w:p w14:paraId="49B23E75"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The entityKey value, where appropriate, may be based upon the identifiers from the event source.</w:t>
                            </w:r>
                          </w:p>
                          <w:p w14:paraId="5612F22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It can be built from some specific detail combination that meets the necessary uniqueness and durability requirements.</w:t>
                            </w:r>
                          </w:p>
                          <w:p w14:paraId="2FE0D8B3"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entityKey is the value used during compaction.</w:t>
                            </w:r>
                          </w:p>
                          <w:p w14:paraId="5FE621A5"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Ideally it is a UUID format, if this can be formed from the source identifier.</w:t>
                            </w:r>
                          </w:p>
                          <w:p w14:paraId="1AA58FE2"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CONDITION: Mandatory where the log is compacted.";</w:t>
                            </w:r>
                          </w:p>
                          <w:p w14:paraId="5C8D9BE1"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w:t>
                            </w:r>
                          </w:p>
                          <w:p w14:paraId="3FA1EB3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leaf record-type {</w:t>
                            </w:r>
                          </w:p>
                          <w:p w14:paraId="41C98D13" w14:textId="77777777" w:rsid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type record-type;</w:t>
                            </w:r>
                          </w:p>
                          <w:p w14:paraId="6C35E18C" w14:textId="77777777" w:rsidR="0022299B" w:rsidRPr="00BE4D8B" w:rsidRDefault="0022299B" w:rsidP="00BE4D8B">
                            <w:pPr>
                              <w:spacing w:before="40" w:after="40" w:line="216" w:lineRule="auto"/>
                              <w:rPr>
                                <w:rFonts w:asciiTheme="minorHAnsi" w:hAnsi="Arial"/>
                                <w:kern w:val="24"/>
                                <w:sz w:val="16"/>
                                <w:szCs w:val="16"/>
                                <w:lang w:val="en-GB"/>
                              </w:rPr>
                            </w:pPr>
                            <w:r w:rsidRPr="0022299B">
                              <w:rPr>
                                <w:rFonts w:asciiTheme="minorHAnsi" w:hAnsi="Arial"/>
                                <w:kern w:val="24"/>
                                <w:sz w:val="16"/>
                                <w:szCs w:val="16"/>
                                <w:lang w:val="en-GB"/>
                              </w:rPr>
                              <w:t xml:space="preserve">            default "RECORD_TYPE_INFORMATION";</w:t>
                            </w:r>
                          </w:p>
                          <w:p w14:paraId="6A1ABB4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config false;</w:t>
                            </w:r>
                          </w:p>
                          <w:p w14:paraId="1E8FAA13"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"The type of the record.</w:t>
                            </w:r>
                          </w:p>
                          <w:p w14:paraId="087C6A7B"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Can be used to understand which elements of the record will be present.</w:t>
                            </w:r>
                          </w:p>
                          <w:p w14:paraId="280DA06A"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CONDITION: Mandatory where not default.";</w:t>
                            </w:r>
                          </w:p>
                          <w:p w14:paraId="2DCFD109"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w:t>
                            </w:r>
                          </w:p>
                          <w:p w14:paraId="18930789"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leaf record-authenticity-token {</w:t>
                            </w:r>
                          </w:p>
                          <w:p w14:paraId="5B94CE43"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type string;</w:t>
                            </w:r>
                          </w:p>
                          <w:p w14:paraId="76B9C2B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config false;</w:t>
                            </w:r>
                          </w:p>
                          <w:p w14:paraId="4F6FF9A4"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"A token generated using a method that allows the client to validate that the record came from the expected provider.</w:t>
                            </w:r>
                          </w:p>
                          <w:p w14:paraId="15C8D88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CONDITION: Mandatory where authenticity method providing a token is required.";</w:t>
                            </w:r>
                          </w:p>
                          <w:p w14:paraId="5527859D"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w:t>
                            </w:r>
                          </w:p>
                          <w:p w14:paraId="683DB851"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"The header of the log record providing general parameters of the record common to all records.";</w:t>
                            </w:r>
                          </w:p>
                          <w:p w14:paraId="22D4E4ED" w14:textId="77777777" w:rsidR="00033784" w:rsidRPr="00F32BDC" w:rsidRDefault="00BE4D8B" w:rsidP="000E7356">
                            <w:pPr>
                              <w:spacing w:before="40" w:after="40" w:line="216" w:lineRule="auto"/>
                              <w:rPr>
                                <w:sz w:val="20"/>
                                <w:szCs w:val="14"/>
                              </w:rPr>
                            </w:pPr>
                            <w:r w:rsidRPr="00BE4D8B">
                              <w:rPr>
                                <w:rFonts w:asciiTheme="minorHAnsi" w:hAnsi="Arial"/>
                                <w:kern w:val="24"/>
                                <w:sz w:val="16"/>
                                <w:szCs w:val="16"/>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619FA094" id="_x0000_s1039" style="position:absolute;margin-left:0;margin-top:21.55pt;width:519.75pt;height:676.5pt;z-index:251633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" fillcolor="#f9ecd4 [663]" strokecolor="#141313 [3213]">
                <v:path arrowok="t"/>
                <o:lock v:ext="edit" grouping="t"/>
                <v:textbox>
                  <w:txbxContent>
                    <w:p w14:paraId="096A70E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grouping log-record-header {</w:t>
                      </w:r>
                    </w:p>
                    <w:p w14:paraId="537A33AB"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leaf tapi-context {</w:t>
                      </w:r>
                    </w:p>
                    <w:p w14:paraId="121D1A97"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type tapi-</w:t>
                      </w:r>
                      <w:proofErr w:type="gramStart"/>
                      <w:r w:rsidRPr="00BE4D8B">
                        <w:rPr>
                          <w:rFonts w:asciiTheme="minorHAnsi" w:hAnsi="Arial"/>
                          <w:kern w:val="24"/>
                          <w:sz w:val="16"/>
                          <w:szCs w:val="16"/>
                          <w:lang w:val="en-GB"/>
                        </w:rPr>
                        <w:t>common:uuid</w:t>
                      </w:r>
                      <w:proofErr w:type="gramEnd"/>
                      <w:r w:rsidRPr="00BE4D8B">
                        <w:rPr>
                          <w:rFonts w:asciiTheme="minorHAnsi" w:hAnsi="Arial"/>
                          <w:kern w:val="24"/>
                          <w:sz w:val="16"/>
                          <w:szCs w:val="16"/>
                          <w:lang w:val="en-GB"/>
                        </w:rPr>
                        <w:t>;</w:t>
                      </w:r>
                    </w:p>
                    <w:p w14:paraId="0191C2D0"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config </w:t>
                      </w:r>
                      <w:proofErr w:type="gramStart"/>
                      <w:r w:rsidRPr="00BE4D8B">
                        <w:rPr>
                          <w:rFonts w:asciiTheme="minorHAnsi" w:hAnsi="Arial"/>
                          <w:kern w:val="24"/>
                          <w:sz w:val="16"/>
                          <w:szCs w:val="16"/>
                          <w:lang w:val="en-GB"/>
                        </w:rPr>
                        <w:t>false;</w:t>
                      </w:r>
                      <w:proofErr w:type="gramEnd"/>
                    </w:p>
                    <w:p w14:paraId="4FEB62A1"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"The identifier of the context.</w:t>
                      </w:r>
                    </w:p>
                    <w:p w14:paraId="143395C1"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CONDITION: Mandatory where there is information related to more than one tapi context in the stream.</w:t>
                      </w:r>
                      <w:proofErr w:type="gramStart"/>
                      <w:r w:rsidRPr="00BE4D8B">
                        <w:rPr>
                          <w:rFonts w:asciiTheme="minorHAnsi" w:hAnsi="Arial"/>
                          <w:kern w:val="24"/>
                          <w:sz w:val="16"/>
                          <w:szCs w:val="16"/>
                          <w:lang w:val="en-GB"/>
                        </w:rPr>
                        <w:t>";</w:t>
                      </w:r>
                      <w:proofErr w:type="gramEnd"/>
                    </w:p>
                    <w:p w14:paraId="1A04D532"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w:t>
                      </w:r>
                    </w:p>
                    <w:p w14:paraId="4673AEF6"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leaf token {</w:t>
                      </w:r>
                    </w:p>
                    <w:p w14:paraId="5F0BFE5D"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type </w:t>
                      </w:r>
                      <w:proofErr w:type="gramStart"/>
                      <w:r w:rsidRPr="00BE4D8B">
                        <w:rPr>
                          <w:rFonts w:asciiTheme="minorHAnsi" w:hAnsi="Arial"/>
                          <w:kern w:val="24"/>
                          <w:sz w:val="16"/>
                          <w:szCs w:val="16"/>
                          <w:lang w:val="en-GB"/>
                        </w:rPr>
                        <w:t>string;</w:t>
                      </w:r>
                      <w:proofErr w:type="gramEnd"/>
                    </w:p>
                    <w:p w14:paraId="6A2A1E4F"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config </w:t>
                      </w:r>
                      <w:proofErr w:type="gramStart"/>
                      <w:r w:rsidRPr="00BE4D8B">
                        <w:rPr>
                          <w:rFonts w:asciiTheme="minorHAnsi" w:hAnsi="Arial"/>
                          <w:kern w:val="24"/>
                          <w:sz w:val="16"/>
                          <w:szCs w:val="16"/>
                          <w:lang w:val="en-GB"/>
                        </w:rPr>
                        <w:t>false;</w:t>
                      </w:r>
                      <w:proofErr w:type="gramEnd"/>
                    </w:p>
                    <w:p w14:paraId="6CD9A572"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"A coded (and compact) form of the fullLogRecordOffsetId.</w:t>
                      </w:r>
                    </w:p>
                    <w:p w14:paraId="74AD0411"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This property is used to request streaming from a particular point (e.g., the last correctly handled record).</w:t>
                      </w:r>
                    </w:p>
                    <w:p w14:paraId="2C81F18B"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For a basic log solution this may simply be the sequence number.</w:t>
                      </w:r>
                    </w:p>
                    <w:p w14:paraId="101C349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CONDITION: Mandatory where the stream type is from a compacted log OR it offers an opportunity to recover from a particular </w:t>
                      </w:r>
                      <w:r>
                        <w:rPr>
                          <w:rFonts w:asciiTheme="minorHAnsi" w:hAnsi="Arial"/>
                          <w:kern w:val="24"/>
                          <w:sz w:val="16"/>
                          <w:szCs w:val="16"/>
                          <w:lang w:val="en-GB"/>
                        </w:rPr>
                        <w:br/>
                        <w:t xml:space="preserve">                </w:t>
                      </w:r>
                      <w:r w:rsidRPr="00BE4D8B">
                        <w:rPr>
                          <w:rFonts w:asciiTheme="minorHAnsi" w:hAnsi="Arial"/>
                          <w:kern w:val="24"/>
                          <w:sz w:val="16"/>
                          <w:szCs w:val="16"/>
                          <w:lang w:val="en-GB"/>
                        </w:rPr>
                        <w:t>record using the token.</w:t>
                      </w:r>
                      <w:proofErr w:type="gramStart"/>
                      <w:r w:rsidRPr="00BE4D8B">
                        <w:rPr>
                          <w:rFonts w:asciiTheme="minorHAnsi" w:hAnsi="Arial"/>
                          <w:kern w:val="24"/>
                          <w:sz w:val="16"/>
                          <w:szCs w:val="16"/>
                          <w:lang w:val="en-GB"/>
                        </w:rPr>
                        <w:t>";</w:t>
                      </w:r>
                      <w:proofErr w:type="gramEnd"/>
                    </w:p>
                    <w:p w14:paraId="251A6F8E"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w:t>
                      </w:r>
                    </w:p>
                    <w:p w14:paraId="0236673E"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list full-log-record-offset-id {</w:t>
                      </w:r>
                    </w:p>
                    <w:p w14:paraId="7C236207"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key 'value-name</w:t>
                      </w:r>
                      <w:proofErr w:type="gramStart"/>
                      <w:r w:rsidRPr="00BE4D8B">
                        <w:rPr>
                          <w:rFonts w:asciiTheme="minorHAnsi" w:hAnsi="Arial"/>
                          <w:kern w:val="24"/>
                          <w:sz w:val="16"/>
                          <w:szCs w:val="16"/>
                          <w:lang w:val="en-GB"/>
                        </w:rPr>
                        <w:t>';</w:t>
                      </w:r>
                      <w:proofErr w:type="gramEnd"/>
                    </w:p>
                    <w:p w14:paraId="7474A2B3"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config </w:t>
                      </w:r>
                      <w:proofErr w:type="gramStart"/>
                      <w:r w:rsidRPr="00BE4D8B">
                        <w:rPr>
                          <w:rFonts w:asciiTheme="minorHAnsi" w:hAnsi="Arial"/>
                          <w:kern w:val="24"/>
                          <w:sz w:val="16"/>
                          <w:szCs w:val="16"/>
                          <w:lang w:val="en-GB"/>
                        </w:rPr>
                        <w:t>false;</w:t>
                      </w:r>
                      <w:proofErr w:type="gramEnd"/>
                    </w:p>
                    <w:p w14:paraId="39929D0C"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min-elements </w:t>
                      </w:r>
                      <w:proofErr w:type="gramStart"/>
                      <w:r w:rsidRPr="00BE4D8B">
                        <w:rPr>
                          <w:rFonts w:asciiTheme="minorHAnsi" w:hAnsi="Arial"/>
                          <w:kern w:val="24"/>
                          <w:sz w:val="16"/>
                          <w:szCs w:val="16"/>
                          <w:lang w:val="en-GB"/>
                        </w:rPr>
                        <w:t>1;</w:t>
                      </w:r>
                      <w:proofErr w:type="gramEnd"/>
                    </w:p>
                    <w:p w14:paraId="489F9E1D"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uses tapi-common:name-and-</w:t>
                      </w:r>
                      <w:proofErr w:type="gramStart"/>
                      <w:r w:rsidRPr="00BE4D8B">
                        <w:rPr>
                          <w:rFonts w:asciiTheme="minorHAnsi" w:hAnsi="Arial"/>
                          <w:kern w:val="24"/>
                          <w:sz w:val="16"/>
                          <w:szCs w:val="16"/>
                          <w:lang w:val="en-GB"/>
                        </w:rPr>
                        <w:t>value;</w:t>
                      </w:r>
                      <w:proofErr w:type="gramEnd"/>
                    </w:p>
                    <w:p w14:paraId="2E81A6B0"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"This property must minimally provide a logging sequence number.</w:t>
                      </w:r>
                    </w:p>
                    <w:p w14:paraId="3EE473D9"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Note that when compaction is active, the streamed sequence may not have sequence numbers that simply increment by one.</w:t>
                      </w:r>
                    </w:p>
                    <w:p w14:paraId="5D3D115D"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In a complex log </w:t>
                      </w:r>
                      <w:proofErr w:type="gramStart"/>
                      <w:r w:rsidRPr="00BE4D8B">
                        <w:rPr>
                          <w:rFonts w:asciiTheme="minorHAnsi" w:hAnsi="Arial"/>
                          <w:kern w:val="24"/>
                          <w:sz w:val="16"/>
                          <w:szCs w:val="16"/>
                          <w:lang w:val="en-GB"/>
                        </w:rPr>
                        <w:t>solution</w:t>
                      </w:r>
                      <w:proofErr w:type="gramEnd"/>
                      <w:r w:rsidRPr="00BE4D8B">
                        <w:rPr>
                          <w:rFonts w:asciiTheme="minorHAnsi" w:hAnsi="Arial"/>
                          <w:kern w:val="24"/>
                          <w:sz w:val="16"/>
                          <w:szCs w:val="16"/>
                          <w:lang w:val="en-GB"/>
                        </w:rPr>
                        <w:t xml:space="preserve"> there may be various parts to the log.</w:t>
                      </w:r>
                    </w:p>
                    <w:p w14:paraId="0AD00C35"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The record token is a compressed form of log record reference.</w:t>
                      </w:r>
                    </w:p>
                    <w:p w14:paraId="6A71048C"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This property provides the verbose form </w:t>
                      </w:r>
                    </w:p>
                    <w:p w14:paraId="0CC87103"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For example, it may include:</w:t>
                      </w:r>
                    </w:p>
                    <w:p w14:paraId="00A44720"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 stream id</w:t>
                      </w:r>
                    </w:p>
                    <w:p w14:paraId="3949519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 topic</w:t>
                      </w:r>
                    </w:p>
                    <w:p w14:paraId="4CCC0C2F"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 partition</w:t>
                      </w:r>
                    </w:p>
                    <w:p w14:paraId="4AFC55D1"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 partition offset</w:t>
                      </w:r>
                    </w:p>
                    <w:p w14:paraId="4D751E99"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 sequence number (the offset is essentially the sequence number associated with the partition)</w:t>
                      </w:r>
                      <w:proofErr w:type="gramStart"/>
                      <w:r w:rsidRPr="00BE4D8B">
                        <w:rPr>
                          <w:rFonts w:asciiTheme="minorHAnsi" w:hAnsi="Arial"/>
                          <w:kern w:val="24"/>
                          <w:sz w:val="16"/>
                          <w:szCs w:val="16"/>
                          <w:lang w:val="en-GB"/>
                        </w:rPr>
                        <w:t>";</w:t>
                      </w:r>
                      <w:proofErr w:type="gramEnd"/>
                    </w:p>
                    <w:p w14:paraId="2123AE19"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w:t>
                      </w:r>
                    </w:p>
                    <w:p w14:paraId="70DAB8BD"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leaf log-append-</w:t>
                      </w:r>
                      <w:proofErr w:type="gramStart"/>
                      <w:r w:rsidRPr="00BE4D8B">
                        <w:rPr>
                          <w:rFonts w:asciiTheme="minorHAnsi" w:hAnsi="Arial"/>
                          <w:kern w:val="24"/>
                          <w:sz w:val="16"/>
                          <w:szCs w:val="16"/>
                          <w:lang w:val="en-GB"/>
                        </w:rPr>
                        <w:t>time-stamp</w:t>
                      </w:r>
                      <w:proofErr w:type="gramEnd"/>
                      <w:r w:rsidRPr="00BE4D8B">
                        <w:rPr>
                          <w:rFonts w:asciiTheme="minorHAnsi" w:hAnsi="Arial"/>
                          <w:kern w:val="24"/>
                          <w:sz w:val="16"/>
                          <w:szCs w:val="16"/>
                          <w:lang w:val="en-GB"/>
                        </w:rPr>
                        <w:t xml:space="preserve"> {</w:t>
                      </w:r>
                    </w:p>
                    <w:p w14:paraId="11EE2BB1"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type tapi-</w:t>
                      </w:r>
                      <w:proofErr w:type="gramStart"/>
                      <w:r w:rsidRPr="00BE4D8B">
                        <w:rPr>
                          <w:rFonts w:asciiTheme="minorHAnsi" w:hAnsi="Arial"/>
                          <w:kern w:val="24"/>
                          <w:sz w:val="16"/>
                          <w:szCs w:val="16"/>
                          <w:lang w:val="en-GB"/>
                        </w:rPr>
                        <w:t>common:date</w:t>
                      </w:r>
                      <w:proofErr w:type="gramEnd"/>
                      <w:r w:rsidRPr="00BE4D8B">
                        <w:rPr>
                          <w:rFonts w:asciiTheme="minorHAnsi" w:hAnsi="Arial"/>
                          <w:kern w:val="24"/>
                          <w:sz w:val="16"/>
                          <w:szCs w:val="16"/>
                          <w:lang w:val="en-GB"/>
                        </w:rPr>
                        <w:t>-and-</w:t>
                      </w:r>
                      <w:proofErr w:type="gramStart"/>
                      <w:r w:rsidRPr="00BE4D8B">
                        <w:rPr>
                          <w:rFonts w:asciiTheme="minorHAnsi" w:hAnsi="Arial"/>
                          <w:kern w:val="24"/>
                          <w:sz w:val="16"/>
                          <w:szCs w:val="16"/>
                          <w:lang w:val="en-GB"/>
                        </w:rPr>
                        <w:t>time;</w:t>
                      </w:r>
                      <w:proofErr w:type="gramEnd"/>
                    </w:p>
                    <w:p w14:paraId="790ED0AE"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config </w:t>
                      </w:r>
                      <w:proofErr w:type="gramStart"/>
                      <w:r w:rsidRPr="00BE4D8B">
                        <w:rPr>
                          <w:rFonts w:asciiTheme="minorHAnsi" w:hAnsi="Arial"/>
                          <w:kern w:val="24"/>
                          <w:sz w:val="16"/>
                          <w:szCs w:val="16"/>
                          <w:lang w:val="en-GB"/>
                        </w:rPr>
                        <w:t>false;</w:t>
                      </w:r>
                      <w:proofErr w:type="gramEnd"/>
                    </w:p>
                    <w:p w14:paraId="4868A9EF"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"The time when the record was appended to the log.</w:t>
                      </w:r>
                    </w:p>
                    <w:p w14:paraId="724C0013"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CONDITION: Mandatory where the log is compacted.</w:t>
                      </w:r>
                      <w:proofErr w:type="gramStart"/>
                      <w:r w:rsidRPr="00BE4D8B">
                        <w:rPr>
                          <w:rFonts w:asciiTheme="minorHAnsi" w:hAnsi="Arial"/>
                          <w:kern w:val="24"/>
                          <w:sz w:val="16"/>
                          <w:szCs w:val="16"/>
                          <w:lang w:val="en-GB"/>
                        </w:rPr>
                        <w:t>";</w:t>
                      </w:r>
                      <w:proofErr w:type="gramEnd"/>
                    </w:p>
                    <w:p w14:paraId="68ABD954"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w:t>
                      </w:r>
                    </w:p>
                    <w:p w14:paraId="23BD523F"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leaf entity-key {</w:t>
                      </w:r>
                    </w:p>
                    <w:p w14:paraId="3108EF7D"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type </w:t>
                      </w:r>
                      <w:proofErr w:type="gramStart"/>
                      <w:r w:rsidRPr="00BE4D8B">
                        <w:rPr>
                          <w:rFonts w:asciiTheme="minorHAnsi" w:hAnsi="Arial"/>
                          <w:kern w:val="24"/>
                          <w:sz w:val="16"/>
                          <w:szCs w:val="16"/>
                          <w:lang w:val="en-GB"/>
                        </w:rPr>
                        <w:t>string;</w:t>
                      </w:r>
                      <w:proofErr w:type="gramEnd"/>
                    </w:p>
                    <w:p w14:paraId="3ED85584"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config </w:t>
                      </w:r>
                      <w:proofErr w:type="gramStart"/>
                      <w:r w:rsidRPr="00BE4D8B">
                        <w:rPr>
                          <w:rFonts w:asciiTheme="minorHAnsi" w:hAnsi="Arial"/>
                          <w:kern w:val="24"/>
                          <w:sz w:val="16"/>
                          <w:szCs w:val="16"/>
                          <w:lang w:val="en-GB"/>
                        </w:rPr>
                        <w:t>false;</w:t>
                      </w:r>
                      <w:proofErr w:type="gramEnd"/>
                    </w:p>
                    <w:p w14:paraId="0C559142"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"The identifier of the entity that is used in a Compacted log as the compaction key.</w:t>
                      </w:r>
                    </w:p>
                    <w:p w14:paraId="49B23E75"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The entityKey value, where appropriate, may be based upon the identifiers from the event source.</w:t>
                      </w:r>
                    </w:p>
                    <w:p w14:paraId="5612F22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It can be built from some specific detail combination that meets the necessary uniqueness and durability requirements.</w:t>
                      </w:r>
                    </w:p>
                    <w:p w14:paraId="2FE0D8B3"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entityKey is the value used during compaction.</w:t>
                      </w:r>
                    </w:p>
                    <w:p w14:paraId="5FE621A5"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Ideally it is a UUID format, if this can be formed from the source identifier.</w:t>
                      </w:r>
                    </w:p>
                    <w:p w14:paraId="1AA58FE2"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CONDITION: Mandatory where the log is compacted.</w:t>
                      </w:r>
                      <w:proofErr w:type="gramStart"/>
                      <w:r w:rsidRPr="00BE4D8B">
                        <w:rPr>
                          <w:rFonts w:asciiTheme="minorHAnsi" w:hAnsi="Arial"/>
                          <w:kern w:val="24"/>
                          <w:sz w:val="16"/>
                          <w:szCs w:val="16"/>
                          <w:lang w:val="en-GB"/>
                        </w:rPr>
                        <w:t>";</w:t>
                      </w:r>
                      <w:proofErr w:type="gramEnd"/>
                    </w:p>
                    <w:p w14:paraId="5C8D9BE1"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w:t>
                      </w:r>
                    </w:p>
                    <w:p w14:paraId="3FA1EB3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leaf record-type {</w:t>
                      </w:r>
                    </w:p>
                    <w:p w14:paraId="41C98D13" w14:textId="77777777" w:rsid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type record-</w:t>
                      </w:r>
                      <w:proofErr w:type="gramStart"/>
                      <w:r w:rsidRPr="00BE4D8B">
                        <w:rPr>
                          <w:rFonts w:asciiTheme="minorHAnsi" w:hAnsi="Arial"/>
                          <w:kern w:val="24"/>
                          <w:sz w:val="16"/>
                          <w:szCs w:val="16"/>
                          <w:lang w:val="en-GB"/>
                        </w:rPr>
                        <w:t>type;</w:t>
                      </w:r>
                      <w:proofErr w:type="gramEnd"/>
                    </w:p>
                    <w:p w14:paraId="6C35E18C" w14:textId="77777777" w:rsidR="0022299B" w:rsidRPr="00BE4D8B" w:rsidRDefault="0022299B" w:rsidP="00BE4D8B">
                      <w:pPr>
                        <w:spacing w:before="40" w:after="40" w:line="216" w:lineRule="auto"/>
                        <w:rPr>
                          <w:rFonts w:asciiTheme="minorHAnsi" w:hAnsi="Arial"/>
                          <w:kern w:val="24"/>
                          <w:sz w:val="16"/>
                          <w:szCs w:val="16"/>
                          <w:lang w:val="en-GB"/>
                        </w:rPr>
                      </w:pPr>
                      <w:r w:rsidRPr="0022299B">
                        <w:rPr>
                          <w:rFonts w:asciiTheme="minorHAnsi" w:hAnsi="Arial"/>
                          <w:kern w:val="24"/>
                          <w:sz w:val="16"/>
                          <w:szCs w:val="16"/>
                          <w:lang w:val="en-GB"/>
                        </w:rPr>
                        <w:t xml:space="preserve">            default "RECORD_TYPE_INFORMATION</w:t>
                      </w:r>
                      <w:proofErr w:type="gramStart"/>
                      <w:r w:rsidRPr="0022299B">
                        <w:rPr>
                          <w:rFonts w:asciiTheme="minorHAnsi" w:hAnsi="Arial"/>
                          <w:kern w:val="24"/>
                          <w:sz w:val="16"/>
                          <w:szCs w:val="16"/>
                          <w:lang w:val="en-GB"/>
                        </w:rPr>
                        <w:t>";</w:t>
                      </w:r>
                      <w:proofErr w:type="gramEnd"/>
                    </w:p>
                    <w:p w14:paraId="6A1ABB4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config </w:t>
                      </w:r>
                      <w:proofErr w:type="gramStart"/>
                      <w:r w:rsidRPr="00BE4D8B">
                        <w:rPr>
                          <w:rFonts w:asciiTheme="minorHAnsi" w:hAnsi="Arial"/>
                          <w:kern w:val="24"/>
                          <w:sz w:val="16"/>
                          <w:szCs w:val="16"/>
                          <w:lang w:val="en-GB"/>
                        </w:rPr>
                        <w:t>false;</w:t>
                      </w:r>
                      <w:proofErr w:type="gramEnd"/>
                    </w:p>
                    <w:p w14:paraId="1E8FAA13"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"The type of the record.</w:t>
                      </w:r>
                    </w:p>
                    <w:p w14:paraId="087C6A7B"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Can be used to understand which elements of the record will be present.</w:t>
                      </w:r>
                    </w:p>
                    <w:p w14:paraId="280DA06A"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CONDITION: Mandatory where not default.</w:t>
                      </w:r>
                      <w:proofErr w:type="gramStart"/>
                      <w:r w:rsidRPr="00BE4D8B">
                        <w:rPr>
                          <w:rFonts w:asciiTheme="minorHAnsi" w:hAnsi="Arial"/>
                          <w:kern w:val="24"/>
                          <w:sz w:val="16"/>
                          <w:szCs w:val="16"/>
                          <w:lang w:val="en-GB"/>
                        </w:rPr>
                        <w:t>";</w:t>
                      </w:r>
                      <w:proofErr w:type="gramEnd"/>
                    </w:p>
                    <w:p w14:paraId="2DCFD109"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w:t>
                      </w:r>
                    </w:p>
                    <w:p w14:paraId="18930789"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leaf record-authenticity-token {</w:t>
                      </w:r>
                    </w:p>
                    <w:p w14:paraId="5B94CE43"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type </w:t>
                      </w:r>
                      <w:proofErr w:type="gramStart"/>
                      <w:r w:rsidRPr="00BE4D8B">
                        <w:rPr>
                          <w:rFonts w:asciiTheme="minorHAnsi" w:hAnsi="Arial"/>
                          <w:kern w:val="24"/>
                          <w:sz w:val="16"/>
                          <w:szCs w:val="16"/>
                          <w:lang w:val="en-GB"/>
                        </w:rPr>
                        <w:t>string;</w:t>
                      </w:r>
                      <w:proofErr w:type="gramEnd"/>
                    </w:p>
                    <w:p w14:paraId="76B9C2B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config </w:t>
                      </w:r>
                      <w:proofErr w:type="gramStart"/>
                      <w:r w:rsidRPr="00BE4D8B">
                        <w:rPr>
                          <w:rFonts w:asciiTheme="minorHAnsi" w:hAnsi="Arial"/>
                          <w:kern w:val="24"/>
                          <w:sz w:val="16"/>
                          <w:szCs w:val="16"/>
                          <w:lang w:val="en-GB"/>
                        </w:rPr>
                        <w:t>false;</w:t>
                      </w:r>
                      <w:proofErr w:type="gramEnd"/>
                    </w:p>
                    <w:p w14:paraId="4F6FF9A4"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"A token generated using a method that allows the client to validate that the record came from the expected provider.</w:t>
                      </w:r>
                    </w:p>
                    <w:p w14:paraId="15C8D888"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CONDITION: Mandatory where authenticity method providing a token is required.</w:t>
                      </w:r>
                      <w:proofErr w:type="gramStart"/>
                      <w:r w:rsidRPr="00BE4D8B">
                        <w:rPr>
                          <w:rFonts w:asciiTheme="minorHAnsi" w:hAnsi="Arial"/>
                          <w:kern w:val="24"/>
                          <w:sz w:val="16"/>
                          <w:szCs w:val="16"/>
                          <w:lang w:val="en-GB"/>
                        </w:rPr>
                        <w:t>";</w:t>
                      </w:r>
                      <w:proofErr w:type="gramEnd"/>
                    </w:p>
                    <w:p w14:paraId="5527859D"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w:t>
                      </w:r>
                    </w:p>
                    <w:p w14:paraId="683DB851" w14:textId="77777777" w:rsidR="00BE4D8B" w:rsidRPr="00BE4D8B" w:rsidRDefault="00BE4D8B" w:rsidP="00BE4D8B">
                      <w:pPr>
                        <w:spacing w:before="40" w:after="40" w:line="216" w:lineRule="auto"/>
                        <w:rPr>
                          <w:rFonts w:asciiTheme="minorHAnsi" w:hAnsi="Arial"/>
                          <w:kern w:val="24"/>
                          <w:sz w:val="16"/>
                          <w:szCs w:val="16"/>
                          <w:lang w:val="en-GB"/>
                        </w:rPr>
                      </w:pPr>
                      <w:r w:rsidRPr="00BE4D8B">
                        <w:rPr>
                          <w:rFonts w:asciiTheme="minorHAnsi" w:hAnsi="Arial"/>
                          <w:kern w:val="24"/>
                          <w:sz w:val="16"/>
                          <w:szCs w:val="16"/>
                          <w:lang w:val="en-GB"/>
                        </w:rPr>
                        <w:t xml:space="preserve">        description "The header of the log record providing general parameters of the record common to all records.</w:t>
                      </w:r>
                      <w:proofErr w:type="gramStart"/>
                      <w:r w:rsidRPr="00BE4D8B">
                        <w:rPr>
                          <w:rFonts w:asciiTheme="minorHAnsi" w:hAnsi="Arial"/>
                          <w:kern w:val="24"/>
                          <w:sz w:val="16"/>
                          <w:szCs w:val="16"/>
                          <w:lang w:val="en-GB"/>
                        </w:rPr>
                        <w:t>";</w:t>
                      </w:r>
                      <w:proofErr w:type="gramEnd"/>
                    </w:p>
                    <w:p w14:paraId="22D4E4ED" w14:textId="77777777" w:rsidR="00033784" w:rsidRPr="00F32BDC" w:rsidRDefault="00BE4D8B" w:rsidP="000E7356">
                      <w:pPr>
                        <w:spacing w:before="40" w:after="40" w:line="216" w:lineRule="auto"/>
                        <w:rPr>
                          <w:sz w:val="20"/>
                          <w:szCs w:val="14"/>
                        </w:rPr>
                      </w:pPr>
                      <w:r w:rsidRPr="00BE4D8B">
                        <w:rPr>
                          <w:rFonts w:asciiTheme="minorHAnsi" w:hAnsi="Arial"/>
                          <w:kern w:val="24"/>
                          <w:sz w:val="16"/>
                          <w:szCs w:val="16"/>
                          <w:lang w:val="en-GB"/>
                        </w:rPr>
                        <w:t xml:space="preserve">    }</w:t>
                      </w:r>
                    </w:p>
                  </w:txbxContent>
                </v:textbox>
                <w10:wrap type="topAndBottom" anchorx="margin"/>
              </v:rect>
            </w:pict>
          </mc:Fallback>
        </mc:AlternateContent>
      </w:r>
      <w:r w:rsidR="006C14D7">
        <w:t>The log-record-header is as below.</w:t>
      </w:r>
      <w:r w:rsidR="00FF5185">
        <w:t xml:space="preserve"> </w:t>
      </w:r>
    </w:p>
    <w:p w14:paraId="035F2AD0" w14:textId="10AD32A5" w:rsidR="00A53D31" w:rsidRDefault="00A53D31" w:rsidP="00A53D31">
      <w:pPr>
        <w:pStyle w:val="FigureCaption"/>
      </w:pPr>
      <w:bookmarkStart w:id="123" w:name="_Toc223392393"/>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14</w:t>
      </w:r>
      <w:r>
        <w:rPr>
          <w:noProof/>
        </w:rPr>
        <w:fldChar w:fldCharType="end"/>
      </w:r>
      <w:r w:rsidRPr="00CA3534">
        <w:t xml:space="preserve"> </w:t>
      </w:r>
      <w:r>
        <w:t xml:space="preserve"> </w:t>
      </w:r>
      <w:r w:rsidR="00375A28">
        <w:t>YANG</w:t>
      </w:r>
      <w:r>
        <w:t>: log-record-header</w:t>
      </w:r>
      <w:bookmarkEnd w:id="123"/>
    </w:p>
    <w:p w14:paraId="74FA15F2" w14:textId="77777777" w:rsidR="00687955" w:rsidRDefault="002637E6" w:rsidP="00687955">
      <w:pPr>
        <w:spacing w:before="100" w:beforeAutospacing="1" w:after="100" w:afterAutospacing="1"/>
        <w:rPr>
          <w:rFonts w:eastAsia="Times New Roman"/>
        </w:rPr>
      </w:pPr>
      <w:r>
        <w:rPr>
          <w:rFonts w:eastAsia="Times New Roman"/>
        </w:rPr>
        <w:lastRenderedPageBreak/>
        <w:t>For this structure</w:t>
      </w:r>
      <w:r w:rsidR="002E14BE">
        <w:rPr>
          <w:rFonts w:eastAsia="Times New Roman"/>
        </w:rPr>
        <w:t>,</w:t>
      </w:r>
      <w:r>
        <w:rPr>
          <w:rFonts w:eastAsia="Times New Roman"/>
        </w:rPr>
        <w:t xml:space="preserve"> a solution shall provide the following support</w:t>
      </w:r>
      <w:r w:rsidR="00577FC5">
        <w:rPr>
          <w:rFonts w:eastAsia="Times New Roman"/>
        </w:rPr>
        <w:t xml:space="preserve"> for a compacted log </w:t>
      </w:r>
      <w:r w:rsidR="00CF2420">
        <w:rPr>
          <w:rFonts w:eastAsia="Times New Roman"/>
        </w:rPr>
        <w:t>capability</w:t>
      </w:r>
      <w:r w:rsidR="00DD4C34">
        <w:rPr>
          <w:rFonts w:eastAsia="Times New Roman"/>
        </w:rPr>
        <w:t xml:space="preserve"> with explanation provided in the </w:t>
      </w:r>
      <w:r w:rsidR="00375A28">
        <w:rPr>
          <w:rFonts w:eastAsia="Times New Roman"/>
        </w:rPr>
        <w:t>YANG</w:t>
      </w:r>
      <w:r w:rsidR="00DD4C34">
        <w:rPr>
          <w:rFonts w:eastAsia="Times New Roman"/>
        </w:rPr>
        <w:t xml:space="preserve"> above</w:t>
      </w:r>
      <w:r w:rsidR="00687955">
        <w:rPr>
          <w:rFonts w:eastAsia="Times New Roman"/>
        </w:rPr>
        <w:t>:</w:t>
      </w:r>
    </w:p>
    <w:p w14:paraId="3928E172" w14:textId="77777777" w:rsidR="00687955" w:rsidRDefault="00687955" w:rsidP="00687955">
      <w:pPr>
        <w:numPr>
          <w:ilvl w:val="0"/>
          <w:numId w:val="10"/>
        </w:numPr>
        <w:spacing w:before="100" w:beforeAutospacing="1" w:after="100" w:afterAutospacing="1"/>
        <w:rPr>
          <w:rFonts w:eastAsia="Times New Roman"/>
        </w:rPr>
      </w:pPr>
      <w:r w:rsidRPr="008B3C46">
        <w:rPr>
          <w:rFonts w:eastAsia="Times New Roman"/>
        </w:rPr>
        <w:t>Mandatory:</w:t>
      </w:r>
    </w:p>
    <w:p w14:paraId="705DA80E" w14:textId="77777777" w:rsidR="008F1159" w:rsidRDefault="008F1159" w:rsidP="008F1159">
      <w:pPr>
        <w:pStyle w:val="ListParagraph"/>
        <w:numPr>
          <w:ilvl w:val="1"/>
          <w:numId w:val="10"/>
        </w:numPr>
      </w:pPr>
      <w:r>
        <w:t xml:space="preserve">token </w:t>
      </w:r>
    </w:p>
    <w:p w14:paraId="54051287" w14:textId="77777777" w:rsidR="00DD4C34" w:rsidRDefault="00DD4C34" w:rsidP="001C5F85">
      <w:pPr>
        <w:pStyle w:val="ListParagraph"/>
        <w:numPr>
          <w:ilvl w:val="1"/>
          <w:numId w:val="10"/>
        </w:numPr>
      </w:pPr>
      <w:r w:rsidRPr="00DD4C34">
        <w:t>full-log-record-offset-id</w:t>
      </w:r>
      <w:r w:rsidR="00132397">
        <w:rPr>
          <w:rStyle w:val="FootnoteReference"/>
        </w:rPr>
        <w:footnoteReference w:id="41"/>
      </w:r>
    </w:p>
    <w:p w14:paraId="61A49F2E" w14:textId="77777777" w:rsidR="00205F2F" w:rsidRDefault="00577FC5" w:rsidP="00577FC5">
      <w:pPr>
        <w:pStyle w:val="ListParagraph"/>
        <w:numPr>
          <w:ilvl w:val="1"/>
          <w:numId w:val="10"/>
        </w:numPr>
      </w:pPr>
      <w:r>
        <w:t>log-append-time-stamp</w:t>
      </w:r>
    </w:p>
    <w:p w14:paraId="037B9543" w14:textId="1B9BEE2F" w:rsidR="00577FC5" w:rsidRDefault="00577FC5" w:rsidP="00B90A17">
      <w:pPr>
        <w:pStyle w:val="ListParagraph"/>
        <w:numPr>
          <w:ilvl w:val="1"/>
          <w:numId w:val="10"/>
        </w:numPr>
      </w:pPr>
      <w:r>
        <w:t>entity-key</w:t>
      </w:r>
      <w:r w:rsidR="00205F2F">
        <w:t xml:space="preserve">: </w:t>
      </w:r>
      <w:r w:rsidR="00205F2F" w:rsidRPr="00A56331">
        <w:rPr>
          <w:rFonts w:eastAsia="Times New Roman"/>
        </w:rPr>
        <w:t>The entity-key could reasonably be the uuid of the entity concatenated with the appropriate sequence of local ids for the substructure (i.e., the tree).</w:t>
      </w:r>
      <w:r w:rsidR="00566CA6" w:rsidRPr="00566CA6">
        <w:rPr>
          <w:rFonts w:eastAsia="Times New Roman"/>
        </w:rPr>
        <w:t xml:space="preserve"> </w:t>
      </w:r>
      <w:r w:rsidR="00566CA6">
        <w:rPr>
          <w:rFonts w:eastAsia="Times New Roman"/>
        </w:rPr>
        <w:t xml:space="preserve">See also </w:t>
      </w:r>
      <w:r w:rsidR="00566CA6">
        <w:fldChar w:fldCharType="begin"/>
      </w:r>
      <w:r w:rsidR="00566CA6">
        <w:instrText xml:space="preserve"> REF _Ref52981813 \r \h </w:instrText>
      </w:r>
      <w:r w:rsidR="00566CA6">
        <w:fldChar w:fldCharType="separate"/>
      </w:r>
      <w:r w:rsidR="00916DFC">
        <w:t>3.10.3</w:t>
      </w:r>
      <w:r w:rsidR="00566CA6">
        <w:fldChar w:fldCharType="end"/>
      </w:r>
      <w:r w:rsidR="00566CA6">
        <w:t xml:space="preserve"> </w:t>
      </w:r>
      <w:r w:rsidR="00566CA6">
        <w:fldChar w:fldCharType="begin"/>
      </w:r>
      <w:r w:rsidR="00566CA6">
        <w:instrText xml:space="preserve"> REF _Ref52981813 \h </w:instrText>
      </w:r>
      <w:r w:rsidR="00566CA6">
        <w:fldChar w:fldCharType="separate"/>
      </w:r>
      <w:r w:rsidR="00916DFC">
        <w:t>Considering parent-address</w:t>
      </w:r>
      <w:r w:rsidR="00566CA6">
        <w:fldChar w:fldCharType="end"/>
      </w:r>
      <w:r w:rsidR="00566CA6">
        <w:t xml:space="preserve"> on page </w:t>
      </w:r>
      <w:r w:rsidR="00566CA6">
        <w:fldChar w:fldCharType="begin"/>
      </w:r>
      <w:r w:rsidR="00566CA6">
        <w:instrText xml:space="preserve"> PAGEREF _Ref52981813 \h </w:instrText>
      </w:r>
      <w:r w:rsidR="00566CA6">
        <w:fldChar w:fldCharType="separate"/>
      </w:r>
      <w:r w:rsidR="00916DFC">
        <w:rPr>
          <w:noProof/>
        </w:rPr>
        <w:t>42</w:t>
      </w:r>
      <w:r w:rsidR="00566CA6">
        <w:fldChar w:fldCharType="end"/>
      </w:r>
      <w:r w:rsidR="00566CA6">
        <w:t>).</w:t>
      </w:r>
    </w:p>
    <w:p w14:paraId="3719CDE2" w14:textId="77777777" w:rsidR="008A7F9C" w:rsidRDefault="008A7F9C" w:rsidP="00577FC5">
      <w:pPr>
        <w:pStyle w:val="ListParagraph"/>
        <w:numPr>
          <w:ilvl w:val="1"/>
          <w:numId w:val="10"/>
        </w:numPr>
      </w:pPr>
      <w:r>
        <w:t>record-type (as the default record type is INFORMATION</w:t>
      </w:r>
      <w:r w:rsidR="001452F3">
        <w:t>)</w:t>
      </w:r>
    </w:p>
    <w:p w14:paraId="73FC26D3" w14:textId="77777777" w:rsidR="00DD4C34" w:rsidRDefault="00DD4C34" w:rsidP="00DD4C34">
      <w:pPr>
        <w:numPr>
          <w:ilvl w:val="0"/>
          <w:numId w:val="10"/>
        </w:numPr>
        <w:spacing w:before="100" w:beforeAutospacing="1" w:after="100" w:afterAutospacing="1"/>
        <w:rPr>
          <w:rFonts w:eastAsia="Times New Roman"/>
        </w:rPr>
      </w:pPr>
      <w:r>
        <w:rPr>
          <w:rFonts w:eastAsia="Times New Roman"/>
        </w:rPr>
        <w:t>Conditional Mandatory:</w:t>
      </w:r>
    </w:p>
    <w:p w14:paraId="2B6A50AF" w14:textId="77777777" w:rsidR="00132397" w:rsidRDefault="00132397" w:rsidP="00A56331">
      <w:pPr>
        <w:numPr>
          <w:ilvl w:val="1"/>
          <w:numId w:val="10"/>
        </w:numPr>
        <w:spacing w:before="100" w:beforeAutospacing="1" w:after="100" w:afterAutospacing="1"/>
        <w:rPr>
          <w:rFonts w:eastAsia="Times New Roman"/>
        </w:rPr>
      </w:pPr>
      <w:r>
        <w:t>record-authenticity-token: allows the provider to supply a value with each record, that is usually different from record to record (e.g., a digital signature where the value of which is set by combining some shared secret with the record content</w:t>
      </w:r>
      <w:r>
        <w:rPr>
          <w:rStyle w:val="FootnoteReference"/>
        </w:rPr>
        <w:footnoteReference w:id="42"/>
      </w:r>
      <w:r>
        <w:t>), that the client has a mechanism for confirming so as to validate that the record came from the expected originator and hence to protect against records being inserted in the stream from some unauthorized source.</w:t>
      </w:r>
    </w:p>
    <w:p w14:paraId="28A60FEF" w14:textId="77777777" w:rsidR="00687955" w:rsidRDefault="00687955" w:rsidP="00687955">
      <w:pPr>
        <w:numPr>
          <w:ilvl w:val="0"/>
          <w:numId w:val="10"/>
        </w:numPr>
        <w:spacing w:before="100" w:beforeAutospacing="1" w:after="100" w:afterAutospacing="1"/>
        <w:rPr>
          <w:rFonts w:eastAsia="Times New Roman"/>
        </w:rPr>
      </w:pPr>
      <w:r w:rsidRPr="008B3C46">
        <w:rPr>
          <w:rFonts w:eastAsia="Times New Roman"/>
        </w:rPr>
        <w:t>Optional</w:t>
      </w:r>
    </w:p>
    <w:p w14:paraId="05BE0CCF" w14:textId="77777777" w:rsidR="002B745C" w:rsidRDefault="002B745C" w:rsidP="002B745C">
      <w:pPr>
        <w:pStyle w:val="ListParagraph"/>
        <w:numPr>
          <w:ilvl w:val="1"/>
          <w:numId w:val="10"/>
        </w:numPr>
      </w:pPr>
      <w:r>
        <w:t xml:space="preserve">tapi-context: This field can be omitted for TAPI </w:t>
      </w:r>
      <w:r w:rsidR="00B817A7">
        <w:t>2.4</w:t>
      </w:r>
      <w:r>
        <w:t xml:space="preserve"> as </w:t>
      </w:r>
      <w:r w:rsidR="00267007">
        <w:t>focus is a single context</w:t>
      </w:r>
      <w:r>
        <w:t xml:space="preserve">. </w:t>
      </w:r>
    </w:p>
    <w:p w14:paraId="66FE1187" w14:textId="77777777" w:rsidR="008364FE" w:rsidRDefault="00653F26" w:rsidP="002B745C">
      <w:pPr>
        <w:pStyle w:val="ListParagraph"/>
        <w:numPr>
          <w:ilvl w:val="2"/>
          <w:numId w:val="10"/>
        </w:numPr>
      </w:pPr>
      <w:r>
        <w:t xml:space="preserve">This uuid identifies the applicable TAPI context. For TAPI </w:t>
      </w:r>
      <w:r w:rsidR="00B817A7">
        <w:t>2.4</w:t>
      </w:r>
      <w:r>
        <w:t xml:space="preserve"> the mapping between the context and its uuid is unspecified. </w:t>
      </w:r>
    </w:p>
    <w:p w14:paraId="3BF347F4" w14:textId="77777777" w:rsidR="00BE4D8B" w:rsidRDefault="002B745C" w:rsidP="00A56331">
      <w:pPr>
        <w:pStyle w:val="ListParagraph"/>
        <w:numPr>
          <w:ilvl w:val="2"/>
          <w:numId w:val="10"/>
        </w:numPr>
      </w:pPr>
      <w:r>
        <w:t>In future this will enable systems that support more than one context to ensure the context of the stream is present in the record.</w:t>
      </w:r>
    </w:p>
    <w:p w14:paraId="7F1C224B" w14:textId="77777777" w:rsidR="004D3FB2" w:rsidRDefault="004D3FB2">
      <w:pPr>
        <w:spacing w:after="0"/>
        <w:rPr>
          <w:rFonts w:asciiTheme="majorHAnsi" w:eastAsia="Times New Roman" w:hAnsiTheme="majorHAnsi" w:cstheme="majorBidi"/>
          <w:b/>
          <w:bCs/>
          <w:sz w:val="20"/>
          <w:szCs w:val="20"/>
        </w:rPr>
      </w:pPr>
      <w:r>
        <w:rPr>
          <w:rFonts w:eastAsia="Times New Roman"/>
        </w:rPr>
        <w:br w:type="page"/>
      </w:r>
    </w:p>
    <w:p w14:paraId="755CA276" w14:textId="77777777" w:rsidR="00B70682" w:rsidRDefault="00B70682" w:rsidP="00A56331">
      <w:pPr>
        <w:pStyle w:val="Heading3"/>
      </w:pPr>
      <w:bookmarkStart w:id="124" w:name="_Toc223392227"/>
      <w:r>
        <w:lastRenderedPageBreak/>
        <w:t>Log Record Body</w:t>
      </w:r>
      <w:bookmarkEnd w:id="124"/>
    </w:p>
    <w:p w14:paraId="7DD17596" w14:textId="77777777" w:rsidR="002414F1" w:rsidRDefault="00EA3568" w:rsidP="005B0893">
      <w:r>
        <w:t>The log record bod</w:t>
      </w:r>
      <w:r w:rsidR="001225B6">
        <w:t>y</w:t>
      </w:r>
      <w:r>
        <w:t xml:space="preserve"> includes generalized content and is augmented with specific content depending upon the value of a control property, record-content.</w:t>
      </w:r>
    </w:p>
    <w:p w14:paraId="6798EAE9" w14:textId="77777777" w:rsidR="005B0893" w:rsidRPr="00A60BD6" w:rsidRDefault="005B0893" w:rsidP="005B0893">
      <w:r w:rsidRPr="00F32BDC">
        <w:rPr>
          <w:noProof/>
        </w:rPr>
        <mc:AlternateContent>
          <mc:Choice Requires="wps">
            <w:drawing>
              <wp:anchor distT="0" distB="0" distL="114300" distR="114300" simplePos="0" relativeHeight="251635712" behindDoc="0" locked="0" layoutInCell="1" allowOverlap="1" wp14:anchorId="0CAC30D5" wp14:editId="44DA1A52">
                <wp:simplePos x="0" y="0"/>
                <wp:positionH relativeFrom="margin">
                  <wp:align>left</wp:align>
                </wp:positionH>
                <wp:positionV relativeFrom="paragraph">
                  <wp:posOffset>273685</wp:posOffset>
                </wp:positionV>
                <wp:extent cx="6600825" cy="6209030"/>
                <wp:effectExtent l="0" t="0" r="28575" b="20320"/>
                <wp:wrapTopAndBottom/>
                <wp:docPr id="1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6209414"/>
                        </a:xfrm>
                        <a:prstGeom prst="rect">
                          <a:avLst/>
                        </a:prstGeom>
                        <a:solidFill>
                          <a:schemeClr val="accent4">
                            <a:lumMod val="20000"/>
                            <a:lumOff val="80000"/>
                          </a:schemeClr>
                        </a:solidFill>
                        <a:ln>
                          <a:solidFill>
                            <a:schemeClr val="tx1"/>
                          </a:solidFill>
                        </a:ln>
                      </wps:spPr>
                      <wps:txbx>
                        <w:txbxContent>
                          <w:p w14:paraId="499BA66A"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grouping log-record-body {</w:t>
                            </w:r>
                          </w:p>
                          <w:p w14:paraId="734C004E"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container event-time-stamp {</w:t>
                            </w:r>
                          </w:p>
                          <w:p w14:paraId="45B49B55"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config false;</w:t>
                            </w:r>
                          </w:p>
                          <w:p w14:paraId="3CB7F468"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uses approx-date-and-time;</w:t>
                            </w:r>
                          </w:p>
                          <w:p w14:paraId="7827FC2A"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description "Time of the event at the origin of the event that triggered the generation of the record. </w:t>
                            </w:r>
                          </w:p>
                          <w:p w14:paraId="3101D4EA"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The structure allows for time uncertainty.</w:t>
                            </w:r>
                          </w:p>
                          <w:p w14:paraId="2E51E003"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CONDITION: Mandatory where event time is not conveyed via another property.";</w:t>
                            </w:r>
                          </w:p>
                          <w:p w14:paraId="160BA61D"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w:t>
                            </w:r>
                          </w:p>
                          <w:p w14:paraId="57F063E6"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leaf event-source {</w:t>
                            </w:r>
                          </w:p>
                          <w:p w14:paraId="3C3565B1"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type event-source;</w:t>
                            </w:r>
                          </w:p>
                          <w:p w14:paraId="678B09CB"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default "UNKNOWN";</w:t>
                            </w:r>
                          </w:p>
                          <w:p w14:paraId="5C03B06C"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config false;</w:t>
                            </w:r>
                          </w:p>
                          <w:p w14:paraId="14940CDC"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description "Indicates whether the source is controlled (under management control) or potentially chaotic (under resource control).</w:t>
                            </w:r>
                          </w:p>
                          <w:p w14:paraId="0EBDFD6F"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The time characteristic of the source may be determined from the metadata describing the resource (e.g., a detector).</w:t>
                            </w:r>
                          </w:p>
                          <w:p w14:paraId="29B056EE"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Where there is an alternative (and probably more detailed) source of information on time characteristic this attribute can be omitted.</w:t>
                            </w:r>
                          </w:p>
                          <w:p w14:paraId="6D03A680"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CONDITION: Mand</w:t>
                            </w:r>
                            <w:r w:rsidR="001F4EA5">
                              <w:rPr>
                                <w:rFonts w:asciiTheme="minorHAnsi" w:hAnsi="Arial"/>
                                <w:kern w:val="24"/>
                                <w:sz w:val="16"/>
                                <w:szCs w:val="16"/>
                                <w:lang w:val="en-GB"/>
                              </w:rPr>
                              <w:t>a</w:t>
                            </w:r>
                            <w:r w:rsidRPr="00793E3A">
                              <w:rPr>
                                <w:rFonts w:asciiTheme="minorHAnsi" w:hAnsi="Arial"/>
                                <w:kern w:val="24"/>
                                <w:sz w:val="16"/>
                                <w:szCs w:val="16"/>
                                <w:lang w:val="en-GB"/>
                              </w:rPr>
                              <w:t>tory where not default.";</w:t>
                            </w:r>
                          </w:p>
                          <w:p w14:paraId="401765A0"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w:t>
                            </w:r>
                          </w:p>
                          <w:p w14:paraId="5CA27EF8"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list additional-event-info {</w:t>
                            </w:r>
                          </w:p>
                          <w:p w14:paraId="60EDD3BF"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key 'value-name';</w:t>
                            </w:r>
                          </w:p>
                          <w:p w14:paraId="1EE1368F"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config false;</w:t>
                            </w:r>
                          </w:p>
                          <w:p w14:paraId="40F6BC34"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uses tapi-common:name-and-value;</w:t>
                            </w:r>
                          </w:p>
                          <w:p w14:paraId="549EEFD4"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description "Addition information related to the event such as change reason where changeReason would be the name and the value </w:t>
                            </w:r>
                            <w:r>
                              <w:rPr>
                                <w:rFonts w:asciiTheme="minorHAnsi" w:hAnsi="Arial"/>
                                <w:kern w:val="24"/>
                                <w:sz w:val="16"/>
                                <w:szCs w:val="16"/>
                                <w:lang w:val="en-GB"/>
                              </w:rPr>
                              <w:br/>
                              <w:t xml:space="preserve">         </w:t>
                            </w:r>
                            <w:r w:rsidR="009909ED">
                              <w:rPr>
                                <w:rFonts w:asciiTheme="minorHAnsi" w:hAnsi="Arial"/>
                                <w:kern w:val="24"/>
                                <w:sz w:val="16"/>
                                <w:szCs w:val="16"/>
                                <w:lang w:val="en-GB"/>
                              </w:rPr>
                              <w:t xml:space="preserve">    </w:t>
                            </w:r>
                            <w:r>
                              <w:rPr>
                                <w:rFonts w:asciiTheme="minorHAnsi" w:hAnsi="Arial"/>
                                <w:kern w:val="24"/>
                                <w:sz w:val="16"/>
                                <w:szCs w:val="16"/>
                                <w:lang w:val="en-GB"/>
                              </w:rPr>
                              <w:t xml:space="preserve">   </w:t>
                            </w:r>
                            <w:r w:rsidRPr="00793E3A">
                              <w:rPr>
                                <w:rFonts w:asciiTheme="minorHAnsi" w:hAnsi="Arial"/>
                                <w:kern w:val="24"/>
                                <w:sz w:val="16"/>
                                <w:szCs w:val="16"/>
                                <w:lang w:val="en-GB"/>
                              </w:rPr>
                              <w:t>text would provide information on the reason for change.</w:t>
                            </w:r>
                          </w:p>
                          <w:p w14:paraId="70638928"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CONDITION: Mandatory where there is additional info to convey.";</w:t>
                            </w:r>
                          </w:p>
                          <w:p w14:paraId="3591A803"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w:t>
                            </w:r>
                          </w:p>
                          <w:p w14:paraId="2FE744E5"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leaf-list parent-address {</w:t>
                            </w:r>
                          </w:p>
                          <w:p w14:paraId="564ADBCF"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type string;</w:t>
                            </w:r>
                          </w:p>
                          <w:p w14:paraId="10DF6D24"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config false;</w:t>
                            </w:r>
                          </w:p>
                          <w:p w14:paraId="666AC8DB"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description "Where the entity is a local class this provides the ordered list of ids from the closest global class (a UUID cast as a string) </w:t>
                            </w:r>
                            <w:r w:rsidR="009909ED">
                              <w:rPr>
                                <w:rFonts w:asciiTheme="minorHAnsi" w:hAnsi="Arial"/>
                                <w:kern w:val="24"/>
                                <w:sz w:val="16"/>
                                <w:szCs w:val="16"/>
                                <w:lang w:val="en-GB"/>
                              </w:rPr>
                              <w:br/>
                              <w:t xml:space="preserve">                </w:t>
                            </w:r>
                            <w:r w:rsidRPr="00793E3A">
                              <w:rPr>
                                <w:rFonts w:asciiTheme="minorHAnsi" w:hAnsi="Arial"/>
                                <w:kern w:val="24"/>
                                <w:sz w:val="16"/>
                                <w:szCs w:val="16"/>
                                <w:lang w:val="en-GB"/>
                              </w:rPr>
                              <w:t>to the direct parent (which may be the global class).</w:t>
                            </w:r>
                          </w:p>
                          <w:p w14:paraId="29A85E0A"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The field can include all entities back to the Context and hence can be used for global classes where the tree is being represented in </w:t>
                            </w:r>
                            <w:r w:rsidR="009909ED">
                              <w:rPr>
                                <w:rFonts w:asciiTheme="minorHAnsi" w:hAnsi="Arial"/>
                                <w:kern w:val="24"/>
                                <w:sz w:val="16"/>
                                <w:szCs w:val="16"/>
                                <w:lang w:val="en-GB"/>
                              </w:rPr>
                              <w:br/>
                              <w:t xml:space="preserve">                </w:t>
                            </w:r>
                            <w:r w:rsidRPr="00793E3A">
                              <w:rPr>
                                <w:rFonts w:asciiTheme="minorHAnsi" w:hAnsi="Arial"/>
                                <w:kern w:val="24"/>
                                <w:sz w:val="16"/>
                                <w:szCs w:val="16"/>
                                <w:lang w:val="en-GB"/>
                              </w:rPr>
                              <w:t>full.</w:t>
                            </w:r>
                          </w:p>
                          <w:p w14:paraId="3B2C6F5D"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Gives the position of the entity in the address tree (usually containment) that is raising the event by providing the name/id values in </w:t>
                            </w:r>
                            <w:r w:rsidR="009909ED">
                              <w:rPr>
                                <w:rFonts w:asciiTheme="minorHAnsi" w:hAnsi="Arial"/>
                                <w:kern w:val="24"/>
                                <w:sz w:val="16"/>
                                <w:szCs w:val="16"/>
                                <w:lang w:val="en-GB"/>
                              </w:rPr>
                              <w:br/>
                              <w:t xml:space="preserve">                </w:t>
                            </w:r>
                            <w:r w:rsidRPr="00793E3A">
                              <w:rPr>
                                <w:rFonts w:asciiTheme="minorHAnsi" w:hAnsi="Arial"/>
                                <w:kern w:val="24"/>
                                <w:sz w:val="16"/>
                                <w:szCs w:val="16"/>
                                <w:lang w:val="en-GB"/>
                              </w:rPr>
                              <w:t>the address of the parent.</w:t>
                            </w:r>
                          </w:p>
                          <w:p w14:paraId="32B9126F"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Is the sequence of named levels in the tree up to but excluding the entity of the notification. </w:t>
                            </w:r>
                          </w:p>
                          <w:p w14:paraId="01050964"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It includes the device id where relevant.</w:t>
                            </w:r>
                          </w:p>
                          <w:p w14:paraId="3945E55F"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CONDITION: Mandatory where the class has a parent</w:t>
                            </w:r>
                            <w:r w:rsidR="00CB4718">
                              <w:rPr>
                                <w:rFonts w:asciiTheme="minorHAnsi" w:hAnsi="Arial"/>
                                <w:kern w:val="24"/>
                                <w:sz w:val="16"/>
                                <w:szCs w:val="16"/>
                                <w:lang w:val="en-GB"/>
                              </w:rPr>
                              <w:t>,</w:t>
                            </w:r>
                            <w:r w:rsidRPr="00793E3A">
                              <w:rPr>
                                <w:rFonts w:asciiTheme="minorHAnsi" w:hAnsi="Arial"/>
                                <w:kern w:val="24"/>
                                <w:sz w:val="16"/>
                                <w:szCs w:val="16"/>
                                <w:lang w:val="en-GB"/>
                              </w:rPr>
                              <w:t xml:space="preserve"> and the parent is not context.";</w:t>
                            </w:r>
                          </w:p>
                          <w:p w14:paraId="497D2F26"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w:t>
                            </w:r>
                          </w:p>
                          <w:p w14:paraId="6286AE9A"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leaf record-content {</w:t>
                            </w:r>
                          </w:p>
                          <w:p w14:paraId="63E53611"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type tapi-common:object-type;</w:t>
                            </w:r>
                          </w:p>
                          <w:p w14:paraId="6B580822"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config false;</w:t>
                            </w:r>
                          </w:p>
                          <w:p w14:paraId="2B3CF803"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description "The identifier of the object class in the record body detail.</w:t>
                            </w:r>
                          </w:p>
                          <w:p w14:paraId="5D036813"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This property is used to control the conditional augmentation of the body with detail.</w:t>
                            </w:r>
                          </w:p>
                          <w:p w14:paraId="66BC8AB3"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CONDITION: Mandatory where the record content is (the whole of or part of) a standard TAPI object.";</w:t>
                            </w:r>
                          </w:p>
                          <w:p w14:paraId="6A21E126"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w:t>
                            </w:r>
                          </w:p>
                          <w:p w14:paraId="30C74CC4" w14:textId="77777777" w:rsidR="00033784" w:rsidRPr="00F32BDC" w:rsidRDefault="00793E3A" w:rsidP="005B0893">
                            <w:pPr>
                              <w:spacing w:before="40" w:after="40" w:line="216" w:lineRule="auto"/>
                              <w:rPr>
                                <w:sz w:val="20"/>
                                <w:szCs w:val="14"/>
                              </w:rPr>
                            </w:pPr>
                            <w:r w:rsidRPr="00793E3A">
                              <w:rPr>
                                <w:rFonts w:asciiTheme="minorHAnsi" w:hAnsi="Arial"/>
                                <w:kern w:val="24"/>
                                <w:sz w:val="16"/>
                                <w:szCs w:val="16"/>
                                <w:lang w:val="en-GB"/>
                              </w:rPr>
                              <w:t xml:space="preserve">        description "The specific details of the Record.";</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CAC30D5" id="_x0000_s1040" style="position:absolute;margin-left:0;margin-top:21.55pt;width:519.75pt;height:488.9pt;z-index:251635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" fillcolor="#f9ecd4 [663]" strokecolor="#141313 [3213]">
                <v:path arrowok="t"/>
                <o:lock v:ext="edit" grouping="t"/>
                <v:textbox>
                  <w:txbxContent>
                    <w:p w14:paraId="499BA66A"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grouping log-record-body {</w:t>
                      </w:r>
                    </w:p>
                    <w:p w14:paraId="734C004E"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container event-</w:t>
                      </w:r>
                      <w:proofErr w:type="gramStart"/>
                      <w:r w:rsidRPr="00793E3A">
                        <w:rPr>
                          <w:rFonts w:asciiTheme="minorHAnsi" w:hAnsi="Arial"/>
                          <w:kern w:val="24"/>
                          <w:sz w:val="16"/>
                          <w:szCs w:val="16"/>
                          <w:lang w:val="en-GB"/>
                        </w:rPr>
                        <w:t>time-stamp</w:t>
                      </w:r>
                      <w:proofErr w:type="gramEnd"/>
                      <w:r w:rsidRPr="00793E3A">
                        <w:rPr>
                          <w:rFonts w:asciiTheme="minorHAnsi" w:hAnsi="Arial"/>
                          <w:kern w:val="24"/>
                          <w:sz w:val="16"/>
                          <w:szCs w:val="16"/>
                          <w:lang w:val="en-GB"/>
                        </w:rPr>
                        <w:t xml:space="preserve"> {</w:t>
                      </w:r>
                    </w:p>
                    <w:p w14:paraId="45B49B55"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config </w:t>
                      </w:r>
                      <w:proofErr w:type="gramStart"/>
                      <w:r w:rsidRPr="00793E3A">
                        <w:rPr>
                          <w:rFonts w:asciiTheme="minorHAnsi" w:hAnsi="Arial"/>
                          <w:kern w:val="24"/>
                          <w:sz w:val="16"/>
                          <w:szCs w:val="16"/>
                          <w:lang w:val="en-GB"/>
                        </w:rPr>
                        <w:t>false;</w:t>
                      </w:r>
                      <w:proofErr w:type="gramEnd"/>
                    </w:p>
                    <w:p w14:paraId="3CB7F468"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uses approx-date-and-</w:t>
                      </w:r>
                      <w:proofErr w:type="gramStart"/>
                      <w:r w:rsidRPr="00793E3A">
                        <w:rPr>
                          <w:rFonts w:asciiTheme="minorHAnsi" w:hAnsi="Arial"/>
                          <w:kern w:val="24"/>
                          <w:sz w:val="16"/>
                          <w:szCs w:val="16"/>
                          <w:lang w:val="en-GB"/>
                        </w:rPr>
                        <w:t>time;</w:t>
                      </w:r>
                      <w:proofErr w:type="gramEnd"/>
                    </w:p>
                    <w:p w14:paraId="7827FC2A"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description "Time of the event at the origin of the event that triggered the generation of the record. </w:t>
                      </w:r>
                    </w:p>
                    <w:p w14:paraId="3101D4EA"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The structure allows for time uncertainty.</w:t>
                      </w:r>
                    </w:p>
                    <w:p w14:paraId="2E51E003"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CONDITION: Mandatory where event time is not conveyed via another property.</w:t>
                      </w:r>
                      <w:proofErr w:type="gramStart"/>
                      <w:r w:rsidRPr="00793E3A">
                        <w:rPr>
                          <w:rFonts w:asciiTheme="minorHAnsi" w:hAnsi="Arial"/>
                          <w:kern w:val="24"/>
                          <w:sz w:val="16"/>
                          <w:szCs w:val="16"/>
                          <w:lang w:val="en-GB"/>
                        </w:rPr>
                        <w:t>";</w:t>
                      </w:r>
                      <w:proofErr w:type="gramEnd"/>
                    </w:p>
                    <w:p w14:paraId="160BA61D"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w:t>
                      </w:r>
                    </w:p>
                    <w:p w14:paraId="57F063E6"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leaf event-source {</w:t>
                      </w:r>
                    </w:p>
                    <w:p w14:paraId="3C3565B1"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type event-</w:t>
                      </w:r>
                      <w:proofErr w:type="gramStart"/>
                      <w:r w:rsidRPr="00793E3A">
                        <w:rPr>
                          <w:rFonts w:asciiTheme="minorHAnsi" w:hAnsi="Arial"/>
                          <w:kern w:val="24"/>
                          <w:sz w:val="16"/>
                          <w:szCs w:val="16"/>
                          <w:lang w:val="en-GB"/>
                        </w:rPr>
                        <w:t>source;</w:t>
                      </w:r>
                      <w:proofErr w:type="gramEnd"/>
                    </w:p>
                    <w:p w14:paraId="678B09CB"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default "UNKNOWN</w:t>
                      </w:r>
                      <w:proofErr w:type="gramStart"/>
                      <w:r w:rsidRPr="00793E3A">
                        <w:rPr>
                          <w:rFonts w:asciiTheme="minorHAnsi" w:hAnsi="Arial"/>
                          <w:kern w:val="24"/>
                          <w:sz w:val="16"/>
                          <w:szCs w:val="16"/>
                          <w:lang w:val="en-GB"/>
                        </w:rPr>
                        <w:t>";</w:t>
                      </w:r>
                      <w:proofErr w:type="gramEnd"/>
                    </w:p>
                    <w:p w14:paraId="5C03B06C"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config </w:t>
                      </w:r>
                      <w:proofErr w:type="gramStart"/>
                      <w:r w:rsidRPr="00793E3A">
                        <w:rPr>
                          <w:rFonts w:asciiTheme="minorHAnsi" w:hAnsi="Arial"/>
                          <w:kern w:val="24"/>
                          <w:sz w:val="16"/>
                          <w:szCs w:val="16"/>
                          <w:lang w:val="en-GB"/>
                        </w:rPr>
                        <w:t>false;</w:t>
                      </w:r>
                      <w:proofErr w:type="gramEnd"/>
                    </w:p>
                    <w:p w14:paraId="14940CDC"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description "Indicates whether the source is controlled (under management control) or potentially chaotic (under resource control).</w:t>
                      </w:r>
                    </w:p>
                    <w:p w14:paraId="0EBDFD6F"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The time characteristic of the source may be determined from the metadata describing the resource (e.g., a detector).</w:t>
                      </w:r>
                    </w:p>
                    <w:p w14:paraId="29B056EE"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Where there is an alternative (and probably more detailed) source of information on time characteristic this attribute can be omitted.</w:t>
                      </w:r>
                    </w:p>
                    <w:p w14:paraId="6D03A680"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CONDITION: Mand</w:t>
                      </w:r>
                      <w:r w:rsidR="001F4EA5">
                        <w:rPr>
                          <w:rFonts w:asciiTheme="minorHAnsi" w:hAnsi="Arial"/>
                          <w:kern w:val="24"/>
                          <w:sz w:val="16"/>
                          <w:szCs w:val="16"/>
                          <w:lang w:val="en-GB"/>
                        </w:rPr>
                        <w:t>a</w:t>
                      </w:r>
                      <w:r w:rsidRPr="00793E3A">
                        <w:rPr>
                          <w:rFonts w:asciiTheme="minorHAnsi" w:hAnsi="Arial"/>
                          <w:kern w:val="24"/>
                          <w:sz w:val="16"/>
                          <w:szCs w:val="16"/>
                          <w:lang w:val="en-GB"/>
                        </w:rPr>
                        <w:t>tory where not default.</w:t>
                      </w:r>
                      <w:proofErr w:type="gramStart"/>
                      <w:r w:rsidRPr="00793E3A">
                        <w:rPr>
                          <w:rFonts w:asciiTheme="minorHAnsi" w:hAnsi="Arial"/>
                          <w:kern w:val="24"/>
                          <w:sz w:val="16"/>
                          <w:szCs w:val="16"/>
                          <w:lang w:val="en-GB"/>
                        </w:rPr>
                        <w:t>";</w:t>
                      </w:r>
                      <w:proofErr w:type="gramEnd"/>
                    </w:p>
                    <w:p w14:paraId="401765A0"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w:t>
                      </w:r>
                    </w:p>
                    <w:p w14:paraId="5CA27EF8"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list additional-event-info {</w:t>
                      </w:r>
                    </w:p>
                    <w:p w14:paraId="60EDD3BF"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key 'value-name</w:t>
                      </w:r>
                      <w:proofErr w:type="gramStart"/>
                      <w:r w:rsidRPr="00793E3A">
                        <w:rPr>
                          <w:rFonts w:asciiTheme="minorHAnsi" w:hAnsi="Arial"/>
                          <w:kern w:val="24"/>
                          <w:sz w:val="16"/>
                          <w:szCs w:val="16"/>
                          <w:lang w:val="en-GB"/>
                        </w:rPr>
                        <w:t>';</w:t>
                      </w:r>
                      <w:proofErr w:type="gramEnd"/>
                    </w:p>
                    <w:p w14:paraId="1EE1368F"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config </w:t>
                      </w:r>
                      <w:proofErr w:type="gramStart"/>
                      <w:r w:rsidRPr="00793E3A">
                        <w:rPr>
                          <w:rFonts w:asciiTheme="minorHAnsi" w:hAnsi="Arial"/>
                          <w:kern w:val="24"/>
                          <w:sz w:val="16"/>
                          <w:szCs w:val="16"/>
                          <w:lang w:val="en-GB"/>
                        </w:rPr>
                        <w:t>false;</w:t>
                      </w:r>
                      <w:proofErr w:type="gramEnd"/>
                    </w:p>
                    <w:p w14:paraId="40F6BC34"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uses tapi-common:name-and-</w:t>
                      </w:r>
                      <w:proofErr w:type="gramStart"/>
                      <w:r w:rsidRPr="00793E3A">
                        <w:rPr>
                          <w:rFonts w:asciiTheme="minorHAnsi" w:hAnsi="Arial"/>
                          <w:kern w:val="24"/>
                          <w:sz w:val="16"/>
                          <w:szCs w:val="16"/>
                          <w:lang w:val="en-GB"/>
                        </w:rPr>
                        <w:t>value;</w:t>
                      </w:r>
                      <w:proofErr w:type="gramEnd"/>
                    </w:p>
                    <w:p w14:paraId="549EEFD4"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description "Addition information related to the event such as change reason where changeReason would be the name and the value </w:t>
                      </w:r>
                      <w:r>
                        <w:rPr>
                          <w:rFonts w:asciiTheme="minorHAnsi" w:hAnsi="Arial"/>
                          <w:kern w:val="24"/>
                          <w:sz w:val="16"/>
                          <w:szCs w:val="16"/>
                          <w:lang w:val="en-GB"/>
                        </w:rPr>
                        <w:br/>
                        <w:t xml:space="preserve">         </w:t>
                      </w:r>
                      <w:r w:rsidR="009909ED">
                        <w:rPr>
                          <w:rFonts w:asciiTheme="minorHAnsi" w:hAnsi="Arial"/>
                          <w:kern w:val="24"/>
                          <w:sz w:val="16"/>
                          <w:szCs w:val="16"/>
                          <w:lang w:val="en-GB"/>
                        </w:rPr>
                        <w:t xml:space="preserve">    </w:t>
                      </w:r>
                      <w:r>
                        <w:rPr>
                          <w:rFonts w:asciiTheme="minorHAnsi" w:hAnsi="Arial"/>
                          <w:kern w:val="24"/>
                          <w:sz w:val="16"/>
                          <w:szCs w:val="16"/>
                          <w:lang w:val="en-GB"/>
                        </w:rPr>
                        <w:t xml:space="preserve">   </w:t>
                      </w:r>
                      <w:r w:rsidRPr="00793E3A">
                        <w:rPr>
                          <w:rFonts w:asciiTheme="minorHAnsi" w:hAnsi="Arial"/>
                          <w:kern w:val="24"/>
                          <w:sz w:val="16"/>
                          <w:szCs w:val="16"/>
                          <w:lang w:val="en-GB"/>
                        </w:rPr>
                        <w:t>text would provide information on the reason for change.</w:t>
                      </w:r>
                    </w:p>
                    <w:p w14:paraId="70638928"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CONDITION: Mandatory where there is additional info to convey.</w:t>
                      </w:r>
                      <w:proofErr w:type="gramStart"/>
                      <w:r w:rsidRPr="00793E3A">
                        <w:rPr>
                          <w:rFonts w:asciiTheme="minorHAnsi" w:hAnsi="Arial"/>
                          <w:kern w:val="24"/>
                          <w:sz w:val="16"/>
                          <w:szCs w:val="16"/>
                          <w:lang w:val="en-GB"/>
                        </w:rPr>
                        <w:t>";</w:t>
                      </w:r>
                      <w:proofErr w:type="gramEnd"/>
                    </w:p>
                    <w:p w14:paraId="3591A803"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w:t>
                      </w:r>
                    </w:p>
                    <w:p w14:paraId="2FE744E5"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leaf-list parent-address {</w:t>
                      </w:r>
                    </w:p>
                    <w:p w14:paraId="564ADBCF"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type </w:t>
                      </w:r>
                      <w:proofErr w:type="gramStart"/>
                      <w:r w:rsidRPr="00793E3A">
                        <w:rPr>
                          <w:rFonts w:asciiTheme="minorHAnsi" w:hAnsi="Arial"/>
                          <w:kern w:val="24"/>
                          <w:sz w:val="16"/>
                          <w:szCs w:val="16"/>
                          <w:lang w:val="en-GB"/>
                        </w:rPr>
                        <w:t>string;</w:t>
                      </w:r>
                      <w:proofErr w:type="gramEnd"/>
                    </w:p>
                    <w:p w14:paraId="10DF6D24"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config </w:t>
                      </w:r>
                      <w:proofErr w:type="gramStart"/>
                      <w:r w:rsidRPr="00793E3A">
                        <w:rPr>
                          <w:rFonts w:asciiTheme="minorHAnsi" w:hAnsi="Arial"/>
                          <w:kern w:val="24"/>
                          <w:sz w:val="16"/>
                          <w:szCs w:val="16"/>
                          <w:lang w:val="en-GB"/>
                        </w:rPr>
                        <w:t>false;</w:t>
                      </w:r>
                      <w:proofErr w:type="gramEnd"/>
                    </w:p>
                    <w:p w14:paraId="666AC8DB"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description "Where the entity is a local class this provides the ordered list of ids from the closest global class (a UUID cast as a string) </w:t>
                      </w:r>
                      <w:r w:rsidR="009909ED">
                        <w:rPr>
                          <w:rFonts w:asciiTheme="minorHAnsi" w:hAnsi="Arial"/>
                          <w:kern w:val="24"/>
                          <w:sz w:val="16"/>
                          <w:szCs w:val="16"/>
                          <w:lang w:val="en-GB"/>
                        </w:rPr>
                        <w:br/>
                        <w:t xml:space="preserve">                </w:t>
                      </w:r>
                      <w:r w:rsidRPr="00793E3A">
                        <w:rPr>
                          <w:rFonts w:asciiTheme="minorHAnsi" w:hAnsi="Arial"/>
                          <w:kern w:val="24"/>
                          <w:sz w:val="16"/>
                          <w:szCs w:val="16"/>
                          <w:lang w:val="en-GB"/>
                        </w:rPr>
                        <w:t>to the direct parent (which may be the global class).</w:t>
                      </w:r>
                    </w:p>
                    <w:p w14:paraId="29A85E0A"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The field can include all entities back to the Context and hence can be used for global classes where the tree is being represented in </w:t>
                      </w:r>
                      <w:r w:rsidR="009909ED">
                        <w:rPr>
                          <w:rFonts w:asciiTheme="minorHAnsi" w:hAnsi="Arial"/>
                          <w:kern w:val="24"/>
                          <w:sz w:val="16"/>
                          <w:szCs w:val="16"/>
                          <w:lang w:val="en-GB"/>
                        </w:rPr>
                        <w:br/>
                        <w:t xml:space="preserve">                </w:t>
                      </w:r>
                      <w:r w:rsidRPr="00793E3A">
                        <w:rPr>
                          <w:rFonts w:asciiTheme="minorHAnsi" w:hAnsi="Arial"/>
                          <w:kern w:val="24"/>
                          <w:sz w:val="16"/>
                          <w:szCs w:val="16"/>
                          <w:lang w:val="en-GB"/>
                        </w:rPr>
                        <w:t>full.</w:t>
                      </w:r>
                    </w:p>
                    <w:p w14:paraId="3B2C6F5D"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Gives the position of the entity in the address tree (usually containment) that is raising the event by providing the name/id values in </w:t>
                      </w:r>
                      <w:r w:rsidR="009909ED">
                        <w:rPr>
                          <w:rFonts w:asciiTheme="minorHAnsi" w:hAnsi="Arial"/>
                          <w:kern w:val="24"/>
                          <w:sz w:val="16"/>
                          <w:szCs w:val="16"/>
                          <w:lang w:val="en-GB"/>
                        </w:rPr>
                        <w:br/>
                        <w:t xml:space="preserve">                </w:t>
                      </w:r>
                      <w:r w:rsidRPr="00793E3A">
                        <w:rPr>
                          <w:rFonts w:asciiTheme="minorHAnsi" w:hAnsi="Arial"/>
                          <w:kern w:val="24"/>
                          <w:sz w:val="16"/>
                          <w:szCs w:val="16"/>
                          <w:lang w:val="en-GB"/>
                        </w:rPr>
                        <w:t>the address of the parent.</w:t>
                      </w:r>
                    </w:p>
                    <w:p w14:paraId="32B9126F"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Is the sequence of named levels in the tree up to but excluding the entity of the notification. </w:t>
                      </w:r>
                    </w:p>
                    <w:p w14:paraId="01050964"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It includes the device id where relevant.</w:t>
                      </w:r>
                    </w:p>
                    <w:p w14:paraId="3945E55F"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CONDITION: Mandatory where the class has a parent</w:t>
                      </w:r>
                      <w:r w:rsidR="00CB4718">
                        <w:rPr>
                          <w:rFonts w:asciiTheme="minorHAnsi" w:hAnsi="Arial"/>
                          <w:kern w:val="24"/>
                          <w:sz w:val="16"/>
                          <w:szCs w:val="16"/>
                          <w:lang w:val="en-GB"/>
                        </w:rPr>
                        <w:t>,</w:t>
                      </w:r>
                      <w:r w:rsidRPr="00793E3A">
                        <w:rPr>
                          <w:rFonts w:asciiTheme="minorHAnsi" w:hAnsi="Arial"/>
                          <w:kern w:val="24"/>
                          <w:sz w:val="16"/>
                          <w:szCs w:val="16"/>
                          <w:lang w:val="en-GB"/>
                        </w:rPr>
                        <w:t xml:space="preserve"> and the parent is not context.</w:t>
                      </w:r>
                      <w:proofErr w:type="gramStart"/>
                      <w:r w:rsidRPr="00793E3A">
                        <w:rPr>
                          <w:rFonts w:asciiTheme="minorHAnsi" w:hAnsi="Arial"/>
                          <w:kern w:val="24"/>
                          <w:sz w:val="16"/>
                          <w:szCs w:val="16"/>
                          <w:lang w:val="en-GB"/>
                        </w:rPr>
                        <w:t>";</w:t>
                      </w:r>
                      <w:proofErr w:type="gramEnd"/>
                    </w:p>
                    <w:p w14:paraId="497D2F26"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w:t>
                      </w:r>
                    </w:p>
                    <w:p w14:paraId="6286AE9A"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leaf record-content {</w:t>
                      </w:r>
                    </w:p>
                    <w:p w14:paraId="63E53611"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type tapi-</w:t>
                      </w:r>
                      <w:proofErr w:type="gramStart"/>
                      <w:r w:rsidRPr="00793E3A">
                        <w:rPr>
                          <w:rFonts w:asciiTheme="minorHAnsi" w:hAnsi="Arial"/>
                          <w:kern w:val="24"/>
                          <w:sz w:val="16"/>
                          <w:szCs w:val="16"/>
                          <w:lang w:val="en-GB"/>
                        </w:rPr>
                        <w:t>common:object</w:t>
                      </w:r>
                      <w:proofErr w:type="gramEnd"/>
                      <w:r w:rsidRPr="00793E3A">
                        <w:rPr>
                          <w:rFonts w:asciiTheme="minorHAnsi" w:hAnsi="Arial"/>
                          <w:kern w:val="24"/>
                          <w:sz w:val="16"/>
                          <w:szCs w:val="16"/>
                          <w:lang w:val="en-GB"/>
                        </w:rPr>
                        <w:t>-</w:t>
                      </w:r>
                      <w:proofErr w:type="gramStart"/>
                      <w:r w:rsidRPr="00793E3A">
                        <w:rPr>
                          <w:rFonts w:asciiTheme="minorHAnsi" w:hAnsi="Arial"/>
                          <w:kern w:val="24"/>
                          <w:sz w:val="16"/>
                          <w:szCs w:val="16"/>
                          <w:lang w:val="en-GB"/>
                        </w:rPr>
                        <w:t>type;</w:t>
                      </w:r>
                      <w:proofErr w:type="gramEnd"/>
                    </w:p>
                    <w:p w14:paraId="6B580822"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config </w:t>
                      </w:r>
                      <w:proofErr w:type="gramStart"/>
                      <w:r w:rsidRPr="00793E3A">
                        <w:rPr>
                          <w:rFonts w:asciiTheme="minorHAnsi" w:hAnsi="Arial"/>
                          <w:kern w:val="24"/>
                          <w:sz w:val="16"/>
                          <w:szCs w:val="16"/>
                          <w:lang w:val="en-GB"/>
                        </w:rPr>
                        <w:t>false;</w:t>
                      </w:r>
                      <w:proofErr w:type="gramEnd"/>
                    </w:p>
                    <w:p w14:paraId="2B3CF803"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description "The identifier of the object class in the record body detail.</w:t>
                      </w:r>
                    </w:p>
                    <w:p w14:paraId="5D036813"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This property is used to control the conditional augmentation of the body with detail.</w:t>
                      </w:r>
                    </w:p>
                    <w:p w14:paraId="66BC8AB3"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CONDITION: Mandatory where the record content is (the whole of or part of) a standard TAPI object.</w:t>
                      </w:r>
                      <w:proofErr w:type="gramStart"/>
                      <w:r w:rsidRPr="00793E3A">
                        <w:rPr>
                          <w:rFonts w:asciiTheme="minorHAnsi" w:hAnsi="Arial"/>
                          <w:kern w:val="24"/>
                          <w:sz w:val="16"/>
                          <w:szCs w:val="16"/>
                          <w:lang w:val="en-GB"/>
                        </w:rPr>
                        <w:t>";</w:t>
                      </w:r>
                      <w:proofErr w:type="gramEnd"/>
                    </w:p>
                    <w:p w14:paraId="6A21E126" w14:textId="77777777" w:rsidR="00793E3A" w:rsidRPr="00793E3A" w:rsidRDefault="00793E3A" w:rsidP="00793E3A">
                      <w:pPr>
                        <w:spacing w:before="40" w:after="40" w:line="216" w:lineRule="auto"/>
                        <w:rPr>
                          <w:rFonts w:asciiTheme="minorHAnsi" w:hAnsi="Arial"/>
                          <w:kern w:val="24"/>
                          <w:sz w:val="16"/>
                          <w:szCs w:val="16"/>
                          <w:lang w:val="en-GB"/>
                        </w:rPr>
                      </w:pPr>
                      <w:r w:rsidRPr="00793E3A">
                        <w:rPr>
                          <w:rFonts w:asciiTheme="minorHAnsi" w:hAnsi="Arial"/>
                          <w:kern w:val="24"/>
                          <w:sz w:val="16"/>
                          <w:szCs w:val="16"/>
                          <w:lang w:val="en-GB"/>
                        </w:rPr>
                        <w:t xml:space="preserve">        }</w:t>
                      </w:r>
                    </w:p>
                    <w:p w14:paraId="30C74CC4" w14:textId="77777777" w:rsidR="00033784" w:rsidRPr="00F32BDC" w:rsidRDefault="00793E3A" w:rsidP="005B0893">
                      <w:pPr>
                        <w:spacing w:before="40" w:after="40" w:line="216" w:lineRule="auto"/>
                        <w:rPr>
                          <w:sz w:val="20"/>
                          <w:szCs w:val="14"/>
                        </w:rPr>
                      </w:pPr>
                      <w:r w:rsidRPr="00793E3A">
                        <w:rPr>
                          <w:rFonts w:asciiTheme="minorHAnsi" w:hAnsi="Arial"/>
                          <w:kern w:val="24"/>
                          <w:sz w:val="16"/>
                          <w:szCs w:val="16"/>
                          <w:lang w:val="en-GB"/>
                        </w:rPr>
                        <w:t xml:space="preserve">        description "The specific details of the Record.</w:t>
                      </w:r>
                      <w:proofErr w:type="gramStart"/>
                      <w:r w:rsidRPr="00793E3A">
                        <w:rPr>
                          <w:rFonts w:asciiTheme="minorHAnsi" w:hAnsi="Arial"/>
                          <w:kern w:val="24"/>
                          <w:sz w:val="16"/>
                          <w:szCs w:val="16"/>
                          <w:lang w:val="en-GB"/>
                        </w:rPr>
                        <w:t>";</w:t>
                      </w:r>
                      <w:proofErr w:type="gramEnd"/>
                    </w:p>
                  </w:txbxContent>
                </v:textbox>
                <w10:wrap type="topAndBottom" anchorx="margin"/>
              </v:rect>
            </w:pict>
          </mc:Fallback>
        </mc:AlternateContent>
      </w:r>
    </w:p>
    <w:p w14:paraId="7078CA61" w14:textId="6126B011" w:rsidR="00A53D31" w:rsidRDefault="00A53D31" w:rsidP="00A53D31">
      <w:pPr>
        <w:pStyle w:val="FigureCaption"/>
      </w:pPr>
      <w:bookmarkStart w:id="125" w:name="_Toc223392394"/>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15</w:t>
      </w:r>
      <w:r>
        <w:rPr>
          <w:noProof/>
        </w:rPr>
        <w:fldChar w:fldCharType="end"/>
      </w:r>
      <w:r w:rsidRPr="00CA3534">
        <w:t xml:space="preserve"> </w:t>
      </w:r>
      <w:r>
        <w:t xml:space="preserve"> </w:t>
      </w:r>
      <w:r w:rsidR="00375A28">
        <w:t>YANG</w:t>
      </w:r>
      <w:r>
        <w:t>: log-record-body</w:t>
      </w:r>
      <w:bookmarkEnd w:id="125"/>
    </w:p>
    <w:p w14:paraId="64F8CDFE" w14:textId="77777777" w:rsidR="00475E8D" w:rsidRDefault="00CF2420" w:rsidP="00475E8D">
      <w:pPr>
        <w:spacing w:before="100" w:beforeAutospacing="1" w:after="100" w:afterAutospacing="1"/>
        <w:rPr>
          <w:rFonts w:eastAsia="Times New Roman"/>
        </w:rPr>
      </w:pPr>
      <w:r>
        <w:rPr>
          <w:rFonts w:eastAsia="Times New Roman"/>
        </w:rPr>
        <w:t xml:space="preserve">For this structure, a solution shall provide the following support for a compacted log capability with explanation provided in the </w:t>
      </w:r>
      <w:r w:rsidR="00375A28">
        <w:rPr>
          <w:rFonts w:eastAsia="Times New Roman"/>
        </w:rPr>
        <w:t>YANG</w:t>
      </w:r>
      <w:r>
        <w:rPr>
          <w:rFonts w:eastAsia="Times New Roman"/>
        </w:rPr>
        <w:t xml:space="preserve"> above:</w:t>
      </w:r>
    </w:p>
    <w:p w14:paraId="380372B3" w14:textId="77777777" w:rsidR="00475E8D" w:rsidRDefault="00475E8D" w:rsidP="00475E8D">
      <w:pPr>
        <w:numPr>
          <w:ilvl w:val="0"/>
          <w:numId w:val="10"/>
        </w:numPr>
        <w:spacing w:before="100" w:beforeAutospacing="1" w:after="100" w:afterAutospacing="1"/>
        <w:rPr>
          <w:rFonts w:eastAsia="Times New Roman"/>
        </w:rPr>
      </w:pPr>
      <w:r w:rsidRPr="008B3C46">
        <w:rPr>
          <w:rFonts w:eastAsia="Times New Roman"/>
        </w:rPr>
        <w:t>Mandatory:</w:t>
      </w:r>
    </w:p>
    <w:p w14:paraId="7754064E" w14:textId="77777777" w:rsidR="00475E8D" w:rsidRPr="008B3C46" w:rsidRDefault="00475E8D" w:rsidP="00475E8D">
      <w:pPr>
        <w:numPr>
          <w:ilvl w:val="1"/>
          <w:numId w:val="10"/>
        </w:numPr>
        <w:spacing w:before="100" w:beforeAutospacing="1" w:after="100" w:afterAutospacing="1"/>
        <w:rPr>
          <w:rFonts w:eastAsia="Times New Roman"/>
        </w:rPr>
      </w:pPr>
      <w:r>
        <w:rPr>
          <w:rFonts w:eastAsia="Times New Roman"/>
        </w:rPr>
        <w:t>event-time-stamp</w:t>
      </w:r>
    </w:p>
    <w:p w14:paraId="6D82D0E6" w14:textId="77777777" w:rsidR="00214E20" w:rsidRDefault="00214E20" w:rsidP="00475E8D">
      <w:pPr>
        <w:numPr>
          <w:ilvl w:val="0"/>
          <w:numId w:val="10"/>
        </w:numPr>
        <w:spacing w:before="100" w:beforeAutospacing="1" w:after="100" w:afterAutospacing="1"/>
        <w:rPr>
          <w:rFonts w:eastAsia="Times New Roman"/>
        </w:rPr>
      </w:pPr>
      <w:r>
        <w:rPr>
          <w:rFonts w:eastAsia="Times New Roman"/>
        </w:rPr>
        <w:t>Conditional Mandatory</w:t>
      </w:r>
    </w:p>
    <w:p w14:paraId="4E94FD6B" w14:textId="77777777" w:rsidR="00DE2891" w:rsidRPr="003915FB" w:rsidRDefault="00DE2891" w:rsidP="00DE2891">
      <w:pPr>
        <w:numPr>
          <w:ilvl w:val="1"/>
          <w:numId w:val="10"/>
        </w:numPr>
        <w:spacing w:before="100" w:beforeAutospacing="1" w:after="100" w:afterAutospacing="1"/>
        <w:rPr>
          <w:rFonts w:eastAsia="Times New Roman"/>
        </w:rPr>
      </w:pPr>
      <w:r>
        <w:rPr>
          <w:rFonts w:eastAsia="Times New Roman"/>
        </w:rPr>
        <w:t>event-source</w:t>
      </w:r>
    </w:p>
    <w:p w14:paraId="44CAC112" w14:textId="77777777" w:rsidR="00DE2891" w:rsidRPr="008B3C46" w:rsidRDefault="00DE2891" w:rsidP="00DE2891">
      <w:pPr>
        <w:numPr>
          <w:ilvl w:val="1"/>
          <w:numId w:val="10"/>
        </w:numPr>
        <w:spacing w:before="100" w:beforeAutospacing="1" w:after="100" w:afterAutospacing="1"/>
        <w:rPr>
          <w:rFonts w:eastAsia="Times New Roman"/>
        </w:rPr>
      </w:pPr>
      <w:r>
        <w:rPr>
          <w:rFonts w:eastAsia="Times New Roman"/>
        </w:rPr>
        <w:t>additional-event-info</w:t>
      </w:r>
    </w:p>
    <w:p w14:paraId="315DA928" w14:textId="4206A7BE" w:rsidR="00DE2891" w:rsidRDefault="00DE2891" w:rsidP="00DE2891">
      <w:pPr>
        <w:numPr>
          <w:ilvl w:val="1"/>
          <w:numId w:val="10"/>
        </w:numPr>
        <w:spacing w:before="100" w:beforeAutospacing="1" w:after="100" w:afterAutospacing="1"/>
        <w:rPr>
          <w:rFonts w:eastAsia="Times New Roman"/>
        </w:rPr>
      </w:pPr>
      <w:r w:rsidRPr="00606D35">
        <w:rPr>
          <w:rFonts w:eastAsia="Times New Roman"/>
        </w:rPr>
        <w:t>parent-address</w:t>
      </w:r>
      <w:r>
        <w:rPr>
          <w:rFonts w:eastAsia="Times New Roman"/>
        </w:rPr>
        <w:t xml:space="preserve"> (see more details in</w:t>
      </w:r>
      <w:r w:rsidR="00776E99">
        <w:rPr>
          <w:rFonts w:eastAsia="Times New Roman"/>
        </w:rPr>
        <w:t xml:space="preserve"> section </w:t>
      </w:r>
      <w:r w:rsidR="00776E99">
        <w:rPr>
          <w:rFonts w:eastAsia="Times New Roman"/>
        </w:rPr>
        <w:fldChar w:fldCharType="begin"/>
      </w:r>
      <w:r w:rsidR="00776E99">
        <w:rPr>
          <w:rFonts w:eastAsia="Times New Roman"/>
        </w:rPr>
        <w:instrText xml:space="preserve"> REF _Ref52981813 \r \h </w:instrText>
      </w:r>
      <w:r w:rsidR="00776E99">
        <w:rPr>
          <w:rFonts w:eastAsia="Times New Roman"/>
        </w:rPr>
      </w:r>
      <w:r w:rsidR="00776E99">
        <w:rPr>
          <w:rFonts w:eastAsia="Times New Roman"/>
        </w:rPr>
        <w:fldChar w:fldCharType="separate"/>
      </w:r>
      <w:r w:rsidR="00916DFC">
        <w:rPr>
          <w:rFonts w:eastAsia="Times New Roman"/>
        </w:rPr>
        <w:t>3.10.3</w:t>
      </w:r>
      <w:r w:rsidR="00776E99">
        <w:rPr>
          <w:rFonts w:eastAsia="Times New Roman"/>
        </w:rPr>
        <w:fldChar w:fldCharType="end"/>
      </w:r>
      <w:r w:rsidR="00776E99">
        <w:rPr>
          <w:rFonts w:eastAsia="Times New Roman"/>
        </w:rPr>
        <w:t xml:space="preserve"> </w:t>
      </w:r>
      <w:r w:rsidR="00776E99">
        <w:rPr>
          <w:rFonts w:eastAsia="Times New Roman"/>
        </w:rPr>
        <w:fldChar w:fldCharType="begin"/>
      </w:r>
      <w:r w:rsidR="00776E99">
        <w:rPr>
          <w:rFonts w:eastAsia="Times New Roman"/>
        </w:rPr>
        <w:instrText xml:space="preserve"> REF _Ref52981813 \h </w:instrText>
      </w:r>
      <w:r w:rsidR="00776E99">
        <w:rPr>
          <w:rFonts w:eastAsia="Times New Roman"/>
        </w:rPr>
      </w:r>
      <w:r w:rsidR="00776E99">
        <w:rPr>
          <w:rFonts w:eastAsia="Times New Roman"/>
        </w:rPr>
        <w:fldChar w:fldCharType="separate"/>
      </w:r>
      <w:r w:rsidR="00916DFC">
        <w:t>Considering parent-address</w:t>
      </w:r>
      <w:r w:rsidR="00776E99">
        <w:rPr>
          <w:rFonts w:eastAsia="Times New Roman"/>
        </w:rPr>
        <w:fldChar w:fldCharType="end"/>
      </w:r>
      <w:r w:rsidR="00776E99">
        <w:rPr>
          <w:rFonts w:eastAsia="Times New Roman"/>
        </w:rPr>
        <w:t xml:space="preserve"> on page </w:t>
      </w:r>
      <w:r w:rsidR="00776E99">
        <w:rPr>
          <w:rFonts w:eastAsia="Times New Roman"/>
        </w:rPr>
        <w:fldChar w:fldCharType="begin"/>
      </w:r>
      <w:r w:rsidR="00776E99">
        <w:rPr>
          <w:rFonts w:eastAsia="Times New Roman"/>
        </w:rPr>
        <w:instrText xml:space="preserve"> PAGEREF _Ref52981813 \h </w:instrText>
      </w:r>
      <w:r w:rsidR="00776E99">
        <w:rPr>
          <w:rFonts w:eastAsia="Times New Roman"/>
        </w:rPr>
      </w:r>
      <w:r w:rsidR="00776E99">
        <w:rPr>
          <w:rFonts w:eastAsia="Times New Roman"/>
        </w:rPr>
        <w:fldChar w:fldCharType="separate"/>
      </w:r>
      <w:r w:rsidR="00916DFC">
        <w:rPr>
          <w:rFonts w:eastAsia="Times New Roman"/>
          <w:noProof/>
        </w:rPr>
        <w:t>42</w:t>
      </w:r>
      <w:r w:rsidR="00776E99">
        <w:rPr>
          <w:rFonts w:eastAsia="Times New Roman"/>
        </w:rPr>
        <w:fldChar w:fldCharType="end"/>
      </w:r>
      <w:r w:rsidR="00776E99">
        <w:rPr>
          <w:rFonts w:eastAsia="Times New Roman"/>
        </w:rPr>
        <w:t>)</w:t>
      </w:r>
      <w:r w:rsidRPr="00606D35">
        <w:rPr>
          <w:rFonts w:eastAsia="Times New Roman"/>
        </w:rPr>
        <w:t xml:space="preserve">: </w:t>
      </w:r>
    </w:p>
    <w:p w14:paraId="712F204C" w14:textId="77777777" w:rsidR="00DE2891" w:rsidRPr="00ED3211" w:rsidRDefault="00DE2891" w:rsidP="00DE2891">
      <w:pPr>
        <w:numPr>
          <w:ilvl w:val="2"/>
          <w:numId w:val="10"/>
        </w:numPr>
        <w:spacing w:before="100" w:beforeAutospacing="1" w:after="100" w:afterAutospacing="1"/>
        <w:rPr>
          <w:rFonts w:eastAsia="Times New Roman"/>
        </w:rPr>
      </w:pPr>
      <w:r w:rsidRPr="00ED3211">
        <w:rPr>
          <w:rFonts w:eastAsia="Times New Roman"/>
        </w:rPr>
        <w:lastRenderedPageBreak/>
        <w:t xml:space="preserve">Note that the parent-address may be omitted: </w:t>
      </w:r>
    </w:p>
    <w:p w14:paraId="37F6E95D" w14:textId="77777777" w:rsidR="00DE2891" w:rsidRPr="004A7A10" w:rsidRDefault="00DE2891" w:rsidP="00DE2891">
      <w:pPr>
        <w:numPr>
          <w:ilvl w:val="3"/>
          <w:numId w:val="10"/>
        </w:numPr>
        <w:spacing w:before="100" w:beforeAutospacing="1" w:after="100" w:afterAutospacing="1"/>
      </w:pPr>
      <w:r w:rsidRPr="004A7A10">
        <w:t>For record-type DELETE and TOMBSTONE</w:t>
      </w:r>
    </w:p>
    <w:p w14:paraId="1663620A" w14:textId="77777777" w:rsidR="00594006" w:rsidRPr="00594006" w:rsidRDefault="002020DA" w:rsidP="00A56331">
      <w:pPr>
        <w:numPr>
          <w:ilvl w:val="1"/>
          <w:numId w:val="10"/>
        </w:numPr>
        <w:spacing w:before="100" w:beforeAutospacing="1" w:after="100" w:afterAutospacing="1"/>
        <w:rPr>
          <w:rFonts w:eastAsia="Times New Roman"/>
        </w:rPr>
      </w:pPr>
      <w:r>
        <w:rPr>
          <w:rFonts w:eastAsia="Times New Roman"/>
        </w:rPr>
        <w:t>record-content:</w:t>
      </w:r>
      <w:r w:rsidR="00662452">
        <w:rPr>
          <w:lang w:val="en-GB"/>
        </w:rPr>
        <w:t xml:space="preserve"> </w:t>
      </w:r>
      <w:r w:rsidRPr="00662452">
        <w:rPr>
          <w:lang w:val="en-GB"/>
        </w:rPr>
        <w:t xml:space="preserve">Note that for a DELETE, </w:t>
      </w:r>
      <w:r w:rsidR="003869D2" w:rsidRPr="00662452">
        <w:rPr>
          <w:lang w:val="en-GB"/>
        </w:rPr>
        <w:t>there is no need for content and hence th</w:t>
      </w:r>
      <w:r w:rsidR="00662452" w:rsidRPr="00662452">
        <w:rPr>
          <w:lang w:val="en-GB"/>
        </w:rPr>
        <w:t>is field may be omitted.</w:t>
      </w:r>
    </w:p>
    <w:p w14:paraId="7DB4D785" w14:textId="77777777" w:rsidR="00594006" w:rsidRDefault="00594006" w:rsidP="00594006">
      <w:r>
        <w:t>The log-record-body is augmented with an instance of a class. This allows for any class from the model to be reported. Hence, when using the Compacted Log approach, the streaming mechanism can be used to gain and maintain alignment with all entities in a context.</w:t>
      </w:r>
    </w:p>
    <w:p w14:paraId="1DBD0ADF" w14:textId="77777777" w:rsidR="008B468A" w:rsidRDefault="008B468A" w:rsidP="00594006">
      <w:r>
        <w:t>The following tables provide details on the types used in the structure above.</w:t>
      </w:r>
    </w:p>
    <w:p w14:paraId="7856C2BB" w14:textId="77777777" w:rsidR="0045511C" w:rsidRDefault="0045511C" w:rsidP="0045511C">
      <w:pPr>
        <w:rPr>
          <w:rFonts w:eastAsia="Times New Roman"/>
        </w:rPr>
      </w:pPr>
      <w:r w:rsidRPr="00F32BDC">
        <w:rPr>
          <w:noProof/>
        </w:rPr>
        <mc:AlternateContent>
          <mc:Choice Requires="wps">
            <w:drawing>
              <wp:anchor distT="0" distB="0" distL="114300" distR="114300" simplePos="0" relativeHeight="251678720" behindDoc="0" locked="0" layoutInCell="1" allowOverlap="0" wp14:anchorId="7E308571" wp14:editId="267C2F19">
                <wp:simplePos x="0" y="0"/>
                <wp:positionH relativeFrom="margin">
                  <wp:posOffset>0</wp:posOffset>
                </wp:positionH>
                <wp:positionV relativeFrom="paragraph">
                  <wp:posOffset>249555</wp:posOffset>
                </wp:positionV>
                <wp:extent cx="6602095" cy="2320290"/>
                <wp:effectExtent l="0" t="0" r="27305" b="22860"/>
                <wp:wrapTopAndBottom/>
                <wp:docPr id="4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2320290"/>
                        </a:xfrm>
                        <a:prstGeom prst="rect">
                          <a:avLst/>
                        </a:prstGeom>
                        <a:solidFill>
                          <a:schemeClr val="accent4">
                            <a:lumMod val="20000"/>
                            <a:lumOff val="80000"/>
                          </a:schemeClr>
                        </a:solidFill>
                        <a:ln>
                          <a:solidFill>
                            <a:schemeClr val="tx1"/>
                          </a:solidFill>
                        </a:ln>
                      </wps:spPr>
                      <wps:txbx>
                        <w:txbxContent>
                          <w:p w14:paraId="602A2769"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typedef event-source {</w:t>
                            </w:r>
                          </w:p>
                          <w:p w14:paraId="4C36C9F9"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type enumeration {</w:t>
                            </w:r>
                          </w:p>
                          <w:p w14:paraId="6CEF45B2"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enum RESOURCE_OPERATION {</w:t>
                            </w:r>
                          </w:p>
                          <w:p w14:paraId="3251C19D"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description "The event is from the operation of the network resources.</w:t>
                            </w:r>
                          </w:p>
                          <w:p w14:paraId="057D78EF"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The event source has a relatively fast time characteristic.";</w:t>
                            </w:r>
                          </w:p>
                          <w:p w14:paraId="39951495"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w:t>
                            </w:r>
                          </w:p>
                          <w:p w14:paraId="274374F8"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enum MANAGEMENT_OPERATION {</w:t>
                            </w:r>
                          </w:p>
                          <w:p w14:paraId="61EB0397"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description "Event is from a Management operation (slow control).</w:t>
                            </w:r>
                          </w:p>
                          <w:p w14:paraId="0FF5AC39"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The event source has a relatively slow time characteristic.";</w:t>
                            </w:r>
                          </w:p>
                          <w:p w14:paraId="5EDCBD8E"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w:t>
                            </w:r>
                          </w:p>
                          <w:p w14:paraId="5560C8ED"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enum UNKNOWN {</w:t>
                            </w:r>
                          </w:p>
                          <w:p w14:paraId="7D090BDA"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description "The origin of the event is not known.";</w:t>
                            </w:r>
                          </w:p>
                          <w:p w14:paraId="5F18AFA4"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w:t>
                            </w:r>
                          </w:p>
                          <w:p w14:paraId="511713BF"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w:t>
                            </w:r>
                          </w:p>
                          <w:p w14:paraId="7D5D792C"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description "Source of the event.</w:t>
                            </w:r>
                          </w:p>
                          <w:p w14:paraId="05FE97AE"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Use to give some idea of the time characteristics of the event source.";</w:t>
                            </w:r>
                          </w:p>
                          <w:p w14:paraId="130DAA15" w14:textId="77777777" w:rsidR="0045511C" w:rsidRPr="00B94221" w:rsidRDefault="000410F2" w:rsidP="0045511C">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7E308571" id="_x0000_s1041" style="position:absolute;margin-left:0;margin-top:19.65pt;width:519.85pt;height:182.7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" o:allowoverlap="f" fillcolor="#f9ecd4 [663]" strokecolor="#141313 [3213]">
                <v:path arrowok="t"/>
                <o:lock v:ext="edit" grouping="t"/>
                <v:textbox>
                  <w:txbxContent>
                    <w:p w14:paraId="602A2769"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typedef event-source {</w:t>
                      </w:r>
                    </w:p>
                    <w:p w14:paraId="4C36C9F9"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type enumeration {</w:t>
                      </w:r>
                    </w:p>
                    <w:p w14:paraId="6CEF45B2"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enum RESOURCE_OPERATION {</w:t>
                      </w:r>
                    </w:p>
                    <w:p w14:paraId="3251C19D"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description "The event is from the operation of the network resources.</w:t>
                      </w:r>
                    </w:p>
                    <w:p w14:paraId="057D78EF"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The event source has a relatively fast time characteristic.</w:t>
                      </w:r>
                      <w:proofErr w:type="gramStart"/>
                      <w:r w:rsidRPr="000410F2">
                        <w:rPr>
                          <w:rFonts w:asciiTheme="minorHAnsi" w:hAnsi="Arial"/>
                          <w:kern w:val="24"/>
                          <w:sz w:val="16"/>
                          <w:szCs w:val="16"/>
                        </w:rPr>
                        <w:t>";</w:t>
                      </w:r>
                      <w:proofErr w:type="gramEnd"/>
                    </w:p>
                    <w:p w14:paraId="39951495"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w:t>
                      </w:r>
                    </w:p>
                    <w:p w14:paraId="274374F8"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enum MANAGEMENT_OPERATION {</w:t>
                      </w:r>
                    </w:p>
                    <w:p w14:paraId="61EB0397"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description "Event is from a </w:t>
                      </w:r>
                      <w:proofErr w:type="gramStart"/>
                      <w:r w:rsidRPr="000410F2">
                        <w:rPr>
                          <w:rFonts w:asciiTheme="minorHAnsi" w:hAnsi="Arial"/>
                          <w:kern w:val="24"/>
                          <w:sz w:val="16"/>
                          <w:szCs w:val="16"/>
                        </w:rPr>
                        <w:t>Management</w:t>
                      </w:r>
                      <w:proofErr w:type="gramEnd"/>
                      <w:r w:rsidRPr="000410F2">
                        <w:rPr>
                          <w:rFonts w:asciiTheme="minorHAnsi" w:hAnsi="Arial"/>
                          <w:kern w:val="24"/>
                          <w:sz w:val="16"/>
                          <w:szCs w:val="16"/>
                        </w:rPr>
                        <w:t xml:space="preserve"> operation (slow control).</w:t>
                      </w:r>
                    </w:p>
                    <w:p w14:paraId="0FF5AC39"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The event source has a relatively slow time characteristic.</w:t>
                      </w:r>
                      <w:proofErr w:type="gramStart"/>
                      <w:r w:rsidRPr="000410F2">
                        <w:rPr>
                          <w:rFonts w:asciiTheme="minorHAnsi" w:hAnsi="Arial"/>
                          <w:kern w:val="24"/>
                          <w:sz w:val="16"/>
                          <w:szCs w:val="16"/>
                        </w:rPr>
                        <w:t>";</w:t>
                      </w:r>
                      <w:proofErr w:type="gramEnd"/>
                    </w:p>
                    <w:p w14:paraId="5EDCBD8E"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w:t>
                      </w:r>
                    </w:p>
                    <w:p w14:paraId="5560C8ED"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enum UNKNOWN {</w:t>
                      </w:r>
                    </w:p>
                    <w:p w14:paraId="7D090BDA"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description "The origin of the event is not known.</w:t>
                      </w:r>
                      <w:proofErr w:type="gramStart"/>
                      <w:r w:rsidRPr="000410F2">
                        <w:rPr>
                          <w:rFonts w:asciiTheme="minorHAnsi" w:hAnsi="Arial"/>
                          <w:kern w:val="24"/>
                          <w:sz w:val="16"/>
                          <w:szCs w:val="16"/>
                        </w:rPr>
                        <w:t>";</w:t>
                      </w:r>
                      <w:proofErr w:type="gramEnd"/>
                    </w:p>
                    <w:p w14:paraId="5F18AFA4"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w:t>
                      </w:r>
                    </w:p>
                    <w:p w14:paraId="511713BF"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w:t>
                      </w:r>
                    </w:p>
                    <w:p w14:paraId="7D5D792C"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description "Source of the event.</w:t>
                      </w:r>
                    </w:p>
                    <w:p w14:paraId="05FE97AE" w14:textId="77777777" w:rsidR="000410F2" w:rsidRPr="000410F2" w:rsidRDefault="000410F2" w:rsidP="000410F2">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Use to give some idea of the time characteristics of the event source.</w:t>
                      </w:r>
                      <w:proofErr w:type="gramStart"/>
                      <w:r w:rsidRPr="000410F2">
                        <w:rPr>
                          <w:rFonts w:asciiTheme="minorHAnsi" w:hAnsi="Arial"/>
                          <w:kern w:val="24"/>
                          <w:sz w:val="16"/>
                          <w:szCs w:val="16"/>
                        </w:rPr>
                        <w:t>";</w:t>
                      </w:r>
                      <w:proofErr w:type="gramEnd"/>
                    </w:p>
                    <w:p w14:paraId="130DAA15" w14:textId="77777777" w:rsidR="0045511C" w:rsidRPr="00B94221" w:rsidRDefault="000410F2" w:rsidP="0045511C">
                      <w:pPr>
                        <w:spacing w:before="40" w:after="40" w:line="216" w:lineRule="auto"/>
                        <w:rPr>
                          <w:rFonts w:asciiTheme="minorHAnsi" w:hAnsi="Arial"/>
                          <w:kern w:val="24"/>
                          <w:sz w:val="16"/>
                          <w:szCs w:val="16"/>
                        </w:rPr>
                      </w:pPr>
                      <w:r w:rsidRPr="000410F2">
                        <w:rPr>
                          <w:rFonts w:asciiTheme="minorHAnsi" w:hAnsi="Arial"/>
                          <w:kern w:val="24"/>
                          <w:sz w:val="16"/>
                          <w:szCs w:val="16"/>
                        </w:rPr>
                        <w:t xml:space="preserve">    }</w:t>
                      </w:r>
                    </w:p>
                  </w:txbxContent>
                </v:textbox>
                <w10:wrap type="topAndBottom" anchorx="margin"/>
              </v:rect>
            </w:pict>
          </mc:Fallback>
        </mc:AlternateContent>
      </w:r>
    </w:p>
    <w:p w14:paraId="33798934" w14:textId="21434726" w:rsidR="0045511C" w:rsidRPr="008B3C46" w:rsidRDefault="0045511C" w:rsidP="0045511C">
      <w:pPr>
        <w:pStyle w:val="FigureCaption"/>
      </w:pPr>
      <w:bookmarkStart w:id="126" w:name="_Toc223392395"/>
      <w:r w:rsidRPr="00CA3534">
        <w:t xml:space="preserve">Figure </w:t>
      </w:r>
      <w:r>
        <w:rPr>
          <w:b w:val="0"/>
          <w:noProof/>
        </w:rPr>
        <w:fldChar w:fldCharType="begin"/>
      </w:r>
      <w:r>
        <w:rPr>
          <w:noProof/>
        </w:rPr>
        <w:instrText xml:space="preserve"> SEQ Figure \* ARABIC </w:instrText>
      </w:r>
      <w:r>
        <w:rPr>
          <w:b w:val="0"/>
          <w:noProof/>
        </w:rPr>
        <w:fldChar w:fldCharType="separate"/>
      </w:r>
      <w:r w:rsidR="00916DFC">
        <w:rPr>
          <w:noProof/>
        </w:rPr>
        <w:t>16</w:t>
      </w:r>
      <w:r>
        <w:rPr>
          <w:b w:val="0"/>
          <w:noProof/>
        </w:rPr>
        <w:fldChar w:fldCharType="end"/>
      </w:r>
      <w:r w:rsidRPr="00CA3534">
        <w:t xml:space="preserve"> </w:t>
      </w:r>
      <w:r>
        <w:t xml:space="preserve"> </w:t>
      </w:r>
      <w:r w:rsidR="00375A28">
        <w:t>YANG</w:t>
      </w:r>
      <w:r>
        <w:t>: event-source</w:t>
      </w:r>
      <w:bookmarkEnd w:id="126"/>
    </w:p>
    <w:p w14:paraId="589160BD" w14:textId="77777777" w:rsidR="0045511C" w:rsidRDefault="0045511C" w:rsidP="00797725">
      <w:pPr>
        <w:rPr>
          <w:rFonts w:eastAsia="Times New Roman"/>
        </w:rPr>
      </w:pPr>
    </w:p>
    <w:p w14:paraId="5C390C20" w14:textId="77777777" w:rsidR="00797725" w:rsidRDefault="00797725" w:rsidP="00797725">
      <w:pPr>
        <w:rPr>
          <w:rFonts w:eastAsia="Times New Roman"/>
        </w:rPr>
      </w:pPr>
      <w:r w:rsidRPr="00F32BDC">
        <w:rPr>
          <w:noProof/>
        </w:rPr>
        <w:lastRenderedPageBreak/>
        <mc:AlternateContent>
          <mc:Choice Requires="wps">
            <w:drawing>
              <wp:anchor distT="0" distB="0" distL="114300" distR="114300" simplePos="0" relativeHeight="251674624" behindDoc="0" locked="0" layoutInCell="1" allowOverlap="0" wp14:anchorId="05278D0E" wp14:editId="595B03B0">
                <wp:simplePos x="0" y="0"/>
                <wp:positionH relativeFrom="margin">
                  <wp:posOffset>0</wp:posOffset>
                </wp:positionH>
                <wp:positionV relativeFrom="paragraph">
                  <wp:posOffset>249555</wp:posOffset>
                </wp:positionV>
                <wp:extent cx="6602095" cy="4657725"/>
                <wp:effectExtent l="0" t="0" r="27305" b="28575"/>
                <wp:wrapTopAndBottom/>
                <wp:docPr id="4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4657725"/>
                        </a:xfrm>
                        <a:prstGeom prst="rect">
                          <a:avLst/>
                        </a:prstGeom>
                        <a:solidFill>
                          <a:schemeClr val="accent4">
                            <a:lumMod val="20000"/>
                            <a:lumOff val="80000"/>
                          </a:schemeClr>
                        </a:solidFill>
                        <a:ln>
                          <a:solidFill>
                            <a:schemeClr val="tx1"/>
                          </a:solidFill>
                        </a:ln>
                      </wps:spPr>
                      <wps:txbx>
                        <w:txbxContent>
                          <w:p w14:paraId="2D05C3D1"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grouping approx-date-and-time {</w:t>
                            </w:r>
                          </w:p>
                          <w:p w14:paraId="5135FABF"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leaf primary-time-stamp {</w:t>
                            </w:r>
                          </w:p>
                          <w:p w14:paraId="1EE158B7"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type tapi-common:date-and-time;</w:t>
                            </w:r>
                          </w:p>
                          <w:p w14:paraId="46152A77"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config false;</w:t>
                            </w:r>
                          </w:p>
                          <w:p w14:paraId="350AE3BC"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description "Time of the event at the origin where known precisely.</w:t>
                            </w:r>
                          </w:p>
                          <w:p w14:paraId="7DCF683A"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Where the event is known to be before particular time, this field records that time.</w:t>
                            </w:r>
                          </w:p>
                          <w:p w14:paraId="18DE7D79"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Where the event is known to be after a particular time, this field records that time (this is an unusual case where there is no </w:t>
                            </w:r>
                            <w:r>
                              <w:rPr>
                                <w:rFonts w:asciiTheme="minorHAnsi" w:hAnsi="Arial"/>
                                <w:kern w:val="24"/>
                                <w:sz w:val="16"/>
                                <w:szCs w:val="16"/>
                              </w:rPr>
                              <w:br/>
                              <w:t xml:space="preserve">                </w:t>
                            </w:r>
                            <w:r w:rsidRPr="0045511C">
                              <w:rPr>
                                <w:rFonts w:asciiTheme="minorHAnsi" w:hAnsi="Arial"/>
                                <w:kern w:val="24"/>
                                <w:sz w:val="16"/>
                                <w:szCs w:val="16"/>
                              </w:rPr>
                              <w:t>proposed before time).</w:t>
                            </w:r>
                          </w:p>
                          <w:p w14:paraId="2A803CF0"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Where the event is known to have occurred in a time window, this field records the end time (the time before which the event must </w:t>
                            </w:r>
                            <w:r>
                              <w:rPr>
                                <w:rFonts w:asciiTheme="minorHAnsi" w:hAnsi="Arial"/>
                                <w:kern w:val="24"/>
                                <w:sz w:val="16"/>
                                <w:szCs w:val="16"/>
                              </w:rPr>
                              <w:br/>
                              <w:t xml:space="preserve">                </w:t>
                            </w:r>
                            <w:r w:rsidRPr="0045511C">
                              <w:rPr>
                                <w:rFonts w:asciiTheme="minorHAnsi" w:hAnsi="Arial"/>
                                <w:kern w:val="24"/>
                                <w:sz w:val="16"/>
                                <w:szCs w:val="16"/>
                              </w:rPr>
                              <w:t>have occurred).";</w:t>
                            </w:r>
                          </w:p>
                          <w:p w14:paraId="14AE7C96"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t>
                            </w:r>
                          </w:p>
                          <w:p w14:paraId="04EE3F38"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leaf start-time-stamp {</w:t>
                            </w:r>
                          </w:p>
                          <w:p w14:paraId="42FBE7B7"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type tapi-common:date-and-time;</w:t>
                            </w:r>
                          </w:p>
                          <w:p w14:paraId="54F51CF0"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config false;</w:t>
                            </w:r>
                          </w:p>
                          <w:p w14:paraId="5A640BA3"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description "The time after which the event is known to have occurred when the event is known to have occurred between two times.</w:t>
                            </w:r>
                          </w:p>
                          <w:p w14:paraId="4B1F4DFF"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The primaryTimeStamp provides the end time.</w:t>
                            </w:r>
                          </w:p>
                          <w:p w14:paraId="0B000B0E"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CONDITION: Mandatory where the time is only approximately known and where the event is known to have occurred after a </w:t>
                            </w:r>
                            <w:r>
                              <w:rPr>
                                <w:rFonts w:asciiTheme="minorHAnsi" w:hAnsi="Arial"/>
                                <w:kern w:val="24"/>
                                <w:sz w:val="16"/>
                                <w:szCs w:val="16"/>
                              </w:rPr>
                              <w:br/>
                              <w:t xml:space="preserve">                </w:t>
                            </w:r>
                            <w:r w:rsidRPr="0045511C">
                              <w:rPr>
                                <w:rFonts w:asciiTheme="minorHAnsi" w:hAnsi="Arial"/>
                                <w:kern w:val="24"/>
                                <w:sz w:val="16"/>
                                <w:szCs w:val="16"/>
                              </w:rPr>
                              <w:t>particular time.";</w:t>
                            </w:r>
                          </w:p>
                          <w:p w14:paraId="1BB4BC47"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t>
                            </w:r>
                          </w:p>
                          <w:p w14:paraId="7FA7BF5D"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leaf spread {</w:t>
                            </w:r>
                          </w:p>
                          <w:p w14:paraId="61654F3D"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type spread;</w:t>
                            </w:r>
                          </w:p>
                          <w:p w14:paraId="069DCC21"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default "SPREAD_AT";</w:t>
                            </w:r>
                          </w:p>
                          <w:p w14:paraId="6EACAFDA"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config false;</w:t>
                            </w:r>
                          </w:p>
                          <w:p w14:paraId="71E3424B"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description "Indicates the knowledge of the time of occurrence of the event.</w:t>
                            </w:r>
                          </w:p>
                          <w:p w14:paraId="36731A14"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CONDITION: Mandatory where not default.";</w:t>
                            </w:r>
                          </w:p>
                          <w:p w14:paraId="78BC3B37"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t>
                            </w:r>
                          </w:p>
                          <w:p w14:paraId="6838B7E5"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leaf source-precision {</w:t>
                            </w:r>
                          </w:p>
                          <w:p w14:paraId="62F3C367"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type source-precision;</w:t>
                            </w:r>
                          </w:p>
                          <w:p w14:paraId="3C9C1FE2"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default "SOURCE_PRECISION_UNKNOWN";</w:t>
                            </w:r>
                          </w:p>
                          <w:p w14:paraId="4C7FF64B"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config false;</w:t>
                            </w:r>
                          </w:p>
                          <w:p w14:paraId="6418893D"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description "Indicates how well the source time is synchronized with network time.</w:t>
                            </w:r>
                          </w:p>
                          <w:p w14:paraId="1C55DBE1"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CONDITION: Mandatory where not default.";</w:t>
                            </w:r>
                          </w:p>
                          <w:p w14:paraId="24E0FDBD"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t>
                            </w:r>
                          </w:p>
                          <w:p w14:paraId="6672FB92"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description "Allows for recording of an aspect of imprecise time.";</w:t>
                            </w:r>
                          </w:p>
                          <w:p w14:paraId="642A0DEB" w14:textId="77777777" w:rsidR="00797725" w:rsidRPr="00B94221" w:rsidRDefault="0045511C" w:rsidP="00797725">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5278D0E" id="_x0000_s1042" style="position:absolute;margin-left:0;margin-top:19.65pt;width:519.85pt;height:366.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" o:allowoverlap="f" fillcolor="#f9ecd4 [663]" strokecolor="#141313 [3213]">
                <v:path arrowok="t"/>
                <o:lock v:ext="edit" grouping="t"/>
                <v:textbox>
                  <w:txbxContent>
                    <w:p w14:paraId="2D05C3D1"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grouping approx-date-and-time {</w:t>
                      </w:r>
                    </w:p>
                    <w:p w14:paraId="5135FABF"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leaf primary-</w:t>
                      </w:r>
                      <w:proofErr w:type="gramStart"/>
                      <w:r w:rsidRPr="0045511C">
                        <w:rPr>
                          <w:rFonts w:asciiTheme="minorHAnsi" w:hAnsi="Arial"/>
                          <w:kern w:val="24"/>
                          <w:sz w:val="16"/>
                          <w:szCs w:val="16"/>
                        </w:rPr>
                        <w:t>time-stamp</w:t>
                      </w:r>
                      <w:proofErr w:type="gramEnd"/>
                      <w:r w:rsidRPr="0045511C">
                        <w:rPr>
                          <w:rFonts w:asciiTheme="minorHAnsi" w:hAnsi="Arial"/>
                          <w:kern w:val="24"/>
                          <w:sz w:val="16"/>
                          <w:szCs w:val="16"/>
                        </w:rPr>
                        <w:t xml:space="preserve"> {</w:t>
                      </w:r>
                    </w:p>
                    <w:p w14:paraId="1EE158B7"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type tapi-</w:t>
                      </w:r>
                      <w:proofErr w:type="gramStart"/>
                      <w:r w:rsidRPr="0045511C">
                        <w:rPr>
                          <w:rFonts w:asciiTheme="minorHAnsi" w:hAnsi="Arial"/>
                          <w:kern w:val="24"/>
                          <w:sz w:val="16"/>
                          <w:szCs w:val="16"/>
                        </w:rPr>
                        <w:t>common:date</w:t>
                      </w:r>
                      <w:proofErr w:type="gramEnd"/>
                      <w:r w:rsidRPr="0045511C">
                        <w:rPr>
                          <w:rFonts w:asciiTheme="minorHAnsi" w:hAnsi="Arial"/>
                          <w:kern w:val="24"/>
                          <w:sz w:val="16"/>
                          <w:szCs w:val="16"/>
                        </w:rPr>
                        <w:t>-and-</w:t>
                      </w:r>
                      <w:proofErr w:type="gramStart"/>
                      <w:r w:rsidRPr="0045511C">
                        <w:rPr>
                          <w:rFonts w:asciiTheme="minorHAnsi" w:hAnsi="Arial"/>
                          <w:kern w:val="24"/>
                          <w:sz w:val="16"/>
                          <w:szCs w:val="16"/>
                        </w:rPr>
                        <w:t>time;</w:t>
                      </w:r>
                      <w:proofErr w:type="gramEnd"/>
                    </w:p>
                    <w:p w14:paraId="46152A77"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config </w:t>
                      </w:r>
                      <w:proofErr w:type="gramStart"/>
                      <w:r w:rsidRPr="0045511C">
                        <w:rPr>
                          <w:rFonts w:asciiTheme="minorHAnsi" w:hAnsi="Arial"/>
                          <w:kern w:val="24"/>
                          <w:sz w:val="16"/>
                          <w:szCs w:val="16"/>
                        </w:rPr>
                        <w:t>false;</w:t>
                      </w:r>
                      <w:proofErr w:type="gramEnd"/>
                    </w:p>
                    <w:p w14:paraId="350AE3BC"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description "Time of the event at the origin </w:t>
                      </w:r>
                      <w:proofErr w:type="gramStart"/>
                      <w:r w:rsidRPr="0045511C">
                        <w:rPr>
                          <w:rFonts w:asciiTheme="minorHAnsi" w:hAnsi="Arial"/>
                          <w:kern w:val="24"/>
                          <w:sz w:val="16"/>
                          <w:szCs w:val="16"/>
                        </w:rPr>
                        <w:t>where</w:t>
                      </w:r>
                      <w:proofErr w:type="gramEnd"/>
                      <w:r w:rsidRPr="0045511C">
                        <w:rPr>
                          <w:rFonts w:asciiTheme="minorHAnsi" w:hAnsi="Arial"/>
                          <w:kern w:val="24"/>
                          <w:sz w:val="16"/>
                          <w:szCs w:val="16"/>
                        </w:rPr>
                        <w:t xml:space="preserve"> known precisely.</w:t>
                      </w:r>
                    </w:p>
                    <w:p w14:paraId="7DCF683A"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Where the event is known to be before particular time, this field records that time.</w:t>
                      </w:r>
                    </w:p>
                    <w:p w14:paraId="18DE7D79"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Where the event is known to be after a particular time, this field records that time (this is an unusual case where there is no </w:t>
                      </w:r>
                      <w:r>
                        <w:rPr>
                          <w:rFonts w:asciiTheme="minorHAnsi" w:hAnsi="Arial"/>
                          <w:kern w:val="24"/>
                          <w:sz w:val="16"/>
                          <w:szCs w:val="16"/>
                        </w:rPr>
                        <w:br/>
                        <w:t xml:space="preserve">                </w:t>
                      </w:r>
                      <w:r w:rsidRPr="0045511C">
                        <w:rPr>
                          <w:rFonts w:asciiTheme="minorHAnsi" w:hAnsi="Arial"/>
                          <w:kern w:val="24"/>
                          <w:sz w:val="16"/>
                          <w:szCs w:val="16"/>
                        </w:rPr>
                        <w:t>proposed before time).</w:t>
                      </w:r>
                    </w:p>
                    <w:p w14:paraId="2A803CF0"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Where the event is known to have occurred in a time window, this field records the end time (the time before which the event must </w:t>
                      </w:r>
                      <w:r>
                        <w:rPr>
                          <w:rFonts w:asciiTheme="minorHAnsi" w:hAnsi="Arial"/>
                          <w:kern w:val="24"/>
                          <w:sz w:val="16"/>
                          <w:szCs w:val="16"/>
                        </w:rPr>
                        <w:br/>
                        <w:t xml:space="preserve">                </w:t>
                      </w:r>
                      <w:r w:rsidRPr="0045511C">
                        <w:rPr>
                          <w:rFonts w:asciiTheme="minorHAnsi" w:hAnsi="Arial"/>
                          <w:kern w:val="24"/>
                          <w:sz w:val="16"/>
                          <w:szCs w:val="16"/>
                        </w:rPr>
                        <w:t>have occurred).</w:t>
                      </w:r>
                      <w:proofErr w:type="gramStart"/>
                      <w:r w:rsidRPr="0045511C">
                        <w:rPr>
                          <w:rFonts w:asciiTheme="minorHAnsi" w:hAnsi="Arial"/>
                          <w:kern w:val="24"/>
                          <w:sz w:val="16"/>
                          <w:szCs w:val="16"/>
                        </w:rPr>
                        <w:t>";</w:t>
                      </w:r>
                      <w:proofErr w:type="gramEnd"/>
                    </w:p>
                    <w:p w14:paraId="14AE7C96"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t>
                      </w:r>
                    </w:p>
                    <w:p w14:paraId="04EE3F38"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leaf start-</w:t>
                      </w:r>
                      <w:proofErr w:type="gramStart"/>
                      <w:r w:rsidRPr="0045511C">
                        <w:rPr>
                          <w:rFonts w:asciiTheme="minorHAnsi" w:hAnsi="Arial"/>
                          <w:kern w:val="24"/>
                          <w:sz w:val="16"/>
                          <w:szCs w:val="16"/>
                        </w:rPr>
                        <w:t>time-stamp</w:t>
                      </w:r>
                      <w:proofErr w:type="gramEnd"/>
                      <w:r w:rsidRPr="0045511C">
                        <w:rPr>
                          <w:rFonts w:asciiTheme="minorHAnsi" w:hAnsi="Arial"/>
                          <w:kern w:val="24"/>
                          <w:sz w:val="16"/>
                          <w:szCs w:val="16"/>
                        </w:rPr>
                        <w:t xml:space="preserve"> {</w:t>
                      </w:r>
                    </w:p>
                    <w:p w14:paraId="42FBE7B7"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type tapi-</w:t>
                      </w:r>
                      <w:proofErr w:type="gramStart"/>
                      <w:r w:rsidRPr="0045511C">
                        <w:rPr>
                          <w:rFonts w:asciiTheme="minorHAnsi" w:hAnsi="Arial"/>
                          <w:kern w:val="24"/>
                          <w:sz w:val="16"/>
                          <w:szCs w:val="16"/>
                        </w:rPr>
                        <w:t>common:date</w:t>
                      </w:r>
                      <w:proofErr w:type="gramEnd"/>
                      <w:r w:rsidRPr="0045511C">
                        <w:rPr>
                          <w:rFonts w:asciiTheme="minorHAnsi" w:hAnsi="Arial"/>
                          <w:kern w:val="24"/>
                          <w:sz w:val="16"/>
                          <w:szCs w:val="16"/>
                        </w:rPr>
                        <w:t>-and-</w:t>
                      </w:r>
                      <w:proofErr w:type="gramStart"/>
                      <w:r w:rsidRPr="0045511C">
                        <w:rPr>
                          <w:rFonts w:asciiTheme="minorHAnsi" w:hAnsi="Arial"/>
                          <w:kern w:val="24"/>
                          <w:sz w:val="16"/>
                          <w:szCs w:val="16"/>
                        </w:rPr>
                        <w:t>time;</w:t>
                      </w:r>
                      <w:proofErr w:type="gramEnd"/>
                    </w:p>
                    <w:p w14:paraId="54F51CF0"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config </w:t>
                      </w:r>
                      <w:proofErr w:type="gramStart"/>
                      <w:r w:rsidRPr="0045511C">
                        <w:rPr>
                          <w:rFonts w:asciiTheme="minorHAnsi" w:hAnsi="Arial"/>
                          <w:kern w:val="24"/>
                          <w:sz w:val="16"/>
                          <w:szCs w:val="16"/>
                        </w:rPr>
                        <w:t>false;</w:t>
                      </w:r>
                      <w:proofErr w:type="gramEnd"/>
                    </w:p>
                    <w:p w14:paraId="5A640BA3"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description "The time after which the event is known to have occurred when the event is known to have occurred between two times.</w:t>
                      </w:r>
                    </w:p>
                    <w:p w14:paraId="4B1F4DFF"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The primaryTimeStamp provides the end time.</w:t>
                      </w:r>
                    </w:p>
                    <w:p w14:paraId="0B000B0E"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CONDITION: Mandatory where the time is only approximately known and where the event is known to have occurred after a </w:t>
                      </w:r>
                      <w:r>
                        <w:rPr>
                          <w:rFonts w:asciiTheme="minorHAnsi" w:hAnsi="Arial"/>
                          <w:kern w:val="24"/>
                          <w:sz w:val="16"/>
                          <w:szCs w:val="16"/>
                        </w:rPr>
                        <w:br/>
                        <w:t xml:space="preserve">                </w:t>
                      </w:r>
                      <w:proofErr w:type="gramStart"/>
                      <w:r w:rsidRPr="0045511C">
                        <w:rPr>
                          <w:rFonts w:asciiTheme="minorHAnsi" w:hAnsi="Arial"/>
                          <w:kern w:val="24"/>
                          <w:sz w:val="16"/>
                          <w:szCs w:val="16"/>
                        </w:rPr>
                        <w:t>particular time</w:t>
                      </w:r>
                      <w:proofErr w:type="gramEnd"/>
                      <w:r w:rsidRPr="0045511C">
                        <w:rPr>
                          <w:rFonts w:asciiTheme="minorHAnsi" w:hAnsi="Arial"/>
                          <w:kern w:val="24"/>
                          <w:sz w:val="16"/>
                          <w:szCs w:val="16"/>
                        </w:rPr>
                        <w:t>.</w:t>
                      </w:r>
                      <w:proofErr w:type="gramStart"/>
                      <w:r w:rsidRPr="0045511C">
                        <w:rPr>
                          <w:rFonts w:asciiTheme="minorHAnsi" w:hAnsi="Arial"/>
                          <w:kern w:val="24"/>
                          <w:sz w:val="16"/>
                          <w:szCs w:val="16"/>
                        </w:rPr>
                        <w:t>";</w:t>
                      </w:r>
                      <w:proofErr w:type="gramEnd"/>
                    </w:p>
                    <w:p w14:paraId="1BB4BC47"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t>
                      </w:r>
                    </w:p>
                    <w:p w14:paraId="7FA7BF5D"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leaf spread {</w:t>
                      </w:r>
                    </w:p>
                    <w:p w14:paraId="61654F3D"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type </w:t>
                      </w:r>
                      <w:proofErr w:type="gramStart"/>
                      <w:r w:rsidRPr="0045511C">
                        <w:rPr>
                          <w:rFonts w:asciiTheme="minorHAnsi" w:hAnsi="Arial"/>
                          <w:kern w:val="24"/>
                          <w:sz w:val="16"/>
                          <w:szCs w:val="16"/>
                        </w:rPr>
                        <w:t>spread;</w:t>
                      </w:r>
                      <w:proofErr w:type="gramEnd"/>
                    </w:p>
                    <w:p w14:paraId="069DCC21"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default "SPREAD_AT</w:t>
                      </w:r>
                      <w:proofErr w:type="gramStart"/>
                      <w:r w:rsidRPr="0045511C">
                        <w:rPr>
                          <w:rFonts w:asciiTheme="minorHAnsi" w:hAnsi="Arial"/>
                          <w:kern w:val="24"/>
                          <w:sz w:val="16"/>
                          <w:szCs w:val="16"/>
                        </w:rPr>
                        <w:t>";</w:t>
                      </w:r>
                      <w:proofErr w:type="gramEnd"/>
                    </w:p>
                    <w:p w14:paraId="6EACAFDA"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config </w:t>
                      </w:r>
                      <w:proofErr w:type="gramStart"/>
                      <w:r w:rsidRPr="0045511C">
                        <w:rPr>
                          <w:rFonts w:asciiTheme="minorHAnsi" w:hAnsi="Arial"/>
                          <w:kern w:val="24"/>
                          <w:sz w:val="16"/>
                          <w:szCs w:val="16"/>
                        </w:rPr>
                        <w:t>false;</w:t>
                      </w:r>
                      <w:proofErr w:type="gramEnd"/>
                    </w:p>
                    <w:p w14:paraId="71E3424B"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description "Indicates the knowledge of the time of occurrence of the event.</w:t>
                      </w:r>
                    </w:p>
                    <w:p w14:paraId="36731A14"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CONDITION: Mandatory where not default.</w:t>
                      </w:r>
                      <w:proofErr w:type="gramStart"/>
                      <w:r w:rsidRPr="0045511C">
                        <w:rPr>
                          <w:rFonts w:asciiTheme="minorHAnsi" w:hAnsi="Arial"/>
                          <w:kern w:val="24"/>
                          <w:sz w:val="16"/>
                          <w:szCs w:val="16"/>
                        </w:rPr>
                        <w:t>";</w:t>
                      </w:r>
                      <w:proofErr w:type="gramEnd"/>
                    </w:p>
                    <w:p w14:paraId="78BC3B37"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t>
                      </w:r>
                    </w:p>
                    <w:p w14:paraId="6838B7E5"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leaf source-precision {</w:t>
                      </w:r>
                    </w:p>
                    <w:p w14:paraId="62F3C367"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type source-</w:t>
                      </w:r>
                      <w:proofErr w:type="gramStart"/>
                      <w:r w:rsidRPr="0045511C">
                        <w:rPr>
                          <w:rFonts w:asciiTheme="minorHAnsi" w:hAnsi="Arial"/>
                          <w:kern w:val="24"/>
                          <w:sz w:val="16"/>
                          <w:szCs w:val="16"/>
                        </w:rPr>
                        <w:t>precision;</w:t>
                      </w:r>
                      <w:proofErr w:type="gramEnd"/>
                    </w:p>
                    <w:p w14:paraId="3C9C1FE2"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default "SOURCE_PRECISION_UNKNOWN</w:t>
                      </w:r>
                      <w:proofErr w:type="gramStart"/>
                      <w:r w:rsidRPr="0045511C">
                        <w:rPr>
                          <w:rFonts w:asciiTheme="minorHAnsi" w:hAnsi="Arial"/>
                          <w:kern w:val="24"/>
                          <w:sz w:val="16"/>
                          <w:szCs w:val="16"/>
                        </w:rPr>
                        <w:t>";</w:t>
                      </w:r>
                      <w:proofErr w:type="gramEnd"/>
                    </w:p>
                    <w:p w14:paraId="4C7FF64B"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config </w:t>
                      </w:r>
                      <w:proofErr w:type="gramStart"/>
                      <w:r w:rsidRPr="0045511C">
                        <w:rPr>
                          <w:rFonts w:asciiTheme="minorHAnsi" w:hAnsi="Arial"/>
                          <w:kern w:val="24"/>
                          <w:sz w:val="16"/>
                          <w:szCs w:val="16"/>
                        </w:rPr>
                        <w:t>false;</w:t>
                      </w:r>
                      <w:proofErr w:type="gramEnd"/>
                    </w:p>
                    <w:p w14:paraId="6418893D"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description "Indicates how well the source time is synchronized with network time.</w:t>
                      </w:r>
                    </w:p>
                    <w:p w14:paraId="1C55DBE1"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CONDITION: Mandatory where not default.</w:t>
                      </w:r>
                      <w:proofErr w:type="gramStart"/>
                      <w:r w:rsidRPr="0045511C">
                        <w:rPr>
                          <w:rFonts w:asciiTheme="minorHAnsi" w:hAnsi="Arial"/>
                          <w:kern w:val="24"/>
                          <w:sz w:val="16"/>
                          <w:szCs w:val="16"/>
                        </w:rPr>
                        <w:t>";</w:t>
                      </w:r>
                      <w:proofErr w:type="gramEnd"/>
                    </w:p>
                    <w:p w14:paraId="24E0FDBD"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t>
                      </w:r>
                    </w:p>
                    <w:p w14:paraId="6672FB92" w14:textId="77777777" w:rsidR="0045511C" w:rsidRPr="0045511C" w:rsidRDefault="0045511C" w:rsidP="0045511C">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description "Allows for recording of an aspect of imprecise time.</w:t>
                      </w:r>
                      <w:proofErr w:type="gramStart"/>
                      <w:r w:rsidRPr="0045511C">
                        <w:rPr>
                          <w:rFonts w:asciiTheme="minorHAnsi" w:hAnsi="Arial"/>
                          <w:kern w:val="24"/>
                          <w:sz w:val="16"/>
                          <w:szCs w:val="16"/>
                        </w:rPr>
                        <w:t>";</w:t>
                      </w:r>
                      <w:proofErr w:type="gramEnd"/>
                    </w:p>
                    <w:p w14:paraId="642A0DEB" w14:textId="77777777" w:rsidR="00797725" w:rsidRPr="00B94221" w:rsidRDefault="0045511C" w:rsidP="00797725">
                      <w:pPr>
                        <w:spacing w:before="40" w:after="40" w:line="216" w:lineRule="auto"/>
                        <w:rPr>
                          <w:rFonts w:asciiTheme="minorHAnsi" w:hAnsi="Arial"/>
                          <w:kern w:val="24"/>
                          <w:sz w:val="16"/>
                          <w:szCs w:val="16"/>
                        </w:rPr>
                      </w:pPr>
                      <w:r w:rsidRPr="0045511C">
                        <w:rPr>
                          <w:rFonts w:asciiTheme="minorHAnsi" w:hAnsi="Arial"/>
                          <w:kern w:val="24"/>
                          <w:sz w:val="16"/>
                          <w:szCs w:val="16"/>
                        </w:rPr>
                        <w:t xml:space="preserve">    }</w:t>
                      </w:r>
                    </w:p>
                  </w:txbxContent>
                </v:textbox>
                <w10:wrap type="topAndBottom" anchorx="margin"/>
              </v:rect>
            </w:pict>
          </mc:Fallback>
        </mc:AlternateContent>
      </w:r>
    </w:p>
    <w:p w14:paraId="1392FCD2" w14:textId="13BA99D3" w:rsidR="00797725" w:rsidRPr="008B3C46" w:rsidRDefault="00797725" w:rsidP="00797725">
      <w:pPr>
        <w:pStyle w:val="FigureCaption"/>
      </w:pPr>
      <w:bookmarkStart w:id="127" w:name="_Toc223392396"/>
      <w:r w:rsidRPr="00CA3534">
        <w:t xml:space="preserve">Figure </w:t>
      </w:r>
      <w:r>
        <w:rPr>
          <w:b w:val="0"/>
          <w:noProof/>
        </w:rPr>
        <w:fldChar w:fldCharType="begin"/>
      </w:r>
      <w:r>
        <w:rPr>
          <w:noProof/>
        </w:rPr>
        <w:instrText xml:space="preserve"> SEQ Figure \* ARABIC </w:instrText>
      </w:r>
      <w:r>
        <w:rPr>
          <w:b w:val="0"/>
          <w:noProof/>
        </w:rPr>
        <w:fldChar w:fldCharType="separate"/>
      </w:r>
      <w:r w:rsidR="00916DFC">
        <w:rPr>
          <w:noProof/>
        </w:rPr>
        <w:t>17</w:t>
      </w:r>
      <w:r>
        <w:rPr>
          <w:b w:val="0"/>
          <w:noProof/>
        </w:rPr>
        <w:fldChar w:fldCharType="end"/>
      </w:r>
      <w:r w:rsidRPr="00CA3534">
        <w:t xml:space="preserve"> </w:t>
      </w:r>
      <w:r>
        <w:t xml:space="preserve"> </w:t>
      </w:r>
      <w:r w:rsidR="00375A28">
        <w:t>YANG</w:t>
      </w:r>
      <w:r>
        <w:t xml:space="preserve">: </w:t>
      </w:r>
      <w:r w:rsidR="0045511C">
        <w:t>approx.-date-and-time</w:t>
      </w:r>
      <w:bookmarkEnd w:id="127"/>
    </w:p>
    <w:p w14:paraId="08F9CBED" w14:textId="77777777" w:rsidR="0045511C" w:rsidRDefault="0045511C" w:rsidP="0045511C">
      <w:pPr>
        <w:spacing w:before="100" w:beforeAutospacing="1" w:after="100" w:afterAutospacing="1"/>
        <w:rPr>
          <w:rFonts w:eastAsia="Times New Roman"/>
        </w:rPr>
      </w:pPr>
      <w:r>
        <w:rPr>
          <w:rFonts w:eastAsia="Times New Roman"/>
        </w:rPr>
        <w:t>For this structure, a solution shall provide the following support:</w:t>
      </w:r>
    </w:p>
    <w:p w14:paraId="7210E915" w14:textId="77777777" w:rsidR="0045511C" w:rsidRDefault="0045511C" w:rsidP="0045511C">
      <w:pPr>
        <w:numPr>
          <w:ilvl w:val="0"/>
          <w:numId w:val="10"/>
        </w:numPr>
        <w:spacing w:before="100" w:beforeAutospacing="1" w:after="100" w:afterAutospacing="1"/>
        <w:rPr>
          <w:rFonts w:eastAsia="Times New Roman"/>
        </w:rPr>
      </w:pPr>
      <w:r w:rsidRPr="008B3C46">
        <w:rPr>
          <w:rFonts w:eastAsia="Times New Roman"/>
        </w:rPr>
        <w:t>Mandatory:</w:t>
      </w:r>
    </w:p>
    <w:p w14:paraId="0DCACE5B" w14:textId="77777777" w:rsidR="0045511C" w:rsidRPr="008B3C46" w:rsidRDefault="0045511C" w:rsidP="0045511C">
      <w:pPr>
        <w:numPr>
          <w:ilvl w:val="1"/>
          <w:numId w:val="10"/>
        </w:numPr>
        <w:spacing w:before="100" w:beforeAutospacing="1" w:after="100" w:afterAutospacing="1"/>
        <w:rPr>
          <w:rFonts w:eastAsia="Times New Roman"/>
        </w:rPr>
      </w:pPr>
      <w:r>
        <w:rPr>
          <w:rFonts w:eastAsia="Times New Roman"/>
        </w:rPr>
        <w:t>primary-time-stamp</w:t>
      </w:r>
    </w:p>
    <w:p w14:paraId="385B3920" w14:textId="77777777" w:rsidR="0045511C" w:rsidRDefault="0045511C" w:rsidP="0045511C">
      <w:pPr>
        <w:numPr>
          <w:ilvl w:val="0"/>
          <w:numId w:val="10"/>
        </w:numPr>
        <w:spacing w:before="100" w:beforeAutospacing="1" w:after="100" w:afterAutospacing="1"/>
        <w:rPr>
          <w:rFonts w:eastAsia="Times New Roman"/>
        </w:rPr>
      </w:pPr>
      <w:r>
        <w:rPr>
          <w:rFonts w:eastAsia="Times New Roman"/>
        </w:rPr>
        <w:t>Conditional Mandatory</w:t>
      </w:r>
    </w:p>
    <w:p w14:paraId="1EAB3FB8" w14:textId="77777777" w:rsidR="0045511C" w:rsidRPr="003915FB" w:rsidRDefault="0045511C" w:rsidP="0045511C">
      <w:pPr>
        <w:numPr>
          <w:ilvl w:val="1"/>
          <w:numId w:val="10"/>
        </w:numPr>
        <w:spacing w:before="100" w:beforeAutospacing="1" w:after="100" w:afterAutospacing="1"/>
        <w:rPr>
          <w:rFonts w:eastAsia="Times New Roman"/>
        </w:rPr>
      </w:pPr>
      <w:r>
        <w:rPr>
          <w:rFonts w:eastAsia="Times New Roman"/>
        </w:rPr>
        <w:t>start-time-stamp</w:t>
      </w:r>
    </w:p>
    <w:p w14:paraId="2AB82713" w14:textId="77777777" w:rsidR="0045511C" w:rsidRPr="008B3C46" w:rsidRDefault="0045511C" w:rsidP="0045511C">
      <w:pPr>
        <w:numPr>
          <w:ilvl w:val="1"/>
          <w:numId w:val="10"/>
        </w:numPr>
        <w:spacing w:before="100" w:beforeAutospacing="1" w:after="100" w:afterAutospacing="1"/>
        <w:rPr>
          <w:rFonts w:eastAsia="Times New Roman"/>
        </w:rPr>
      </w:pPr>
      <w:r>
        <w:rPr>
          <w:rFonts w:eastAsia="Times New Roman"/>
        </w:rPr>
        <w:t>spread</w:t>
      </w:r>
    </w:p>
    <w:p w14:paraId="75BFC456" w14:textId="77777777" w:rsidR="0045511C" w:rsidRDefault="0045511C" w:rsidP="0045511C">
      <w:pPr>
        <w:numPr>
          <w:ilvl w:val="1"/>
          <w:numId w:val="10"/>
        </w:numPr>
        <w:spacing w:before="100" w:beforeAutospacing="1" w:after="100" w:afterAutospacing="1"/>
        <w:rPr>
          <w:rFonts w:eastAsia="Times New Roman"/>
        </w:rPr>
      </w:pPr>
      <w:r>
        <w:rPr>
          <w:rFonts w:eastAsia="Times New Roman"/>
        </w:rPr>
        <w:t>source-precision</w:t>
      </w:r>
    </w:p>
    <w:p w14:paraId="58DC1F89" w14:textId="77777777" w:rsidR="005927D0" w:rsidRPr="00594006" w:rsidRDefault="005927D0" w:rsidP="00A56331">
      <w:pPr>
        <w:spacing w:before="100" w:beforeAutospacing="1" w:after="100" w:afterAutospacing="1"/>
        <w:rPr>
          <w:rFonts w:eastAsia="Times New Roman"/>
        </w:rPr>
      </w:pPr>
    </w:p>
    <w:p w14:paraId="0FB2B432" w14:textId="77777777" w:rsidR="0045511C" w:rsidRDefault="008B468A" w:rsidP="0045511C">
      <w:pPr>
        <w:rPr>
          <w:rFonts w:eastAsia="Times New Roman"/>
        </w:rPr>
      </w:pPr>
      <w:r>
        <w:lastRenderedPageBreak/>
        <w:t>The following tables provide details on the types used in the structure above.</w:t>
      </w:r>
      <w:r w:rsidR="0045511C" w:rsidRPr="00F32BDC">
        <w:rPr>
          <w:noProof/>
        </w:rPr>
        <mc:AlternateContent>
          <mc:Choice Requires="wps">
            <w:drawing>
              <wp:anchor distT="0" distB="0" distL="114300" distR="114300" simplePos="0" relativeHeight="251676672" behindDoc="0" locked="0" layoutInCell="1" allowOverlap="0" wp14:anchorId="13A95A38" wp14:editId="62F6E3AB">
                <wp:simplePos x="0" y="0"/>
                <wp:positionH relativeFrom="margin">
                  <wp:posOffset>0</wp:posOffset>
                </wp:positionH>
                <wp:positionV relativeFrom="paragraph">
                  <wp:posOffset>253365</wp:posOffset>
                </wp:positionV>
                <wp:extent cx="6602095" cy="3933825"/>
                <wp:effectExtent l="0" t="0" r="27305" b="28575"/>
                <wp:wrapTopAndBottom/>
                <wp:docPr id="44"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3933825"/>
                        </a:xfrm>
                        <a:prstGeom prst="rect">
                          <a:avLst/>
                        </a:prstGeom>
                        <a:solidFill>
                          <a:schemeClr val="accent4">
                            <a:lumMod val="20000"/>
                            <a:lumOff val="80000"/>
                          </a:schemeClr>
                        </a:solidFill>
                        <a:ln>
                          <a:solidFill>
                            <a:schemeClr val="tx1"/>
                          </a:solidFill>
                        </a:ln>
                      </wps:spPr>
                      <wps:txbx>
                        <w:txbxContent>
                          <w:p w14:paraId="029440F2" w14:textId="77777777" w:rsidR="00A82653" w:rsidRPr="00A82653" w:rsidRDefault="00A82653" w:rsidP="00A82653">
                            <w:pPr>
                              <w:spacing w:before="40" w:after="40" w:line="216" w:lineRule="auto"/>
                              <w:rPr>
                                <w:rFonts w:asciiTheme="minorHAnsi" w:hAnsi="Arial"/>
                                <w:kern w:val="24"/>
                                <w:sz w:val="16"/>
                                <w:szCs w:val="16"/>
                              </w:rPr>
                            </w:pPr>
                            <w:r w:rsidRPr="00A82653">
                              <w:rPr>
                                <w:rFonts w:asciiTheme="minorHAnsi" w:hAnsi="Arial"/>
                                <w:kern w:val="24"/>
                                <w:sz w:val="16"/>
                                <w:szCs w:val="16"/>
                              </w:rPr>
                              <w:t xml:space="preserve">    typedef spread {</w:t>
                            </w:r>
                          </w:p>
                          <w:p w14:paraId="0C8C4687" w14:textId="77777777" w:rsidR="00A82653" w:rsidRPr="00A82653" w:rsidRDefault="00A82653" w:rsidP="00A82653">
                            <w:pPr>
                              <w:spacing w:before="40" w:after="40" w:line="216" w:lineRule="auto"/>
                              <w:rPr>
                                <w:rFonts w:asciiTheme="minorHAnsi" w:hAnsi="Arial"/>
                                <w:kern w:val="24"/>
                                <w:sz w:val="16"/>
                                <w:szCs w:val="16"/>
                              </w:rPr>
                            </w:pPr>
                            <w:r w:rsidRPr="00A82653">
                              <w:rPr>
                                <w:rFonts w:asciiTheme="minorHAnsi" w:hAnsi="Arial"/>
                                <w:kern w:val="24"/>
                                <w:sz w:val="16"/>
                                <w:szCs w:val="16"/>
                              </w:rPr>
                              <w:t xml:space="preserve">        type identityref {</w:t>
                            </w:r>
                          </w:p>
                          <w:p w14:paraId="7C7A6EE0" w14:textId="77777777" w:rsidR="00A82653" w:rsidRPr="00A82653" w:rsidRDefault="00A82653" w:rsidP="00A82653">
                            <w:pPr>
                              <w:spacing w:before="40" w:after="40" w:line="216" w:lineRule="auto"/>
                              <w:rPr>
                                <w:rFonts w:asciiTheme="minorHAnsi" w:hAnsi="Arial"/>
                                <w:kern w:val="24"/>
                                <w:sz w:val="16"/>
                                <w:szCs w:val="16"/>
                              </w:rPr>
                            </w:pPr>
                            <w:r w:rsidRPr="00A82653">
                              <w:rPr>
                                <w:rFonts w:asciiTheme="minorHAnsi" w:hAnsi="Arial"/>
                                <w:kern w:val="24"/>
                                <w:sz w:val="16"/>
                                <w:szCs w:val="16"/>
                              </w:rPr>
                              <w:t xml:space="preserve">            base SPREAD;</w:t>
                            </w:r>
                          </w:p>
                          <w:p w14:paraId="7FFC834B" w14:textId="77777777" w:rsidR="00A82653" w:rsidRPr="00A82653" w:rsidRDefault="00A82653" w:rsidP="00A82653">
                            <w:pPr>
                              <w:spacing w:before="40" w:after="40" w:line="216" w:lineRule="auto"/>
                              <w:rPr>
                                <w:rFonts w:asciiTheme="minorHAnsi" w:hAnsi="Arial"/>
                                <w:kern w:val="24"/>
                                <w:sz w:val="16"/>
                                <w:szCs w:val="16"/>
                              </w:rPr>
                            </w:pPr>
                            <w:r w:rsidRPr="00A82653">
                              <w:rPr>
                                <w:rFonts w:asciiTheme="minorHAnsi" w:hAnsi="Arial"/>
                                <w:kern w:val="24"/>
                                <w:sz w:val="16"/>
                                <w:szCs w:val="16"/>
                              </w:rPr>
                              <w:t xml:space="preserve">        }</w:t>
                            </w:r>
                          </w:p>
                          <w:p w14:paraId="1545D5F3" w14:textId="77777777" w:rsidR="00A82653" w:rsidRPr="00A82653" w:rsidRDefault="00A82653" w:rsidP="00A82653">
                            <w:pPr>
                              <w:spacing w:before="40" w:after="40" w:line="216" w:lineRule="auto"/>
                              <w:rPr>
                                <w:rFonts w:asciiTheme="minorHAnsi" w:hAnsi="Arial"/>
                                <w:kern w:val="24"/>
                                <w:sz w:val="16"/>
                                <w:szCs w:val="16"/>
                              </w:rPr>
                            </w:pPr>
                            <w:r w:rsidRPr="00A82653">
                              <w:rPr>
                                <w:rFonts w:asciiTheme="minorHAnsi" w:hAnsi="Arial"/>
                                <w:kern w:val="24"/>
                                <w:sz w:val="16"/>
                                <w:szCs w:val="16"/>
                              </w:rPr>
                              <w:t xml:space="preserve">        description "The alternative time of occurrence statements.";</w:t>
                            </w:r>
                          </w:p>
                          <w:p w14:paraId="332D8EF0" w14:textId="77777777" w:rsidR="00A82653" w:rsidRDefault="00A82653" w:rsidP="00A82653">
                            <w:pPr>
                              <w:spacing w:before="40" w:after="40" w:line="216" w:lineRule="auto"/>
                              <w:rPr>
                                <w:rFonts w:asciiTheme="minorHAnsi" w:hAnsi="Arial"/>
                                <w:kern w:val="24"/>
                                <w:sz w:val="16"/>
                                <w:szCs w:val="16"/>
                              </w:rPr>
                            </w:pPr>
                            <w:r w:rsidRPr="00A82653">
                              <w:rPr>
                                <w:rFonts w:asciiTheme="minorHAnsi" w:hAnsi="Arial"/>
                                <w:kern w:val="24"/>
                                <w:sz w:val="16"/>
                                <w:szCs w:val="16"/>
                              </w:rPr>
                              <w:t xml:space="preserve">    }</w:t>
                            </w:r>
                          </w:p>
                          <w:p w14:paraId="75D167D9" w14:textId="77777777" w:rsidR="00A050D8" w:rsidRDefault="00A050D8" w:rsidP="00A82653">
                            <w:pPr>
                              <w:spacing w:before="40" w:after="40" w:line="216" w:lineRule="auto"/>
                              <w:rPr>
                                <w:rFonts w:asciiTheme="minorHAnsi" w:hAnsi="Arial"/>
                                <w:kern w:val="24"/>
                                <w:sz w:val="16"/>
                                <w:szCs w:val="16"/>
                              </w:rPr>
                            </w:pPr>
                          </w:p>
                          <w:p w14:paraId="7D89E7CA" w14:textId="77777777" w:rsidR="00A82653" w:rsidRPr="00DF1794" w:rsidRDefault="00A050D8" w:rsidP="00A82653">
                            <w:pPr>
                              <w:spacing w:before="40" w:after="40" w:line="216" w:lineRule="auto"/>
                              <w:rPr>
                                <w:rFonts w:asciiTheme="minorHAnsi" w:hAnsi="Arial"/>
                                <w:color w:val="FF0000"/>
                                <w:kern w:val="24"/>
                                <w:sz w:val="16"/>
                                <w:szCs w:val="16"/>
                              </w:rPr>
                            </w:pPr>
                            <w:r w:rsidRPr="00DF1794">
                              <w:rPr>
                                <w:rFonts w:asciiTheme="minorHAnsi" w:hAnsi="Arial"/>
                                <w:color w:val="FF0000"/>
                                <w:kern w:val="24"/>
                                <w:sz w:val="16"/>
                                <w:szCs w:val="16"/>
                              </w:rPr>
                              <w:t>…</w:t>
                            </w:r>
                          </w:p>
                          <w:p w14:paraId="2E8E293E" w14:textId="77777777" w:rsidR="00A82653" w:rsidRDefault="00A82653" w:rsidP="003555D1">
                            <w:pPr>
                              <w:spacing w:before="40" w:after="40" w:line="216" w:lineRule="auto"/>
                              <w:rPr>
                                <w:rFonts w:asciiTheme="minorHAnsi" w:hAnsi="Arial"/>
                                <w:kern w:val="24"/>
                                <w:sz w:val="16"/>
                                <w:szCs w:val="16"/>
                              </w:rPr>
                            </w:pPr>
                          </w:p>
                          <w:p w14:paraId="1ED108EA"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identity SPREAD {</w:t>
                            </w:r>
                          </w:p>
                          <w:p w14:paraId="544FC73B"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description "none";</w:t>
                            </w:r>
                          </w:p>
                          <w:p w14:paraId="139B148D"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w:t>
                            </w:r>
                          </w:p>
                          <w:p w14:paraId="3F703133"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identity SPREAD_AT {</w:t>
                            </w:r>
                          </w:p>
                          <w:p w14:paraId="4E1C5269"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base SPREAD;</w:t>
                            </w:r>
                          </w:p>
                          <w:p w14:paraId="2F925AAA"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description "The event occurred at a particular time.";</w:t>
                            </w:r>
                          </w:p>
                          <w:p w14:paraId="1CAD0167"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w:t>
                            </w:r>
                          </w:p>
                          <w:p w14:paraId="341B977F"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identity SPREAD_BEFORE {</w:t>
                            </w:r>
                          </w:p>
                          <w:p w14:paraId="218FBD21"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base SPREAD;</w:t>
                            </w:r>
                          </w:p>
                          <w:p w14:paraId="2257543C"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description "The event occurred before a particular time.";</w:t>
                            </w:r>
                          </w:p>
                          <w:p w14:paraId="0B4752F3"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w:t>
                            </w:r>
                          </w:p>
                          <w:p w14:paraId="4A45DCE3"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identity SPREAD_AFTER {</w:t>
                            </w:r>
                          </w:p>
                          <w:p w14:paraId="7537DB89"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base SPREAD;</w:t>
                            </w:r>
                          </w:p>
                          <w:p w14:paraId="7AEE0642"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description "The event occurred after a particular time.";</w:t>
                            </w:r>
                          </w:p>
                          <w:p w14:paraId="18731CF9"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w:t>
                            </w:r>
                          </w:p>
                          <w:p w14:paraId="132B2DD6"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identity SPREAD_BETWEEN {</w:t>
                            </w:r>
                          </w:p>
                          <w:p w14:paraId="7A8A391D"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base SPREAD;</w:t>
                            </w:r>
                          </w:p>
                          <w:p w14:paraId="23BE0D97"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description "The event occurred between two stated times.";</w:t>
                            </w:r>
                          </w:p>
                          <w:p w14:paraId="4D1C1DAA" w14:textId="77777777" w:rsidR="0045511C" w:rsidRPr="00B94221" w:rsidRDefault="003555D1" w:rsidP="0045511C">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13A95A38" id="_x0000_s1043" style="position:absolute;margin-left:0;margin-top:19.95pt;width:519.85pt;height:309.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" o:allowoverlap="f" fillcolor="#f9ecd4 [663]" strokecolor="#141313 [3213]">
                <v:path arrowok="t"/>
                <o:lock v:ext="edit" grouping="t"/>
                <v:textbox>
                  <w:txbxContent>
                    <w:p w14:paraId="029440F2" w14:textId="77777777" w:rsidR="00A82653" w:rsidRPr="00A82653" w:rsidRDefault="00A82653" w:rsidP="00A82653">
                      <w:pPr>
                        <w:spacing w:before="40" w:after="40" w:line="216" w:lineRule="auto"/>
                        <w:rPr>
                          <w:rFonts w:asciiTheme="minorHAnsi" w:hAnsi="Arial"/>
                          <w:kern w:val="24"/>
                          <w:sz w:val="16"/>
                          <w:szCs w:val="16"/>
                        </w:rPr>
                      </w:pPr>
                      <w:r w:rsidRPr="00A82653">
                        <w:rPr>
                          <w:rFonts w:asciiTheme="minorHAnsi" w:hAnsi="Arial"/>
                          <w:kern w:val="24"/>
                          <w:sz w:val="16"/>
                          <w:szCs w:val="16"/>
                        </w:rPr>
                        <w:t xml:space="preserve">    typedef spread {</w:t>
                      </w:r>
                    </w:p>
                    <w:p w14:paraId="0C8C4687" w14:textId="77777777" w:rsidR="00A82653" w:rsidRPr="00A82653" w:rsidRDefault="00A82653" w:rsidP="00A82653">
                      <w:pPr>
                        <w:spacing w:before="40" w:after="40" w:line="216" w:lineRule="auto"/>
                        <w:rPr>
                          <w:rFonts w:asciiTheme="minorHAnsi" w:hAnsi="Arial"/>
                          <w:kern w:val="24"/>
                          <w:sz w:val="16"/>
                          <w:szCs w:val="16"/>
                        </w:rPr>
                      </w:pPr>
                      <w:r w:rsidRPr="00A82653">
                        <w:rPr>
                          <w:rFonts w:asciiTheme="minorHAnsi" w:hAnsi="Arial"/>
                          <w:kern w:val="24"/>
                          <w:sz w:val="16"/>
                          <w:szCs w:val="16"/>
                        </w:rPr>
                        <w:t xml:space="preserve">        type identityref {</w:t>
                      </w:r>
                    </w:p>
                    <w:p w14:paraId="7C7A6EE0" w14:textId="77777777" w:rsidR="00A82653" w:rsidRPr="00A82653" w:rsidRDefault="00A82653" w:rsidP="00A82653">
                      <w:pPr>
                        <w:spacing w:before="40" w:after="40" w:line="216" w:lineRule="auto"/>
                        <w:rPr>
                          <w:rFonts w:asciiTheme="minorHAnsi" w:hAnsi="Arial"/>
                          <w:kern w:val="24"/>
                          <w:sz w:val="16"/>
                          <w:szCs w:val="16"/>
                        </w:rPr>
                      </w:pPr>
                      <w:r w:rsidRPr="00A82653">
                        <w:rPr>
                          <w:rFonts w:asciiTheme="minorHAnsi" w:hAnsi="Arial"/>
                          <w:kern w:val="24"/>
                          <w:sz w:val="16"/>
                          <w:szCs w:val="16"/>
                        </w:rPr>
                        <w:t xml:space="preserve">            base </w:t>
                      </w:r>
                      <w:proofErr w:type="gramStart"/>
                      <w:r w:rsidRPr="00A82653">
                        <w:rPr>
                          <w:rFonts w:asciiTheme="minorHAnsi" w:hAnsi="Arial"/>
                          <w:kern w:val="24"/>
                          <w:sz w:val="16"/>
                          <w:szCs w:val="16"/>
                        </w:rPr>
                        <w:t>SPREAD;</w:t>
                      </w:r>
                      <w:proofErr w:type="gramEnd"/>
                    </w:p>
                    <w:p w14:paraId="7FFC834B" w14:textId="77777777" w:rsidR="00A82653" w:rsidRPr="00A82653" w:rsidRDefault="00A82653" w:rsidP="00A82653">
                      <w:pPr>
                        <w:spacing w:before="40" w:after="40" w:line="216" w:lineRule="auto"/>
                        <w:rPr>
                          <w:rFonts w:asciiTheme="minorHAnsi" w:hAnsi="Arial"/>
                          <w:kern w:val="24"/>
                          <w:sz w:val="16"/>
                          <w:szCs w:val="16"/>
                        </w:rPr>
                      </w:pPr>
                      <w:r w:rsidRPr="00A82653">
                        <w:rPr>
                          <w:rFonts w:asciiTheme="minorHAnsi" w:hAnsi="Arial"/>
                          <w:kern w:val="24"/>
                          <w:sz w:val="16"/>
                          <w:szCs w:val="16"/>
                        </w:rPr>
                        <w:t xml:space="preserve">        }</w:t>
                      </w:r>
                    </w:p>
                    <w:p w14:paraId="1545D5F3" w14:textId="77777777" w:rsidR="00A82653" w:rsidRPr="00A82653" w:rsidRDefault="00A82653" w:rsidP="00A82653">
                      <w:pPr>
                        <w:spacing w:before="40" w:after="40" w:line="216" w:lineRule="auto"/>
                        <w:rPr>
                          <w:rFonts w:asciiTheme="minorHAnsi" w:hAnsi="Arial"/>
                          <w:kern w:val="24"/>
                          <w:sz w:val="16"/>
                          <w:szCs w:val="16"/>
                        </w:rPr>
                      </w:pPr>
                      <w:r w:rsidRPr="00A82653">
                        <w:rPr>
                          <w:rFonts w:asciiTheme="minorHAnsi" w:hAnsi="Arial"/>
                          <w:kern w:val="24"/>
                          <w:sz w:val="16"/>
                          <w:szCs w:val="16"/>
                        </w:rPr>
                        <w:t xml:space="preserve">        description "The alternative time of occurrence statements.</w:t>
                      </w:r>
                      <w:proofErr w:type="gramStart"/>
                      <w:r w:rsidRPr="00A82653">
                        <w:rPr>
                          <w:rFonts w:asciiTheme="minorHAnsi" w:hAnsi="Arial"/>
                          <w:kern w:val="24"/>
                          <w:sz w:val="16"/>
                          <w:szCs w:val="16"/>
                        </w:rPr>
                        <w:t>";</w:t>
                      </w:r>
                      <w:proofErr w:type="gramEnd"/>
                    </w:p>
                    <w:p w14:paraId="332D8EF0" w14:textId="77777777" w:rsidR="00A82653" w:rsidRDefault="00A82653" w:rsidP="00A82653">
                      <w:pPr>
                        <w:spacing w:before="40" w:after="40" w:line="216" w:lineRule="auto"/>
                        <w:rPr>
                          <w:rFonts w:asciiTheme="minorHAnsi" w:hAnsi="Arial"/>
                          <w:kern w:val="24"/>
                          <w:sz w:val="16"/>
                          <w:szCs w:val="16"/>
                        </w:rPr>
                      </w:pPr>
                      <w:r w:rsidRPr="00A82653">
                        <w:rPr>
                          <w:rFonts w:asciiTheme="minorHAnsi" w:hAnsi="Arial"/>
                          <w:kern w:val="24"/>
                          <w:sz w:val="16"/>
                          <w:szCs w:val="16"/>
                        </w:rPr>
                        <w:t xml:space="preserve">    }</w:t>
                      </w:r>
                    </w:p>
                    <w:p w14:paraId="75D167D9" w14:textId="77777777" w:rsidR="00A050D8" w:rsidRDefault="00A050D8" w:rsidP="00A82653">
                      <w:pPr>
                        <w:spacing w:before="40" w:after="40" w:line="216" w:lineRule="auto"/>
                        <w:rPr>
                          <w:rFonts w:asciiTheme="minorHAnsi" w:hAnsi="Arial"/>
                          <w:kern w:val="24"/>
                          <w:sz w:val="16"/>
                          <w:szCs w:val="16"/>
                        </w:rPr>
                      </w:pPr>
                    </w:p>
                    <w:p w14:paraId="7D89E7CA" w14:textId="77777777" w:rsidR="00A82653" w:rsidRPr="00DF1794" w:rsidRDefault="00A050D8" w:rsidP="00A82653">
                      <w:pPr>
                        <w:spacing w:before="40" w:after="40" w:line="216" w:lineRule="auto"/>
                        <w:rPr>
                          <w:rFonts w:asciiTheme="minorHAnsi" w:hAnsi="Arial"/>
                          <w:color w:val="FF0000"/>
                          <w:kern w:val="24"/>
                          <w:sz w:val="16"/>
                          <w:szCs w:val="16"/>
                        </w:rPr>
                      </w:pPr>
                      <w:r w:rsidRPr="00DF1794">
                        <w:rPr>
                          <w:rFonts w:asciiTheme="minorHAnsi" w:hAnsi="Arial"/>
                          <w:color w:val="FF0000"/>
                          <w:kern w:val="24"/>
                          <w:sz w:val="16"/>
                          <w:szCs w:val="16"/>
                        </w:rPr>
                        <w:t>…</w:t>
                      </w:r>
                    </w:p>
                    <w:p w14:paraId="2E8E293E" w14:textId="77777777" w:rsidR="00A82653" w:rsidRDefault="00A82653" w:rsidP="003555D1">
                      <w:pPr>
                        <w:spacing w:before="40" w:after="40" w:line="216" w:lineRule="auto"/>
                        <w:rPr>
                          <w:rFonts w:asciiTheme="minorHAnsi" w:hAnsi="Arial"/>
                          <w:kern w:val="24"/>
                          <w:sz w:val="16"/>
                          <w:szCs w:val="16"/>
                        </w:rPr>
                      </w:pPr>
                    </w:p>
                    <w:p w14:paraId="1ED108EA"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identity SPREAD {</w:t>
                      </w:r>
                    </w:p>
                    <w:p w14:paraId="544FC73B"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description "none</w:t>
                      </w:r>
                      <w:proofErr w:type="gramStart"/>
                      <w:r w:rsidRPr="003555D1">
                        <w:rPr>
                          <w:rFonts w:asciiTheme="minorHAnsi" w:hAnsi="Arial"/>
                          <w:kern w:val="24"/>
                          <w:sz w:val="16"/>
                          <w:szCs w:val="16"/>
                        </w:rPr>
                        <w:t>";</w:t>
                      </w:r>
                      <w:proofErr w:type="gramEnd"/>
                    </w:p>
                    <w:p w14:paraId="139B148D"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w:t>
                      </w:r>
                    </w:p>
                    <w:p w14:paraId="3F703133"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identity SPREAD_AT {</w:t>
                      </w:r>
                    </w:p>
                    <w:p w14:paraId="4E1C5269"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base </w:t>
                      </w:r>
                      <w:proofErr w:type="gramStart"/>
                      <w:r w:rsidRPr="003555D1">
                        <w:rPr>
                          <w:rFonts w:asciiTheme="minorHAnsi" w:hAnsi="Arial"/>
                          <w:kern w:val="24"/>
                          <w:sz w:val="16"/>
                          <w:szCs w:val="16"/>
                        </w:rPr>
                        <w:t>SPREAD;</w:t>
                      </w:r>
                      <w:proofErr w:type="gramEnd"/>
                    </w:p>
                    <w:p w14:paraId="2F925AAA"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description "The event occurred at a particular time.</w:t>
                      </w:r>
                      <w:proofErr w:type="gramStart"/>
                      <w:r w:rsidRPr="003555D1">
                        <w:rPr>
                          <w:rFonts w:asciiTheme="minorHAnsi" w:hAnsi="Arial"/>
                          <w:kern w:val="24"/>
                          <w:sz w:val="16"/>
                          <w:szCs w:val="16"/>
                        </w:rPr>
                        <w:t>";</w:t>
                      </w:r>
                      <w:proofErr w:type="gramEnd"/>
                    </w:p>
                    <w:p w14:paraId="1CAD0167"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w:t>
                      </w:r>
                    </w:p>
                    <w:p w14:paraId="341B977F"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identity SPREAD_BEFORE {</w:t>
                      </w:r>
                    </w:p>
                    <w:p w14:paraId="218FBD21"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base </w:t>
                      </w:r>
                      <w:proofErr w:type="gramStart"/>
                      <w:r w:rsidRPr="003555D1">
                        <w:rPr>
                          <w:rFonts w:asciiTheme="minorHAnsi" w:hAnsi="Arial"/>
                          <w:kern w:val="24"/>
                          <w:sz w:val="16"/>
                          <w:szCs w:val="16"/>
                        </w:rPr>
                        <w:t>SPREAD;</w:t>
                      </w:r>
                      <w:proofErr w:type="gramEnd"/>
                    </w:p>
                    <w:p w14:paraId="2257543C"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description "The event occurred before a particular time.</w:t>
                      </w:r>
                      <w:proofErr w:type="gramStart"/>
                      <w:r w:rsidRPr="003555D1">
                        <w:rPr>
                          <w:rFonts w:asciiTheme="minorHAnsi" w:hAnsi="Arial"/>
                          <w:kern w:val="24"/>
                          <w:sz w:val="16"/>
                          <w:szCs w:val="16"/>
                        </w:rPr>
                        <w:t>";</w:t>
                      </w:r>
                      <w:proofErr w:type="gramEnd"/>
                    </w:p>
                    <w:p w14:paraId="0B4752F3"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w:t>
                      </w:r>
                    </w:p>
                    <w:p w14:paraId="4A45DCE3"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identity SPREAD_AFTER {</w:t>
                      </w:r>
                    </w:p>
                    <w:p w14:paraId="7537DB89"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base </w:t>
                      </w:r>
                      <w:proofErr w:type="gramStart"/>
                      <w:r w:rsidRPr="003555D1">
                        <w:rPr>
                          <w:rFonts w:asciiTheme="minorHAnsi" w:hAnsi="Arial"/>
                          <w:kern w:val="24"/>
                          <w:sz w:val="16"/>
                          <w:szCs w:val="16"/>
                        </w:rPr>
                        <w:t>SPREAD;</w:t>
                      </w:r>
                      <w:proofErr w:type="gramEnd"/>
                    </w:p>
                    <w:p w14:paraId="7AEE0642"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description "The event occurred after a particular time.</w:t>
                      </w:r>
                      <w:proofErr w:type="gramStart"/>
                      <w:r w:rsidRPr="003555D1">
                        <w:rPr>
                          <w:rFonts w:asciiTheme="minorHAnsi" w:hAnsi="Arial"/>
                          <w:kern w:val="24"/>
                          <w:sz w:val="16"/>
                          <w:szCs w:val="16"/>
                        </w:rPr>
                        <w:t>";</w:t>
                      </w:r>
                      <w:proofErr w:type="gramEnd"/>
                    </w:p>
                    <w:p w14:paraId="18731CF9"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w:t>
                      </w:r>
                    </w:p>
                    <w:p w14:paraId="132B2DD6"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identity SPREAD_BETWEEN {</w:t>
                      </w:r>
                    </w:p>
                    <w:p w14:paraId="7A8A391D"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base </w:t>
                      </w:r>
                      <w:proofErr w:type="gramStart"/>
                      <w:r w:rsidRPr="003555D1">
                        <w:rPr>
                          <w:rFonts w:asciiTheme="minorHAnsi" w:hAnsi="Arial"/>
                          <w:kern w:val="24"/>
                          <w:sz w:val="16"/>
                          <w:szCs w:val="16"/>
                        </w:rPr>
                        <w:t>SPREAD;</w:t>
                      </w:r>
                      <w:proofErr w:type="gramEnd"/>
                    </w:p>
                    <w:p w14:paraId="23BE0D97" w14:textId="77777777" w:rsidR="003555D1" w:rsidRPr="003555D1" w:rsidRDefault="003555D1" w:rsidP="003555D1">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description "The event occurred between two stated times.</w:t>
                      </w:r>
                      <w:proofErr w:type="gramStart"/>
                      <w:r w:rsidRPr="003555D1">
                        <w:rPr>
                          <w:rFonts w:asciiTheme="minorHAnsi" w:hAnsi="Arial"/>
                          <w:kern w:val="24"/>
                          <w:sz w:val="16"/>
                          <w:szCs w:val="16"/>
                        </w:rPr>
                        <w:t>";</w:t>
                      </w:r>
                      <w:proofErr w:type="gramEnd"/>
                    </w:p>
                    <w:p w14:paraId="4D1C1DAA" w14:textId="77777777" w:rsidR="0045511C" w:rsidRPr="00B94221" w:rsidRDefault="003555D1" w:rsidP="0045511C">
                      <w:pPr>
                        <w:spacing w:before="40" w:after="40" w:line="216" w:lineRule="auto"/>
                        <w:rPr>
                          <w:rFonts w:asciiTheme="minorHAnsi" w:hAnsi="Arial"/>
                          <w:kern w:val="24"/>
                          <w:sz w:val="16"/>
                          <w:szCs w:val="16"/>
                        </w:rPr>
                      </w:pPr>
                      <w:r w:rsidRPr="003555D1">
                        <w:rPr>
                          <w:rFonts w:asciiTheme="minorHAnsi" w:hAnsi="Arial"/>
                          <w:kern w:val="24"/>
                          <w:sz w:val="16"/>
                          <w:szCs w:val="16"/>
                        </w:rPr>
                        <w:t xml:space="preserve">    }</w:t>
                      </w:r>
                    </w:p>
                  </w:txbxContent>
                </v:textbox>
                <w10:wrap type="topAndBottom" anchorx="margin"/>
              </v:rect>
            </w:pict>
          </mc:Fallback>
        </mc:AlternateContent>
      </w:r>
    </w:p>
    <w:p w14:paraId="55B7AB71" w14:textId="562B9BDA" w:rsidR="0045511C" w:rsidRPr="008B3C46" w:rsidRDefault="0045511C" w:rsidP="0045511C">
      <w:pPr>
        <w:pStyle w:val="FigureCaption"/>
      </w:pPr>
      <w:bookmarkStart w:id="128" w:name="_Toc223392397"/>
      <w:r w:rsidRPr="00CA3534">
        <w:t xml:space="preserve">Figure </w:t>
      </w:r>
      <w:r>
        <w:rPr>
          <w:b w:val="0"/>
          <w:noProof/>
        </w:rPr>
        <w:fldChar w:fldCharType="begin"/>
      </w:r>
      <w:r>
        <w:rPr>
          <w:noProof/>
        </w:rPr>
        <w:instrText xml:space="preserve"> SEQ Figure \* ARABIC </w:instrText>
      </w:r>
      <w:r>
        <w:rPr>
          <w:b w:val="0"/>
          <w:noProof/>
        </w:rPr>
        <w:fldChar w:fldCharType="separate"/>
      </w:r>
      <w:r w:rsidR="00916DFC">
        <w:rPr>
          <w:noProof/>
        </w:rPr>
        <w:t>18</w:t>
      </w:r>
      <w:r>
        <w:rPr>
          <w:b w:val="0"/>
          <w:noProof/>
        </w:rPr>
        <w:fldChar w:fldCharType="end"/>
      </w:r>
      <w:r w:rsidRPr="00CA3534">
        <w:t xml:space="preserve"> </w:t>
      </w:r>
      <w:r>
        <w:t xml:space="preserve"> </w:t>
      </w:r>
      <w:r w:rsidR="00375A28">
        <w:t>YANG</w:t>
      </w:r>
      <w:r>
        <w:t xml:space="preserve">: </w:t>
      </w:r>
      <w:r w:rsidR="003555D1">
        <w:t>spread</w:t>
      </w:r>
      <w:bookmarkEnd w:id="128"/>
    </w:p>
    <w:p w14:paraId="0239009F" w14:textId="77777777" w:rsidR="0045511C" w:rsidRDefault="00E30A5F" w:rsidP="00594006">
      <w:r w:rsidRPr="00F32BDC">
        <w:rPr>
          <w:noProof/>
        </w:rPr>
        <mc:AlternateContent>
          <mc:Choice Requires="wps">
            <w:drawing>
              <wp:anchor distT="0" distB="0" distL="114300" distR="114300" simplePos="0" relativeHeight="251680768" behindDoc="0" locked="0" layoutInCell="1" allowOverlap="0" wp14:anchorId="34890258" wp14:editId="072BC10A">
                <wp:simplePos x="0" y="0"/>
                <wp:positionH relativeFrom="margin">
                  <wp:posOffset>60385</wp:posOffset>
                </wp:positionH>
                <wp:positionV relativeFrom="paragraph">
                  <wp:posOffset>266197</wp:posOffset>
                </wp:positionV>
                <wp:extent cx="6602095" cy="3665855"/>
                <wp:effectExtent l="0" t="0" r="27305" b="10795"/>
                <wp:wrapTopAndBottom/>
                <wp:docPr id="4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3665855"/>
                        </a:xfrm>
                        <a:prstGeom prst="rect">
                          <a:avLst/>
                        </a:prstGeom>
                        <a:solidFill>
                          <a:schemeClr val="accent4">
                            <a:lumMod val="20000"/>
                            <a:lumOff val="80000"/>
                          </a:schemeClr>
                        </a:solidFill>
                        <a:ln>
                          <a:solidFill>
                            <a:schemeClr val="tx1"/>
                          </a:solidFill>
                        </a:ln>
                      </wps:spPr>
                      <wps:txbx>
                        <w:txbxContent>
                          <w:p w14:paraId="1A13F1C8" w14:textId="77777777" w:rsidR="007236C2" w:rsidRPr="007236C2" w:rsidRDefault="007236C2" w:rsidP="007236C2">
                            <w:pPr>
                              <w:spacing w:before="40" w:after="40" w:line="216" w:lineRule="auto"/>
                              <w:rPr>
                                <w:rFonts w:asciiTheme="minorHAnsi" w:hAnsi="Arial"/>
                                <w:kern w:val="24"/>
                                <w:sz w:val="16"/>
                                <w:szCs w:val="16"/>
                              </w:rPr>
                            </w:pPr>
                            <w:r w:rsidRPr="007236C2">
                              <w:rPr>
                                <w:rFonts w:asciiTheme="minorHAnsi" w:hAnsi="Arial"/>
                                <w:kern w:val="24"/>
                                <w:sz w:val="16"/>
                                <w:szCs w:val="16"/>
                              </w:rPr>
                              <w:t xml:space="preserve">    typedef source-precision {</w:t>
                            </w:r>
                          </w:p>
                          <w:p w14:paraId="0A2F3278" w14:textId="77777777" w:rsidR="007236C2" w:rsidRPr="007236C2" w:rsidRDefault="007236C2" w:rsidP="007236C2">
                            <w:pPr>
                              <w:spacing w:before="40" w:after="40" w:line="216" w:lineRule="auto"/>
                              <w:rPr>
                                <w:rFonts w:asciiTheme="minorHAnsi" w:hAnsi="Arial"/>
                                <w:kern w:val="24"/>
                                <w:sz w:val="16"/>
                                <w:szCs w:val="16"/>
                              </w:rPr>
                            </w:pPr>
                            <w:r w:rsidRPr="007236C2">
                              <w:rPr>
                                <w:rFonts w:asciiTheme="minorHAnsi" w:hAnsi="Arial"/>
                                <w:kern w:val="24"/>
                                <w:sz w:val="16"/>
                                <w:szCs w:val="16"/>
                              </w:rPr>
                              <w:t xml:space="preserve">        type identityref {</w:t>
                            </w:r>
                          </w:p>
                          <w:p w14:paraId="4FAFCA88" w14:textId="77777777" w:rsidR="007236C2" w:rsidRPr="007236C2" w:rsidRDefault="007236C2" w:rsidP="007236C2">
                            <w:pPr>
                              <w:spacing w:before="40" w:after="40" w:line="216" w:lineRule="auto"/>
                              <w:rPr>
                                <w:rFonts w:asciiTheme="minorHAnsi" w:hAnsi="Arial"/>
                                <w:kern w:val="24"/>
                                <w:sz w:val="16"/>
                                <w:szCs w:val="16"/>
                              </w:rPr>
                            </w:pPr>
                            <w:r w:rsidRPr="007236C2">
                              <w:rPr>
                                <w:rFonts w:asciiTheme="minorHAnsi" w:hAnsi="Arial"/>
                                <w:kern w:val="24"/>
                                <w:sz w:val="16"/>
                                <w:szCs w:val="16"/>
                              </w:rPr>
                              <w:t xml:space="preserve">            base SOURCE_PRECISION;</w:t>
                            </w:r>
                          </w:p>
                          <w:p w14:paraId="25F9B24D" w14:textId="77777777" w:rsidR="007236C2" w:rsidRPr="007236C2" w:rsidRDefault="007236C2" w:rsidP="007236C2">
                            <w:pPr>
                              <w:spacing w:before="40" w:after="40" w:line="216" w:lineRule="auto"/>
                              <w:rPr>
                                <w:rFonts w:asciiTheme="minorHAnsi" w:hAnsi="Arial"/>
                                <w:kern w:val="24"/>
                                <w:sz w:val="16"/>
                                <w:szCs w:val="16"/>
                              </w:rPr>
                            </w:pPr>
                            <w:r w:rsidRPr="007236C2">
                              <w:rPr>
                                <w:rFonts w:asciiTheme="minorHAnsi" w:hAnsi="Arial"/>
                                <w:kern w:val="24"/>
                                <w:sz w:val="16"/>
                                <w:szCs w:val="16"/>
                              </w:rPr>
                              <w:t xml:space="preserve">        }</w:t>
                            </w:r>
                          </w:p>
                          <w:p w14:paraId="773A0737" w14:textId="77777777" w:rsidR="007236C2" w:rsidRPr="007236C2" w:rsidRDefault="007236C2" w:rsidP="007236C2">
                            <w:pPr>
                              <w:spacing w:before="40" w:after="40" w:line="216" w:lineRule="auto"/>
                              <w:rPr>
                                <w:rFonts w:asciiTheme="minorHAnsi" w:hAnsi="Arial"/>
                                <w:kern w:val="24"/>
                                <w:sz w:val="16"/>
                                <w:szCs w:val="16"/>
                              </w:rPr>
                            </w:pPr>
                            <w:r w:rsidRPr="007236C2">
                              <w:rPr>
                                <w:rFonts w:asciiTheme="minorHAnsi" w:hAnsi="Arial"/>
                                <w:kern w:val="24"/>
                                <w:sz w:val="16"/>
                                <w:szCs w:val="16"/>
                              </w:rPr>
                              <w:t xml:space="preserve">        description "Alternative statements about timing precision at the event source.";</w:t>
                            </w:r>
                          </w:p>
                          <w:p w14:paraId="0833C19E" w14:textId="77777777" w:rsidR="007236C2" w:rsidRPr="00A82653" w:rsidRDefault="007236C2" w:rsidP="007236C2">
                            <w:pPr>
                              <w:spacing w:before="40" w:after="40" w:line="216" w:lineRule="auto"/>
                              <w:rPr>
                                <w:rFonts w:asciiTheme="minorHAnsi" w:hAnsi="Arial"/>
                                <w:kern w:val="24"/>
                                <w:sz w:val="16"/>
                                <w:szCs w:val="16"/>
                              </w:rPr>
                            </w:pPr>
                            <w:r w:rsidRPr="007236C2">
                              <w:rPr>
                                <w:rFonts w:asciiTheme="minorHAnsi" w:hAnsi="Arial"/>
                                <w:kern w:val="24"/>
                                <w:sz w:val="16"/>
                                <w:szCs w:val="16"/>
                              </w:rPr>
                              <w:t xml:space="preserve">    }</w:t>
                            </w:r>
                          </w:p>
                          <w:p w14:paraId="44978EF5" w14:textId="77777777" w:rsidR="005927D0" w:rsidRDefault="005927D0" w:rsidP="005927D0">
                            <w:pPr>
                              <w:spacing w:before="40" w:after="40" w:line="216" w:lineRule="auto"/>
                              <w:rPr>
                                <w:rFonts w:asciiTheme="minorHAnsi" w:hAnsi="Arial"/>
                                <w:kern w:val="24"/>
                                <w:sz w:val="16"/>
                                <w:szCs w:val="16"/>
                              </w:rPr>
                            </w:pPr>
                          </w:p>
                          <w:p w14:paraId="05542E90" w14:textId="77777777" w:rsidR="005927D0" w:rsidRPr="00DF1794" w:rsidRDefault="005927D0" w:rsidP="005927D0">
                            <w:pPr>
                              <w:spacing w:before="40" w:after="40" w:line="216" w:lineRule="auto"/>
                              <w:rPr>
                                <w:rFonts w:asciiTheme="minorHAnsi" w:hAnsi="Arial"/>
                                <w:color w:val="FF0000"/>
                                <w:kern w:val="24"/>
                                <w:sz w:val="16"/>
                                <w:szCs w:val="16"/>
                              </w:rPr>
                            </w:pPr>
                            <w:r w:rsidRPr="00DF1794">
                              <w:rPr>
                                <w:rFonts w:asciiTheme="minorHAnsi" w:hAnsi="Arial"/>
                                <w:color w:val="FF0000"/>
                                <w:kern w:val="24"/>
                                <w:sz w:val="16"/>
                                <w:szCs w:val="16"/>
                              </w:rPr>
                              <w:t>…</w:t>
                            </w:r>
                          </w:p>
                          <w:p w14:paraId="098B10D3" w14:textId="77777777" w:rsidR="00A240B3" w:rsidRPr="00A240B3" w:rsidRDefault="00A240B3" w:rsidP="00A240B3">
                            <w:pPr>
                              <w:spacing w:before="40" w:after="40" w:line="216" w:lineRule="auto"/>
                              <w:rPr>
                                <w:rFonts w:asciiTheme="minorHAnsi" w:hAnsi="Arial"/>
                                <w:kern w:val="24"/>
                                <w:sz w:val="16"/>
                                <w:szCs w:val="16"/>
                              </w:rPr>
                            </w:pPr>
                          </w:p>
                          <w:p w14:paraId="37111F35"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identity SOURCE_PRECISION {</w:t>
                            </w:r>
                          </w:p>
                          <w:p w14:paraId="26E702B5"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description "none";</w:t>
                            </w:r>
                          </w:p>
                          <w:p w14:paraId="075F940D"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w:t>
                            </w:r>
                          </w:p>
                          <w:p w14:paraId="78BF7655"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identity SOURCE_PRECISION_UNKNOWN {</w:t>
                            </w:r>
                          </w:p>
                          <w:p w14:paraId="642BA33F"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base SOURCE_PRECISION;</w:t>
                            </w:r>
                          </w:p>
                          <w:p w14:paraId="79229833"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description "The state of the clock at the event source is not known.</w:t>
                            </w:r>
                          </w:p>
                          <w:p w14:paraId="3F35E772"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The view of time of day at the source is suspect.";</w:t>
                            </w:r>
                          </w:p>
                          <w:p w14:paraId="11FCD144"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w:t>
                            </w:r>
                          </w:p>
                          <w:p w14:paraId="2AF4D0CE"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identity SOURCE_PRECISION_FREE_RUNNING {</w:t>
                            </w:r>
                          </w:p>
                          <w:p w14:paraId="0CFB4408"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base SOURCE_PRECISION;</w:t>
                            </w:r>
                          </w:p>
                          <w:p w14:paraId="1E6DAE8A"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description "The clock at the event source is free-running.</w:t>
                            </w:r>
                          </w:p>
                          <w:p w14:paraId="70CDB07B"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The view of time of day at the source may be significantly different from that at other sources.";</w:t>
                            </w:r>
                          </w:p>
                          <w:p w14:paraId="1DF86269"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w:t>
                            </w:r>
                          </w:p>
                          <w:p w14:paraId="5CE41635"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identity SOURCE_PRECISION_SYNCHRONIZED {</w:t>
                            </w:r>
                          </w:p>
                          <w:p w14:paraId="3534D4B5"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base SOURCE_PRECISION;</w:t>
                            </w:r>
                          </w:p>
                          <w:p w14:paraId="46D0FB58"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description "The clock at the event source is appropriately synchronized to the timing master.</w:t>
                            </w:r>
                          </w:p>
                          <w:p w14:paraId="5A4745C5"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The view of time of day at the source should be essentially the same as that at other time-synchronized sources.";</w:t>
                            </w:r>
                          </w:p>
                          <w:p w14:paraId="7B4C787F" w14:textId="77777777" w:rsidR="005927D0" w:rsidRPr="00B94221"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34890258" id="_x0000_s1044" style="position:absolute;margin-left:4.75pt;margin-top:20.95pt;width:519.85pt;height:288.6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" o:allowoverlap="f" fillcolor="#f9ecd4 [663]" strokecolor="#141313 [3213]">
                <v:path arrowok="t"/>
                <o:lock v:ext="edit" grouping="t"/>
                <v:textbox>
                  <w:txbxContent>
                    <w:p w14:paraId="1A13F1C8" w14:textId="77777777" w:rsidR="007236C2" w:rsidRPr="007236C2" w:rsidRDefault="007236C2" w:rsidP="007236C2">
                      <w:pPr>
                        <w:spacing w:before="40" w:after="40" w:line="216" w:lineRule="auto"/>
                        <w:rPr>
                          <w:rFonts w:asciiTheme="minorHAnsi" w:hAnsi="Arial"/>
                          <w:kern w:val="24"/>
                          <w:sz w:val="16"/>
                          <w:szCs w:val="16"/>
                        </w:rPr>
                      </w:pPr>
                      <w:r w:rsidRPr="007236C2">
                        <w:rPr>
                          <w:rFonts w:asciiTheme="minorHAnsi" w:hAnsi="Arial"/>
                          <w:kern w:val="24"/>
                          <w:sz w:val="16"/>
                          <w:szCs w:val="16"/>
                        </w:rPr>
                        <w:t xml:space="preserve">    typedef source-precision {</w:t>
                      </w:r>
                    </w:p>
                    <w:p w14:paraId="0A2F3278" w14:textId="77777777" w:rsidR="007236C2" w:rsidRPr="007236C2" w:rsidRDefault="007236C2" w:rsidP="007236C2">
                      <w:pPr>
                        <w:spacing w:before="40" w:after="40" w:line="216" w:lineRule="auto"/>
                        <w:rPr>
                          <w:rFonts w:asciiTheme="minorHAnsi" w:hAnsi="Arial"/>
                          <w:kern w:val="24"/>
                          <w:sz w:val="16"/>
                          <w:szCs w:val="16"/>
                        </w:rPr>
                      </w:pPr>
                      <w:r w:rsidRPr="007236C2">
                        <w:rPr>
                          <w:rFonts w:asciiTheme="minorHAnsi" w:hAnsi="Arial"/>
                          <w:kern w:val="24"/>
                          <w:sz w:val="16"/>
                          <w:szCs w:val="16"/>
                        </w:rPr>
                        <w:t xml:space="preserve">        type identityref {</w:t>
                      </w:r>
                    </w:p>
                    <w:p w14:paraId="4FAFCA88" w14:textId="77777777" w:rsidR="007236C2" w:rsidRPr="007236C2" w:rsidRDefault="007236C2" w:rsidP="007236C2">
                      <w:pPr>
                        <w:spacing w:before="40" w:after="40" w:line="216" w:lineRule="auto"/>
                        <w:rPr>
                          <w:rFonts w:asciiTheme="minorHAnsi" w:hAnsi="Arial"/>
                          <w:kern w:val="24"/>
                          <w:sz w:val="16"/>
                          <w:szCs w:val="16"/>
                        </w:rPr>
                      </w:pPr>
                      <w:r w:rsidRPr="007236C2">
                        <w:rPr>
                          <w:rFonts w:asciiTheme="minorHAnsi" w:hAnsi="Arial"/>
                          <w:kern w:val="24"/>
                          <w:sz w:val="16"/>
                          <w:szCs w:val="16"/>
                        </w:rPr>
                        <w:t xml:space="preserve">            base SOURCE_</w:t>
                      </w:r>
                      <w:proofErr w:type="gramStart"/>
                      <w:r w:rsidRPr="007236C2">
                        <w:rPr>
                          <w:rFonts w:asciiTheme="minorHAnsi" w:hAnsi="Arial"/>
                          <w:kern w:val="24"/>
                          <w:sz w:val="16"/>
                          <w:szCs w:val="16"/>
                        </w:rPr>
                        <w:t>PRECISION;</w:t>
                      </w:r>
                      <w:proofErr w:type="gramEnd"/>
                    </w:p>
                    <w:p w14:paraId="25F9B24D" w14:textId="77777777" w:rsidR="007236C2" w:rsidRPr="007236C2" w:rsidRDefault="007236C2" w:rsidP="007236C2">
                      <w:pPr>
                        <w:spacing w:before="40" w:after="40" w:line="216" w:lineRule="auto"/>
                        <w:rPr>
                          <w:rFonts w:asciiTheme="minorHAnsi" w:hAnsi="Arial"/>
                          <w:kern w:val="24"/>
                          <w:sz w:val="16"/>
                          <w:szCs w:val="16"/>
                        </w:rPr>
                      </w:pPr>
                      <w:r w:rsidRPr="007236C2">
                        <w:rPr>
                          <w:rFonts w:asciiTheme="minorHAnsi" w:hAnsi="Arial"/>
                          <w:kern w:val="24"/>
                          <w:sz w:val="16"/>
                          <w:szCs w:val="16"/>
                        </w:rPr>
                        <w:t xml:space="preserve">        }</w:t>
                      </w:r>
                    </w:p>
                    <w:p w14:paraId="773A0737" w14:textId="77777777" w:rsidR="007236C2" w:rsidRPr="007236C2" w:rsidRDefault="007236C2" w:rsidP="007236C2">
                      <w:pPr>
                        <w:spacing w:before="40" w:after="40" w:line="216" w:lineRule="auto"/>
                        <w:rPr>
                          <w:rFonts w:asciiTheme="minorHAnsi" w:hAnsi="Arial"/>
                          <w:kern w:val="24"/>
                          <w:sz w:val="16"/>
                          <w:szCs w:val="16"/>
                        </w:rPr>
                      </w:pPr>
                      <w:r w:rsidRPr="007236C2">
                        <w:rPr>
                          <w:rFonts w:asciiTheme="minorHAnsi" w:hAnsi="Arial"/>
                          <w:kern w:val="24"/>
                          <w:sz w:val="16"/>
                          <w:szCs w:val="16"/>
                        </w:rPr>
                        <w:t xml:space="preserve">        description "Alternative statements about timing precision at the event source.</w:t>
                      </w:r>
                      <w:proofErr w:type="gramStart"/>
                      <w:r w:rsidRPr="007236C2">
                        <w:rPr>
                          <w:rFonts w:asciiTheme="minorHAnsi" w:hAnsi="Arial"/>
                          <w:kern w:val="24"/>
                          <w:sz w:val="16"/>
                          <w:szCs w:val="16"/>
                        </w:rPr>
                        <w:t>";</w:t>
                      </w:r>
                      <w:proofErr w:type="gramEnd"/>
                    </w:p>
                    <w:p w14:paraId="0833C19E" w14:textId="77777777" w:rsidR="007236C2" w:rsidRPr="00A82653" w:rsidRDefault="007236C2" w:rsidP="007236C2">
                      <w:pPr>
                        <w:spacing w:before="40" w:after="40" w:line="216" w:lineRule="auto"/>
                        <w:rPr>
                          <w:rFonts w:asciiTheme="minorHAnsi" w:hAnsi="Arial"/>
                          <w:kern w:val="24"/>
                          <w:sz w:val="16"/>
                          <w:szCs w:val="16"/>
                        </w:rPr>
                      </w:pPr>
                      <w:r w:rsidRPr="007236C2">
                        <w:rPr>
                          <w:rFonts w:asciiTheme="minorHAnsi" w:hAnsi="Arial"/>
                          <w:kern w:val="24"/>
                          <w:sz w:val="16"/>
                          <w:szCs w:val="16"/>
                        </w:rPr>
                        <w:t xml:space="preserve">    }</w:t>
                      </w:r>
                    </w:p>
                    <w:p w14:paraId="44978EF5" w14:textId="77777777" w:rsidR="005927D0" w:rsidRDefault="005927D0" w:rsidP="005927D0">
                      <w:pPr>
                        <w:spacing w:before="40" w:after="40" w:line="216" w:lineRule="auto"/>
                        <w:rPr>
                          <w:rFonts w:asciiTheme="minorHAnsi" w:hAnsi="Arial"/>
                          <w:kern w:val="24"/>
                          <w:sz w:val="16"/>
                          <w:szCs w:val="16"/>
                        </w:rPr>
                      </w:pPr>
                    </w:p>
                    <w:p w14:paraId="05542E90" w14:textId="77777777" w:rsidR="005927D0" w:rsidRPr="00DF1794" w:rsidRDefault="005927D0" w:rsidP="005927D0">
                      <w:pPr>
                        <w:spacing w:before="40" w:after="40" w:line="216" w:lineRule="auto"/>
                        <w:rPr>
                          <w:rFonts w:asciiTheme="minorHAnsi" w:hAnsi="Arial"/>
                          <w:color w:val="FF0000"/>
                          <w:kern w:val="24"/>
                          <w:sz w:val="16"/>
                          <w:szCs w:val="16"/>
                        </w:rPr>
                      </w:pPr>
                      <w:r w:rsidRPr="00DF1794">
                        <w:rPr>
                          <w:rFonts w:asciiTheme="minorHAnsi" w:hAnsi="Arial"/>
                          <w:color w:val="FF0000"/>
                          <w:kern w:val="24"/>
                          <w:sz w:val="16"/>
                          <w:szCs w:val="16"/>
                        </w:rPr>
                        <w:t>…</w:t>
                      </w:r>
                    </w:p>
                    <w:p w14:paraId="098B10D3" w14:textId="77777777" w:rsidR="00A240B3" w:rsidRPr="00A240B3" w:rsidRDefault="00A240B3" w:rsidP="00A240B3">
                      <w:pPr>
                        <w:spacing w:before="40" w:after="40" w:line="216" w:lineRule="auto"/>
                        <w:rPr>
                          <w:rFonts w:asciiTheme="minorHAnsi" w:hAnsi="Arial"/>
                          <w:kern w:val="24"/>
                          <w:sz w:val="16"/>
                          <w:szCs w:val="16"/>
                        </w:rPr>
                      </w:pPr>
                    </w:p>
                    <w:p w14:paraId="37111F35"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identity SOURCE_PRECISION {</w:t>
                      </w:r>
                    </w:p>
                    <w:p w14:paraId="26E702B5"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description "none</w:t>
                      </w:r>
                      <w:proofErr w:type="gramStart"/>
                      <w:r w:rsidRPr="00A240B3">
                        <w:rPr>
                          <w:rFonts w:asciiTheme="minorHAnsi" w:hAnsi="Arial"/>
                          <w:kern w:val="24"/>
                          <w:sz w:val="16"/>
                          <w:szCs w:val="16"/>
                        </w:rPr>
                        <w:t>";</w:t>
                      </w:r>
                      <w:proofErr w:type="gramEnd"/>
                    </w:p>
                    <w:p w14:paraId="075F940D"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w:t>
                      </w:r>
                    </w:p>
                    <w:p w14:paraId="78BF7655"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identity SOURCE_PRECISION_UNKNOWN {</w:t>
                      </w:r>
                    </w:p>
                    <w:p w14:paraId="642BA33F"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base SOURCE_</w:t>
                      </w:r>
                      <w:proofErr w:type="gramStart"/>
                      <w:r w:rsidRPr="00A240B3">
                        <w:rPr>
                          <w:rFonts w:asciiTheme="minorHAnsi" w:hAnsi="Arial"/>
                          <w:kern w:val="24"/>
                          <w:sz w:val="16"/>
                          <w:szCs w:val="16"/>
                        </w:rPr>
                        <w:t>PRECISION;</w:t>
                      </w:r>
                      <w:proofErr w:type="gramEnd"/>
                    </w:p>
                    <w:p w14:paraId="79229833"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description "The state of the clock at the event source is not known.</w:t>
                      </w:r>
                    </w:p>
                    <w:p w14:paraId="3F35E772"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The view of time of day at the source is suspect.</w:t>
                      </w:r>
                      <w:proofErr w:type="gramStart"/>
                      <w:r w:rsidRPr="00A240B3">
                        <w:rPr>
                          <w:rFonts w:asciiTheme="minorHAnsi" w:hAnsi="Arial"/>
                          <w:kern w:val="24"/>
                          <w:sz w:val="16"/>
                          <w:szCs w:val="16"/>
                        </w:rPr>
                        <w:t>";</w:t>
                      </w:r>
                      <w:proofErr w:type="gramEnd"/>
                    </w:p>
                    <w:p w14:paraId="11FCD144"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w:t>
                      </w:r>
                    </w:p>
                    <w:p w14:paraId="2AF4D0CE"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identity SOURCE_PRECISION_FREE_RUNNING {</w:t>
                      </w:r>
                    </w:p>
                    <w:p w14:paraId="0CFB4408"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base SOURCE_</w:t>
                      </w:r>
                      <w:proofErr w:type="gramStart"/>
                      <w:r w:rsidRPr="00A240B3">
                        <w:rPr>
                          <w:rFonts w:asciiTheme="minorHAnsi" w:hAnsi="Arial"/>
                          <w:kern w:val="24"/>
                          <w:sz w:val="16"/>
                          <w:szCs w:val="16"/>
                        </w:rPr>
                        <w:t>PRECISION;</w:t>
                      </w:r>
                      <w:proofErr w:type="gramEnd"/>
                    </w:p>
                    <w:p w14:paraId="1E6DAE8A"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description "The clock at the event source is </w:t>
                      </w:r>
                      <w:proofErr w:type="gramStart"/>
                      <w:r w:rsidRPr="00A240B3">
                        <w:rPr>
                          <w:rFonts w:asciiTheme="minorHAnsi" w:hAnsi="Arial"/>
                          <w:kern w:val="24"/>
                          <w:sz w:val="16"/>
                          <w:szCs w:val="16"/>
                        </w:rPr>
                        <w:t>free-running</w:t>
                      </w:r>
                      <w:proofErr w:type="gramEnd"/>
                      <w:r w:rsidRPr="00A240B3">
                        <w:rPr>
                          <w:rFonts w:asciiTheme="minorHAnsi" w:hAnsi="Arial"/>
                          <w:kern w:val="24"/>
                          <w:sz w:val="16"/>
                          <w:szCs w:val="16"/>
                        </w:rPr>
                        <w:t>.</w:t>
                      </w:r>
                    </w:p>
                    <w:p w14:paraId="70CDB07B"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The view of time of day at the source may be significantly different from that at other sources.</w:t>
                      </w:r>
                      <w:proofErr w:type="gramStart"/>
                      <w:r w:rsidRPr="00A240B3">
                        <w:rPr>
                          <w:rFonts w:asciiTheme="minorHAnsi" w:hAnsi="Arial"/>
                          <w:kern w:val="24"/>
                          <w:sz w:val="16"/>
                          <w:szCs w:val="16"/>
                        </w:rPr>
                        <w:t>";</w:t>
                      </w:r>
                      <w:proofErr w:type="gramEnd"/>
                    </w:p>
                    <w:p w14:paraId="1DF86269"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w:t>
                      </w:r>
                    </w:p>
                    <w:p w14:paraId="5CE41635"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identity SOURCE_PRECISION_SYNCHRONIZED {</w:t>
                      </w:r>
                    </w:p>
                    <w:p w14:paraId="3534D4B5"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base SOURCE_</w:t>
                      </w:r>
                      <w:proofErr w:type="gramStart"/>
                      <w:r w:rsidRPr="00A240B3">
                        <w:rPr>
                          <w:rFonts w:asciiTheme="minorHAnsi" w:hAnsi="Arial"/>
                          <w:kern w:val="24"/>
                          <w:sz w:val="16"/>
                          <w:szCs w:val="16"/>
                        </w:rPr>
                        <w:t>PRECISION;</w:t>
                      </w:r>
                      <w:proofErr w:type="gramEnd"/>
                    </w:p>
                    <w:p w14:paraId="46D0FB58"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description "The clock at the event source is appropriately synchronized to the timing master.</w:t>
                      </w:r>
                    </w:p>
                    <w:p w14:paraId="5A4745C5" w14:textId="77777777" w:rsidR="00A240B3" w:rsidRPr="00A240B3"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The view of time of day at the source should be essentially the same as that at other time-synchronized sources.</w:t>
                      </w:r>
                      <w:proofErr w:type="gramStart"/>
                      <w:r w:rsidRPr="00A240B3">
                        <w:rPr>
                          <w:rFonts w:asciiTheme="minorHAnsi" w:hAnsi="Arial"/>
                          <w:kern w:val="24"/>
                          <w:sz w:val="16"/>
                          <w:szCs w:val="16"/>
                        </w:rPr>
                        <w:t>";</w:t>
                      </w:r>
                      <w:proofErr w:type="gramEnd"/>
                    </w:p>
                    <w:p w14:paraId="7B4C787F" w14:textId="77777777" w:rsidR="005927D0" w:rsidRPr="00B94221" w:rsidRDefault="00A240B3" w:rsidP="00A240B3">
                      <w:pPr>
                        <w:spacing w:before="40" w:after="40" w:line="216" w:lineRule="auto"/>
                        <w:rPr>
                          <w:rFonts w:asciiTheme="minorHAnsi" w:hAnsi="Arial"/>
                          <w:kern w:val="24"/>
                          <w:sz w:val="16"/>
                          <w:szCs w:val="16"/>
                        </w:rPr>
                      </w:pPr>
                      <w:r w:rsidRPr="00A240B3">
                        <w:rPr>
                          <w:rFonts w:asciiTheme="minorHAnsi" w:hAnsi="Arial"/>
                          <w:kern w:val="24"/>
                          <w:sz w:val="16"/>
                          <w:szCs w:val="16"/>
                        </w:rPr>
                        <w:t xml:space="preserve">    }</w:t>
                      </w:r>
                    </w:p>
                  </w:txbxContent>
                </v:textbox>
                <w10:wrap type="topAndBottom" anchorx="margin"/>
              </v:rect>
            </w:pict>
          </mc:Fallback>
        </mc:AlternateContent>
      </w:r>
    </w:p>
    <w:p w14:paraId="5FD97CD2" w14:textId="369945D3" w:rsidR="005927D0" w:rsidRPr="008B3C46" w:rsidRDefault="005927D0" w:rsidP="005927D0">
      <w:pPr>
        <w:pStyle w:val="FigureCaption"/>
      </w:pPr>
      <w:bookmarkStart w:id="129" w:name="_Toc223392398"/>
      <w:r w:rsidRPr="00CA3534">
        <w:t xml:space="preserve">Figure </w:t>
      </w:r>
      <w:r>
        <w:rPr>
          <w:b w:val="0"/>
          <w:noProof/>
        </w:rPr>
        <w:fldChar w:fldCharType="begin"/>
      </w:r>
      <w:r>
        <w:rPr>
          <w:noProof/>
        </w:rPr>
        <w:instrText xml:space="preserve"> SEQ Figure \* ARABIC </w:instrText>
      </w:r>
      <w:r>
        <w:rPr>
          <w:b w:val="0"/>
          <w:noProof/>
        </w:rPr>
        <w:fldChar w:fldCharType="separate"/>
      </w:r>
      <w:r w:rsidR="00916DFC">
        <w:rPr>
          <w:noProof/>
        </w:rPr>
        <w:t>19</w:t>
      </w:r>
      <w:r>
        <w:rPr>
          <w:b w:val="0"/>
          <w:noProof/>
        </w:rPr>
        <w:fldChar w:fldCharType="end"/>
      </w:r>
      <w:r w:rsidRPr="00CA3534">
        <w:t xml:space="preserve"> </w:t>
      </w:r>
      <w:r>
        <w:t xml:space="preserve"> </w:t>
      </w:r>
      <w:r w:rsidR="00375A28">
        <w:t>YANG</w:t>
      </w:r>
      <w:r>
        <w:t>: source-precision</w:t>
      </w:r>
      <w:bookmarkEnd w:id="129"/>
    </w:p>
    <w:p w14:paraId="359672D0" w14:textId="77777777" w:rsidR="005927D0" w:rsidRPr="00A56331" w:rsidRDefault="005927D0" w:rsidP="00A56331"/>
    <w:p w14:paraId="67BF5CF8" w14:textId="77777777" w:rsidR="00033784" w:rsidRDefault="00A95570" w:rsidP="00A95570">
      <w:pPr>
        <w:pStyle w:val="Heading3"/>
      </w:pPr>
      <w:bookmarkStart w:id="130" w:name="_Ref52981813"/>
      <w:bookmarkStart w:id="131" w:name="_Toc223392228"/>
      <w:r>
        <w:lastRenderedPageBreak/>
        <w:t>Considering parent-address</w:t>
      </w:r>
      <w:bookmarkEnd w:id="130"/>
      <w:bookmarkEnd w:id="131"/>
    </w:p>
    <w:p w14:paraId="335E73E8" w14:textId="77777777" w:rsidR="00AE2C77" w:rsidRDefault="006D0339" w:rsidP="00A95570">
      <w:r>
        <w:t>The parent-address</w:t>
      </w:r>
      <w:r w:rsidR="003C2253">
        <w:t xml:space="preserve"> shall provide the position of the entity in the </w:t>
      </w:r>
      <w:r w:rsidR="00375A28">
        <w:t>YANG</w:t>
      </w:r>
      <w:r w:rsidR="003C2253">
        <w:t xml:space="preserve"> tree to </w:t>
      </w:r>
      <w:r>
        <w:t>enable a client to position an entity in the tree</w:t>
      </w:r>
      <w:r w:rsidR="00FC2682">
        <w:t xml:space="preserve">. </w:t>
      </w:r>
    </w:p>
    <w:p w14:paraId="49914EA4" w14:textId="77777777" w:rsidR="00734452" w:rsidRDefault="00FC2682" w:rsidP="00515260">
      <w:pPr>
        <w:pStyle w:val="ListParagraph"/>
        <w:numPr>
          <w:ilvl w:val="0"/>
          <w:numId w:val="57"/>
        </w:numPr>
      </w:pPr>
      <w:r>
        <w:t>Where the entity</w:t>
      </w:r>
      <w:r w:rsidR="00277F7C">
        <w:t xml:space="preserve"> is a Global class and hence</w:t>
      </w:r>
      <w:r>
        <w:t xml:space="preserve"> has a UUID</w:t>
      </w:r>
      <w:r w:rsidR="00015E4F">
        <w:rPr>
          <w:rStyle w:val="FootnoteReference"/>
        </w:rPr>
        <w:footnoteReference w:id="43"/>
      </w:r>
    </w:p>
    <w:p w14:paraId="6682CEBB" w14:textId="77777777" w:rsidR="003C2253" w:rsidRDefault="003C2253" w:rsidP="003C2253">
      <w:pPr>
        <w:pStyle w:val="ListParagraph"/>
        <w:numPr>
          <w:ilvl w:val="1"/>
          <w:numId w:val="57"/>
        </w:numPr>
      </w:pPr>
      <w:r>
        <w:t>Each element (string) in the parent-address shall provide a uuid.</w:t>
      </w:r>
    </w:p>
    <w:p w14:paraId="4341BE04" w14:textId="77777777" w:rsidR="003C2253" w:rsidRDefault="003C2253" w:rsidP="003C2253">
      <w:pPr>
        <w:pStyle w:val="ListParagraph"/>
        <w:numPr>
          <w:ilvl w:val="1"/>
          <w:numId w:val="57"/>
        </w:numPr>
      </w:pPr>
      <w:r>
        <w:t>The address elements shall be in the order of the tree from the highest to lowest (e.g., for a connection-end-point, the list should start with the uuid of the topology, then have the uuid of the node and finally the uuid of the node-edge-point).</w:t>
      </w:r>
    </w:p>
    <w:p w14:paraId="4C237060" w14:textId="77777777" w:rsidR="003C2253" w:rsidRDefault="003C2253" w:rsidP="003C2253">
      <w:pPr>
        <w:pStyle w:val="ListParagraph"/>
        <w:numPr>
          <w:ilvl w:val="1"/>
          <w:numId w:val="57"/>
        </w:numPr>
      </w:pPr>
      <w:r>
        <w:t>The element shall be formed by taking the class name and appending “-uuid” (e.g., node-edge-point-uuid).</w:t>
      </w:r>
    </w:p>
    <w:p w14:paraId="069AF350" w14:textId="77777777" w:rsidR="003C2253" w:rsidRDefault="00277F7C" w:rsidP="00515260">
      <w:pPr>
        <w:pStyle w:val="ListParagraph"/>
        <w:numPr>
          <w:ilvl w:val="0"/>
          <w:numId w:val="57"/>
        </w:numPr>
      </w:pPr>
      <w:r>
        <w:t>Where the entity is a local class and hence has a local id relative to the UUID of its containing Global class</w:t>
      </w:r>
    </w:p>
    <w:p w14:paraId="0174EEC7" w14:textId="77777777" w:rsidR="00CA7947" w:rsidRDefault="003C2253" w:rsidP="003C2253">
      <w:pPr>
        <w:pStyle w:val="ListParagraph"/>
        <w:numPr>
          <w:ilvl w:val="1"/>
          <w:numId w:val="57"/>
        </w:numPr>
      </w:pPr>
      <w:r>
        <w:t>T</w:t>
      </w:r>
      <w:r w:rsidR="00C757B3">
        <w:t xml:space="preserve">he parent address </w:t>
      </w:r>
      <w:r w:rsidR="00457C2C">
        <w:t>shall</w:t>
      </w:r>
      <w:r w:rsidR="00C757B3">
        <w:t xml:space="preserve"> provide any necessary levels of nesting of local-id</w:t>
      </w:r>
      <w:r>
        <w:t xml:space="preserve"> elements in addition to the</w:t>
      </w:r>
      <w:r w:rsidR="00C757B3">
        <w:t xml:space="preserve"> </w:t>
      </w:r>
      <w:r w:rsidR="00375A28">
        <w:t>YANG</w:t>
      </w:r>
      <w:r w:rsidR="00CA7947">
        <w:t xml:space="preserve"> </w:t>
      </w:r>
      <w:r w:rsidR="00734452">
        <w:t>tree</w:t>
      </w:r>
      <w:r>
        <w:t xml:space="preserve"> (including the UUID of its Global class) from highest uuid to lowest local-id in the tree.</w:t>
      </w:r>
    </w:p>
    <w:p w14:paraId="7DF8E9EF" w14:textId="77777777" w:rsidR="003C2253" w:rsidRDefault="003C2253" w:rsidP="003C2253">
      <w:pPr>
        <w:pStyle w:val="ListParagraph"/>
        <w:numPr>
          <w:ilvl w:val="1"/>
          <w:numId w:val="57"/>
        </w:numPr>
      </w:pPr>
      <w:r>
        <w:t>The local class element shall be formed by taking the class name and appending “-local-id” (e.g., rule-local-id).</w:t>
      </w:r>
    </w:p>
    <w:p w14:paraId="51336505" w14:textId="77777777" w:rsidR="00C72D2D" w:rsidRPr="00050C71" w:rsidRDefault="009151C0" w:rsidP="00515260">
      <w:pPr>
        <w:pStyle w:val="ListParagraph"/>
        <w:numPr>
          <w:ilvl w:val="0"/>
          <w:numId w:val="57"/>
        </w:numPr>
      </w:pPr>
      <w:r w:rsidRPr="00A56331">
        <w:rPr>
          <w:dstrike/>
        </w:rPr>
        <w:t>For alarms and events</w:t>
      </w:r>
      <w:r w:rsidR="00457C2C" w:rsidRPr="00A56331">
        <w:rPr>
          <w:dstrike/>
        </w:rPr>
        <w:t xml:space="preserve"> that are reported as independent entities,</w:t>
      </w:r>
      <w:r w:rsidRPr="00A56331">
        <w:rPr>
          <w:dstrike/>
        </w:rPr>
        <w:t xml:space="preserve"> the parent-address may include </w:t>
      </w:r>
      <w:r w:rsidR="00B41D5E" w:rsidRPr="00A56331">
        <w:rPr>
          <w:dstrike/>
        </w:rPr>
        <w:t xml:space="preserve">address of the indirect parent (i.e., </w:t>
      </w:r>
      <w:r w:rsidR="00457C2C" w:rsidRPr="00A56331">
        <w:rPr>
          <w:dstrike/>
        </w:rPr>
        <w:t>the entity against which the alarm is raised</w:t>
      </w:r>
      <w:r w:rsidR="00E1307C" w:rsidRPr="00A56331">
        <w:rPr>
          <w:dstrike/>
        </w:rPr>
        <w:t>)</w:t>
      </w:r>
      <w:r w:rsidR="00457C2C" w:rsidRPr="00A56331">
        <w:rPr>
          <w:dstrike/>
        </w:rPr>
        <w:t>.</w:t>
      </w:r>
      <w:r w:rsidR="00050C71" w:rsidRPr="00050C71">
        <w:rPr>
          <w:rStyle w:val="FootnoteReference"/>
        </w:rPr>
        <w:footnoteReference w:id="44"/>
      </w:r>
    </w:p>
    <w:p w14:paraId="3BB7451C" w14:textId="77777777" w:rsidR="00105555" w:rsidRDefault="00105555" w:rsidP="007C5742">
      <w:r>
        <w:t xml:space="preserve">Note that in a solution with a single context, the context </w:t>
      </w:r>
      <w:r w:rsidR="002976C8">
        <w:t>should</w:t>
      </w:r>
      <w:r>
        <w:t xml:space="preserve"> be omitted from the parent address</w:t>
      </w:r>
      <w:r w:rsidR="00C819DB">
        <w:t xml:space="preserve"> and where the parent address is solely context</w:t>
      </w:r>
      <w:r w:rsidR="00173FAA">
        <w:t xml:space="preserve"> (topology-context, connectivity-context etc.)</w:t>
      </w:r>
      <w:r w:rsidR="00C819DB">
        <w:t>, the parent address can be left empty</w:t>
      </w:r>
      <w:r w:rsidR="00A06931">
        <w:t xml:space="preserve"> (and hence not provided)</w:t>
      </w:r>
      <w:r>
        <w:t>.</w:t>
      </w:r>
    </w:p>
    <w:p w14:paraId="00E32A47" w14:textId="77777777" w:rsidR="001448A3" w:rsidRDefault="001448A3" w:rsidP="007C5742">
      <w:r>
        <w:t>The table below covers each of the cases</w:t>
      </w:r>
      <w:r w:rsidR="00E878F7">
        <w:t>.</w:t>
      </w:r>
    </w:p>
    <w:p w14:paraId="25D996DF" w14:textId="2E2B0B9D" w:rsidR="00E878F7" w:rsidRDefault="00E878F7" w:rsidP="00E878F7">
      <w:pPr>
        <w:pStyle w:val="Caption"/>
        <w:keepNext/>
      </w:pPr>
      <w:bookmarkStart w:id="132" w:name="_Ref45208470"/>
      <w:bookmarkStart w:id="133" w:name="_Toc223392423"/>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916DFC">
        <w:rPr>
          <w:noProof/>
        </w:rPr>
        <w:t>1</w:t>
      </w:r>
      <w:r w:rsidRPr="001D7585">
        <w:rPr>
          <w:noProof/>
        </w:rPr>
        <w:fldChar w:fldCharType="end"/>
      </w:r>
      <w:bookmarkEnd w:id="132"/>
      <w:r w:rsidRPr="001D7585">
        <w:t>:</w:t>
      </w:r>
      <w:r w:rsidRPr="001D7585">
        <w:rPr>
          <w:rFonts w:hint="eastAsia"/>
        </w:rPr>
        <w:t xml:space="preserve"> </w:t>
      </w:r>
      <w:r>
        <w:t>Clarifying parent-addres</w:t>
      </w:r>
      <w:r w:rsidR="007735CF">
        <w:t>s for Global Classe</w:t>
      </w:r>
      <w:r>
        <w:t>s</w:t>
      </w:r>
      <w:bookmarkEnd w:id="133"/>
    </w:p>
    <w:tbl>
      <w:tblPr>
        <w:tblStyle w:val="Cuadrculamedia3-nfasis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5"/>
        <w:gridCol w:w="3485"/>
        <w:gridCol w:w="3486"/>
      </w:tblGrid>
      <w:tr w:rsidR="001448A3" w:rsidRPr="00B0295C" w14:paraId="21E2C571" w14:textId="77777777" w:rsidTr="00B90A1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77DC1E1" w14:textId="36990DA3" w:rsidR="001448A3" w:rsidRPr="00B0295C" w:rsidRDefault="000B1D9B" w:rsidP="00B90A17">
            <w:pPr>
              <w:rPr>
                <w:sz w:val="22"/>
                <w:szCs w:val="16"/>
              </w:rPr>
            </w:pPr>
            <w:r>
              <w:rPr>
                <w:sz w:val="22"/>
                <w:szCs w:val="16"/>
              </w:rPr>
              <w:t xml:space="preserve">Global </w:t>
            </w:r>
            <w:r w:rsidR="007735CF">
              <w:rPr>
                <w:sz w:val="22"/>
                <w:szCs w:val="16"/>
              </w:rPr>
              <w:t>C</w:t>
            </w:r>
            <w:r>
              <w:rPr>
                <w:sz w:val="22"/>
                <w:szCs w:val="16"/>
              </w:rPr>
              <w:t>lass</w:t>
            </w:r>
          </w:p>
        </w:tc>
        <w:tc>
          <w:tcPr>
            <w:tcW w:w="3485" w:type="dxa"/>
            <w:tcBorders>
              <w:top w:val="none" w:sz="0" w:space="0" w:color="auto"/>
              <w:left w:val="none" w:sz="0" w:space="0" w:color="auto"/>
              <w:bottom w:val="none" w:sz="0" w:space="0" w:color="auto"/>
              <w:right w:val="none" w:sz="0" w:space="0" w:color="auto"/>
            </w:tcBorders>
          </w:tcPr>
          <w:p w14:paraId="1E83A40D" w14:textId="77777777" w:rsidR="00BC5B56" w:rsidRPr="00A56331" w:rsidRDefault="00602E44" w:rsidP="00B90A17">
            <w:pPr>
              <w:cnfStyle w:val="100000000000" w:firstRow="1" w:lastRow="0" w:firstColumn="0" w:lastColumn="0" w:oddVBand="0" w:evenVBand="0" w:oddHBand="0" w:evenHBand="0" w:firstRowFirstColumn="0" w:firstRowLastColumn="0" w:lastRowFirstColumn="0" w:lastRowLastColumn="0"/>
              <w:rPr>
                <w:b w:val="0"/>
                <w:bCs w:val="0"/>
                <w:sz w:val="22"/>
                <w:szCs w:val="16"/>
              </w:rPr>
            </w:pPr>
            <w:r>
              <w:rPr>
                <w:sz w:val="22"/>
                <w:szCs w:val="16"/>
              </w:rPr>
              <w:t>Direct parent class</w:t>
            </w:r>
          </w:p>
        </w:tc>
        <w:tc>
          <w:tcPr>
            <w:tcW w:w="3486" w:type="dxa"/>
            <w:tcBorders>
              <w:top w:val="none" w:sz="0" w:space="0" w:color="auto"/>
              <w:left w:val="none" w:sz="0" w:space="0" w:color="auto"/>
              <w:bottom w:val="none" w:sz="0" w:space="0" w:color="auto"/>
              <w:right w:val="none" w:sz="0" w:space="0" w:color="auto"/>
            </w:tcBorders>
          </w:tcPr>
          <w:p w14:paraId="3B39579C" w14:textId="77777777" w:rsidR="001448A3" w:rsidRPr="00A56331" w:rsidRDefault="00602E44" w:rsidP="00B90A17">
            <w:pPr>
              <w:cnfStyle w:val="100000000000" w:firstRow="1" w:lastRow="0" w:firstColumn="0" w:lastColumn="0" w:oddVBand="0" w:evenVBand="0" w:oddHBand="0" w:evenHBand="0" w:firstRowFirstColumn="0" w:firstRowLastColumn="0" w:lastRowFirstColumn="0" w:lastRowLastColumn="0"/>
              <w:rPr>
                <w:color w:val="FF0000"/>
                <w:sz w:val="22"/>
                <w:szCs w:val="16"/>
              </w:rPr>
            </w:pPr>
            <w:r>
              <w:rPr>
                <w:sz w:val="22"/>
                <w:szCs w:val="16"/>
              </w:rPr>
              <w:t>Property</w:t>
            </w:r>
            <w:r w:rsidR="00874392">
              <w:rPr>
                <w:sz w:val="22"/>
                <w:szCs w:val="16"/>
              </w:rPr>
              <w:t xml:space="preserve"> </w:t>
            </w:r>
            <w:r w:rsidR="00E9036E">
              <w:rPr>
                <w:sz w:val="22"/>
                <w:szCs w:val="16"/>
              </w:rPr>
              <w:t>in parent covered by parent-address behavior</w:t>
            </w:r>
            <w:r w:rsidR="00D374ED">
              <w:rPr>
                <w:sz w:val="22"/>
                <w:szCs w:val="16"/>
              </w:rPr>
              <w:t xml:space="preserve"> </w:t>
            </w:r>
            <w:r w:rsidR="00D374ED" w:rsidRPr="00A56331">
              <w:rPr>
                <w:color w:val="FF0000"/>
                <w:sz w:val="22"/>
                <w:szCs w:val="16"/>
              </w:rPr>
              <w:t>(</w:t>
            </w:r>
            <w:r w:rsidR="00D374ED" w:rsidRPr="00D374ED">
              <w:rPr>
                <w:color w:val="FF0000"/>
                <w:sz w:val="22"/>
                <w:szCs w:val="16"/>
              </w:rPr>
              <w:t>red highlights where the property name is not the class name)</w:t>
            </w:r>
          </w:p>
        </w:tc>
      </w:tr>
      <w:tr w:rsidR="001448A3" w:rsidRPr="00B0295C" w14:paraId="7C2E0718" w14:textId="77777777" w:rsidTr="00B90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13BD400B" w14:textId="77777777" w:rsidR="001448A3" w:rsidRPr="00D374ED" w:rsidRDefault="001448A3" w:rsidP="00B90A17">
            <w:pPr>
              <w:rPr>
                <w:sz w:val="22"/>
                <w:szCs w:val="16"/>
              </w:rPr>
            </w:pPr>
            <w:r w:rsidRPr="00D374ED">
              <w:rPr>
                <w:sz w:val="22"/>
                <w:szCs w:val="16"/>
              </w:rPr>
              <w:t>context</w:t>
            </w:r>
          </w:p>
        </w:tc>
        <w:tc>
          <w:tcPr>
            <w:tcW w:w="3485" w:type="dxa"/>
            <w:tcBorders>
              <w:top w:val="none" w:sz="0" w:space="0" w:color="auto"/>
              <w:left w:val="none" w:sz="0" w:space="0" w:color="auto"/>
              <w:bottom w:val="none" w:sz="0" w:space="0" w:color="auto"/>
              <w:right w:val="none" w:sz="0" w:space="0" w:color="auto"/>
            </w:tcBorders>
          </w:tcPr>
          <w:p w14:paraId="5E4E9E1E" w14:textId="77777777" w:rsidR="001448A3" w:rsidRPr="00A56331" w:rsidRDefault="00602E44" w:rsidP="00B90A17">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None</w:t>
            </w:r>
          </w:p>
        </w:tc>
        <w:tc>
          <w:tcPr>
            <w:tcW w:w="3486" w:type="dxa"/>
            <w:tcBorders>
              <w:top w:val="none" w:sz="0" w:space="0" w:color="auto"/>
              <w:left w:val="none" w:sz="0" w:space="0" w:color="auto"/>
              <w:bottom w:val="none" w:sz="0" w:space="0" w:color="auto"/>
              <w:right w:val="none" w:sz="0" w:space="0" w:color="auto"/>
            </w:tcBorders>
          </w:tcPr>
          <w:p w14:paraId="0914C09D" w14:textId="77777777" w:rsidR="001448A3" w:rsidRPr="00B0295C" w:rsidRDefault="003F6FD9" w:rsidP="00B90A17">
            <w:pPr>
              <w:cnfStyle w:val="000000100000" w:firstRow="0" w:lastRow="0" w:firstColumn="0" w:lastColumn="0" w:oddVBand="0" w:evenVBand="0" w:oddHBand="1" w:evenHBand="0" w:firstRowFirstColumn="0" w:firstRowLastColumn="0" w:lastRowFirstColumn="0" w:lastRowLastColumn="0"/>
              <w:rPr>
                <w:sz w:val="22"/>
                <w:szCs w:val="16"/>
              </w:rPr>
            </w:pPr>
            <w:r w:rsidRPr="003F6FD9">
              <w:rPr>
                <w:color w:val="808080" w:themeColor="background1" w:themeShade="80"/>
                <w:sz w:val="22"/>
                <w:szCs w:val="16"/>
              </w:rPr>
              <w:t>None</w:t>
            </w:r>
          </w:p>
        </w:tc>
      </w:tr>
      <w:tr w:rsidR="001448A3" w:rsidRPr="00B0295C" w14:paraId="11A2B26C" w14:textId="77777777" w:rsidTr="00F5503D">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0CD32F8A" w14:textId="77777777" w:rsidR="001448A3" w:rsidRPr="00D374ED" w:rsidRDefault="001448A3" w:rsidP="00B90A17">
            <w:pPr>
              <w:rPr>
                <w:sz w:val="22"/>
                <w:szCs w:val="16"/>
              </w:rPr>
            </w:pPr>
            <w:r w:rsidRPr="00D374ED">
              <w:rPr>
                <w:sz w:val="22"/>
                <w:szCs w:val="16"/>
              </w:rPr>
              <w:t>service-interface-point</w:t>
            </w:r>
          </w:p>
        </w:tc>
        <w:tc>
          <w:tcPr>
            <w:tcW w:w="3485" w:type="dxa"/>
          </w:tcPr>
          <w:p w14:paraId="1CD37283" w14:textId="77777777" w:rsidR="001448A3" w:rsidRPr="00A56331" w:rsidRDefault="00952504" w:rsidP="00B90A17">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context</w:t>
            </w:r>
          </w:p>
        </w:tc>
        <w:tc>
          <w:tcPr>
            <w:tcW w:w="3486" w:type="dxa"/>
          </w:tcPr>
          <w:p w14:paraId="76DCD9F6" w14:textId="77777777" w:rsidR="001448A3" w:rsidRPr="00B0295C" w:rsidRDefault="006717DD" w:rsidP="00B90A17">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service</w:t>
            </w:r>
            <w:r w:rsidR="00874392">
              <w:rPr>
                <w:sz w:val="22"/>
                <w:szCs w:val="16"/>
              </w:rPr>
              <w:t>-interface-point</w:t>
            </w:r>
          </w:p>
        </w:tc>
      </w:tr>
      <w:tr w:rsidR="00B56E85" w:rsidRPr="00B0295C" w14:paraId="3D4B775C" w14:textId="77777777" w:rsidTr="00F55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9A39D0C" w14:textId="77777777" w:rsidR="00B56E85" w:rsidRPr="00D374ED" w:rsidRDefault="00B56E85" w:rsidP="00B90A17">
            <w:pPr>
              <w:rPr>
                <w:sz w:val="22"/>
                <w:szCs w:val="16"/>
              </w:rPr>
            </w:pPr>
            <w:r>
              <w:rPr>
                <w:sz w:val="22"/>
                <w:szCs w:val="16"/>
              </w:rPr>
              <w:t>profile</w:t>
            </w:r>
          </w:p>
        </w:tc>
        <w:tc>
          <w:tcPr>
            <w:tcW w:w="3485" w:type="dxa"/>
            <w:tcBorders>
              <w:top w:val="none" w:sz="0" w:space="0" w:color="auto"/>
              <w:left w:val="none" w:sz="0" w:space="0" w:color="auto"/>
              <w:bottom w:val="none" w:sz="0" w:space="0" w:color="auto"/>
              <w:right w:val="none" w:sz="0" w:space="0" w:color="auto"/>
            </w:tcBorders>
          </w:tcPr>
          <w:p w14:paraId="04CC979A" w14:textId="77777777" w:rsidR="00B56E85" w:rsidRPr="00B56E85" w:rsidRDefault="00B56E85" w:rsidP="00B90A17">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16"/>
              </w:rPr>
            </w:pPr>
            <w:r w:rsidRPr="004A7A10">
              <w:rPr>
                <w:color w:val="808080" w:themeColor="background1" w:themeShade="80"/>
                <w:sz w:val="22"/>
                <w:szCs w:val="16"/>
              </w:rPr>
              <w:t>contex</w:t>
            </w:r>
            <w:r>
              <w:rPr>
                <w:color w:val="808080" w:themeColor="background1" w:themeShade="80"/>
                <w:sz w:val="22"/>
                <w:szCs w:val="16"/>
              </w:rPr>
              <w:t>t</w:t>
            </w:r>
          </w:p>
        </w:tc>
        <w:tc>
          <w:tcPr>
            <w:tcW w:w="3486" w:type="dxa"/>
            <w:tcBorders>
              <w:top w:val="none" w:sz="0" w:space="0" w:color="auto"/>
              <w:left w:val="none" w:sz="0" w:space="0" w:color="auto"/>
              <w:bottom w:val="none" w:sz="0" w:space="0" w:color="auto"/>
              <w:right w:val="none" w:sz="0" w:space="0" w:color="auto"/>
            </w:tcBorders>
          </w:tcPr>
          <w:p w14:paraId="37E091F0" w14:textId="77777777" w:rsidR="00B56E85" w:rsidRDefault="001A14A1" w:rsidP="00B90A17">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profile</w:t>
            </w:r>
          </w:p>
        </w:tc>
      </w:tr>
      <w:tr w:rsidR="001448A3" w:rsidRPr="00B0295C" w14:paraId="29202393" w14:textId="77777777" w:rsidTr="00F5503D">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132ECFBA" w14:textId="77777777" w:rsidR="001448A3" w:rsidRPr="00D374ED" w:rsidRDefault="001448A3" w:rsidP="00B90A17">
            <w:pPr>
              <w:rPr>
                <w:sz w:val="22"/>
                <w:szCs w:val="16"/>
              </w:rPr>
            </w:pPr>
            <w:r w:rsidRPr="00D374ED">
              <w:rPr>
                <w:sz w:val="22"/>
                <w:szCs w:val="16"/>
              </w:rPr>
              <w:t>topology</w:t>
            </w:r>
          </w:p>
        </w:tc>
        <w:tc>
          <w:tcPr>
            <w:tcW w:w="3485" w:type="dxa"/>
          </w:tcPr>
          <w:p w14:paraId="05E3DB1B" w14:textId="77777777" w:rsidR="001448A3" w:rsidRPr="00A56331" w:rsidRDefault="000D53B8" w:rsidP="00B90A17">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topology-context</w:t>
            </w:r>
            <w:r w:rsidR="00C12B74" w:rsidRPr="00A56331">
              <w:rPr>
                <w:color w:val="808080" w:themeColor="background1" w:themeShade="80"/>
                <w:sz w:val="22"/>
                <w:szCs w:val="16"/>
              </w:rPr>
              <w:t xml:space="preserve"> / context</w:t>
            </w:r>
          </w:p>
        </w:tc>
        <w:tc>
          <w:tcPr>
            <w:tcW w:w="3486" w:type="dxa"/>
          </w:tcPr>
          <w:p w14:paraId="115947B2" w14:textId="77777777" w:rsidR="001448A3" w:rsidRPr="00B0295C" w:rsidRDefault="000D53B8" w:rsidP="00B90A17">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topology</w:t>
            </w:r>
          </w:p>
        </w:tc>
      </w:tr>
      <w:tr w:rsidR="001448A3" w:rsidRPr="00B0295C" w14:paraId="5DFE0AD2" w14:textId="77777777" w:rsidTr="00F55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510182D0" w14:textId="77777777" w:rsidR="001448A3" w:rsidRPr="00D374ED" w:rsidRDefault="001448A3" w:rsidP="00B90A17">
            <w:pPr>
              <w:rPr>
                <w:sz w:val="22"/>
                <w:szCs w:val="16"/>
              </w:rPr>
            </w:pPr>
            <w:r w:rsidRPr="00D374ED">
              <w:rPr>
                <w:sz w:val="22"/>
                <w:szCs w:val="16"/>
              </w:rPr>
              <w:t>node</w:t>
            </w:r>
          </w:p>
        </w:tc>
        <w:tc>
          <w:tcPr>
            <w:tcW w:w="3485" w:type="dxa"/>
            <w:tcBorders>
              <w:top w:val="none" w:sz="0" w:space="0" w:color="auto"/>
              <w:left w:val="none" w:sz="0" w:space="0" w:color="auto"/>
              <w:bottom w:val="none" w:sz="0" w:space="0" w:color="auto"/>
              <w:right w:val="none" w:sz="0" w:space="0" w:color="auto"/>
            </w:tcBorders>
          </w:tcPr>
          <w:p w14:paraId="4204392F" w14:textId="77777777" w:rsidR="001448A3" w:rsidRPr="00A56331" w:rsidRDefault="00CA2229" w:rsidP="00B90A17">
            <w:pPr>
              <w:cnfStyle w:val="000000100000" w:firstRow="0" w:lastRow="0" w:firstColumn="0" w:lastColumn="0" w:oddVBand="0" w:evenVBand="0" w:oddHBand="1" w:evenHBand="0" w:firstRowFirstColumn="0" w:firstRowLastColumn="0" w:lastRowFirstColumn="0" w:lastRowLastColumn="0"/>
              <w:rPr>
                <w:b/>
                <w:bCs/>
                <w:sz w:val="22"/>
                <w:szCs w:val="16"/>
              </w:rPr>
            </w:pPr>
            <w:r w:rsidRPr="00A56331">
              <w:rPr>
                <w:b/>
                <w:bCs/>
                <w:sz w:val="22"/>
                <w:szCs w:val="16"/>
              </w:rPr>
              <w:t>topology</w:t>
            </w:r>
          </w:p>
        </w:tc>
        <w:tc>
          <w:tcPr>
            <w:tcW w:w="3486" w:type="dxa"/>
            <w:tcBorders>
              <w:top w:val="none" w:sz="0" w:space="0" w:color="auto"/>
              <w:left w:val="none" w:sz="0" w:space="0" w:color="auto"/>
              <w:bottom w:val="none" w:sz="0" w:space="0" w:color="auto"/>
              <w:right w:val="none" w:sz="0" w:space="0" w:color="auto"/>
            </w:tcBorders>
          </w:tcPr>
          <w:p w14:paraId="37128ED3" w14:textId="77777777" w:rsidR="001448A3" w:rsidRPr="00B0295C" w:rsidRDefault="00CA2229" w:rsidP="00B90A17">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node</w:t>
            </w:r>
          </w:p>
        </w:tc>
      </w:tr>
      <w:tr w:rsidR="001448A3" w:rsidRPr="00B0295C" w14:paraId="2E899C7C" w14:textId="77777777" w:rsidTr="00B90A17">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75F1EFC7" w14:textId="77777777" w:rsidR="001448A3" w:rsidRPr="00D374ED" w:rsidRDefault="001448A3" w:rsidP="00B90A17">
            <w:pPr>
              <w:rPr>
                <w:sz w:val="22"/>
                <w:szCs w:val="16"/>
              </w:rPr>
            </w:pPr>
            <w:r w:rsidRPr="00D374ED">
              <w:rPr>
                <w:sz w:val="22"/>
                <w:szCs w:val="16"/>
              </w:rPr>
              <w:t>node-edge-point</w:t>
            </w:r>
          </w:p>
        </w:tc>
        <w:tc>
          <w:tcPr>
            <w:tcW w:w="3485" w:type="dxa"/>
          </w:tcPr>
          <w:p w14:paraId="5D88AF29" w14:textId="77777777" w:rsidR="001448A3" w:rsidRPr="00A56331" w:rsidRDefault="00CA2229" w:rsidP="00B90A17">
            <w:pPr>
              <w:cnfStyle w:val="000000000000" w:firstRow="0" w:lastRow="0" w:firstColumn="0" w:lastColumn="0" w:oddVBand="0" w:evenVBand="0" w:oddHBand="0" w:evenHBand="0" w:firstRowFirstColumn="0" w:firstRowLastColumn="0" w:lastRowFirstColumn="0" w:lastRowLastColumn="0"/>
              <w:rPr>
                <w:b/>
                <w:bCs/>
                <w:sz w:val="22"/>
                <w:szCs w:val="16"/>
              </w:rPr>
            </w:pPr>
            <w:r w:rsidRPr="00A56331">
              <w:rPr>
                <w:b/>
                <w:bCs/>
                <w:sz w:val="22"/>
                <w:szCs w:val="16"/>
              </w:rPr>
              <w:t>node</w:t>
            </w:r>
          </w:p>
        </w:tc>
        <w:tc>
          <w:tcPr>
            <w:tcW w:w="3486" w:type="dxa"/>
          </w:tcPr>
          <w:p w14:paraId="5FB49A20" w14:textId="77777777" w:rsidR="001448A3" w:rsidRPr="00B0295C" w:rsidRDefault="004C7385" w:rsidP="00B90A17">
            <w:pPr>
              <w:cnfStyle w:val="000000000000" w:firstRow="0" w:lastRow="0" w:firstColumn="0" w:lastColumn="0" w:oddVBand="0" w:evenVBand="0" w:oddHBand="0" w:evenHBand="0" w:firstRowFirstColumn="0" w:firstRowLastColumn="0" w:lastRowFirstColumn="0" w:lastRowLastColumn="0"/>
              <w:rPr>
                <w:sz w:val="22"/>
                <w:szCs w:val="16"/>
              </w:rPr>
            </w:pPr>
            <w:r w:rsidRPr="00A56331">
              <w:rPr>
                <w:color w:val="FF0000"/>
                <w:sz w:val="22"/>
                <w:szCs w:val="16"/>
              </w:rPr>
              <w:t>owned-node-edge-point</w:t>
            </w:r>
          </w:p>
        </w:tc>
      </w:tr>
      <w:tr w:rsidR="001448A3" w:rsidRPr="00B0295C" w14:paraId="09123594" w14:textId="77777777" w:rsidTr="00F55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7045193C" w14:textId="77777777" w:rsidR="001448A3" w:rsidRPr="00D374ED" w:rsidRDefault="001448A3" w:rsidP="00B90A17">
            <w:pPr>
              <w:rPr>
                <w:sz w:val="22"/>
                <w:szCs w:val="16"/>
              </w:rPr>
            </w:pPr>
            <w:r w:rsidRPr="00D374ED">
              <w:rPr>
                <w:sz w:val="22"/>
                <w:szCs w:val="16"/>
              </w:rPr>
              <w:t>node-rule-group</w:t>
            </w:r>
          </w:p>
        </w:tc>
        <w:tc>
          <w:tcPr>
            <w:tcW w:w="3485" w:type="dxa"/>
            <w:tcBorders>
              <w:top w:val="none" w:sz="0" w:space="0" w:color="auto"/>
              <w:left w:val="none" w:sz="0" w:space="0" w:color="auto"/>
              <w:bottom w:val="none" w:sz="0" w:space="0" w:color="auto"/>
              <w:right w:val="none" w:sz="0" w:space="0" w:color="auto"/>
            </w:tcBorders>
          </w:tcPr>
          <w:p w14:paraId="25E60AFC" w14:textId="77777777" w:rsidR="001448A3" w:rsidRPr="00A56331" w:rsidRDefault="002065D3" w:rsidP="00B90A17">
            <w:pPr>
              <w:cnfStyle w:val="000000100000" w:firstRow="0" w:lastRow="0" w:firstColumn="0" w:lastColumn="0" w:oddVBand="0" w:evenVBand="0" w:oddHBand="1" w:evenHBand="0" w:firstRowFirstColumn="0" w:firstRowLastColumn="0" w:lastRowFirstColumn="0" w:lastRowLastColumn="0"/>
              <w:rPr>
                <w:b/>
                <w:bCs/>
                <w:sz w:val="22"/>
                <w:szCs w:val="16"/>
              </w:rPr>
            </w:pPr>
            <w:r w:rsidRPr="00A56331">
              <w:rPr>
                <w:b/>
                <w:bCs/>
                <w:sz w:val="22"/>
                <w:szCs w:val="16"/>
              </w:rPr>
              <w:t>node</w:t>
            </w:r>
          </w:p>
        </w:tc>
        <w:tc>
          <w:tcPr>
            <w:tcW w:w="3486" w:type="dxa"/>
            <w:tcBorders>
              <w:top w:val="none" w:sz="0" w:space="0" w:color="auto"/>
              <w:left w:val="none" w:sz="0" w:space="0" w:color="auto"/>
              <w:bottom w:val="none" w:sz="0" w:space="0" w:color="auto"/>
              <w:right w:val="none" w:sz="0" w:space="0" w:color="auto"/>
            </w:tcBorders>
          </w:tcPr>
          <w:p w14:paraId="05402683" w14:textId="77777777" w:rsidR="001448A3" w:rsidRPr="00B0295C" w:rsidRDefault="002065D3" w:rsidP="00B90A17">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node-rule-group</w:t>
            </w:r>
          </w:p>
        </w:tc>
      </w:tr>
      <w:tr w:rsidR="005800CE" w:rsidRPr="00B0295C" w14:paraId="3C0E92B8" w14:textId="77777777" w:rsidTr="00F5503D">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1A9E14E8" w14:textId="77777777" w:rsidR="005800CE" w:rsidRPr="00A56331" w:rsidRDefault="005800CE" w:rsidP="00B90A17">
            <w:pPr>
              <w:rPr>
                <w:sz w:val="22"/>
                <w:szCs w:val="16"/>
              </w:rPr>
            </w:pPr>
            <w:r w:rsidRPr="00A56331">
              <w:rPr>
                <w:sz w:val="22"/>
                <w:szCs w:val="16"/>
              </w:rPr>
              <w:t>inter-rule-group</w:t>
            </w:r>
          </w:p>
        </w:tc>
        <w:tc>
          <w:tcPr>
            <w:tcW w:w="3485" w:type="dxa"/>
          </w:tcPr>
          <w:p w14:paraId="3D94CD37" w14:textId="77777777" w:rsidR="005800CE" w:rsidRPr="005800CE" w:rsidRDefault="003940C3" w:rsidP="00B90A17">
            <w:pPr>
              <w:cnfStyle w:val="000000000000" w:firstRow="0" w:lastRow="0" w:firstColumn="0" w:lastColumn="0" w:oddVBand="0" w:evenVBand="0" w:oddHBand="0" w:evenHBand="0" w:firstRowFirstColumn="0" w:firstRowLastColumn="0" w:lastRowFirstColumn="0" w:lastRowLastColumn="0"/>
              <w:rPr>
                <w:b/>
                <w:bCs/>
                <w:sz w:val="22"/>
                <w:szCs w:val="16"/>
              </w:rPr>
            </w:pPr>
            <w:r>
              <w:rPr>
                <w:b/>
                <w:bCs/>
                <w:sz w:val="22"/>
                <w:szCs w:val="16"/>
              </w:rPr>
              <w:t>node</w:t>
            </w:r>
          </w:p>
        </w:tc>
        <w:tc>
          <w:tcPr>
            <w:tcW w:w="3486" w:type="dxa"/>
          </w:tcPr>
          <w:p w14:paraId="10919505" w14:textId="77777777" w:rsidR="005800CE" w:rsidRDefault="005800CE" w:rsidP="00B90A17">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inter-rule-group</w:t>
            </w:r>
          </w:p>
        </w:tc>
      </w:tr>
      <w:tr w:rsidR="007B06F8" w:rsidRPr="00B0295C" w14:paraId="3193E22E" w14:textId="77777777" w:rsidTr="00B90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161F75A3" w14:textId="77777777" w:rsidR="007B06F8" w:rsidRPr="00D374ED" w:rsidRDefault="007B06F8" w:rsidP="007B06F8">
            <w:pPr>
              <w:rPr>
                <w:sz w:val="22"/>
                <w:szCs w:val="16"/>
              </w:rPr>
            </w:pPr>
            <w:r w:rsidRPr="00D374ED">
              <w:rPr>
                <w:sz w:val="22"/>
                <w:szCs w:val="16"/>
              </w:rPr>
              <w:t>link</w:t>
            </w:r>
          </w:p>
        </w:tc>
        <w:tc>
          <w:tcPr>
            <w:tcW w:w="3485" w:type="dxa"/>
            <w:tcBorders>
              <w:top w:val="none" w:sz="0" w:space="0" w:color="auto"/>
              <w:left w:val="none" w:sz="0" w:space="0" w:color="auto"/>
              <w:bottom w:val="none" w:sz="0" w:space="0" w:color="auto"/>
              <w:right w:val="none" w:sz="0" w:space="0" w:color="auto"/>
            </w:tcBorders>
          </w:tcPr>
          <w:p w14:paraId="4FF0AB0E" w14:textId="77777777" w:rsidR="007B06F8" w:rsidRPr="00A56331" w:rsidRDefault="007B06F8" w:rsidP="007B06F8">
            <w:pPr>
              <w:cnfStyle w:val="000000100000" w:firstRow="0" w:lastRow="0" w:firstColumn="0" w:lastColumn="0" w:oddVBand="0" w:evenVBand="0" w:oddHBand="1" w:evenHBand="0" w:firstRowFirstColumn="0" w:firstRowLastColumn="0" w:lastRowFirstColumn="0" w:lastRowLastColumn="0"/>
              <w:rPr>
                <w:b/>
                <w:bCs/>
                <w:sz w:val="22"/>
                <w:szCs w:val="16"/>
              </w:rPr>
            </w:pPr>
            <w:r w:rsidRPr="00A56331">
              <w:rPr>
                <w:b/>
                <w:bCs/>
                <w:sz w:val="22"/>
                <w:szCs w:val="16"/>
              </w:rPr>
              <w:t>topology</w:t>
            </w:r>
          </w:p>
        </w:tc>
        <w:tc>
          <w:tcPr>
            <w:tcW w:w="3486" w:type="dxa"/>
            <w:tcBorders>
              <w:top w:val="none" w:sz="0" w:space="0" w:color="auto"/>
              <w:left w:val="none" w:sz="0" w:space="0" w:color="auto"/>
              <w:bottom w:val="none" w:sz="0" w:space="0" w:color="auto"/>
              <w:right w:val="none" w:sz="0" w:space="0" w:color="auto"/>
            </w:tcBorders>
          </w:tcPr>
          <w:p w14:paraId="5EDF24CE" w14:textId="77777777" w:rsidR="007B06F8" w:rsidRPr="00B0295C" w:rsidRDefault="007B06F8" w:rsidP="007B06F8">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link</w:t>
            </w:r>
          </w:p>
        </w:tc>
      </w:tr>
      <w:tr w:rsidR="007B06F8" w:rsidRPr="00B0295C" w14:paraId="23C975D7" w14:textId="77777777" w:rsidTr="00F5503D">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1158D568" w14:textId="77777777" w:rsidR="007B06F8" w:rsidRPr="00D374ED" w:rsidRDefault="007B06F8" w:rsidP="007B06F8">
            <w:pPr>
              <w:rPr>
                <w:sz w:val="22"/>
                <w:szCs w:val="16"/>
              </w:rPr>
            </w:pPr>
            <w:r w:rsidRPr="00D374ED">
              <w:rPr>
                <w:sz w:val="22"/>
                <w:szCs w:val="16"/>
              </w:rPr>
              <w:t>connectivity-service</w:t>
            </w:r>
          </w:p>
        </w:tc>
        <w:tc>
          <w:tcPr>
            <w:tcW w:w="3485" w:type="dxa"/>
          </w:tcPr>
          <w:p w14:paraId="17FFB054" w14:textId="77777777" w:rsidR="007B06F8" w:rsidRPr="00A56331" w:rsidRDefault="007B06F8" w:rsidP="007B06F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connectivity-context / context</w:t>
            </w:r>
          </w:p>
        </w:tc>
        <w:tc>
          <w:tcPr>
            <w:tcW w:w="3486" w:type="dxa"/>
          </w:tcPr>
          <w:p w14:paraId="471C4D2C" w14:textId="77777777" w:rsidR="007B06F8" w:rsidRPr="00B0295C" w:rsidRDefault="007B06F8" w:rsidP="007B06F8">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connectivity-service</w:t>
            </w:r>
          </w:p>
        </w:tc>
      </w:tr>
      <w:tr w:rsidR="00633322" w:rsidRPr="00B0295C" w14:paraId="3BFB2C35" w14:textId="77777777" w:rsidTr="00F55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02BA7F51" w14:textId="77777777" w:rsidR="00633322" w:rsidRPr="00D374ED" w:rsidRDefault="00633322" w:rsidP="00633322">
            <w:pPr>
              <w:rPr>
                <w:sz w:val="22"/>
                <w:szCs w:val="16"/>
              </w:rPr>
            </w:pPr>
            <w:r w:rsidRPr="00D374ED">
              <w:rPr>
                <w:sz w:val="22"/>
                <w:szCs w:val="16"/>
              </w:rPr>
              <w:t>connection</w:t>
            </w:r>
          </w:p>
        </w:tc>
        <w:tc>
          <w:tcPr>
            <w:tcW w:w="3485" w:type="dxa"/>
            <w:tcBorders>
              <w:top w:val="none" w:sz="0" w:space="0" w:color="auto"/>
              <w:left w:val="none" w:sz="0" w:space="0" w:color="auto"/>
              <w:bottom w:val="none" w:sz="0" w:space="0" w:color="auto"/>
              <w:right w:val="none" w:sz="0" w:space="0" w:color="auto"/>
            </w:tcBorders>
          </w:tcPr>
          <w:p w14:paraId="47B30178" w14:textId="77777777" w:rsidR="00633322" w:rsidRPr="00A56331" w:rsidRDefault="00633322" w:rsidP="00633322">
            <w:pPr>
              <w:tabs>
                <w:tab w:val="left" w:pos="1755"/>
              </w:tabs>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connectivity-context / context</w:t>
            </w:r>
          </w:p>
        </w:tc>
        <w:tc>
          <w:tcPr>
            <w:tcW w:w="3486" w:type="dxa"/>
            <w:tcBorders>
              <w:top w:val="none" w:sz="0" w:space="0" w:color="auto"/>
              <w:left w:val="none" w:sz="0" w:space="0" w:color="auto"/>
              <w:bottom w:val="none" w:sz="0" w:space="0" w:color="auto"/>
              <w:right w:val="none" w:sz="0" w:space="0" w:color="auto"/>
            </w:tcBorders>
          </w:tcPr>
          <w:p w14:paraId="394C3788" w14:textId="77777777" w:rsidR="00633322" w:rsidRPr="00B0295C" w:rsidRDefault="00633322" w:rsidP="00633322">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connection</w:t>
            </w:r>
          </w:p>
        </w:tc>
      </w:tr>
      <w:tr w:rsidR="00633322" w:rsidRPr="00B0295C" w14:paraId="026E35B1" w14:textId="77777777" w:rsidTr="00F5503D">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DDBB1E4" w14:textId="77777777" w:rsidR="00633322" w:rsidRPr="00D374ED" w:rsidRDefault="00633322" w:rsidP="00633322">
            <w:pPr>
              <w:rPr>
                <w:sz w:val="22"/>
                <w:szCs w:val="16"/>
              </w:rPr>
            </w:pPr>
            <w:r w:rsidRPr="00D374ED">
              <w:rPr>
                <w:sz w:val="22"/>
                <w:szCs w:val="16"/>
              </w:rPr>
              <w:lastRenderedPageBreak/>
              <w:t>connection-end-point</w:t>
            </w:r>
          </w:p>
        </w:tc>
        <w:tc>
          <w:tcPr>
            <w:tcW w:w="3485" w:type="dxa"/>
          </w:tcPr>
          <w:p w14:paraId="604439FD" w14:textId="77777777" w:rsidR="00633322" w:rsidRPr="00B0295C" w:rsidRDefault="00633322" w:rsidP="00633322">
            <w:pPr>
              <w:cnfStyle w:val="000000000000" w:firstRow="0" w:lastRow="0" w:firstColumn="0" w:lastColumn="0" w:oddVBand="0" w:evenVBand="0" w:oddHBand="0" w:evenHBand="0" w:firstRowFirstColumn="0" w:firstRowLastColumn="0" w:lastRowFirstColumn="0" w:lastRowLastColumn="0"/>
              <w:rPr>
                <w:sz w:val="22"/>
                <w:szCs w:val="16"/>
              </w:rPr>
            </w:pPr>
            <w:r w:rsidRPr="00A56331">
              <w:rPr>
                <w:color w:val="808080" w:themeColor="background1" w:themeShade="80"/>
                <w:sz w:val="22"/>
                <w:szCs w:val="16"/>
              </w:rPr>
              <w:t xml:space="preserve">cep-list </w:t>
            </w:r>
            <w:r>
              <w:rPr>
                <w:sz w:val="22"/>
                <w:szCs w:val="16"/>
              </w:rPr>
              <w:t xml:space="preserve">/ </w:t>
            </w:r>
            <w:r w:rsidRPr="004514DC">
              <w:rPr>
                <w:b/>
                <w:bCs/>
                <w:sz w:val="22"/>
                <w:szCs w:val="16"/>
              </w:rPr>
              <w:t>node-edge-point</w:t>
            </w:r>
          </w:p>
        </w:tc>
        <w:tc>
          <w:tcPr>
            <w:tcW w:w="3486" w:type="dxa"/>
          </w:tcPr>
          <w:p w14:paraId="347187A9" w14:textId="77777777" w:rsidR="00633322" w:rsidRPr="00B0295C" w:rsidRDefault="00633322" w:rsidP="00633322">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 xml:space="preserve">connection-end-point </w:t>
            </w:r>
          </w:p>
        </w:tc>
      </w:tr>
      <w:tr w:rsidR="00D00C95" w:rsidRPr="00B0295C" w14:paraId="5C86396F" w14:textId="77777777" w:rsidTr="00F55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590E6BDD" w14:textId="77777777" w:rsidR="00D00C95" w:rsidRPr="00D374ED" w:rsidRDefault="0049705B" w:rsidP="00633322">
            <w:pPr>
              <w:rPr>
                <w:sz w:val="22"/>
                <w:szCs w:val="16"/>
              </w:rPr>
            </w:pPr>
            <w:r>
              <w:rPr>
                <w:sz w:val="22"/>
                <w:szCs w:val="16"/>
              </w:rPr>
              <w:t>s</w:t>
            </w:r>
            <w:r w:rsidR="00D00C95">
              <w:rPr>
                <w:sz w:val="22"/>
                <w:szCs w:val="16"/>
              </w:rPr>
              <w:t>witch-contr</w:t>
            </w:r>
            <w:r>
              <w:rPr>
                <w:sz w:val="22"/>
                <w:szCs w:val="16"/>
              </w:rPr>
              <w:t>ol</w:t>
            </w:r>
          </w:p>
        </w:tc>
        <w:tc>
          <w:tcPr>
            <w:tcW w:w="3485" w:type="dxa"/>
            <w:tcBorders>
              <w:top w:val="none" w:sz="0" w:space="0" w:color="auto"/>
              <w:left w:val="none" w:sz="0" w:space="0" w:color="auto"/>
              <w:bottom w:val="none" w:sz="0" w:space="0" w:color="auto"/>
              <w:right w:val="none" w:sz="0" w:space="0" w:color="auto"/>
            </w:tcBorders>
          </w:tcPr>
          <w:p w14:paraId="194CEFB5" w14:textId="77777777" w:rsidR="00D00C95" w:rsidRPr="00A56331" w:rsidRDefault="00CA3AA7" w:rsidP="00633322">
            <w:pPr>
              <w:cnfStyle w:val="000000100000" w:firstRow="0" w:lastRow="0" w:firstColumn="0" w:lastColumn="0" w:oddVBand="0" w:evenVBand="0" w:oddHBand="1" w:evenHBand="0" w:firstRowFirstColumn="0" w:firstRowLastColumn="0" w:lastRowFirstColumn="0" w:lastRowLastColumn="0"/>
              <w:rPr>
                <w:b/>
                <w:bCs/>
                <w:color w:val="808080" w:themeColor="background1" w:themeShade="80"/>
                <w:sz w:val="22"/>
                <w:szCs w:val="16"/>
              </w:rPr>
            </w:pPr>
            <w:r w:rsidRPr="00A56331">
              <w:rPr>
                <w:b/>
                <w:bCs/>
                <w:color w:val="auto"/>
                <w:sz w:val="22"/>
                <w:szCs w:val="16"/>
              </w:rPr>
              <w:t>connection</w:t>
            </w:r>
          </w:p>
        </w:tc>
        <w:tc>
          <w:tcPr>
            <w:tcW w:w="3486" w:type="dxa"/>
            <w:tcBorders>
              <w:top w:val="none" w:sz="0" w:space="0" w:color="auto"/>
              <w:left w:val="none" w:sz="0" w:space="0" w:color="auto"/>
              <w:bottom w:val="none" w:sz="0" w:space="0" w:color="auto"/>
              <w:right w:val="none" w:sz="0" w:space="0" w:color="auto"/>
            </w:tcBorders>
          </w:tcPr>
          <w:p w14:paraId="3794A4E2" w14:textId="77777777" w:rsidR="00D00C95" w:rsidRDefault="00CA3AA7" w:rsidP="00633322">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switch-control</w:t>
            </w:r>
          </w:p>
        </w:tc>
      </w:tr>
      <w:tr w:rsidR="00633322" w:rsidRPr="00B0295C" w14:paraId="5BF6794F" w14:textId="77777777" w:rsidTr="00F5503D">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4562E2B" w14:textId="77777777" w:rsidR="00633322" w:rsidRPr="00D374ED" w:rsidRDefault="00633322" w:rsidP="00633322">
            <w:pPr>
              <w:rPr>
                <w:sz w:val="22"/>
                <w:szCs w:val="16"/>
              </w:rPr>
            </w:pPr>
            <w:r w:rsidRPr="00D374ED">
              <w:rPr>
                <w:sz w:val="22"/>
                <w:szCs w:val="16"/>
              </w:rPr>
              <w:t>equipment</w:t>
            </w:r>
          </w:p>
        </w:tc>
        <w:tc>
          <w:tcPr>
            <w:tcW w:w="3485" w:type="dxa"/>
          </w:tcPr>
          <w:p w14:paraId="1935EF1B" w14:textId="77777777" w:rsidR="00633322" w:rsidRPr="00A56331" w:rsidRDefault="00633322" w:rsidP="00633322">
            <w:pPr>
              <w:tabs>
                <w:tab w:val="left" w:pos="990"/>
              </w:tabs>
              <w:cnfStyle w:val="000000000000" w:firstRow="0" w:lastRow="0" w:firstColumn="0" w:lastColumn="0" w:oddVBand="0" w:evenVBand="0" w:oddHBand="0" w:evenHBand="0" w:firstRowFirstColumn="0" w:firstRowLastColumn="0" w:lastRowFirstColumn="0" w:lastRowLastColumn="0"/>
              <w:rPr>
                <w:b/>
                <w:bCs/>
                <w:sz w:val="22"/>
                <w:szCs w:val="16"/>
              </w:rPr>
            </w:pPr>
            <w:r w:rsidRPr="00A56331">
              <w:rPr>
                <w:b/>
                <w:bCs/>
                <w:sz w:val="22"/>
                <w:szCs w:val="16"/>
              </w:rPr>
              <w:t>device</w:t>
            </w:r>
          </w:p>
        </w:tc>
        <w:tc>
          <w:tcPr>
            <w:tcW w:w="3486" w:type="dxa"/>
          </w:tcPr>
          <w:p w14:paraId="45229D39" w14:textId="77777777" w:rsidR="00633322" w:rsidRPr="00B0295C" w:rsidRDefault="00633322" w:rsidP="00633322">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equipment</w:t>
            </w:r>
          </w:p>
        </w:tc>
      </w:tr>
      <w:tr w:rsidR="00633322" w:rsidRPr="00B0295C" w14:paraId="02BB26EE" w14:textId="77777777" w:rsidTr="00F55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1998B13B" w14:textId="77777777" w:rsidR="00633322" w:rsidRPr="00D374ED" w:rsidRDefault="009E6849" w:rsidP="00633322">
            <w:pPr>
              <w:rPr>
                <w:sz w:val="22"/>
                <w:szCs w:val="16"/>
              </w:rPr>
            </w:pPr>
            <w:r w:rsidRPr="00D374ED">
              <w:rPr>
                <w:sz w:val="22"/>
                <w:szCs w:val="16"/>
              </w:rPr>
              <w:t>holder</w:t>
            </w:r>
          </w:p>
        </w:tc>
        <w:tc>
          <w:tcPr>
            <w:tcW w:w="3485" w:type="dxa"/>
            <w:tcBorders>
              <w:top w:val="none" w:sz="0" w:space="0" w:color="auto"/>
              <w:left w:val="none" w:sz="0" w:space="0" w:color="auto"/>
              <w:bottom w:val="none" w:sz="0" w:space="0" w:color="auto"/>
              <w:right w:val="none" w:sz="0" w:space="0" w:color="auto"/>
            </w:tcBorders>
          </w:tcPr>
          <w:p w14:paraId="11D3DCA2" w14:textId="77777777" w:rsidR="00633322" w:rsidRPr="00A56331" w:rsidRDefault="009E6849" w:rsidP="009E6849">
            <w:pPr>
              <w:tabs>
                <w:tab w:val="left" w:pos="990"/>
              </w:tabs>
              <w:cnfStyle w:val="000000100000" w:firstRow="0" w:lastRow="0" w:firstColumn="0" w:lastColumn="0" w:oddVBand="0" w:evenVBand="0" w:oddHBand="1" w:evenHBand="0" w:firstRowFirstColumn="0" w:firstRowLastColumn="0" w:lastRowFirstColumn="0" w:lastRowLastColumn="0"/>
              <w:rPr>
                <w:b/>
                <w:bCs/>
                <w:color w:val="808080" w:themeColor="background1" w:themeShade="80"/>
                <w:sz w:val="22"/>
                <w:szCs w:val="16"/>
              </w:rPr>
            </w:pPr>
            <w:r w:rsidRPr="009E6849">
              <w:rPr>
                <w:b/>
                <w:bCs/>
                <w:sz w:val="22"/>
                <w:szCs w:val="16"/>
              </w:rPr>
              <w:t>equipment</w:t>
            </w:r>
          </w:p>
        </w:tc>
        <w:tc>
          <w:tcPr>
            <w:tcW w:w="3486" w:type="dxa"/>
            <w:tcBorders>
              <w:top w:val="none" w:sz="0" w:space="0" w:color="auto"/>
              <w:left w:val="none" w:sz="0" w:space="0" w:color="auto"/>
              <w:bottom w:val="none" w:sz="0" w:space="0" w:color="auto"/>
              <w:right w:val="none" w:sz="0" w:space="0" w:color="auto"/>
            </w:tcBorders>
          </w:tcPr>
          <w:p w14:paraId="07C3EF2C" w14:textId="77777777" w:rsidR="00633322" w:rsidRPr="00B0295C" w:rsidRDefault="00D8017C" w:rsidP="00633322">
            <w:pPr>
              <w:cnfStyle w:val="000000100000" w:firstRow="0" w:lastRow="0" w:firstColumn="0" w:lastColumn="0" w:oddVBand="0" w:evenVBand="0" w:oddHBand="1" w:evenHBand="0" w:firstRowFirstColumn="0" w:firstRowLastColumn="0" w:lastRowFirstColumn="0" w:lastRowLastColumn="0"/>
              <w:rPr>
                <w:sz w:val="22"/>
                <w:szCs w:val="16"/>
              </w:rPr>
            </w:pPr>
            <w:r w:rsidRPr="00A56331">
              <w:rPr>
                <w:color w:val="FF0000"/>
                <w:sz w:val="22"/>
                <w:szCs w:val="16"/>
              </w:rPr>
              <w:t>contained-holder</w:t>
            </w:r>
          </w:p>
        </w:tc>
      </w:tr>
      <w:tr w:rsidR="00581122" w:rsidRPr="00B0295C" w14:paraId="2E8B3007" w14:textId="77777777" w:rsidTr="00F5503D">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60D137EC" w14:textId="77777777" w:rsidR="00581122" w:rsidRPr="00D374ED" w:rsidRDefault="00581122" w:rsidP="00581122">
            <w:pPr>
              <w:rPr>
                <w:sz w:val="22"/>
                <w:szCs w:val="16"/>
              </w:rPr>
            </w:pPr>
            <w:r w:rsidRPr="00D374ED">
              <w:rPr>
                <w:sz w:val="22"/>
                <w:szCs w:val="16"/>
              </w:rPr>
              <w:t>device</w:t>
            </w:r>
          </w:p>
        </w:tc>
        <w:tc>
          <w:tcPr>
            <w:tcW w:w="3485" w:type="dxa"/>
          </w:tcPr>
          <w:p w14:paraId="555B532B" w14:textId="77777777" w:rsidR="00581122" w:rsidRPr="00A56331" w:rsidRDefault="00581122" w:rsidP="00581122">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physical-context / context</w:t>
            </w:r>
          </w:p>
        </w:tc>
        <w:tc>
          <w:tcPr>
            <w:tcW w:w="3486" w:type="dxa"/>
          </w:tcPr>
          <w:p w14:paraId="2B9281D2" w14:textId="77777777" w:rsidR="00581122" w:rsidRPr="00B0295C" w:rsidRDefault="00581122" w:rsidP="00581122">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device</w:t>
            </w:r>
          </w:p>
        </w:tc>
      </w:tr>
      <w:tr w:rsidR="0055645D" w:rsidRPr="00B0295C" w14:paraId="7C162810" w14:textId="77777777" w:rsidTr="00F55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CBE551C" w14:textId="77777777" w:rsidR="008236D5" w:rsidRPr="00A56331" w:rsidRDefault="0055645D" w:rsidP="00581122">
            <w:pPr>
              <w:rPr>
                <w:b w:val="0"/>
                <w:bCs w:val="0"/>
                <w:sz w:val="22"/>
                <w:szCs w:val="16"/>
              </w:rPr>
            </w:pPr>
            <w:r w:rsidRPr="00A56331">
              <w:rPr>
                <w:sz w:val="22"/>
                <w:szCs w:val="16"/>
              </w:rPr>
              <w:t>access-port</w:t>
            </w:r>
          </w:p>
        </w:tc>
        <w:tc>
          <w:tcPr>
            <w:tcW w:w="3485" w:type="dxa"/>
            <w:tcBorders>
              <w:top w:val="none" w:sz="0" w:space="0" w:color="auto"/>
              <w:left w:val="none" w:sz="0" w:space="0" w:color="auto"/>
              <w:bottom w:val="none" w:sz="0" w:space="0" w:color="auto"/>
              <w:right w:val="none" w:sz="0" w:space="0" w:color="auto"/>
            </w:tcBorders>
          </w:tcPr>
          <w:p w14:paraId="1CD3E179" w14:textId="77777777" w:rsidR="0055645D" w:rsidRPr="00A56331" w:rsidRDefault="00324D93" w:rsidP="00581122">
            <w:pPr>
              <w:cnfStyle w:val="000000100000" w:firstRow="0" w:lastRow="0" w:firstColumn="0" w:lastColumn="0" w:oddVBand="0" w:evenVBand="0" w:oddHBand="1" w:evenHBand="0" w:firstRowFirstColumn="0" w:firstRowLastColumn="0" w:lastRowFirstColumn="0" w:lastRowLastColumn="0"/>
              <w:rPr>
                <w:b/>
                <w:bCs/>
                <w:color w:val="808080" w:themeColor="background1" w:themeShade="80"/>
                <w:sz w:val="22"/>
                <w:szCs w:val="16"/>
              </w:rPr>
            </w:pPr>
            <w:r w:rsidRPr="00A56331">
              <w:rPr>
                <w:b/>
                <w:bCs/>
                <w:color w:val="auto"/>
                <w:sz w:val="22"/>
                <w:szCs w:val="16"/>
              </w:rPr>
              <w:t>device</w:t>
            </w:r>
          </w:p>
        </w:tc>
        <w:tc>
          <w:tcPr>
            <w:tcW w:w="3486" w:type="dxa"/>
            <w:tcBorders>
              <w:top w:val="none" w:sz="0" w:space="0" w:color="auto"/>
              <w:left w:val="none" w:sz="0" w:space="0" w:color="auto"/>
              <w:bottom w:val="none" w:sz="0" w:space="0" w:color="auto"/>
              <w:right w:val="none" w:sz="0" w:space="0" w:color="auto"/>
            </w:tcBorders>
          </w:tcPr>
          <w:p w14:paraId="077DB1AF" w14:textId="77777777" w:rsidR="0055645D" w:rsidRDefault="001208A9" w:rsidP="00581122">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a</w:t>
            </w:r>
            <w:r w:rsidR="00324D93">
              <w:rPr>
                <w:sz w:val="22"/>
                <w:szCs w:val="16"/>
              </w:rPr>
              <w:t>ccess-port</w:t>
            </w:r>
          </w:p>
        </w:tc>
      </w:tr>
      <w:tr w:rsidR="008236D5" w:rsidRPr="00B0295C" w14:paraId="05BAB968" w14:textId="77777777" w:rsidTr="00F5503D">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790BF56E" w14:textId="77777777" w:rsidR="008236D5" w:rsidRPr="00A56331" w:rsidRDefault="008236D5" w:rsidP="00581122">
            <w:pPr>
              <w:rPr>
                <w:sz w:val="22"/>
                <w:szCs w:val="16"/>
              </w:rPr>
            </w:pPr>
            <w:r w:rsidRPr="00A56331">
              <w:rPr>
                <w:sz w:val="22"/>
                <w:szCs w:val="16"/>
              </w:rPr>
              <w:t>physical-span</w:t>
            </w:r>
          </w:p>
        </w:tc>
        <w:tc>
          <w:tcPr>
            <w:tcW w:w="3485" w:type="dxa"/>
          </w:tcPr>
          <w:p w14:paraId="5AD37478" w14:textId="77777777" w:rsidR="008236D5" w:rsidRPr="008236D5" w:rsidRDefault="008236D5" w:rsidP="00581122">
            <w:pPr>
              <w:cnfStyle w:val="000000000000" w:firstRow="0" w:lastRow="0" w:firstColumn="0" w:lastColumn="0" w:oddVBand="0" w:evenVBand="0" w:oddHBand="0" w:evenHBand="0" w:firstRowFirstColumn="0" w:firstRowLastColumn="0" w:lastRowFirstColumn="0" w:lastRowLastColumn="0"/>
              <w:rPr>
                <w:b/>
                <w:bCs/>
                <w:color w:val="auto"/>
                <w:sz w:val="22"/>
                <w:szCs w:val="16"/>
              </w:rPr>
            </w:pPr>
            <w:r w:rsidRPr="004A7A10">
              <w:rPr>
                <w:color w:val="808080" w:themeColor="background1" w:themeShade="80"/>
                <w:sz w:val="22"/>
                <w:szCs w:val="16"/>
              </w:rPr>
              <w:t>physical-context / context</w:t>
            </w:r>
          </w:p>
        </w:tc>
        <w:tc>
          <w:tcPr>
            <w:tcW w:w="3486" w:type="dxa"/>
          </w:tcPr>
          <w:p w14:paraId="7D281501" w14:textId="77777777" w:rsidR="008236D5" w:rsidRDefault="00FA54DD" w:rsidP="00581122">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physical-span</w:t>
            </w:r>
          </w:p>
        </w:tc>
      </w:tr>
      <w:tr w:rsidR="00581122" w:rsidRPr="00B0295C" w14:paraId="689632BD" w14:textId="77777777" w:rsidTr="00F55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67678FF0" w14:textId="77777777" w:rsidR="00581122" w:rsidRPr="00D374ED" w:rsidRDefault="00581122" w:rsidP="00581122">
            <w:pPr>
              <w:rPr>
                <w:sz w:val="22"/>
                <w:szCs w:val="16"/>
              </w:rPr>
            </w:pPr>
            <w:r w:rsidRPr="00D374ED">
              <w:rPr>
                <w:sz w:val="22"/>
                <w:szCs w:val="16"/>
              </w:rPr>
              <w:t>path-computation-service</w:t>
            </w:r>
          </w:p>
        </w:tc>
        <w:tc>
          <w:tcPr>
            <w:tcW w:w="3485" w:type="dxa"/>
            <w:tcBorders>
              <w:top w:val="none" w:sz="0" w:space="0" w:color="auto"/>
              <w:left w:val="none" w:sz="0" w:space="0" w:color="auto"/>
              <w:bottom w:val="none" w:sz="0" w:space="0" w:color="auto"/>
              <w:right w:val="none" w:sz="0" w:space="0" w:color="auto"/>
            </w:tcBorders>
          </w:tcPr>
          <w:p w14:paraId="0B09DD22" w14:textId="77777777" w:rsidR="00581122" w:rsidRPr="00A56331" w:rsidRDefault="00581122" w:rsidP="00581122">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path-computation-context / context</w:t>
            </w:r>
          </w:p>
        </w:tc>
        <w:tc>
          <w:tcPr>
            <w:tcW w:w="3486" w:type="dxa"/>
            <w:tcBorders>
              <w:top w:val="none" w:sz="0" w:space="0" w:color="auto"/>
              <w:left w:val="none" w:sz="0" w:space="0" w:color="auto"/>
              <w:bottom w:val="none" w:sz="0" w:space="0" w:color="auto"/>
              <w:right w:val="none" w:sz="0" w:space="0" w:color="auto"/>
            </w:tcBorders>
          </w:tcPr>
          <w:p w14:paraId="147506E5" w14:textId="77777777" w:rsidR="00581122" w:rsidRPr="00B0295C" w:rsidRDefault="00C83A2D" w:rsidP="00581122">
            <w:pPr>
              <w:cnfStyle w:val="000000100000" w:firstRow="0" w:lastRow="0" w:firstColumn="0" w:lastColumn="0" w:oddVBand="0" w:evenVBand="0" w:oddHBand="1" w:evenHBand="0" w:firstRowFirstColumn="0" w:firstRowLastColumn="0" w:lastRowFirstColumn="0" w:lastRowLastColumn="0"/>
              <w:rPr>
                <w:sz w:val="22"/>
                <w:szCs w:val="16"/>
              </w:rPr>
            </w:pPr>
            <w:r w:rsidRPr="00A56331">
              <w:rPr>
                <w:color w:val="FF0000"/>
                <w:sz w:val="22"/>
                <w:szCs w:val="16"/>
              </w:rPr>
              <w:t>p</w:t>
            </w:r>
            <w:r w:rsidR="00581122" w:rsidRPr="00A56331">
              <w:rPr>
                <w:color w:val="FF0000"/>
                <w:sz w:val="22"/>
                <w:szCs w:val="16"/>
              </w:rPr>
              <w:t>ath-comp-service</w:t>
            </w:r>
          </w:p>
        </w:tc>
      </w:tr>
      <w:tr w:rsidR="00A3047F" w:rsidRPr="00B0295C" w14:paraId="2AD750AD" w14:textId="77777777" w:rsidTr="00F5503D">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65257BA9" w14:textId="77777777" w:rsidR="00A3047F" w:rsidRPr="00A56331" w:rsidRDefault="00A3047F" w:rsidP="00581122">
            <w:pPr>
              <w:rPr>
                <w:sz w:val="22"/>
                <w:szCs w:val="16"/>
              </w:rPr>
            </w:pPr>
            <w:r w:rsidRPr="00A56331">
              <w:rPr>
                <w:sz w:val="22"/>
                <w:szCs w:val="16"/>
              </w:rPr>
              <w:t>path</w:t>
            </w:r>
          </w:p>
        </w:tc>
        <w:tc>
          <w:tcPr>
            <w:tcW w:w="3485" w:type="dxa"/>
          </w:tcPr>
          <w:p w14:paraId="6A05FE06" w14:textId="77777777" w:rsidR="00A3047F" w:rsidRPr="00A3047F" w:rsidRDefault="00A3047F" w:rsidP="00581122">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16"/>
              </w:rPr>
            </w:pPr>
            <w:r w:rsidRPr="004A7A10">
              <w:rPr>
                <w:color w:val="808080" w:themeColor="background1" w:themeShade="80"/>
                <w:sz w:val="22"/>
                <w:szCs w:val="16"/>
              </w:rPr>
              <w:t>path-computation-context / context</w:t>
            </w:r>
          </w:p>
        </w:tc>
        <w:tc>
          <w:tcPr>
            <w:tcW w:w="3486" w:type="dxa"/>
          </w:tcPr>
          <w:p w14:paraId="02EF2126" w14:textId="77777777" w:rsidR="00A3047F" w:rsidRPr="00A56331" w:rsidRDefault="00D81778" w:rsidP="00581122">
            <w:pPr>
              <w:cnfStyle w:val="000000000000" w:firstRow="0" w:lastRow="0" w:firstColumn="0" w:lastColumn="0" w:oddVBand="0" w:evenVBand="0" w:oddHBand="0" w:evenHBand="0" w:firstRowFirstColumn="0" w:firstRowLastColumn="0" w:lastRowFirstColumn="0" w:lastRowLastColumn="0"/>
              <w:rPr>
                <w:color w:val="auto"/>
                <w:sz w:val="22"/>
                <w:szCs w:val="16"/>
              </w:rPr>
            </w:pPr>
            <w:r>
              <w:rPr>
                <w:color w:val="auto"/>
                <w:sz w:val="22"/>
                <w:szCs w:val="16"/>
              </w:rPr>
              <w:t>path</w:t>
            </w:r>
          </w:p>
        </w:tc>
      </w:tr>
      <w:tr w:rsidR="00581122" w:rsidRPr="00B0295C" w14:paraId="1881CC34" w14:textId="77777777" w:rsidTr="00F55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13EB439" w14:textId="77777777" w:rsidR="00581122" w:rsidRPr="00D374ED" w:rsidRDefault="00581122" w:rsidP="00581122">
            <w:pPr>
              <w:rPr>
                <w:sz w:val="22"/>
                <w:szCs w:val="16"/>
              </w:rPr>
            </w:pPr>
            <w:r w:rsidRPr="00D374ED">
              <w:rPr>
                <w:sz w:val="22"/>
                <w:szCs w:val="16"/>
              </w:rPr>
              <w:t>oam-service</w:t>
            </w:r>
          </w:p>
        </w:tc>
        <w:tc>
          <w:tcPr>
            <w:tcW w:w="3485" w:type="dxa"/>
            <w:tcBorders>
              <w:top w:val="none" w:sz="0" w:space="0" w:color="auto"/>
              <w:left w:val="none" w:sz="0" w:space="0" w:color="auto"/>
              <w:bottom w:val="none" w:sz="0" w:space="0" w:color="auto"/>
              <w:right w:val="none" w:sz="0" w:space="0" w:color="auto"/>
            </w:tcBorders>
          </w:tcPr>
          <w:p w14:paraId="7D94C219" w14:textId="77777777" w:rsidR="00581122" w:rsidRPr="00A56331" w:rsidRDefault="00581122" w:rsidP="00581122">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oam-context / context</w:t>
            </w:r>
          </w:p>
        </w:tc>
        <w:tc>
          <w:tcPr>
            <w:tcW w:w="3486" w:type="dxa"/>
            <w:tcBorders>
              <w:top w:val="none" w:sz="0" w:space="0" w:color="auto"/>
              <w:left w:val="none" w:sz="0" w:space="0" w:color="auto"/>
              <w:bottom w:val="none" w:sz="0" w:space="0" w:color="auto"/>
              <w:right w:val="none" w:sz="0" w:space="0" w:color="auto"/>
            </w:tcBorders>
          </w:tcPr>
          <w:p w14:paraId="4EE73FA7" w14:textId="77777777" w:rsidR="00581122" w:rsidRPr="00B0295C" w:rsidRDefault="003F6FD9" w:rsidP="00581122">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o</w:t>
            </w:r>
            <w:r w:rsidR="00581122">
              <w:rPr>
                <w:sz w:val="22"/>
                <w:szCs w:val="16"/>
              </w:rPr>
              <w:t>am-service</w:t>
            </w:r>
          </w:p>
        </w:tc>
      </w:tr>
      <w:tr w:rsidR="00581122" w:rsidRPr="00B0295C" w14:paraId="3A0FD0A3" w14:textId="77777777" w:rsidTr="009E1C0A">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single" w:sz="4" w:space="0" w:color="auto"/>
              <w:right w:val="none" w:sz="0" w:space="0" w:color="auto"/>
            </w:tcBorders>
          </w:tcPr>
          <w:p w14:paraId="468394E6" w14:textId="77777777" w:rsidR="00581122" w:rsidRPr="00D374ED" w:rsidRDefault="00581122" w:rsidP="00581122">
            <w:pPr>
              <w:rPr>
                <w:sz w:val="22"/>
                <w:szCs w:val="16"/>
              </w:rPr>
            </w:pPr>
            <w:r w:rsidRPr="00D374ED">
              <w:rPr>
                <w:sz w:val="22"/>
                <w:szCs w:val="16"/>
              </w:rPr>
              <w:t>meg</w:t>
            </w:r>
          </w:p>
        </w:tc>
        <w:tc>
          <w:tcPr>
            <w:tcW w:w="3485" w:type="dxa"/>
            <w:tcBorders>
              <w:bottom w:val="single" w:sz="4" w:space="0" w:color="auto"/>
            </w:tcBorders>
          </w:tcPr>
          <w:p w14:paraId="40F40343" w14:textId="77777777" w:rsidR="00581122" w:rsidRPr="00A56331" w:rsidRDefault="00581122" w:rsidP="00581122">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oam-context / context</w:t>
            </w:r>
          </w:p>
        </w:tc>
        <w:tc>
          <w:tcPr>
            <w:tcW w:w="3486" w:type="dxa"/>
            <w:tcBorders>
              <w:bottom w:val="single" w:sz="4" w:space="0" w:color="auto"/>
            </w:tcBorders>
          </w:tcPr>
          <w:p w14:paraId="6C2DF4A8" w14:textId="77777777" w:rsidR="00581122" w:rsidRPr="00B0295C" w:rsidRDefault="00581122" w:rsidP="00581122">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meg</w:t>
            </w:r>
          </w:p>
        </w:tc>
      </w:tr>
      <w:tr w:rsidR="009E6849" w:rsidRPr="00B0295C" w14:paraId="1832DA03" w14:textId="77777777" w:rsidTr="00F55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0BC3BD95" w14:textId="74CA43B0" w:rsidR="009E6849" w:rsidRPr="00A56331" w:rsidRDefault="009E6849" w:rsidP="009E6849">
            <w:pPr>
              <w:rPr>
                <w:color w:val="auto"/>
                <w:sz w:val="22"/>
                <w:szCs w:val="16"/>
              </w:rPr>
            </w:pPr>
            <w:r w:rsidRPr="00A56331">
              <w:rPr>
                <w:color w:val="auto"/>
                <w:sz w:val="22"/>
                <w:szCs w:val="16"/>
              </w:rPr>
              <w:t>oam-job</w:t>
            </w:r>
            <w:r w:rsidR="009E1C0A">
              <w:rPr>
                <w:color w:val="auto"/>
                <w:sz w:val="22"/>
                <w:szCs w:val="16"/>
              </w:rPr>
              <w:t xml:space="preserve"> </w:t>
            </w:r>
          </w:p>
        </w:tc>
        <w:tc>
          <w:tcPr>
            <w:tcW w:w="3485" w:type="dxa"/>
            <w:tcBorders>
              <w:top w:val="none" w:sz="0" w:space="0" w:color="auto"/>
              <w:left w:val="none" w:sz="0" w:space="0" w:color="auto"/>
              <w:bottom w:val="none" w:sz="0" w:space="0" w:color="auto"/>
              <w:right w:val="none" w:sz="0" w:space="0" w:color="auto"/>
            </w:tcBorders>
          </w:tcPr>
          <w:p w14:paraId="6F4CB1BA" w14:textId="77777777" w:rsidR="009E6849" w:rsidRPr="00A56331" w:rsidRDefault="009E6849" w:rsidP="009E6849">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oam-context / context</w:t>
            </w:r>
          </w:p>
        </w:tc>
        <w:tc>
          <w:tcPr>
            <w:tcW w:w="3486" w:type="dxa"/>
            <w:tcBorders>
              <w:top w:val="none" w:sz="0" w:space="0" w:color="auto"/>
              <w:left w:val="none" w:sz="0" w:space="0" w:color="auto"/>
              <w:bottom w:val="none" w:sz="0" w:space="0" w:color="auto"/>
              <w:right w:val="none" w:sz="0" w:space="0" w:color="auto"/>
            </w:tcBorders>
          </w:tcPr>
          <w:p w14:paraId="6C4B1A0A" w14:textId="77777777" w:rsidR="009E6849" w:rsidRPr="00B0295C" w:rsidRDefault="009E6849" w:rsidP="009E6849">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oam-job</w:t>
            </w:r>
          </w:p>
        </w:tc>
      </w:tr>
      <w:tr w:rsidR="009E6849" w:rsidRPr="00B0295C" w14:paraId="5E79A145" w14:textId="77777777" w:rsidTr="00F5503D">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71E2599D" w14:textId="77777777" w:rsidR="009E6849" w:rsidRPr="00A56331" w:rsidRDefault="009E6849" w:rsidP="009E6849">
            <w:pPr>
              <w:rPr>
                <w:color w:val="auto"/>
                <w:sz w:val="22"/>
                <w:szCs w:val="16"/>
              </w:rPr>
            </w:pPr>
            <w:r w:rsidRPr="00A56331">
              <w:rPr>
                <w:color w:val="auto"/>
                <w:sz w:val="22"/>
                <w:szCs w:val="16"/>
              </w:rPr>
              <w:t>oam-profile</w:t>
            </w:r>
          </w:p>
        </w:tc>
        <w:tc>
          <w:tcPr>
            <w:tcW w:w="3485" w:type="dxa"/>
          </w:tcPr>
          <w:p w14:paraId="1394C28A" w14:textId="77777777" w:rsidR="009E6849" w:rsidRPr="00A56331" w:rsidRDefault="009E6849" w:rsidP="009E6849">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oam-context / context</w:t>
            </w:r>
          </w:p>
        </w:tc>
        <w:tc>
          <w:tcPr>
            <w:tcW w:w="3486" w:type="dxa"/>
          </w:tcPr>
          <w:p w14:paraId="4CF7EE31" w14:textId="77777777" w:rsidR="009E6849" w:rsidRPr="00B0295C" w:rsidRDefault="009E6849" w:rsidP="009E6849">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oam-profile</w:t>
            </w:r>
          </w:p>
        </w:tc>
      </w:tr>
      <w:tr w:rsidR="00F5503D" w:rsidRPr="00B0295C" w14:paraId="04E5FED4" w14:textId="77777777" w:rsidTr="009E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74B95828" w14:textId="765BD384" w:rsidR="00F5503D" w:rsidRPr="00A56331" w:rsidRDefault="00F5503D" w:rsidP="00F5503D">
            <w:pPr>
              <w:rPr>
                <w:color w:val="auto"/>
                <w:sz w:val="22"/>
                <w:szCs w:val="16"/>
              </w:rPr>
            </w:pPr>
            <w:r>
              <w:rPr>
                <w:color w:val="auto"/>
                <w:sz w:val="22"/>
                <w:szCs w:val="16"/>
              </w:rPr>
              <w:t>oam-job-service</w:t>
            </w:r>
          </w:p>
        </w:tc>
        <w:tc>
          <w:tcPr>
            <w:tcW w:w="3485" w:type="dxa"/>
            <w:tcBorders>
              <w:top w:val="single" w:sz="4" w:space="0" w:color="auto"/>
              <w:left w:val="single" w:sz="4" w:space="0" w:color="auto"/>
              <w:bottom w:val="single" w:sz="4" w:space="0" w:color="auto"/>
              <w:right w:val="single" w:sz="4" w:space="0" w:color="auto"/>
            </w:tcBorders>
          </w:tcPr>
          <w:p w14:paraId="0577E2A8" w14:textId="5B830770" w:rsidR="00F5503D" w:rsidRPr="00A56331" w:rsidRDefault="00F5503D" w:rsidP="00F5503D">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oam-context / context</w:t>
            </w:r>
          </w:p>
        </w:tc>
        <w:tc>
          <w:tcPr>
            <w:tcW w:w="3486" w:type="dxa"/>
            <w:tcBorders>
              <w:top w:val="single" w:sz="4" w:space="0" w:color="auto"/>
              <w:left w:val="single" w:sz="4" w:space="0" w:color="auto"/>
              <w:bottom w:val="single" w:sz="4" w:space="0" w:color="auto"/>
              <w:right w:val="single" w:sz="4" w:space="0" w:color="auto"/>
            </w:tcBorders>
          </w:tcPr>
          <w:p w14:paraId="633F0D16" w14:textId="7F869DB8" w:rsidR="00F5503D" w:rsidRDefault="00F5503D" w:rsidP="00F5503D">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oam-job-service</w:t>
            </w:r>
          </w:p>
        </w:tc>
      </w:tr>
      <w:tr w:rsidR="0013108A" w:rsidRPr="00B0295C" w14:paraId="0B38A989" w14:textId="77777777" w:rsidTr="009E1C0A">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0194C5C2" w14:textId="09BF3CB6" w:rsidR="0013108A" w:rsidRDefault="0013108A" w:rsidP="0013108A">
            <w:pPr>
              <w:rPr>
                <w:color w:val="auto"/>
                <w:sz w:val="22"/>
                <w:szCs w:val="16"/>
              </w:rPr>
            </w:pPr>
            <w:r>
              <w:rPr>
                <w:color w:val="auto"/>
                <w:sz w:val="22"/>
                <w:szCs w:val="16"/>
              </w:rPr>
              <w:t>oam-job-descriptor</w:t>
            </w:r>
          </w:p>
        </w:tc>
        <w:tc>
          <w:tcPr>
            <w:tcW w:w="3485" w:type="dxa"/>
            <w:tcBorders>
              <w:top w:val="single" w:sz="4" w:space="0" w:color="auto"/>
              <w:left w:val="single" w:sz="4" w:space="0" w:color="auto"/>
              <w:bottom w:val="single" w:sz="4" w:space="0" w:color="auto"/>
              <w:right w:val="single" w:sz="4" w:space="0" w:color="auto"/>
            </w:tcBorders>
          </w:tcPr>
          <w:p w14:paraId="437346C5" w14:textId="4A9478B1" w:rsidR="0013108A" w:rsidRPr="00A56331" w:rsidRDefault="0013108A" w:rsidP="0013108A">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oam-context / context</w:t>
            </w:r>
          </w:p>
        </w:tc>
        <w:tc>
          <w:tcPr>
            <w:tcW w:w="3486" w:type="dxa"/>
            <w:tcBorders>
              <w:top w:val="single" w:sz="4" w:space="0" w:color="auto"/>
              <w:left w:val="single" w:sz="4" w:space="0" w:color="auto"/>
              <w:bottom w:val="single" w:sz="4" w:space="0" w:color="auto"/>
            </w:tcBorders>
          </w:tcPr>
          <w:p w14:paraId="386EBC40" w14:textId="1775DCAE" w:rsidR="0013108A" w:rsidRDefault="0013108A" w:rsidP="0013108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oam-job-descriptor</w:t>
            </w:r>
          </w:p>
        </w:tc>
      </w:tr>
      <w:tr w:rsidR="0013108A" w:rsidRPr="00B0295C" w14:paraId="6A78B398" w14:textId="77777777" w:rsidTr="009E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7E835A02" w14:textId="0C0F5C22" w:rsidR="0013108A" w:rsidRDefault="0013108A" w:rsidP="0013108A">
            <w:pPr>
              <w:rPr>
                <w:color w:val="auto"/>
                <w:sz w:val="22"/>
                <w:szCs w:val="16"/>
              </w:rPr>
            </w:pPr>
            <w:r>
              <w:rPr>
                <w:color w:val="auto"/>
                <w:sz w:val="22"/>
                <w:szCs w:val="16"/>
              </w:rPr>
              <w:t>cep-fm-data</w:t>
            </w:r>
          </w:p>
        </w:tc>
        <w:tc>
          <w:tcPr>
            <w:tcW w:w="3485" w:type="dxa"/>
            <w:tcBorders>
              <w:top w:val="single" w:sz="4" w:space="0" w:color="auto"/>
              <w:left w:val="single" w:sz="4" w:space="0" w:color="auto"/>
              <w:bottom w:val="single" w:sz="4" w:space="0" w:color="auto"/>
              <w:right w:val="single" w:sz="4" w:space="0" w:color="auto"/>
            </w:tcBorders>
          </w:tcPr>
          <w:p w14:paraId="10210873" w14:textId="7EBEDCBE" w:rsidR="0013108A" w:rsidRPr="00A56331" w:rsidRDefault="0013108A" w:rsidP="0013108A">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oam-context / context</w:t>
            </w:r>
          </w:p>
        </w:tc>
        <w:tc>
          <w:tcPr>
            <w:tcW w:w="3486" w:type="dxa"/>
            <w:tcBorders>
              <w:top w:val="single" w:sz="4" w:space="0" w:color="auto"/>
              <w:left w:val="single" w:sz="4" w:space="0" w:color="auto"/>
              <w:bottom w:val="single" w:sz="4" w:space="0" w:color="auto"/>
              <w:right w:val="single" w:sz="4" w:space="0" w:color="auto"/>
            </w:tcBorders>
          </w:tcPr>
          <w:p w14:paraId="5E4DD1DB" w14:textId="4F965703" w:rsidR="0013108A" w:rsidRDefault="0013108A" w:rsidP="0013108A">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cep-fm-data</w:t>
            </w:r>
          </w:p>
        </w:tc>
      </w:tr>
      <w:tr w:rsidR="0013108A" w:rsidRPr="00B0295C" w14:paraId="5B7B2D7B" w14:textId="77777777" w:rsidTr="009E1C0A">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3A750768" w14:textId="5B72443D" w:rsidR="0013108A" w:rsidRDefault="0013108A" w:rsidP="0013108A">
            <w:pPr>
              <w:rPr>
                <w:color w:val="auto"/>
                <w:sz w:val="22"/>
                <w:szCs w:val="16"/>
              </w:rPr>
            </w:pPr>
            <w:r>
              <w:rPr>
                <w:color w:val="auto"/>
                <w:sz w:val="22"/>
                <w:szCs w:val="16"/>
              </w:rPr>
              <w:t>cep-pm-data</w:t>
            </w:r>
          </w:p>
        </w:tc>
        <w:tc>
          <w:tcPr>
            <w:tcW w:w="3485" w:type="dxa"/>
            <w:tcBorders>
              <w:top w:val="single" w:sz="4" w:space="0" w:color="auto"/>
              <w:left w:val="single" w:sz="4" w:space="0" w:color="auto"/>
              <w:bottom w:val="single" w:sz="4" w:space="0" w:color="auto"/>
              <w:right w:val="single" w:sz="4" w:space="0" w:color="auto"/>
            </w:tcBorders>
          </w:tcPr>
          <w:p w14:paraId="36A9E2CB" w14:textId="594916B6" w:rsidR="0013108A" w:rsidRPr="00A56331" w:rsidRDefault="0013108A" w:rsidP="0013108A">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oam-context / context</w:t>
            </w:r>
          </w:p>
        </w:tc>
        <w:tc>
          <w:tcPr>
            <w:tcW w:w="3486" w:type="dxa"/>
            <w:tcBorders>
              <w:top w:val="single" w:sz="4" w:space="0" w:color="auto"/>
              <w:left w:val="single" w:sz="4" w:space="0" w:color="auto"/>
              <w:bottom w:val="single" w:sz="4" w:space="0" w:color="auto"/>
            </w:tcBorders>
          </w:tcPr>
          <w:p w14:paraId="2E6E6090" w14:textId="25AF9C4F" w:rsidR="0013108A" w:rsidRDefault="0013108A" w:rsidP="0013108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cep-pm-data</w:t>
            </w:r>
          </w:p>
        </w:tc>
      </w:tr>
      <w:tr w:rsidR="0013108A" w:rsidRPr="00B0295C" w14:paraId="0C119D0B" w14:textId="77777777" w:rsidTr="009E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1CAB993E" w14:textId="0685220E" w:rsidR="0013108A" w:rsidRDefault="0013108A" w:rsidP="0013108A">
            <w:pPr>
              <w:rPr>
                <w:color w:val="auto"/>
                <w:sz w:val="22"/>
                <w:szCs w:val="16"/>
              </w:rPr>
            </w:pPr>
            <w:r>
              <w:rPr>
                <w:color w:val="auto"/>
                <w:sz w:val="22"/>
                <w:szCs w:val="16"/>
              </w:rPr>
              <w:t>mep-pm-data</w:t>
            </w:r>
          </w:p>
        </w:tc>
        <w:tc>
          <w:tcPr>
            <w:tcW w:w="3485" w:type="dxa"/>
            <w:tcBorders>
              <w:top w:val="single" w:sz="4" w:space="0" w:color="auto"/>
              <w:left w:val="single" w:sz="4" w:space="0" w:color="auto"/>
              <w:bottom w:val="single" w:sz="4" w:space="0" w:color="auto"/>
              <w:right w:val="single" w:sz="4" w:space="0" w:color="auto"/>
            </w:tcBorders>
          </w:tcPr>
          <w:p w14:paraId="7E22A820" w14:textId="411A72D6" w:rsidR="0013108A" w:rsidRPr="00A56331" w:rsidRDefault="0013108A" w:rsidP="0013108A">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oam-context / context</w:t>
            </w:r>
          </w:p>
        </w:tc>
        <w:tc>
          <w:tcPr>
            <w:tcW w:w="3486" w:type="dxa"/>
            <w:tcBorders>
              <w:top w:val="single" w:sz="4" w:space="0" w:color="auto"/>
              <w:left w:val="single" w:sz="4" w:space="0" w:color="auto"/>
              <w:bottom w:val="single" w:sz="4" w:space="0" w:color="auto"/>
              <w:right w:val="single" w:sz="4" w:space="0" w:color="auto"/>
            </w:tcBorders>
          </w:tcPr>
          <w:p w14:paraId="1298D434" w14:textId="1861C91B" w:rsidR="0013108A" w:rsidRDefault="0013108A" w:rsidP="0013108A">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mep-pm-data</w:t>
            </w:r>
          </w:p>
        </w:tc>
      </w:tr>
      <w:tr w:rsidR="0013108A" w:rsidRPr="00B0295C" w14:paraId="7DC27637" w14:textId="77777777" w:rsidTr="009E1C0A">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0C9BE66F" w14:textId="30CF96D9" w:rsidR="0013108A" w:rsidRDefault="0013108A" w:rsidP="0013108A">
            <w:pPr>
              <w:rPr>
                <w:color w:val="auto"/>
                <w:sz w:val="22"/>
                <w:szCs w:val="16"/>
              </w:rPr>
            </w:pPr>
            <w:r>
              <w:rPr>
                <w:color w:val="auto"/>
                <w:sz w:val="22"/>
                <w:szCs w:val="16"/>
              </w:rPr>
              <w:t>mip-pm-data</w:t>
            </w:r>
          </w:p>
        </w:tc>
        <w:tc>
          <w:tcPr>
            <w:tcW w:w="3485" w:type="dxa"/>
            <w:tcBorders>
              <w:top w:val="single" w:sz="4" w:space="0" w:color="auto"/>
              <w:left w:val="single" w:sz="4" w:space="0" w:color="auto"/>
              <w:bottom w:val="single" w:sz="4" w:space="0" w:color="auto"/>
              <w:right w:val="single" w:sz="4" w:space="0" w:color="auto"/>
            </w:tcBorders>
          </w:tcPr>
          <w:p w14:paraId="53E3DCAE" w14:textId="79FE9112" w:rsidR="0013108A" w:rsidRPr="00A56331" w:rsidRDefault="0013108A" w:rsidP="0013108A">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16"/>
              </w:rPr>
            </w:pPr>
            <w:r w:rsidRPr="00A56331">
              <w:rPr>
                <w:color w:val="808080" w:themeColor="background1" w:themeShade="80"/>
                <w:sz w:val="22"/>
                <w:szCs w:val="16"/>
              </w:rPr>
              <w:t>oam-context / context</w:t>
            </w:r>
          </w:p>
        </w:tc>
        <w:tc>
          <w:tcPr>
            <w:tcW w:w="3486" w:type="dxa"/>
            <w:tcBorders>
              <w:top w:val="single" w:sz="4" w:space="0" w:color="auto"/>
              <w:left w:val="single" w:sz="4" w:space="0" w:color="auto"/>
              <w:bottom w:val="single" w:sz="4" w:space="0" w:color="auto"/>
            </w:tcBorders>
          </w:tcPr>
          <w:p w14:paraId="6795ED6E" w14:textId="3595BE5F" w:rsidR="0013108A" w:rsidRDefault="0013108A" w:rsidP="0013108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mip-pm-data</w:t>
            </w:r>
          </w:p>
        </w:tc>
      </w:tr>
      <w:tr w:rsidR="0013108A" w:rsidRPr="00B0295C" w14:paraId="2731A54D" w14:textId="77777777" w:rsidTr="00F55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7B2CBB3D" w14:textId="77777777" w:rsidR="0013108A" w:rsidRPr="00A56331" w:rsidRDefault="0013108A" w:rsidP="0013108A">
            <w:pPr>
              <w:rPr>
                <w:color w:val="auto"/>
                <w:sz w:val="22"/>
                <w:szCs w:val="16"/>
              </w:rPr>
            </w:pPr>
            <w:r w:rsidRPr="00A56331">
              <w:rPr>
                <w:color w:val="auto"/>
                <w:sz w:val="22"/>
                <w:szCs w:val="16"/>
              </w:rPr>
              <w:t>available-stream</w:t>
            </w:r>
          </w:p>
        </w:tc>
        <w:tc>
          <w:tcPr>
            <w:tcW w:w="3485" w:type="dxa"/>
            <w:tcBorders>
              <w:top w:val="none" w:sz="0" w:space="0" w:color="auto"/>
              <w:left w:val="none" w:sz="0" w:space="0" w:color="auto"/>
              <w:bottom w:val="none" w:sz="0" w:space="0" w:color="auto"/>
              <w:right w:val="none" w:sz="0" w:space="0" w:color="auto"/>
            </w:tcBorders>
          </w:tcPr>
          <w:p w14:paraId="7E1817EE" w14:textId="77777777" w:rsidR="0013108A" w:rsidRPr="008828F9" w:rsidRDefault="0013108A" w:rsidP="0013108A">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16"/>
              </w:rPr>
            </w:pPr>
            <w:r>
              <w:rPr>
                <w:color w:val="808080" w:themeColor="background1" w:themeShade="80"/>
                <w:sz w:val="22"/>
                <w:szCs w:val="16"/>
              </w:rPr>
              <w:t>stream-context / context</w:t>
            </w:r>
          </w:p>
        </w:tc>
        <w:tc>
          <w:tcPr>
            <w:tcW w:w="3486" w:type="dxa"/>
            <w:tcBorders>
              <w:top w:val="none" w:sz="0" w:space="0" w:color="auto"/>
              <w:left w:val="none" w:sz="0" w:space="0" w:color="auto"/>
              <w:bottom w:val="none" w:sz="0" w:space="0" w:color="auto"/>
              <w:right w:val="none" w:sz="0" w:space="0" w:color="auto"/>
            </w:tcBorders>
          </w:tcPr>
          <w:p w14:paraId="7D5B0091" w14:textId="77777777" w:rsidR="0013108A" w:rsidRDefault="0013108A" w:rsidP="0013108A">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available-stream</w:t>
            </w:r>
          </w:p>
        </w:tc>
      </w:tr>
      <w:tr w:rsidR="0013108A" w:rsidRPr="00B0295C" w14:paraId="15186D53" w14:textId="77777777" w:rsidTr="00F5503D">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369F40BB" w14:textId="77777777" w:rsidR="0013108A" w:rsidRPr="00A56331" w:rsidRDefault="0013108A" w:rsidP="0013108A">
            <w:pPr>
              <w:rPr>
                <w:color w:val="auto"/>
                <w:sz w:val="22"/>
                <w:szCs w:val="16"/>
              </w:rPr>
            </w:pPr>
            <w:r w:rsidRPr="00A56331">
              <w:rPr>
                <w:color w:val="auto"/>
                <w:sz w:val="22"/>
                <w:szCs w:val="16"/>
              </w:rPr>
              <w:t>supported-stream-type</w:t>
            </w:r>
          </w:p>
        </w:tc>
        <w:tc>
          <w:tcPr>
            <w:tcW w:w="3485" w:type="dxa"/>
          </w:tcPr>
          <w:p w14:paraId="168323E6" w14:textId="77777777" w:rsidR="0013108A" w:rsidRDefault="0013108A" w:rsidP="0013108A">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16"/>
              </w:rPr>
            </w:pPr>
            <w:r>
              <w:rPr>
                <w:color w:val="808080" w:themeColor="background1" w:themeShade="80"/>
                <w:sz w:val="22"/>
                <w:szCs w:val="16"/>
              </w:rPr>
              <w:t>stream-context / context</w:t>
            </w:r>
          </w:p>
        </w:tc>
        <w:tc>
          <w:tcPr>
            <w:tcW w:w="3486" w:type="dxa"/>
          </w:tcPr>
          <w:p w14:paraId="4004D97D" w14:textId="77777777" w:rsidR="0013108A" w:rsidRDefault="0013108A" w:rsidP="0013108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supported-stream-type</w:t>
            </w:r>
          </w:p>
        </w:tc>
      </w:tr>
      <w:tr w:rsidR="0013108A" w:rsidRPr="00B0295C" w14:paraId="23C54B14" w14:textId="77777777" w:rsidTr="00F55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6526C59E" w14:textId="77777777" w:rsidR="0013108A" w:rsidRPr="00A56331" w:rsidRDefault="0013108A" w:rsidP="0013108A">
            <w:pPr>
              <w:rPr>
                <w:color w:val="auto"/>
                <w:sz w:val="22"/>
                <w:szCs w:val="16"/>
              </w:rPr>
            </w:pPr>
            <w:r w:rsidRPr="00A56331">
              <w:rPr>
                <w:color w:val="auto"/>
                <w:sz w:val="22"/>
                <w:szCs w:val="16"/>
              </w:rPr>
              <w:t>stream-monitor</w:t>
            </w:r>
          </w:p>
        </w:tc>
        <w:tc>
          <w:tcPr>
            <w:tcW w:w="3485" w:type="dxa"/>
            <w:tcBorders>
              <w:top w:val="none" w:sz="0" w:space="0" w:color="auto"/>
              <w:left w:val="none" w:sz="0" w:space="0" w:color="auto"/>
              <w:bottom w:val="none" w:sz="0" w:space="0" w:color="auto"/>
              <w:right w:val="none" w:sz="0" w:space="0" w:color="auto"/>
            </w:tcBorders>
          </w:tcPr>
          <w:p w14:paraId="1B782EA5" w14:textId="77777777" w:rsidR="0013108A" w:rsidRDefault="0013108A" w:rsidP="0013108A">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16"/>
              </w:rPr>
            </w:pPr>
            <w:r>
              <w:rPr>
                <w:color w:val="808080" w:themeColor="background1" w:themeShade="80"/>
                <w:sz w:val="22"/>
                <w:szCs w:val="16"/>
              </w:rPr>
              <w:t>stream-context / context</w:t>
            </w:r>
          </w:p>
        </w:tc>
        <w:tc>
          <w:tcPr>
            <w:tcW w:w="3486" w:type="dxa"/>
            <w:tcBorders>
              <w:top w:val="none" w:sz="0" w:space="0" w:color="auto"/>
              <w:left w:val="none" w:sz="0" w:space="0" w:color="auto"/>
              <w:bottom w:val="none" w:sz="0" w:space="0" w:color="auto"/>
              <w:right w:val="none" w:sz="0" w:space="0" w:color="auto"/>
            </w:tcBorders>
          </w:tcPr>
          <w:p w14:paraId="6CA22729" w14:textId="77777777" w:rsidR="0013108A" w:rsidRDefault="0013108A" w:rsidP="0013108A">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stream-monitor</w:t>
            </w:r>
          </w:p>
        </w:tc>
      </w:tr>
    </w:tbl>
    <w:p w14:paraId="62DE096B" w14:textId="77777777" w:rsidR="007B06F8" w:rsidRDefault="007B06F8" w:rsidP="007C5742"/>
    <w:p w14:paraId="7B1C2ED3" w14:textId="77777777" w:rsidR="00BC5B56" w:rsidRDefault="00BC5B56" w:rsidP="00351834">
      <w:r>
        <w:t xml:space="preserve">In the table above the parent address is formed </w:t>
      </w:r>
      <w:r w:rsidR="00574BF6">
        <w:t>by chaining the direct parent of the direct parent etc.</w:t>
      </w:r>
      <w:r w:rsidR="00E822F6">
        <w:t xml:space="preserve"> where only the direct parents listed in bold black are considered</w:t>
      </w:r>
      <w:r w:rsidR="002132F3">
        <w:t xml:space="preserve"> (see example structure later in this section).</w:t>
      </w:r>
    </w:p>
    <w:p w14:paraId="033D5682" w14:textId="77777777" w:rsidR="00351834" w:rsidRDefault="00351834" w:rsidP="00351834">
      <w:r>
        <w:t xml:space="preserve">Parent address can also be used </w:t>
      </w:r>
      <w:r w:rsidR="002132F3">
        <w:t>when streaming</w:t>
      </w:r>
      <w:r>
        <w:t xml:space="preserve"> an instance of local class in the context of the instance of the containing global class</w:t>
      </w:r>
      <w:r w:rsidR="00FA6D47">
        <w:t xml:space="preserve">. The table below provides </w:t>
      </w:r>
      <w:r w:rsidR="007F642B">
        <w:t>a list of local classes</w:t>
      </w:r>
      <w:r w:rsidR="00FA6D47">
        <w:t>. As is the case for the global classes, the referencing property in the parent need not be updated via the stream as the client can determine the necessary update using the parent address.</w:t>
      </w:r>
    </w:p>
    <w:p w14:paraId="632C6475" w14:textId="440D46BC" w:rsidR="009E6849" w:rsidRDefault="007735CF" w:rsidP="007735CF">
      <w:pPr>
        <w:pStyle w:val="Caption"/>
        <w:keepNext/>
      </w:pPr>
      <w:bookmarkStart w:id="134" w:name="_Toc223392424"/>
      <w:r w:rsidRPr="001D7585">
        <w:lastRenderedPageBreak/>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916DFC">
        <w:rPr>
          <w:noProof/>
        </w:rPr>
        <w:t>2</w:t>
      </w:r>
      <w:r w:rsidRPr="001D7585">
        <w:rPr>
          <w:noProof/>
        </w:rPr>
        <w:fldChar w:fldCharType="end"/>
      </w:r>
      <w:r w:rsidRPr="001D7585">
        <w:t>:</w:t>
      </w:r>
      <w:r w:rsidRPr="001D7585">
        <w:rPr>
          <w:rFonts w:hint="eastAsia"/>
        </w:rPr>
        <w:t xml:space="preserve"> </w:t>
      </w:r>
      <w:r>
        <w:t>Clarifying parent-address for Local Classes</w:t>
      </w:r>
      <w:bookmarkEnd w:id="134"/>
    </w:p>
    <w:tbl>
      <w:tblPr>
        <w:tblStyle w:val="Cuadrculamedia3-nfasis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5"/>
        <w:gridCol w:w="3485"/>
        <w:gridCol w:w="3486"/>
      </w:tblGrid>
      <w:tr w:rsidR="007B06F8" w:rsidRPr="00B0295C" w14:paraId="2D29EB7F" w14:textId="77777777" w:rsidTr="00140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3916D54B" w14:textId="77777777" w:rsidR="007B06F8" w:rsidRPr="00B0295C" w:rsidRDefault="00592A4B" w:rsidP="00B90A17">
            <w:pPr>
              <w:rPr>
                <w:sz w:val="22"/>
                <w:szCs w:val="16"/>
              </w:rPr>
            </w:pPr>
            <w:r>
              <w:rPr>
                <w:sz w:val="22"/>
                <w:szCs w:val="16"/>
              </w:rPr>
              <w:t>Local Class</w:t>
            </w:r>
          </w:p>
        </w:tc>
        <w:tc>
          <w:tcPr>
            <w:tcW w:w="3485" w:type="dxa"/>
            <w:tcBorders>
              <w:top w:val="none" w:sz="0" w:space="0" w:color="auto"/>
              <w:left w:val="none" w:sz="0" w:space="0" w:color="auto"/>
              <w:bottom w:val="none" w:sz="0" w:space="0" w:color="auto"/>
              <w:right w:val="none" w:sz="0" w:space="0" w:color="auto"/>
            </w:tcBorders>
          </w:tcPr>
          <w:p w14:paraId="3C01613C" w14:textId="77777777" w:rsidR="007B06F8" w:rsidRPr="00B0295C" w:rsidRDefault="003063A4" w:rsidP="00B90A17">
            <w:pPr>
              <w:cnfStyle w:val="100000000000" w:firstRow="1" w:lastRow="0" w:firstColumn="0" w:lastColumn="0" w:oddVBand="0" w:evenVBand="0" w:oddHBand="0" w:evenHBand="0" w:firstRowFirstColumn="0" w:firstRowLastColumn="0" w:lastRowFirstColumn="0" w:lastRowLastColumn="0"/>
              <w:rPr>
                <w:sz w:val="22"/>
                <w:szCs w:val="16"/>
              </w:rPr>
            </w:pPr>
            <w:r>
              <w:rPr>
                <w:sz w:val="22"/>
                <w:szCs w:val="16"/>
              </w:rPr>
              <w:t>Direct parent</w:t>
            </w:r>
            <w:r w:rsidR="0037755F">
              <w:rPr>
                <w:sz w:val="22"/>
                <w:szCs w:val="16"/>
              </w:rPr>
              <w:t xml:space="preserve"> (and </w:t>
            </w:r>
            <w:r w:rsidR="00261BA3">
              <w:rPr>
                <w:sz w:val="22"/>
                <w:szCs w:val="16"/>
              </w:rPr>
              <w:t>parent global class)</w:t>
            </w:r>
          </w:p>
        </w:tc>
        <w:tc>
          <w:tcPr>
            <w:tcW w:w="3486" w:type="dxa"/>
            <w:tcBorders>
              <w:top w:val="none" w:sz="0" w:space="0" w:color="auto"/>
              <w:left w:val="none" w:sz="0" w:space="0" w:color="auto"/>
              <w:bottom w:val="none" w:sz="0" w:space="0" w:color="auto"/>
              <w:right w:val="none" w:sz="0" w:space="0" w:color="auto"/>
            </w:tcBorders>
          </w:tcPr>
          <w:p w14:paraId="1BFBFD1C" w14:textId="77777777" w:rsidR="007B06F8" w:rsidRPr="00B0295C" w:rsidRDefault="007B06F8" w:rsidP="00B90A17">
            <w:pPr>
              <w:cnfStyle w:val="100000000000" w:firstRow="1" w:lastRow="0" w:firstColumn="0" w:lastColumn="0" w:oddVBand="0" w:evenVBand="0" w:oddHBand="0" w:evenHBand="0" w:firstRowFirstColumn="0" w:firstRowLastColumn="0" w:lastRowFirstColumn="0" w:lastRowLastColumn="0"/>
              <w:rPr>
                <w:sz w:val="22"/>
                <w:szCs w:val="16"/>
              </w:rPr>
            </w:pPr>
            <w:r>
              <w:rPr>
                <w:sz w:val="22"/>
                <w:szCs w:val="16"/>
              </w:rPr>
              <w:t>Property in parent covered by parent-address behavior</w:t>
            </w:r>
            <w:r w:rsidR="0004085E">
              <w:rPr>
                <w:sz w:val="22"/>
                <w:szCs w:val="16"/>
              </w:rPr>
              <w:t xml:space="preserve"> </w:t>
            </w:r>
            <w:r w:rsidR="0004085E" w:rsidRPr="004A7A10">
              <w:rPr>
                <w:b w:val="0"/>
                <w:bCs w:val="0"/>
                <w:color w:val="FF0000"/>
                <w:sz w:val="22"/>
                <w:szCs w:val="16"/>
              </w:rPr>
              <w:t>(red highlights where the property name is not the class name)</w:t>
            </w:r>
          </w:p>
        </w:tc>
      </w:tr>
      <w:tr w:rsidR="00996B7D" w:rsidRPr="00B0295C" w14:paraId="5D73AB9C" w14:textId="77777777" w:rsidTr="00140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3C3C3630" w14:textId="77777777" w:rsidR="00996B7D" w:rsidRPr="00A56331" w:rsidRDefault="00996B7D" w:rsidP="00996B7D">
            <w:pPr>
              <w:rPr>
                <w:color w:val="auto"/>
                <w:sz w:val="22"/>
                <w:szCs w:val="16"/>
              </w:rPr>
            </w:pPr>
            <w:r w:rsidRPr="00A56331">
              <w:rPr>
                <w:color w:val="auto"/>
                <w:sz w:val="22"/>
                <w:szCs w:val="16"/>
              </w:rPr>
              <w:t>rule</w:t>
            </w:r>
          </w:p>
        </w:tc>
        <w:tc>
          <w:tcPr>
            <w:tcW w:w="3485" w:type="dxa"/>
            <w:tcBorders>
              <w:top w:val="none" w:sz="0" w:space="0" w:color="auto"/>
              <w:left w:val="none" w:sz="0" w:space="0" w:color="auto"/>
              <w:bottom w:val="none" w:sz="0" w:space="0" w:color="auto"/>
              <w:right w:val="none" w:sz="0" w:space="0" w:color="auto"/>
            </w:tcBorders>
          </w:tcPr>
          <w:p w14:paraId="6CF79B1D" w14:textId="77777777" w:rsidR="00996B7D" w:rsidRDefault="00263B0A" w:rsidP="00996B7D">
            <w:pPr>
              <w:cnfStyle w:val="000000100000" w:firstRow="0" w:lastRow="0" w:firstColumn="0" w:lastColumn="0" w:oddVBand="0" w:evenVBand="0" w:oddHBand="1" w:evenHBand="0" w:firstRowFirstColumn="0" w:firstRowLastColumn="0" w:lastRowFirstColumn="0" w:lastRowLastColumn="0"/>
              <w:rPr>
                <w:b/>
                <w:bCs/>
                <w:sz w:val="22"/>
                <w:szCs w:val="16"/>
              </w:rPr>
            </w:pPr>
            <w:r w:rsidRPr="00A56331">
              <w:rPr>
                <w:b/>
                <w:bCs/>
                <w:sz w:val="22"/>
                <w:szCs w:val="16"/>
              </w:rPr>
              <w:t>node-rule-group</w:t>
            </w:r>
            <w:r w:rsidR="006D31D9">
              <w:rPr>
                <w:b/>
                <w:bCs/>
                <w:sz w:val="22"/>
                <w:szCs w:val="16"/>
              </w:rPr>
              <w:t>,</w:t>
            </w:r>
          </w:p>
          <w:p w14:paraId="720692E8" w14:textId="77777777" w:rsidR="006D31D9" w:rsidRPr="00A56331" w:rsidRDefault="006D31D9" w:rsidP="00996B7D">
            <w:pPr>
              <w:cnfStyle w:val="000000100000" w:firstRow="0" w:lastRow="0" w:firstColumn="0" w:lastColumn="0" w:oddVBand="0" w:evenVBand="0" w:oddHBand="1" w:evenHBand="0" w:firstRowFirstColumn="0" w:firstRowLastColumn="0" w:lastRowFirstColumn="0" w:lastRowLastColumn="0"/>
              <w:rPr>
                <w:b/>
                <w:bCs/>
                <w:sz w:val="22"/>
                <w:szCs w:val="16"/>
              </w:rPr>
            </w:pPr>
            <w:r>
              <w:rPr>
                <w:b/>
                <w:bCs/>
                <w:sz w:val="22"/>
                <w:szCs w:val="16"/>
              </w:rPr>
              <w:t>inter-rule-group</w:t>
            </w:r>
          </w:p>
        </w:tc>
        <w:tc>
          <w:tcPr>
            <w:tcW w:w="3486" w:type="dxa"/>
            <w:tcBorders>
              <w:top w:val="none" w:sz="0" w:space="0" w:color="auto"/>
              <w:left w:val="none" w:sz="0" w:space="0" w:color="auto"/>
              <w:bottom w:val="none" w:sz="0" w:space="0" w:color="auto"/>
              <w:right w:val="none" w:sz="0" w:space="0" w:color="auto"/>
            </w:tcBorders>
          </w:tcPr>
          <w:p w14:paraId="013EB35D" w14:textId="77777777" w:rsidR="00996B7D" w:rsidRPr="00B0295C" w:rsidRDefault="00263B0A" w:rsidP="00996B7D">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rule</w:t>
            </w:r>
          </w:p>
        </w:tc>
      </w:tr>
      <w:tr w:rsidR="00996B7D" w:rsidRPr="00B0295C" w14:paraId="0687B250" w14:textId="77777777" w:rsidTr="00140561">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398B5BB0" w14:textId="77777777" w:rsidR="00996B7D" w:rsidRPr="00A56331" w:rsidRDefault="00996B7D" w:rsidP="00996B7D">
            <w:pPr>
              <w:rPr>
                <w:color w:val="auto"/>
                <w:sz w:val="22"/>
                <w:szCs w:val="16"/>
              </w:rPr>
            </w:pPr>
            <w:r w:rsidRPr="00A56331">
              <w:rPr>
                <w:color w:val="auto"/>
                <w:sz w:val="22"/>
                <w:szCs w:val="16"/>
              </w:rPr>
              <w:t>connectivity-service-end-point</w:t>
            </w:r>
          </w:p>
        </w:tc>
        <w:tc>
          <w:tcPr>
            <w:tcW w:w="3485" w:type="dxa"/>
          </w:tcPr>
          <w:p w14:paraId="32492FFA" w14:textId="77777777" w:rsidR="00996B7D" w:rsidRPr="00A56331" w:rsidRDefault="00FB3B95" w:rsidP="00996B7D">
            <w:pPr>
              <w:cnfStyle w:val="000000000000" w:firstRow="0" w:lastRow="0" w:firstColumn="0" w:lastColumn="0" w:oddVBand="0" w:evenVBand="0" w:oddHBand="0" w:evenHBand="0" w:firstRowFirstColumn="0" w:firstRowLastColumn="0" w:lastRowFirstColumn="0" w:lastRowLastColumn="0"/>
              <w:rPr>
                <w:b/>
                <w:bCs/>
                <w:sz w:val="22"/>
                <w:szCs w:val="16"/>
              </w:rPr>
            </w:pPr>
            <w:r w:rsidRPr="00A56331">
              <w:rPr>
                <w:b/>
                <w:bCs/>
                <w:sz w:val="22"/>
                <w:szCs w:val="16"/>
              </w:rPr>
              <w:t>connectivity-</w:t>
            </w:r>
            <w:r w:rsidR="0005753F" w:rsidRPr="00A56331">
              <w:rPr>
                <w:b/>
                <w:bCs/>
                <w:sz w:val="22"/>
                <w:szCs w:val="16"/>
              </w:rPr>
              <w:t>service</w:t>
            </w:r>
          </w:p>
        </w:tc>
        <w:tc>
          <w:tcPr>
            <w:tcW w:w="3486" w:type="dxa"/>
          </w:tcPr>
          <w:p w14:paraId="3CC256C6" w14:textId="77777777" w:rsidR="00996B7D" w:rsidRPr="00B0295C" w:rsidRDefault="0005753F" w:rsidP="00996B7D">
            <w:pPr>
              <w:cnfStyle w:val="000000000000" w:firstRow="0" w:lastRow="0" w:firstColumn="0" w:lastColumn="0" w:oddVBand="0" w:evenVBand="0" w:oddHBand="0" w:evenHBand="0" w:firstRowFirstColumn="0" w:firstRowLastColumn="0" w:lastRowFirstColumn="0" w:lastRowLastColumn="0"/>
              <w:rPr>
                <w:sz w:val="22"/>
                <w:szCs w:val="16"/>
              </w:rPr>
            </w:pPr>
            <w:r w:rsidRPr="00A56331">
              <w:rPr>
                <w:color w:val="FF0000"/>
                <w:sz w:val="22"/>
                <w:szCs w:val="16"/>
              </w:rPr>
              <w:t>end-point</w:t>
            </w:r>
          </w:p>
        </w:tc>
      </w:tr>
      <w:tr w:rsidR="00996B7D" w:rsidRPr="00B0295C" w14:paraId="5FAB608D" w14:textId="77777777" w:rsidTr="00140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1ED06C60" w14:textId="77777777" w:rsidR="00996B7D" w:rsidRPr="00A56331" w:rsidRDefault="00996B7D" w:rsidP="00996B7D">
            <w:pPr>
              <w:rPr>
                <w:color w:val="auto"/>
                <w:sz w:val="22"/>
                <w:szCs w:val="16"/>
              </w:rPr>
            </w:pPr>
            <w:r w:rsidRPr="00A56331">
              <w:rPr>
                <w:color w:val="auto"/>
                <w:sz w:val="22"/>
                <w:szCs w:val="16"/>
              </w:rPr>
              <w:t>route</w:t>
            </w:r>
          </w:p>
        </w:tc>
        <w:tc>
          <w:tcPr>
            <w:tcW w:w="3485" w:type="dxa"/>
            <w:tcBorders>
              <w:top w:val="none" w:sz="0" w:space="0" w:color="auto"/>
              <w:left w:val="none" w:sz="0" w:space="0" w:color="auto"/>
              <w:bottom w:val="none" w:sz="0" w:space="0" w:color="auto"/>
              <w:right w:val="none" w:sz="0" w:space="0" w:color="auto"/>
            </w:tcBorders>
          </w:tcPr>
          <w:p w14:paraId="3CDA5307" w14:textId="77777777" w:rsidR="00996B7D" w:rsidRPr="00A56331" w:rsidRDefault="00E31472" w:rsidP="00996B7D">
            <w:pPr>
              <w:cnfStyle w:val="000000100000" w:firstRow="0" w:lastRow="0" w:firstColumn="0" w:lastColumn="0" w:oddVBand="0" w:evenVBand="0" w:oddHBand="1" w:evenHBand="0" w:firstRowFirstColumn="0" w:firstRowLastColumn="0" w:lastRowFirstColumn="0" w:lastRowLastColumn="0"/>
              <w:rPr>
                <w:b/>
                <w:bCs/>
                <w:sz w:val="22"/>
                <w:szCs w:val="16"/>
              </w:rPr>
            </w:pPr>
            <w:r w:rsidRPr="00A56331">
              <w:rPr>
                <w:b/>
                <w:bCs/>
                <w:sz w:val="22"/>
                <w:szCs w:val="16"/>
              </w:rPr>
              <w:t>c</w:t>
            </w:r>
            <w:r w:rsidR="00B73BC5" w:rsidRPr="00A56331">
              <w:rPr>
                <w:b/>
                <w:bCs/>
                <w:sz w:val="22"/>
                <w:szCs w:val="16"/>
              </w:rPr>
              <w:t>onnection</w:t>
            </w:r>
          </w:p>
        </w:tc>
        <w:tc>
          <w:tcPr>
            <w:tcW w:w="3486" w:type="dxa"/>
            <w:tcBorders>
              <w:top w:val="none" w:sz="0" w:space="0" w:color="auto"/>
              <w:left w:val="none" w:sz="0" w:space="0" w:color="auto"/>
              <w:bottom w:val="none" w:sz="0" w:space="0" w:color="auto"/>
              <w:right w:val="none" w:sz="0" w:space="0" w:color="auto"/>
            </w:tcBorders>
          </w:tcPr>
          <w:p w14:paraId="1EAFF735" w14:textId="77777777" w:rsidR="00996B7D" w:rsidRPr="00B0295C" w:rsidRDefault="00B73BC5" w:rsidP="00996B7D">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route</w:t>
            </w:r>
          </w:p>
        </w:tc>
      </w:tr>
      <w:tr w:rsidR="00E03C03" w:rsidRPr="00B0295C" w14:paraId="548AF46C" w14:textId="77777777" w:rsidTr="00140561">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4CA3F92F" w14:textId="77777777" w:rsidR="00E03C03" w:rsidRPr="00A56331" w:rsidRDefault="00E03C03" w:rsidP="00E03C03">
            <w:pPr>
              <w:rPr>
                <w:color w:val="auto"/>
                <w:sz w:val="22"/>
                <w:szCs w:val="16"/>
              </w:rPr>
            </w:pPr>
            <w:r w:rsidRPr="00A56331">
              <w:rPr>
                <w:color w:val="auto"/>
                <w:sz w:val="22"/>
                <w:szCs w:val="16"/>
              </w:rPr>
              <w:t>path-service-end-point</w:t>
            </w:r>
          </w:p>
        </w:tc>
        <w:tc>
          <w:tcPr>
            <w:tcW w:w="3485" w:type="dxa"/>
          </w:tcPr>
          <w:p w14:paraId="499B527F" w14:textId="77777777" w:rsidR="00E03C03" w:rsidRPr="00A56331" w:rsidRDefault="00E03C03" w:rsidP="00E03C03">
            <w:pPr>
              <w:cnfStyle w:val="000000000000" w:firstRow="0" w:lastRow="0" w:firstColumn="0" w:lastColumn="0" w:oddVBand="0" w:evenVBand="0" w:oddHBand="0" w:evenHBand="0" w:firstRowFirstColumn="0" w:firstRowLastColumn="0" w:lastRowFirstColumn="0" w:lastRowLastColumn="0"/>
              <w:rPr>
                <w:b/>
                <w:bCs/>
                <w:sz w:val="22"/>
                <w:szCs w:val="16"/>
              </w:rPr>
            </w:pPr>
            <w:r w:rsidRPr="00A56331">
              <w:rPr>
                <w:b/>
                <w:bCs/>
                <w:sz w:val="22"/>
                <w:szCs w:val="16"/>
              </w:rPr>
              <w:t>path-computation-service</w:t>
            </w:r>
          </w:p>
        </w:tc>
        <w:tc>
          <w:tcPr>
            <w:tcW w:w="3486" w:type="dxa"/>
          </w:tcPr>
          <w:p w14:paraId="66B8A47B" w14:textId="77777777" w:rsidR="00E03C03" w:rsidRPr="00B0295C" w:rsidRDefault="00E03C03" w:rsidP="00E03C03">
            <w:pPr>
              <w:cnfStyle w:val="000000000000" w:firstRow="0" w:lastRow="0" w:firstColumn="0" w:lastColumn="0" w:oddVBand="0" w:evenVBand="0" w:oddHBand="0" w:evenHBand="0" w:firstRowFirstColumn="0" w:firstRowLastColumn="0" w:lastRowFirstColumn="0" w:lastRowLastColumn="0"/>
              <w:rPr>
                <w:sz w:val="22"/>
                <w:szCs w:val="16"/>
              </w:rPr>
            </w:pPr>
            <w:r w:rsidRPr="00A56331">
              <w:rPr>
                <w:color w:val="FF0000"/>
                <w:sz w:val="22"/>
                <w:szCs w:val="16"/>
              </w:rPr>
              <w:t>end-point</w:t>
            </w:r>
          </w:p>
        </w:tc>
      </w:tr>
      <w:tr w:rsidR="00727BF5" w:rsidRPr="00B0295C" w14:paraId="2A98A0CF" w14:textId="77777777" w:rsidTr="00140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71CFC918" w14:textId="77777777" w:rsidR="00727BF5" w:rsidRPr="00370634" w:rsidRDefault="00727BF5" w:rsidP="00E03C03">
            <w:pPr>
              <w:rPr>
                <w:color w:val="auto"/>
                <w:sz w:val="22"/>
                <w:szCs w:val="16"/>
              </w:rPr>
            </w:pPr>
            <w:r w:rsidRPr="00370634">
              <w:rPr>
                <w:color w:val="auto"/>
                <w:sz w:val="22"/>
                <w:szCs w:val="16"/>
              </w:rPr>
              <w:t>abstract-strand</w:t>
            </w:r>
          </w:p>
        </w:tc>
        <w:tc>
          <w:tcPr>
            <w:tcW w:w="0" w:type="dxa"/>
            <w:tcBorders>
              <w:top w:val="none" w:sz="0" w:space="0" w:color="auto"/>
              <w:left w:val="none" w:sz="0" w:space="0" w:color="auto"/>
              <w:bottom w:val="none" w:sz="0" w:space="0" w:color="auto"/>
              <w:right w:val="none" w:sz="0" w:space="0" w:color="auto"/>
            </w:tcBorders>
          </w:tcPr>
          <w:p w14:paraId="4B629335" w14:textId="77777777" w:rsidR="00727BF5" w:rsidRPr="00727BF5" w:rsidRDefault="00727BF5" w:rsidP="00E03C03">
            <w:pPr>
              <w:cnfStyle w:val="000000100000" w:firstRow="0" w:lastRow="0" w:firstColumn="0" w:lastColumn="0" w:oddVBand="0" w:evenVBand="0" w:oddHBand="1" w:evenHBand="0" w:firstRowFirstColumn="0" w:firstRowLastColumn="0" w:lastRowFirstColumn="0" w:lastRowLastColumn="0"/>
              <w:rPr>
                <w:b/>
                <w:bCs/>
                <w:sz w:val="22"/>
                <w:szCs w:val="16"/>
              </w:rPr>
            </w:pPr>
            <w:r>
              <w:rPr>
                <w:b/>
                <w:bCs/>
                <w:sz w:val="22"/>
                <w:szCs w:val="16"/>
              </w:rPr>
              <w:t>physical-span</w:t>
            </w:r>
          </w:p>
        </w:tc>
        <w:tc>
          <w:tcPr>
            <w:tcW w:w="0" w:type="dxa"/>
            <w:tcBorders>
              <w:top w:val="none" w:sz="0" w:space="0" w:color="auto"/>
              <w:left w:val="none" w:sz="0" w:space="0" w:color="auto"/>
              <w:bottom w:val="none" w:sz="0" w:space="0" w:color="auto"/>
              <w:right w:val="none" w:sz="0" w:space="0" w:color="auto"/>
            </w:tcBorders>
          </w:tcPr>
          <w:p w14:paraId="1FB62AE7" w14:textId="77777777" w:rsidR="00727BF5" w:rsidRDefault="00727BF5" w:rsidP="00E03C03">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abstract-strand</w:t>
            </w:r>
          </w:p>
        </w:tc>
      </w:tr>
      <w:tr w:rsidR="00945DD9" w:rsidRPr="00B0295C" w14:paraId="03C8DE49" w14:textId="77777777" w:rsidTr="00140561">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3C5DE437" w14:textId="77777777" w:rsidR="00945DD9" w:rsidRPr="00370634" w:rsidRDefault="00945DD9" w:rsidP="00E03C03">
            <w:pPr>
              <w:rPr>
                <w:color w:val="auto"/>
                <w:sz w:val="22"/>
                <w:szCs w:val="16"/>
              </w:rPr>
            </w:pPr>
            <w:r w:rsidRPr="00370634">
              <w:rPr>
                <w:color w:val="auto"/>
                <w:sz w:val="22"/>
                <w:szCs w:val="16"/>
              </w:rPr>
              <w:t>strand-joint</w:t>
            </w:r>
          </w:p>
        </w:tc>
        <w:tc>
          <w:tcPr>
            <w:tcW w:w="0" w:type="dxa"/>
          </w:tcPr>
          <w:p w14:paraId="7908E29A" w14:textId="77777777" w:rsidR="00945DD9" w:rsidRDefault="00945DD9" w:rsidP="00E03C03">
            <w:pPr>
              <w:cnfStyle w:val="000000000000" w:firstRow="0" w:lastRow="0" w:firstColumn="0" w:lastColumn="0" w:oddVBand="0" w:evenVBand="0" w:oddHBand="0" w:evenHBand="0" w:firstRowFirstColumn="0" w:firstRowLastColumn="0" w:lastRowFirstColumn="0" w:lastRowLastColumn="0"/>
              <w:rPr>
                <w:b/>
                <w:bCs/>
                <w:sz w:val="22"/>
                <w:szCs w:val="16"/>
              </w:rPr>
            </w:pPr>
            <w:r>
              <w:rPr>
                <w:b/>
                <w:bCs/>
                <w:sz w:val="22"/>
                <w:szCs w:val="16"/>
              </w:rPr>
              <w:t>abstract-strand</w:t>
            </w:r>
            <w:r w:rsidR="00261BA3">
              <w:rPr>
                <w:b/>
                <w:bCs/>
                <w:sz w:val="22"/>
                <w:szCs w:val="16"/>
              </w:rPr>
              <w:t xml:space="preserve"> (physical-span)</w:t>
            </w:r>
          </w:p>
        </w:tc>
        <w:tc>
          <w:tcPr>
            <w:tcW w:w="0" w:type="dxa"/>
          </w:tcPr>
          <w:p w14:paraId="64EA18DE" w14:textId="77777777" w:rsidR="00945DD9" w:rsidRDefault="00514693" w:rsidP="00E03C03">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strand-joint</w:t>
            </w:r>
          </w:p>
        </w:tc>
      </w:tr>
      <w:tr w:rsidR="00514693" w:rsidRPr="00B0295C" w14:paraId="7D0F341F" w14:textId="77777777" w:rsidTr="00140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4C043DA2" w14:textId="77777777" w:rsidR="00514693" w:rsidRPr="00A56331" w:rsidRDefault="000706FF" w:rsidP="00E03C03">
            <w:pPr>
              <w:rPr>
                <w:color w:val="auto"/>
                <w:sz w:val="22"/>
                <w:szCs w:val="16"/>
              </w:rPr>
            </w:pPr>
            <w:r w:rsidRPr="00A56331">
              <w:rPr>
                <w:color w:val="auto"/>
                <w:sz w:val="22"/>
                <w:szCs w:val="16"/>
              </w:rPr>
              <w:t>physical-route</w:t>
            </w:r>
          </w:p>
        </w:tc>
        <w:tc>
          <w:tcPr>
            <w:tcW w:w="0" w:type="dxa"/>
            <w:tcBorders>
              <w:top w:val="none" w:sz="0" w:space="0" w:color="auto"/>
              <w:left w:val="none" w:sz="0" w:space="0" w:color="auto"/>
              <w:bottom w:val="none" w:sz="0" w:space="0" w:color="auto"/>
              <w:right w:val="none" w:sz="0" w:space="0" w:color="auto"/>
            </w:tcBorders>
          </w:tcPr>
          <w:p w14:paraId="59BD42A5" w14:textId="77777777" w:rsidR="00514693" w:rsidRPr="009143D3" w:rsidRDefault="009143D3" w:rsidP="00E03C03">
            <w:pPr>
              <w:cnfStyle w:val="000000100000" w:firstRow="0" w:lastRow="0" w:firstColumn="0" w:lastColumn="0" w:oddVBand="0" w:evenVBand="0" w:oddHBand="1" w:evenHBand="0" w:firstRowFirstColumn="0" w:firstRowLastColumn="0" w:lastRowFirstColumn="0" w:lastRowLastColumn="0"/>
              <w:rPr>
                <w:b/>
                <w:bCs/>
                <w:sz w:val="22"/>
                <w:szCs w:val="16"/>
              </w:rPr>
            </w:pPr>
            <w:r>
              <w:rPr>
                <w:b/>
                <w:bCs/>
                <w:sz w:val="22"/>
                <w:szCs w:val="16"/>
              </w:rPr>
              <w:t>connection</w:t>
            </w:r>
          </w:p>
        </w:tc>
        <w:tc>
          <w:tcPr>
            <w:tcW w:w="0" w:type="dxa"/>
            <w:tcBorders>
              <w:top w:val="none" w:sz="0" w:space="0" w:color="auto"/>
              <w:left w:val="none" w:sz="0" w:space="0" w:color="auto"/>
              <w:bottom w:val="none" w:sz="0" w:space="0" w:color="auto"/>
              <w:right w:val="none" w:sz="0" w:space="0" w:color="auto"/>
            </w:tcBorders>
          </w:tcPr>
          <w:p w14:paraId="4CB2A921" w14:textId="77777777" w:rsidR="00514693" w:rsidRDefault="009143D3" w:rsidP="00E03C03">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physical-route</w:t>
            </w:r>
          </w:p>
        </w:tc>
      </w:tr>
      <w:tr w:rsidR="00514693" w:rsidRPr="00B0295C" w14:paraId="3B124FCB" w14:textId="77777777" w:rsidTr="00140561">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4B4F80FF" w14:textId="77777777" w:rsidR="00514693" w:rsidRPr="00A56331" w:rsidRDefault="000706FF" w:rsidP="00E03C03">
            <w:pPr>
              <w:rPr>
                <w:color w:val="auto"/>
                <w:sz w:val="22"/>
                <w:szCs w:val="16"/>
              </w:rPr>
            </w:pPr>
            <w:r w:rsidRPr="00A56331">
              <w:rPr>
                <w:color w:val="auto"/>
                <w:sz w:val="22"/>
                <w:szCs w:val="16"/>
              </w:rPr>
              <w:t>physical-route-element</w:t>
            </w:r>
          </w:p>
        </w:tc>
        <w:tc>
          <w:tcPr>
            <w:tcW w:w="0" w:type="dxa"/>
          </w:tcPr>
          <w:p w14:paraId="44149AAB" w14:textId="77777777" w:rsidR="00514693" w:rsidRDefault="00F3145E" w:rsidP="00E03C03">
            <w:pPr>
              <w:cnfStyle w:val="000000000000" w:firstRow="0" w:lastRow="0" w:firstColumn="0" w:lastColumn="0" w:oddVBand="0" w:evenVBand="0" w:oddHBand="0" w:evenHBand="0" w:firstRowFirstColumn="0" w:firstRowLastColumn="0" w:lastRowFirstColumn="0" w:lastRowLastColumn="0"/>
              <w:rPr>
                <w:b/>
                <w:bCs/>
                <w:sz w:val="22"/>
                <w:szCs w:val="16"/>
              </w:rPr>
            </w:pPr>
            <w:r>
              <w:rPr>
                <w:b/>
                <w:bCs/>
                <w:sz w:val="22"/>
                <w:szCs w:val="16"/>
              </w:rPr>
              <w:t>physical-route</w:t>
            </w:r>
            <w:r w:rsidR="00261BA3">
              <w:rPr>
                <w:b/>
                <w:bCs/>
                <w:sz w:val="22"/>
                <w:szCs w:val="16"/>
              </w:rPr>
              <w:t xml:space="preserve"> (connection)</w:t>
            </w:r>
          </w:p>
        </w:tc>
        <w:tc>
          <w:tcPr>
            <w:tcW w:w="0" w:type="dxa"/>
          </w:tcPr>
          <w:p w14:paraId="657E5867" w14:textId="77777777" w:rsidR="00514693" w:rsidRDefault="00F3145E" w:rsidP="00E03C03">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physical-route-element</w:t>
            </w:r>
          </w:p>
        </w:tc>
      </w:tr>
      <w:tr w:rsidR="00E03C03" w:rsidRPr="00B0295C" w14:paraId="31A0592B" w14:textId="77777777" w:rsidTr="00140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488BF98F" w14:textId="77777777" w:rsidR="00E03C03" w:rsidRPr="00A56331" w:rsidRDefault="00E03C03" w:rsidP="00E03C03">
            <w:pPr>
              <w:rPr>
                <w:color w:val="auto"/>
                <w:sz w:val="22"/>
                <w:szCs w:val="16"/>
              </w:rPr>
            </w:pPr>
            <w:r w:rsidRPr="00A56331">
              <w:rPr>
                <w:color w:val="auto"/>
                <w:sz w:val="22"/>
                <w:szCs w:val="16"/>
              </w:rPr>
              <w:t>topology-constraint</w:t>
            </w:r>
          </w:p>
        </w:tc>
        <w:tc>
          <w:tcPr>
            <w:tcW w:w="3485" w:type="dxa"/>
            <w:tcBorders>
              <w:top w:val="none" w:sz="0" w:space="0" w:color="auto"/>
              <w:left w:val="none" w:sz="0" w:space="0" w:color="auto"/>
              <w:bottom w:val="none" w:sz="0" w:space="0" w:color="auto"/>
              <w:right w:val="none" w:sz="0" w:space="0" w:color="auto"/>
            </w:tcBorders>
          </w:tcPr>
          <w:p w14:paraId="3CF1C27C" w14:textId="77777777" w:rsidR="00E03C03" w:rsidRPr="00A56331" w:rsidRDefault="00E03C03" w:rsidP="00E03C03">
            <w:pPr>
              <w:cnfStyle w:val="000000100000" w:firstRow="0" w:lastRow="0" w:firstColumn="0" w:lastColumn="0" w:oddVBand="0" w:evenVBand="0" w:oddHBand="1" w:evenHBand="0" w:firstRowFirstColumn="0" w:firstRowLastColumn="0" w:lastRowFirstColumn="0" w:lastRowLastColumn="0"/>
              <w:rPr>
                <w:b/>
                <w:bCs/>
                <w:sz w:val="22"/>
                <w:szCs w:val="16"/>
              </w:rPr>
            </w:pPr>
            <w:r w:rsidRPr="00A56331">
              <w:rPr>
                <w:b/>
                <w:bCs/>
                <w:sz w:val="22"/>
                <w:szCs w:val="16"/>
              </w:rPr>
              <w:t>connectivity-service</w:t>
            </w:r>
          </w:p>
        </w:tc>
        <w:tc>
          <w:tcPr>
            <w:tcW w:w="3486" w:type="dxa"/>
            <w:tcBorders>
              <w:top w:val="none" w:sz="0" w:space="0" w:color="auto"/>
              <w:left w:val="none" w:sz="0" w:space="0" w:color="auto"/>
              <w:bottom w:val="none" w:sz="0" w:space="0" w:color="auto"/>
              <w:right w:val="none" w:sz="0" w:space="0" w:color="auto"/>
            </w:tcBorders>
          </w:tcPr>
          <w:p w14:paraId="21BED93A" w14:textId="77777777" w:rsidR="00E03C03" w:rsidRPr="00B0295C" w:rsidRDefault="00E03C03" w:rsidP="00E03C03">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topology-constraint</w:t>
            </w:r>
          </w:p>
        </w:tc>
      </w:tr>
      <w:tr w:rsidR="00E03C03" w:rsidRPr="00B0295C" w14:paraId="68F4C005" w14:textId="77777777" w:rsidTr="00140561">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6F898AF4" w14:textId="77777777" w:rsidR="00E03C03" w:rsidRPr="00A56331" w:rsidRDefault="00B34258" w:rsidP="00A56331">
            <w:pPr>
              <w:tabs>
                <w:tab w:val="right" w:pos="3269"/>
              </w:tabs>
              <w:rPr>
                <w:color w:val="auto"/>
                <w:sz w:val="22"/>
                <w:szCs w:val="16"/>
              </w:rPr>
            </w:pPr>
            <w:r w:rsidRPr="005E5A9C">
              <w:rPr>
                <w:color w:val="auto"/>
                <w:sz w:val="22"/>
                <w:szCs w:val="16"/>
              </w:rPr>
              <w:t>resilience</w:t>
            </w:r>
            <w:r w:rsidR="00E03C03" w:rsidRPr="00A56331">
              <w:rPr>
                <w:color w:val="auto"/>
                <w:sz w:val="22"/>
                <w:szCs w:val="16"/>
              </w:rPr>
              <w:t>-constraint</w:t>
            </w:r>
          </w:p>
        </w:tc>
        <w:tc>
          <w:tcPr>
            <w:tcW w:w="3485" w:type="dxa"/>
          </w:tcPr>
          <w:p w14:paraId="0AA4A5A9" w14:textId="77777777" w:rsidR="00E03C03" w:rsidRDefault="00E03C03" w:rsidP="00E03C03">
            <w:pPr>
              <w:cnfStyle w:val="000000000000" w:firstRow="0" w:lastRow="0" w:firstColumn="0" w:lastColumn="0" w:oddVBand="0" w:evenVBand="0" w:oddHBand="0" w:evenHBand="0" w:firstRowFirstColumn="0" w:firstRowLastColumn="0" w:lastRowFirstColumn="0" w:lastRowLastColumn="0"/>
              <w:rPr>
                <w:b/>
                <w:bCs/>
                <w:sz w:val="22"/>
                <w:szCs w:val="16"/>
              </w:rPr>
            </w:pPr>
            <w:r w:rsidRPr="00A56331">
              <w:rPr>
                <w:b/>
                <w:bCs/>
                <w:sz w:val="22"/>
                <w:szCs w:val="16"/>
              </w:rPr>
              <w:t>connectivity-service</w:t>
            </w:r>
            <w:r w:rsidR="00F55CF7">
              <w:rPr>
                <w:b/>
                <w:bCs/>
                <w:sz w:val="22"/>
                <w:szCs w:val="16"/>
              </w:rPr>
              <w:t>,</w:t>
            </w:r>
          </w:p>
          <w:p w14:paraId="6973F0FA" w14:textId="77777777" w:rsidR="00F55CF7" w:rsidRPr="00A56331" w:rsidRDefault="00F55CF7" w:rsidP="00E03C03">
            <w:pPr>
              <w:cnfStyle w:val="000000000000" w:firstRow="0" w:lastRow="0" w:firstColumn="0" w:lastColumn="0" w:oddVBand="0" w:evenVBand="0" w:oddHBand="0" w:evenHBand="0" w:firstRowFirstColumn="0" w:firstRowLastColumn="0" w:lastRowFirstColumn="0" w:lastRowLastColumn="0"/>
              <w:rPr>
                <w:b/>
                <w:bCs/>
                <w:sz w:val="22"/>
                <w:szCs w:val="16"/>
              </w:rPr>
            </w:pPr>
            <w:r>
              <w:rPr>
                <w:b/>
                <w:bCs/>
                <w:sz w:val="22"/>
                <w:szCs w:val="16"/>
              </w:rPr>
              <w:t>switch-control</w:t>
            </w:r>
          </w:p>
        </w:tc>
        <w:tc>
          <w:tcPr>
            <w:tcW w:w="3486" w:type="dxa"/>
          </w:tcPr>
          <w:p w14:paraId="1FF08395" w14:textId="77777777" w:rsidR="002B15AE" w:rsidRPr="00B0295C" w:rsidRDefault="00F55CF7" w:rsidP="00E03C03">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res</w:t>
            </w:r>
            <w:r w:rsidR="004C678A">
              <w:rPr>
                <w:sz w:val="22"/>
                <w:szCs w:val="16"/>
              </w:rPr>
              <w:t>ilience-constraint</w:t>
            </w:r>
            <w:r w:rsidR="00E03C03">
              <w:rPr>
                <w:rStyle w:val="FootnoteReference"/>
                <w:sz w:val="22"/>
                <w:szCs w:val="16"/>
              </w:rPr>
              <w:footnoteReference w:id="45"/>
            </w:r>
            <w:r w:rsidR="002B15AE">
              <w:rPr>
                <w:sz w:val="22"/>
                <w:szCs w:val="16"/>
              </w:rPr>
              <w:t xml:space="preserve"> (connectivity-service), </w:t>
            </w:r>
            <w:r w:rsidR="002B15AE" w:rsidRPr="00A56331">
              <w:rPr>
                <w:color w:val="FF0000"/>
                <w:sz w:val="22"/>
                <w:szCs w:val="16"/>
              </w:rPr>
              <w:t xml:space="preserve">control-parameters </w:t>
            </w:r>
            <w:r w:rsidR="002B15AE">
              <w:rPr>
                <w:sz w:val="22"/>
                <w:szCs w:val="16"/>
              </w:rPr>
              <w:t>(switch-co</w:t>
            </w:r>
            <w:r w:rsidR="00E06C11">
              <w:rPr>
                <w:sz w:val="22"/>
                <w:szCs w:val="16"/>
              </w:rPr>
              <w:t>ntrol)</w:t>
            </w:r>
          </w:p>
        </w:tc>
      </w:tr>
      <w:tr w:rsidR="00D0380B" w:rsidRPr="00B0295C" w14:paraId="70F15ECF" w14:textId="77777777" w:rsidTr="00140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1077784E" w14:textId="77777777" w:rsidR="00D0380B" w:rsidRPr="000B1E2A" w:rsidRDefault="00EF1D39" w:rsidP="00E03C03">
            <w:pPr>
              <w:rPr>
                <w:color w:val="auto"/>
                <w:sz w:val="22"/>
                <w:szCs w:val="16"/>
              </w:rPr>
            </w:pPr>
            <w:r w:rsidRPr="00A56331">
              <w:rPr>
                <w:color w:val="auto"/>
                <w:sz w:val="22"/>
                <w:szCs w:val="16"/>
              </w:rPr>
              <w:t>r</w:t>
            </w:r>
            <w:r w:rsidR="00FA1487" w:rsidRPr="000B1E2A">
              <w:rPr>
                <w:color w:val="auto"/>
                <w:sz w:val="22"/>
                <w:szCs w:val="16"/>
              </w:rPr>
              <w:t>esilience-route</w:t>
            </w:r>
          </w:p>
        </w:tc>
        <w:tc>
          <w:tcPr>
            <w:tcW w:w="0" w:type="dxa"/>
            <w:tcBorders>
              <w:top w:val="none" w:sz="0" w:space="0" w:color="auto"/>
              <w:left w:val="none" w:sz="0" w:space="0" w:color="auto"/>
              <w:bottom w:val="none" w:sz="0" w:space="0" w:color="auto"/>
              <w:right w:val="none" w:sz="0" w:space="0" w:color="auto"/>
            </w:tcBorders>
          </w:tcPr>
          <w:p w14:paraId="524EFECF" w14:textId="77777777" w:rsidR="00F55CF7" w:rsidRPr="00D0380B" w:rsidRDefault="00F55CF7" w:rsidP="00E03C03">
            <w:pPr>
              <w:cnfStyle w:val="000000100000" w:firstRow="0" w:lastRow="0" w:firstColumn="0" w:lastColumn="0" w:oddVBand="0" w:evenVBand="0" w:oddHBand="1" w:evenHBand="0" w:firstRowFirstColumn="0" w:firstRowLastColumn="0" w:lastRowFirstColumn="0" w:lastRowLastColumn="0"/>
              <w:rPr>
                <w:b/>
                <w:bCs/>
                <w:sz w:val="22"/>
                <w:szCs w:val="16"/>
              </w:rPr>
            </w:pPr>
            <w:r>
              <w:rPr>
                <w:b/>
                <w:bCs/>
                <w:sz w:val="22"/>
                <w:szCs w:val="16"/>
              </w:rPr>
              <w:t>route</w:t>
            </w:r>
            <w:r w:rsidR="00261BA3">
              <w:rPr>
                <w:b/>
                <w:bCs/>
                <w:sz w:val="22"/>
                <w:szCs w:val="16"/>
              </w:rPr>
              <w:t xml:space="preserve"> (connection)</w:t>
            </w:r>
          </w:p>
        </w:tc>
        <w:tc>
          <w:tcPr>
            <w:tcW w:w="0" w:type="dxa"/>
            <w:tcBorders>
              <w:top w:val="none" w:sz="0" w:space="0" w:color="auto"/>
              <w:left w:val="none" w:sz="0" w:space="0" w:color="auto"/>
              <w:bottom w:val="none" w:sz="0" w:space="0" w:color="auto"/>
              <w:right w:val="none" w:sz="0" w:space="0" w:color="auto"/>
            </w:tcBorders>
          </w:tcPr>
          <w:p w14:paraId="3B922710" w14:textId="77777777" w:rsidR="00D0380B" w:rsidRDefault="00F55CF7" w:rsidP="00E03C03">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resilien</w:t>
            </w:r>
            <w:r w:rsidR="000B1E2A">
              <w:rPr>
                <w:sz w:val="22"/>
                <w:szCs w:val="16"/>
              </w:rPr>
              <w:t>ce</w:t>
            </w:r>
            <w:r>
              <w:rPr>
                <w:sz w:val="22"/>
                <w:szCs w:val="16"/>
              </w:rPr>
              <w:t>-route</w:t>
            </w:r>
          </w:p>
        </w:tc>
      </w:tr>
      <w:tr w:rsidR="00D0380B" w:rsidRPr="00B0295C" w14:paraId="3073859C" w14:textId="77777777" w:rsidTr="00140561">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76CF2EC5" w14:textId="77777777" w:rsidR="00D0380B" w:rsidRPr="00370634" w:rsidRDefault="005A526B" w:rsidP="00E03C03">
            <w:pPr>
              <w:rPr>
                <w:color w:val="auto"/>
                <w:sz w:val="22"/>
                <w:szCs w:val="16"/>
              </w:rPr>
            </w:pPr>
            <w:r w:rsidRPr="00370634">
              <w:rPr>
                <w:color w:val="auto"/>
                <w:sz w:val="22"/>
                <w:szCs w:val="16"/>
              </w:rPr>
              <w:t>r</w:t>
            </w:r>
            <w:r w:rsidR="00F6047D" w:rsidRPr="00370634">
              <w:rPr>
                <w:color w:val="auto"/>
                <w:sz w:val="22"/>
                <w:szCs w:val="16"/>
              </w:rPr>
              <w:t>esiliency-route-constraint</w:t>
            </w:r>
          </w:p>
        </w:tc>
        <w:tc>
          <w:tcPr>
            <w:tcW w:w="0" w:type="dxa"/>
          </w:tcPr>
          <w:p w14:paraId="05423A46" w14:textId="77777777" w:rsidR="00D0380B" w:rsidRPr="00D0380B" w:rsidRDefault="00905515" w:rsidP="00E03C03">
            <w:pPr>
              <w:cnfStyle w:val="000000000000" w:firstRow="0" w:lastRow="0" w:firstColumn="0" w:lastColumn="0" w:oddVBand="0" w:evenVBand="0" w:oddHBand="0" w:evenHBand="0" w:firstRowFirstColumn="0" w:firstRowLastColumn="0" w:lastRowFirstColumn="0" w:lastRowLastColumn="0"/>
              <w:rPr>
                <w:b/>
                <w:bCs/>
                <w:sz w:val="22"/>
                <w:szCs w:val="16"/>
              </w:rPr>
            </w:pPr>
            <w:r>
              <w:rPr>
                <w:b/>
                <w:bCs/>
                <w:sz w:val="22"/>
                <w:szCs w:val="16"/>
              </w:rPr>
              <w:t>resilience-</w:t>
            </w:r>
            <w:r w:rsidR="007800F0">
              <w:rPr>
                <w:b/>
                <w:bCs/>
                <w:sz w:val="22"/>
                <w:szCs w:val="16"/>
              </w:rPr>
              <w:t>constraint</w:t>
            </w:r>
          </w:p>
        </w:tc>
        <w:tc>
          <w:tcPr>
            <w:tcW w:w="0" w:type="dxa"/>
          </w:tcPr>
          <w:p w14:paraId="58C248E6" w14:textId="77777777" w:rsidR="00D0380B" w:rsidRDefault="00E87F72" w:rsidP="00E03C03">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resilienc</w:t>
            </w:r>
            <w:r w:rsidR="007800F0">
              <w:rPr>
                <w:sz w:val="22"/>
                <w:szCs w:val="16"/>
              </w:rPr>
              <w:t>y-</w:t>
            </w:r>
            <w:r w:rsidR="00864961">
              <w:rPr>
                <w:sz w:val="22"/>
                <w:szCs w:val="16"/>
              </w:rPr>
              <w:t>route</w:t>
            </w:r>
            <w:r>
              <w:rPr>
                <w:sz w:val="22"/>
                <w:szCs w:val="16"/>
              </w:rPr>
              <w:t>-constraint</w:t>
            </w:r>
          </w:p>
        </w:tc>
      </w:tr>
      <w:tr w:rsidR="001958FB" w:rsidRPr="00B0295C" w14:paraId="33FB2E4D" w14:textId="77777777" w:rsidTr="00140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5AD97448" w14:textId="77777777" w:rsidR="001958FB" w:rsidRPr="00A56331" w:rsidRDefault="001958FB" w:rsidP="00E03C03">
            <w:pPr>
              <w:rPr>
                <w:color w:val="auto"/>
                <w:sz w:val="22"/>
                <w:szCs w:val="16"/>
              </w:rPr>
            </w:pPr>
            <w:r w:rsidRPr="00A56331">
              <w:rPr>
                <w:color w:val="auto"/>
                <w:sz w:val="22"/>
                <w:szCs w:val="16"/>
              </w:rPr>
              <w:t>layer-protocol-constraint</w:t>
            </w:r>
          </w:p>
        </w:tc>
        <w:tc>
          <w:tcPr>
            <w:tcW w:w="0" w:type="dxa"/>
            <w:tcBorders>
              <w:top w:val="none" w:sz="0" w:space="0" w:color="auto"/>
              <w:left w:val="none" w:sz="0" w:space="0" w:color="auto"/>
              <w:bottom w:val="none" w:sz="0" w:space="0" w:color="auto"/>
              <w:right w:val="none" w:sz="0" w:space="0" w:color="auto"/>
            </w:tcBorders>
          </w:tcPr>
          <w:p w14:paraId="634EDA5A" w14:textId="77777777" w:rsidR="001958FB" w:rsidDel="00905515" w:rsidRDefault="00D84A09" w:rsidP="00E03C03">
            <w:pPr>
              <w:cnfStyle w:val="000000100000" w:firstRow="0" w:lastRow="0" w:firstColumn="0" w:lastColumn="0" w:oddVBand="0" w:evenVBand="0" w:oddHBand="1" w:evenHBand="0" w:firstRowFirstColumn="0" w:firstRowLastColumn="0" w:lastRowFirstColumn="0" w:lastRowLastColumn="0"/>
              <w:rPr>
                <w:b/>
                <w:bCs/>
                <w:sz w:val="22"/>
                <w:szCs w:val="16"/>
              </w:rPr>
            </w:pPr>
            <w:r>
              <w:rPr>
                <w:b/>
                <w:bCs/>
                <w:sz w:val="22"/>
                <w:szCs w:val="16"/>
              </w:rPr>
              <w:t>resilience-route (</w:t>
            </w:r>
            <w:r w:rsidR="00FC3B0A">
              <w:rPr>
                <w:b/>
                <w:bCs/>
                <w:sz w:val="22"/>
                <w:szCs w:val="16"/>
              </w:rPr>
              <w:t>connection/route)</w:t>
            </w:r>
          </w:p>
        </w:tc>
        <w:tc>
          <w:tcPr>
            <w:tcW w:w="0" w:type="dxa"/>
            <w:tcBorders>
              <w:top w:val="none" w:sz="0" w:space="0" w:color="auto"/>
              <w:left w:val="none" w:sz="0" w:space="0" w:color="auto"/>
              <w:bottom w:val="none" w:sz="0" w:space="0" w:color="auto"/>
              <w:right w:val="none" w:sz="0" w:space="0" w:color="auto"/>
            </w:tcBorders>
          </w:tcPr>
          <w:p w14:paraId="631B939F" w14:textId="77777777" w:rsidR="001958FB" w:rsidRDefault="00943E9E" w:rsidP="00E03C03">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layer-p</w:t>
            </w:r>
            <w:r w:rsidR="00BA22CD">
              <w:rPr>
                <w:sz w:val="22"/>
                <w:szCs w:val="16"/>
              </w:rPr>
              <w:t>r</w:t>
            </w:r>
            <w:r>
              <w:rPr>
                <w:sz w:val="22"/>
                <w:szCs w:val="16"/>
              </w:rPr>
              <w:t>otocol-constraint</w:t>
            </w:r>
          </w:p>
        </w:tc>
      </w:tr>
      <w:tr w:rsidR="00E03C03" w:rsidRPr="00B0295C" w14:paraId="7B9EC47B" w14:textId="77777777" w:rsidTr="00140561">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462C1D42" w14:textId="77777777" w:rsidR="00E03C03" w:rsidRPr="00A56331" w:rsidRDefault="00E03C03" w:rsidP="00E03C03">
            <w:pPr>
              <w:rPr>
                <w:color w:val="auto"/>
                <w:sz w:val="22"/>
                <w:szCs w:val="16"/>
              </w:rPr>
            </w:pPr>
            <w:r w:rsidRPr="00A56331">
              <w:rPr>
                <w:color w:val="auto"/>
                <w:sz w:val="22"/>
                <w:szCs w:val="16"/>
              </w:rPr>
              <w:t>routing-constraint</w:t>
            </w:r>
          </w:p>
        </w:tc>
        <w:tc>
          <w:tcPr>
            <w:tcW w:w="3485" w:type="dxa"/>
          </w:tcPr>
          <w:p w14:paraId="256B4C4A" w14:textId="77777777" w:rsidR="00864961" w:rsidRPr="00A56331" w:rsidRDefault="00864961" w:rsidP="00864961">
            <w:pPr>
              <w:cnfStyle w:val="000000000000" w:firstRow="0" w:lastRow="0" w:firstColumn="0" w:lastColumn="0" w:oddVBand="0" w:evenVBand="0" w:oddHBand="0" w:evenHBand="0" w:firstRowFirstColumn="0" w:firstRowLastColumn="0" w:lastRowFirstColumn="0" w:lastRowLastColumn="0"/>
              <w:rPr>
                <w:b/>
                <w:bCs/>
                <w:sz w:val="22"/>
                <w:szCs w:val="16"/>
              </w:rPr>
            </w:pPr>
            <w:r w:rsidRPr="00A56331">
              <w:rPr>
                <w:b/>
                <w:bCs/>
                <w:sz w:val="22"/>
                <w:szCs w:val="16"/>
              </w:rPr>
              <w:t>connectivity-service,</w:t>
            </w:r>
          </w:p>
          <w:p w14:paraId="205A6829" w14:textId="77777777" w:rsidR="00E03C03" w:rsidRPr="00A56331" w:rsidRDefault="00864961" w:rsidP="00864961">
            <w:pPr>
              <w:cnfStyle w:val="000000000000" w:firstRow="0" w:lastRow="0" w:firstColumn="0" w:lastColumn="0" w:oddVBand="0" w:evenVBand="0" w:oddHBand="0" w:evenHBand="0" w:firstRowFirstColumn="0" w:firstRowLastColumn="0" w:lastRowFirstColumn="0" w:lastRowLastColumn="0"/>
              <w:rPr>
                <w:b/>
                <w:bCs/>
                <w:sz w:val="22"/>
                <w:szCs w:val="16"/>
              </w:rPr>
            </w:pPr>
            <w:r w:rsidRPr="00A56331">
              <w:rPr>
                <w:b/>
                <w:bCs/>
                <w:sz w:val="22"/>
                <w:szCs w:val="16"/>
              </w:rPr>
              <w:t>resiliency-route-constraint</w:t>
            </w:r>
          </w:p>
        </w:tc>
        <w:tc>
          <w:tcPr>
            <w:tcW w:w="3486" w:type="dxa"/>
          </w:tcPr>
          <w:p w14:paraId="475AA5FD" w14:textId="77777777" w:rsidR="001A0550" w:rsidRPr="005A526B" w:rsidRDefault="00EE4B15" w:rsidP="00E03C03">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routing-constraint</w:t>
            </w:r>
            <w:r w:rsidR="000D2F36">
              <w:rPr>
                <w:rStyle w:val="FootnoteReference"/>
                <w:sz w:val="22"/>
                <w:szCs w:val="16"/>
              </w:rPr>
              <w:footnoteReference w:id="46"/>
            </w:r>
          </w:p>
        </w:tc>
      </w:tr>
      <w:tr w:rsidR="00D029A3" w:rsidRPr="00B0295C" w14:paraId="4F8FCAF0" w14:textId="77777777" w:rsidTr="00140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14E4A044" w14:textId="77777777" w:rsidR="00D029A3" w:rsidRPr="00A56331" w:rsidRDefault="00A02FF0" w:rsidP="00E03C03">
            <w:pPr>
              <w:rPr>
                <w:color w:val="auto"/>
                <w:sz w:val="22"/>
                <w:szCs w:val="16"/>
              </w:rPr>
            </w:pPr>
            <w:r>
              <w:rPr>
                <w:color w:val="auto"/>
                <w:sz w:val="22"/>
                <w:szCs w:val="16"/>
              </w:rPr>
              <w:t>s</w:t>
            </w:r>
            <w:r w:rsidR="00370634" w:rsidRPr="00A56331">
              <w:rPr>
                <w:color w:val="auto"/>
                <w:sz w:val="22"/>
                <w:szCs w:val="16"/>
              </w:rPr>
              <w:t>witch</w:t>
            </w:r>
          </w:p>
        </w:tc>
        <w:tc>
          <w:tcPr>
            <w:tcW w:w="0" w:type="dxa"/>
            <w:tcBorders>
              <w:top w:val="none" w:sz="0" w:space="0" w:color="auto"/>
              <w:left w:val="none" w:sz="0" w:space="0" w:color="auto"/>
              <w:bottom w:val="none" w:sz="0" w:space="0" w:color="auto"/>
              <w:right w:val="none" w:sz="0" w:space="0" w:color="auto"/>
            </w:tcBorders>
          </w:tcPr>
          <w:p w14:paraId="21E514AA" w14:textId="77777777" w:rsidR="00D029A3" w:rsidRPr="00D029A3" w:rsidRDefault="00370634" w:rsidP="00864961">
            <w:pPr>
              <w:cnfStyle w:val="000000100000" w:firstRow="0" w:lastRow="0" w:firstColumn="0" w:lastColumn="0" w:oddVBand="0" w:evenVBand="0" w:oddHBand="1" w:evenHBand="0" w:firstRowFirstColumn="0" w:firstRowLastColumn="0" w:lastRowFirstColumn="0" w:lastRowLastColumn="0"/>
              <w:rPr>
                <w:b/>
                <w:bCs/>
                <w:sz w:val="22"/>
                <w:szCs w:val="16"/>
              </w:rPr>
            </w:pPr>
            <w:r>
              <w:rPr>
                <w:b/>
                <w:bCs/>
                <w:sz w:val="22"/>
                <w:szCs w:val="16"/>
              </w:rPr>
              <w:t>switch-control</w:t>
            </w:r>
          </w:p>
        </w:tc>
        <w:tc>
          <w:tcPr>
            <w:tcW w:w="0" w:type="dxa"/>
            <w:tcBorders>
              <w:top w:val="none" w:sz="0" w:space="0" w:color="auto"/>
              <w:left w:val="none" w:sz="0" w:space="0" w:color="auto"/>
              <w:bottom w:val="none" w:sz="0" w:space="0" w:color="auto"/>
              <w:right w:val="none" w:sz="0" w:space="0" w:color="auto"/>
            </w:tcBorders>
          </w:tcPr>
          <w:p w14:paraId="6C568DEE" w14:textId="77777777" w:rsidR="00D029A3" w:rsidDel="00EE4B15" w:rsidRDefault="00370634" w:rsidP="00E03C03">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switch</w:t>
            </w:r>
          </w:p>
        </w:tc>
      </w:tr>
      <w:tr w:rsidR="00E03C03" w:rsidRPr="00B0295C" w14:paraId="2B9D42EC" w14:textId="77777777" w:rsidTr="00140561">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5A692D2E" w14:textId="77777777" w:rsidR="00E03C03" w:rsidRPr="00A56331" w:rsidRDefault="00F323C6" w:rsidP="00E03C03">
            <w:pPr>
              <w:rPr>
                <w:color w:val="auto"/>
                <w:sz w:val="22"/>
                <w:szCs w:val="16"/>
              </w:rPr>
            </w:pPr>
            <w:r w:rsidRPr="00A56331">
              <w:rPr>
                <w:color w:val="auto"/>
                <w:sz w:val="22"/>
                <w:szCs w:val="16"/>
              </w:rPr>
              <w:t>path-</w:t>
            </w:r>
            <w:r w:rsidR="00E03C03" w:rsidRPr="00A56331">
              <w:rPr>
                <w:color w:val="auto"/>
                <w:sz w:val="22"/>
                <w:szCs w:val="16"/>
              </w:rPr>
              <w:t>objective-function</w:t>
            </w:r>
          </w:p>
        </w:tc>
        <w:tc>
          <w:tcPr>
            <w:tcW w:w="0" w:type="dxa"/>
          </w:tcPr>
          <w:p w14:paraId="0FF72F4E" w14:textId="77777777" w:rsidR="00E03C03" w:rsidRPr="00A56331" w:rsidRDefault="00E03C03" w:rsidP="00E03C03">
            <w:pPr>
              <w:cnfStyle w:val="000000000000" w:firstRow="0" w:lastRow="0" w:firstColumn="0" w:lastColumn="0" w:oddVBand="0" w:evenVBand="0" w:oddHBand="0" w:evenHBand="0" w:firstRowFirstColumn="0" w:firstRowLastColumn="0" w:lastRowFirstColumn="0" w:lastRowLastColumn="0"/>
              <w:rPr>
                <w:b/>
                <w:bCs/>
                <w:sz w:val="22"/>
                <w:szCs w:val="16"/>
              </w:rPr>
            </w:pPr>
            <w:r w:rsidRPr="00A56331">
              <w:rPr>
                <w:b/>
                <w:bCs/>
                <w:sz w:val="22"/>
                <w:szCs w:val="16"/>
              </w:rPr>
              <w:t>path-computation-service</w:t>
            </w:r>
          </w:p>
        </w:tc>
        <w:tc>
          <w:tcPr>
            <w:tcW w:w="0" w:type="dxa"/>
          </w:tcPr>
          <w:p w14:paraId="18DE84E7" w14:textId="77777777" w:rsidR="00E03C03" w:rsidRPr="00B0295C" w:rsidRDefault="00E03C03" w:rsidP="00E03C03">
            <w:pPr>
              <w:cnfStyle w:val="000000000000" w:firstRow="0" w:lastRow="0" w:firstColumn="0" w:lastColumn="0" w:oddVBand="0" w:evenVBand="0" w:oddHBand="0" w:evenHBand="0" w:firstRowFirstColumn="0" w:firstRowLastColumn="0" w:lastRowFirstColumn="0" w:lastRowLastColumn="0"/>
              <w:rPr>
                <w:sz w:val="22"/>
                <w:szCs w:val="16"/>
              </w:rPr>
            </w:pPr>
            <w:r w:rsidRPr="00A56331">
              <w:rPr>
                <w:color w:val="FF0000"/>
                <w:sz w:val="22"/>
                <w:szCs w:val="16"/>
              </w:rPr>
              <w:t>objective-function</w:t>
            </w:r>
          </w:p>
        </w:tc>
      </w:tr>
      <w:tr w:rsidR="00E03C03" w:rsidRPr="00B0295C" w14:paraId="7F09D5F9" w14:textId="77777777" w:rsidTr="00140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4B1D29A1" w14:textId="77777777" w:rsidR="00E03C03" w:rsidRPr="00A56331" w:rsidRDefault="00F323C6" w:rsidP="00E03C03">
            <w:pPr>
              <w:rPr>
                <w:color w:val="auto"/>
                <w:sz w:val="22"/>
                <w:szCs w:val="16"/>
              </w:rPr>
            </w:pPr>
            <w:r w:rsidRPr="00A56331">
              <w:rPr>
                <w:color w:val="auto"/>
                <w:sz w:val="22"/>
                <w:szCs w:val="16"/>
              </w:rPr>
              <w:t>path-</w:t>
            </w:r>
            <w:r w:rsidR="00E03C03" w:rsidRPr="00A56331">
              <w:rPr>
                <w:color w:val="auto"/>
                <w:sz w:val="22"/>
                <w:szCs w:val="16"/>
              </w:rPr>
              <w:t>optimization-constraint</w:t>
            </w:r>
          </w:p>
        </w:tc>
        <w:tc>
          <w:tcPr>
            <w:tcW w:w="0" w:type="dxa"/>
            <w:tcBorders>
              <w:top w:val="none" w:sz="0" w:space="0" w:color="auto"/>
              <w:left w:val="none" w:sz="0" w:space="0" w:color="auto"/>
              <w:bottom w:val="none" w:sz="0" w:space="0" w:color="auto"/>
              <w:right w:val="none" w:sz="0" w:space="0" w:color="auto"/>
            </w:tcBorders>
          </w:tcPr>
          <w:p w14:paraId="38D2F3C9" w14:textId="77777777" w:rsidR="00E03C03" w:rsidRPr="00A56331" w:rsidRDefault="00E03C03" w:rsidP="00E03C03">
            <w:pPr>
              <w:tabs>
                <w:tab w:val="left" w:pos="1755"/>
              </w:tabs>
              <w:cnfStyle w:val="000000100000" w:firstRow="0" w:lastRow="0" w:firstColumn="0" w:lastColumn="0" w:oddVBand="0" w:evenVBand="0" w:oddHBand="1" w:evenHBand="0" w:firstRowFirstColumn="0" w:firstRowLastColumn="0" w:lastRowFirstColumn="0" w:lastRowLastColumn="0"/>
              <w:rPr>
                <w:b/>
                <w:bCs/>
                <w:sz w:val="22"/>
                <w:szCs w:val="16"/>
              </w:rPr>
            </w:pPr>
            <w:r w:rsidRPr="00A56331">
              <w:rPr>
                <w:b/>
                <w:bCs/>
                <w:sz w:val="22"/>
                <w:szCs w:val="16"/>
              </w:rPr>
              <w:t>path-computation-service</w:t>
            </w:r>
          </w:p>
        </w:tc>
        <w:tc>
          <w:tcPr>
            <w:tcW w:w="0" w:type="dxa"/>
            <w:tcBorders>
              <w:top w:val="none" w:sz="0" w:space="0" w:color="auto"/>
              <w:left w:val="none" w:sz="0" w:space="0" w:color="auto"/>
              <w:bottom w:val="none" w:sz="0" w:space="0" w:color="auto"/>
              <w:right w:val="none" w:sz="0" w:space="0" w:color="auto"/>
            </w:tcBorders>
          </w:tcPr>
          <w:p w14:paraId="0FDF27E3" w14:textId="77777777" w:rsidR="00E03C03" w:rsidRPr="00B0295C" w:rsidRDefault="00E03C03" w:rsidP="00E03C03">
            <w:pPr>
              <w:cnfStyle w:val="000000100000" w:firstRow="0" w:lastRow="0" w:firstColumn="0" w:lastColumn="0" w:oddVBand="0" w:evenVBand="0" w:oddHBand="1" w:evenHBand="0" w:firstRowFirstColumn="0" w:firstRowLastColumn="0" w:lastRowFirstColumn="0" w:lastRowLastColumn="0"/>
              <w:rPr>
                <w:sz w:val="22"/>
                <w:szCs w:val="16"/>
              </w:rPr>
            </w:pPr>
            <w:r w:rsidRPr="00A56331">
              <w:rPr>
                <w:color w:val="FF0000"/>
                <w:sz w:val="22"/>
                <w:szCs w:val="16"/>
              </w:rPr>
              <w:t>optimization-constraint</w:t>
            </w:r>
          </w:p>
        </w:tc>
      </w:tr>
      <w:tr w:rsidR="00E03C03" w:rsidRPr="00B0295C" w14:paraId="33EA6B82" w14:textId="77777777" w:rsidTr="00140561">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3762BF99" w14:textId="77777777" w:rsidR="00E03C03" w:rsidRPr="00A56331" w:rsidRDefault="00E03C03" w:rsidP="00E03C03">
            <w:pPr>
              <w:rPr>
                <w:color w:val="auto"/>
                <w:sz w:val="22"/>
                <w:szCs w:val="16"/>
              </w:rPr>
            </w:pPr>
            <w:r w:rsidRPr="00A56331">
              <w:rPr>
                <w:color w:val="auto"/>
                <w:sz w:val="22"/>
                <w:szCs w:val="16"/>
              </w:rPr>
              <w:t>oam-service-point</w:t>
            </w:r>
          </w:p>
        </w:tc>
        <w:tc>
          <w:tcPr>
            <w:tcW w:w="0" w:type="dxa"/>
          </w:tcPr>
          <w:p w14:paraId="625D1A16" w14:textId="77777777" w:rsidR="00E03C03" w:rsidRPr="00A56331" w:rsidRDefault="005E5B9A" w:rsidP="00E03C03">
            <w:pPr>
              <w:cnfStyle w:val="000000000000" w:firstRow="0" w:lastRow="0" w:firstColumn="0" w:lastColumn="0" w:oddVBand="0" w:evenVBand="0" w:oddHBand="0" w:evenHBand="0" w:firstRowFirstColumn="0" w:firstRowLastColumn="0" w:lastRowFirstColumn="0" w:lastRowLastColumn="0"/>
              <w:rPr>
                <w:b/>
                <w:bCs/>
                <w:sz w:val="22"/>
                <w:szCs w:val="16"/>
              </w:rPr>
            </w:pPr>
            <w:r w:rsidRPr="00A56331">
              <w:rPr>
                <w:b/>
                <w:bCs/>
                <w:sz w:val="22"/>
                <w:szCs w:val="16"/>
              </w:rPr>
              <w:t>oam-</w:t>
            </w:r>
            <w:r w:rsidR="00150B3B" w:rsidRPr="00A56331">
              <w:rPr>
                <w:b/>
                <w:bCs/>
                <w:sz w:val="22"/>
                <w:szCs w:val="16"/>
              </w:rPr>
              <w:t>service</w:t>
            </w:r>
          </w:p>
        </w:tc>
        <w:tc>
          <w:tcPr>
            <w:tcW w:w="0" w:type="dxa"/>
          </w:tcPr>
          <w:p w14:paraId="28BE9F1A" w14:textId="77777777" w:rsidR="00E03C03" w:rsidRPr="00B0295C" w:rsidRDefault="00150B3B" w:rsidP="00E03C03">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oam-service-point</w:t>
            </w:r>
          </w:p>
        </w:tc>
      </w:tr>
      <w:tr w:rsidR="00E03C03" w:rsidRPr="00B0295C" w14:paraId="29D0BA13" w14:textId="77777777" w:rsidTr="00140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432B2382" w14:textId="77777777" w:rsidR="00E03C03" w:rsidRPr="00A56331" w:rsidRDefault="00E03C03" w:rsidP="00E03C03">
            <w:pPr>
              <w:rPr>
                <w:color w:val="auto"/>
                <w:sz w:val="22"/>
                <w:szCs w:val="16"/>
              </w:rPr>
            </w:pPr>
            <w:r w:rsidRPr="00A56331">
              <w:rPr>
                <w:color w:val="auto"/>
                <w:sz w:val="22"/>
                <w:szCs w:val="16"/>
              </w:rPr>
              <w:t>mep</w:t>
            </w:r>
          </w:p>
        </w:tc>
        <w:tc>
          <w:tcPr>
            <w:tcW w:w="0" w:type="dxa"/>
            <w:tcBorders>
              <w:top w:val="none" w:sz="0" w:space="0" w:color="auto"/>
              <w:left w:val="none" w:sz="0" w:space="0" w:color="auto"/>
              <w:bottom w:val="none" w:sz="0" w:space="0" w:color="auto"/>
              <w:right w:val="none" w:sz="0" w:space="0" w:color="auto"/>
            </w:tcBorders>
          </w:tcPr>
          <w:p w14:paraId="68FDFE6D" w14:textId="77777777" w:rsidR="00E14ADA" w:rsidRDefault="00677F14" w:rsidP="00E03C03">
            <w:pPr>
              <w:tabs>
                <w:tab w:val="left" w:pos="990"/>
              </w:tabs>
              <w:cnfStyle w:val="000000100000" w:firstRow="0" w:lastRow="0" w:firstColumn="0" w:lastColumn="0" w:oddVBand="0" w:evenVBand="0" w:oddHBand="1" w:evenHBand="0" w:firstRowFirstColumn="0" w:firstRowLastColumn="0" w:lastRowFirstColumn="0" w:lastRowLastColumn="0"/>
              <w:rPr>
                <w:b/>
                <w:bCs/>
                <w:sz w:val="22"/>
                <w:szCs w:val="16"/>
              </w:rPr>
            </w:pPr>
            <w:r>
              <w:rPr>
                <w:b/>
                <w:bCs/>
                <w:sz w:val="22"/>
                <w:szCs w:val="16"/>
              </w:rPr>
              <w:t>c</w:t>
            </w:r>
            <w:r w:rsidR="00E14ADA">
              <w:rPr>
                <w:b/>
                <w:bCs/>
                <w:sz w:val="22"/>
                <w:szCs w:val="16"/>
              </w:rPr>
              <w:t>onnection-end-point,</w:t>
            </w:r>
          </w:p>
          <w:p w14:paraId="73169162" w14:textId="77777777" w:rsidR="005750BB" w:rsidRDefault="005750BB" w:rsidP="00E03C03">
            <w:pPr>
              <w:tabs>
                <w:tab w:val="left" w:pos="990"/>
              </w:tabs>
              <w:cnfStyle w:val="000000100000" w:firstRow="0" w:lastRow="0" w:firstColumn="0" w:lastColumn="0" w:oddVBand="0" w:evenVBand="0" w:oddHBand="1" w:evenHBand="0" w:firstRowFirstColumn="0" w:firstRowLastColumn="0" w:lastRowFirstColumn="0" w:lastRowLastColumn="0"/>
              <w:rPr>
                <w:b/>
                <w:bCs/>
                <w:sz w:val="22"/>
                <w:szCs w:val="16"/>
              </w:rPr>
            </w:pPr>
            <w:r>
              <w:rPr>
                <w:b/>
                <w:bCs/>
                <w:sz w:val="22"/>
                <w:szCs w:val="16"/>
              </w:rPr>
              <w:t>meg</w:t>
            </w:r>
            <w:r w:rsidR="00677F14">
              <w:rPr>
                <w:b/>
                <w:bCs/>
                <w:sz w:val="22"/>
                <w:szCs w:val="16"/>
              </w:rPr>
              <w:t>,</w:t>
            </w:r>
          </w:p>
          <w:p w14:paraId="43D44B1F" w14:textId="77777777" w:rsidR="00677F14" w:rsidRDefault="00677F14" w:rsidP="00E03C03">
            <w:pPr>
              <w:tabs>
                <w:tab w:val="left" w:pos="990"/>
              </w:tabs>
              <w:cnfStyle w:val="000000100000" w:firstRow="0" w:lastRow="0" w:firstColumn="0" w:lastColumn="0" w:oddVBand="0" w:evenVBand="0" w:oddHBand="1" w:evenHBand="0" w:firstRowFirstColumn="0" w:firstRowLastColumn="0" w:lastRowFirstColumn="0" w:lastRowLastColumn="0"/>
              <w:rPr>
                <w:b/>
                <w:bCs/>
                <w:sz w:val="22"/>
                <w:szCs w:val="16"/>
              </w:rPr>
            </w:pPr>
            <w:r>
              <w:rPr>
                <w:b/>
                <w:bCs/>
                <w:sz w:val="22"/>
                <w:szCs w:val="16"/>
              </w:rPr>
              <w:t>node-edge-point</w:t>
            </w:r>
          </w:p>
          <w:p w14:paraId="4252BB1B" w14:textId="77777777" w:rsidR="00733C5E" w:rsidRDefault="00150B3B" w:rsidP="00E03C03">
            <w:pPr>
              <w:tabs>
                <w:tab w:val="left" w:pos="990"/>
              </w:tabs>
              <w:cnfStyle w:val="000000100000" w:firstRow="0" w:lastRow="0" w:firstColumn="0" w:lastColumn="0" w:oddVBand="0" w:evenVBand="0" w:oddHBand="1" w:evenHBand="0" w:firstRowFirstColumn="0" w:firstRowLastColumn="0" w:lastRowFirstColumn="0" w:lastRowLastColumn="0"/>
              <w:rPr>
                <w:b/>
                <w:bCs/>
                <w:sz w:val="22"/>
                <w:szCs w:val="16"/>
              </w:rPr>
            </w:pPr>
            <w:r w:rsidRPr="00A56331">
              <w:rPr>
                <w:b/>
                <w:bCs/>
                <w:sz w:val="22"/>
                <w:szCs w:val="16"/>
              </w:rPr>
              <w:t>oam-service-point</w:t>
            </w:r>
            <w:r w:rsidR="00EA6AAF">
              <w:rPr>
                <w:b/>
                <w:bCs/>
                <w:sz w:val="22"/>
                <w:szCs w:val="16"/>
              </w:rPr>
              <w:t xml:space="preserve"> (</w:t>
            </w:r>
            <w:r w:rsidR="00EA6AAF" w:rsidRPr="004A7A10">
              <w:rPr>
                <w:b/>
                <w:bCs/>
                <w:sz w:val="22"/>
                <w:szCs w:val="16"/>
              </w:rPr>
              <w:t>oam-service</w:t>
            </w:r>
            <w:r w:rsidR="00EA6AAF">
              <w:rPr>
                <w:b/>
                <w:bCs/>
                <w:sz w:val="22"/>
                <w:szCs w:val="16"/>
              </w:rPr>
              <w:t>)</w:t>
            </w:r>
            <w:r w:rsidR="00EA6AAF" w:rsidRPr="004A7A10">
              <w:rPr>
                <w:b/>
                <w:bCs/>
                <w:sz w:val="22"/>
                <w:szCs w:val="16"/>
              </w:rPr>
              <w:t xml:space="preserve"> </w:t>
            </w:r>
            <w:r w:rsidR="002404A1" w:rsidRPr="00A56331">
              <w:rPr>
                <w:rStyle w:val="FootnoteReference"/>
                <w:b/>
                <w:bCs/>
                <w:sz w:val="22"/>
                <w:szCs w:val="16"/>
              </w:rPr>
              <w:footnoteReference w:id="47"/>
            </w:r>
            <w:r w:rsidR="00733C5E">
              <w:rPr>
                <w:b/>
                <w:bCs/>
                <w:sz w:val="22"/>
                <w:szCs w:val="16"/>
              </w:rPr>
              <w:t>,</w:t>
            </w:r>
          </w:p>
          <w:p w14:paraId="7AE0C249" w14:textId="77777777" w:rsidR="0044443C" w:rsidRPr="00A56331" w:rsidRDefault="0044443C" w:rsidP="00E03C03">
            <w:pPr>
              <w:tabs>
                <w:tab w:val="left" w:pos="990"/>
              </w:tabs>
              <w:cnfStyle w:val="000000100000" w:firstRow="0" w:lastRow="0" w:firstColumn="0" w:lastColumn="0" w:oddVBand="0" w:evenVBand="0" w:oddHBand="1" w:evenHBand="0" w:firstRowFirstColumn="0" w:firstRowLastColumn="0" w:lastRowFirstColumn="0" w:lastRowLastColumn="0"/>
              <w:rPr>
                <w:b/>
                <w:bCs/>
                <w:sz w:val="22"/>
                <w:szCs w:val="16"/>
              </w:rPr>
            </w:pPr>
            <w:r>
              <w:rPr>
                <w:b/>
                <w:bCs/>
                <w:sz w:val="22"/>
                <w:szCs w:val="16"/>
              </w:rPr>
              <w:t>current-data</w:t>
            </w:r>
            <w:r w:rsidR="00677F14">
              <w:rPr>
                <w:b/>
                <w:bCs/>
                <w:sz w:val="22"/>
                <w:szCs w:val="16"/>
              </w:rPr>
              <w:t xml:space="preserve"> (oam-job)</w:t>
            </w:r>
          </w:p>
        </w:tc>
        <w:tc>
          <w:tcPr>
            <w:tcW w:w="0" w:type="dxa"/>
            <w:tcBorders>
              <w:top w:val="none" w:sz="0" w:space="0" w:color="auto"/>
              <w:left w:val="none" w:sz="0" w:space="0" w:color="auto"/>
              <w:bottom w:val="none" w:sz="0" w:space="0" w:color="auto"/>
              <w:right w:val="none" w:sz="0" w:space="0" w:color="auto"/>
            </w:tcBorders>
          </w:tcPr>
          <w:p w14:paraId="1B8A75AA" w14:textId="77777777" w:rsidR="00E03C03" w:rsidRPr="00B0295C" w:rsidRDefault="00150B3B" w:rsidP="00E03C03">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mep</w:t>
            </w:r>
          </w:p>
        </w:tc>
      </w:tr>
      <w:tr w:rsidR="002404A1" w:rsidRPr="00B0295C" w14:paraId="3ABE7AF4" w14:textId="77777777" w:rsidTr="00140561">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477F3109" w14:textId="77777777" w:rsidR="002404A1" w:rsidRPr="00A56331" w:rsidRDefault="002404A1" w:rsidP="002404A1">
            <w:pPr>
              <w:rPr>
                <w:color w:val="auto"/>
                <w:sz w:val="22"/>
                <w:szCs w:val="16"/>
              </w:rPr>
            </w:pPr>
            <w:r w:rsidRPr="00A56331">
              <w:rPr>
                <w:color w:val="auto"/>
                <w:sz w:val="22"/>
                <w:szCs w:val="16"/>
              </w:rPr>
              <w:lastRenderedPageBreak/>
              <w:t>mip</w:t>
            </w:r>
          </w:p>
        </w:tc>
        <w:tc>
          <w:tcPr>
            <w:tcW w:w="0" w:type="dxa"/>
          </w:tcPr>
          <w:p w14:paraId="758900B4" w14:textId="77777777" w:rsidR="00677F14" w:rsidRDefault="00677F14" w:rsidP="00677F14">
            <w:pPr>
              <w:tabs>
                <w:tab w:val="left" w:pos="990"/>
              </w:tabs>
              <w:cnfStyle w:val="000000000000" w:firstRow="0" w:lastRow="0" w:firstColumn="0" w:lastColumn="0" w:oddVBand="0" w:evenVBand="0" w:oddHBand="0" w:evenHBand="0" w:firstRowFirstColumn="0" w:firstRowLastColumn="0" w:lastRowFirstColumn="0" w:lastRowLastColumn="0"/>
              <w:rPr>
                <w:b/>
                <w:bCs/>
                <w:sz w:val="22"/>
                <w:szCs w:val="16"/>
              </w:rPr>
            </w:pPr>
            <w:r>
              <w:rPr>
                <w:b/>
                <w:bCs/>
                <w:sz w:val="22"/>
                <w:szCs w:val="16"/>
              </w:rPr>
              <w:t>connection-end-point,</w:t>
            </w:r>
          </w:p>
          <w:p w14:paraId="23ED02D0" w14:textId="77777777" w:rsidR="00677F14" w:rsidRDefault="00677F14" w:rsidP="00677F14">
            <w:pPr>
              <w:tabs>
                <w:tab w:val="left" w:pos="990"/>
              </w:tabs>
              <w:cnfStyle w:val="000000000000" w:firstRow="0" w:lastRow="0" w:firstColumn="0" w:lastColumn="0" w:oddVBand="0" w:evenVBand="0" w:oddHBand="0" w:evenHBand="0" w:firstRowFirstColumn="0" w:firstRowLastColumn="0" w:lastRowFirstColumn="0" w:lastRowLastColumn="0"/>
              <w:rPr>
                <w:b/>
                <w:bCs/>
                <w:sz w:val="22"/>
                <w:szCs w:val="16"/>
              </w:rPr>
            </w:pPr>
            <w:r>
              <w:rPr>
                <w:b/>
                <w:bCs/>
                <w:sz w:val="22"/>
                <w:szCs w:val="16"/>
              </w:rPr>
              <w:t>meg,</w:t>
            </w:r>
          </w:p>
          <w:p w14:paraId="56919E22" w14:textId="77777777" w:rsidR="00677F14" w:rsidRDefault="00677F14" w:rsidP="00677F14">
            <w:pPr>
              <w:tabs>
                <w:tab w:val="left" w:pos="990"/>
              </w:tabs>
              <w:cnfStyle w:val="000000000000" w:firstRow="0" w:lastRow="0" w:firstColumn="0" w:lastColumn="0" w:oddVBand="0" w:evenVBand="0" w:oddHBand="0" w:evenHBand="0" w:firstRowFirstColumn="0" w:firstRowLastColumn="0" w:lastRowFirstColumn="0" w:lastRowLastColumn="0"/>
              <w:rPr>
                <w:b/>
                <w:bCs/>
                <w:sz w:val="22"/>
                <w:szCs w:val="16"/>
              </w:rPr>
            </w:pPr>
            <w:r>
              <w:rPr>
                <w:b/>
                <w:bCs/>
                <w:sz w:val="22"/>
                <w:szCs w:val="16"/>
              </w:rPr>
              <w:t>node-edge-point</w:t>
            </w:r>
            <w:r w:rsidR="00733C5E">
              <w:rPr>
                <w:b/>
                <w:bCs/>
                <w:sz w:val="22"/>
                <w:szCs w:val="16"/>
              </w:rPr>
              <w:t>,</w:t>
            </w:r>
          </w:p>
          <w:p w14:paraId="2B6C5D83" w14:textId="77777777" w:rsidR="00733C5E" w:rsidRDefault="00677F14" w:rsidP="00A56331">
            <w:pPr>
              <w:tabs>
                <w:tab w:val="left" w:pos="990"/>
              </w:tabs>
              <w:cnfStyle w:val="000000000000" w:firstRow="0" w:lastRow="0" w:firstColumn="0" w:lastColumn="0" w:oddVBand="0" w:evenVBand="0" w:oddHBand="0" w:evenHBand="0" w:firstRowFirstColumn="0" w:firstRowLastColumn="0" w:lastRowFirstColumn="0" w:lastRowLastColumn="0"/>
              <w:rPr>
                <w:b/>
                <w:bCs/>
                <w:sz w:val="22"/>
                <w:szCs w:val="16"/>
              </w:rPr>
            </w:pPr>
            <w:r w:rsidRPr="004A7A10">
              <w:rPr>
                <w:b/>
                <w:bCs/>
                <w:sz w:val="22"/>
                <w:szCs w:val="16"/>
              </w:rPr>
              <w:t>oam-service-point</w:t>
            </w:r>
            <w:r>
              <w:rPr>
                <w:b/>
                <w:bCs/>
                <w:sz w:val="22"/>
                <w:szCs w:val="16"/>
              </w:rPr>
              <w:t xml:space="preserve"> (</w:t>
            </w:r>
            <w:r w:rsidRPr="004A7A10">
              <w:rPr>
                <w:b/>
                <w:bCs/>
                <w:sz w:val="22"/>
                <w:szCs w:val="16"/>
              </w:rPr>
              <w:t>oam-service</w:t>
            </w:r>
            <w:r>
              <w:rPr>
                <w:b/>
                <w:bCs/>
                <w:sz w:val="22"/>
                <w:szCs w:val="16"/>
              </w:rPr>
              <w:t>)</w:t>
            </w:r>
            <w:r w:rsidRPr="004A7A10">
              <w:rPr>
                <w:rStyle w:val="FootnoteReference"/>
                <w:b/>
                <w:bCs/>
                <w:sz w:val="22"/>
                <w:szCs w:val="16"/>
              </w:rPr>
              <w:footnoteReference w:id="48"/>
            </w:r>
            <w:r w:rsidR="00733C5E">
              <w:rPr>
                <w:b/>
                <w:bCs/>
                <w:sz w:val="22"/>
                <w:szCs w:val="16"/>
              </w:rPr>
              <w:t>,</w:t>
            </w:r>
          </w:p>
          <w:p w14:paraId="774C384A" w14:textId="77777777" w:rsidR="002404A1" w:rsidRPr="00A56331" w:rsidRDefault="00677F14" w:rsidP="00677F14">
            <w:pPr>
              <w:cnfStyle w:val="000000000000" w:firstRow="0" w:lastRow="0" w:firstColumn="0" w:lastColumn="0" w:oddVBand="0" w:evenVBand="0" w:oddHBand="0" w:evenHBand="0" w:firstRowFirstColumn="0" w:firstRowLastColumn="0" w:lastRowFirstColumn="0" w:lastRowLastColumn="0"/>
              <w:rPr>
                <w:b/>
                <w:bCs/>
                <w:sz w:val="22"/>
                <w:szCs w:val="16"/>
              </w:rPr>
            </w:pPr>
            <w:r>
              <w:rPr>
                <w:b/>
                <w:bCs/>
                <w:sz w:val="22"/>
                <w:szCs w:val="16"/>
              </w:rPr>
              <w:t>current-data (oam-job)</w:t>
            </w:r>
          </w:p>
        </w:tc>
        <w:tc>
          <w:tcPr>
            <w:tcW w:w="0" w:type="dxa"/>
          </w:tcPr>
          <w:p w14:paraId="42185695" w14:textId="77777777" w:rsidR="002404A1" w:rsidRPr="00B0295C" w:rsidRDefault="002404A1" w:rsidP="002404A1">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mip</w:t>
            </w:r>
          </w:p>
        </w:tc>
      </w:tr>
      <w:tr w:rsidR="002404A1" w:rsidRPr="00B0295C" w14:paraId="1BE37DF8" w14:textId="77777777" w:rsidTr="00140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387FC0E7" w14:textId="77777777" w:rsidR="002404A1" w:rsidRPr="00A56331" w:rsidRDefault="002404A1" w:rsidP="002404A1">
            <w:pPr>
              <w:rPr>
                <w:color w:val="auto"/>
                <w:sz w:val="22"/>
                <w:szCs w:val="16"/>
              </w:rPr>
            </w:pPr>
            <w:r w:rsidRPr="00A56331">
              <w:rPr>
                <w:color w:val="auto"/>
                <w:sz w:val="22"/>
                <w:szCs w:val="16"/>
              </w:rPr>
              <w:t>current-data</w:t>
            </w:r>
          </w:p>
        </w:tc>
        <w:tc>
          <w:tcPr>
            <w:tcW w:w="0" w:type="dxa"/>
            <w:tcBorders>
              <w:top w:val="none" w:sz="0" w:space="0" w:color="auto"/>
              <w:left w:val="none" w:sz="0" w:space="0" w:color="auto"/>
              <w:bottom w:val="none" w:sz="0" w:space="0" w:color="auto"/>
              <w:right w:val="none" w:sz="0" w:space="0" w:color="auto"/>
            </w:tcBorders>
          </w:tcPr>
          <w:p w14:paraId="181824BA" w14:textId="77777777" w:rsidR="002404A1" w:rsidRPr="00A56331" w:rsidRDefault="00C911D6" w:rsidP="002404A1">
            <w:pPr>
              <w:cnfStyle w:val="000000100000" w:firstRow="0" w:lastRow="0" w:firstColumn="0" w:lastColumn="0" w:oddVBand="0" w:evenVBand="0" w:oddHBand="1" w:evenHBand="0" w:firstRowFirstColumn="0" w:firstRowLastColumn="0" w:lastRowFirstColumn="0" w:lastRowLastColumn="0"/>
              <w:rPr>
                <w:b/>
                <w:bCs/>
                <w:sz w:val="22"/>
                <w:szCs w:val="16"/>
              </w:rPr>
            </w:pPr>
            <w:r w:rsidRPr="00A56331">
              <w:rPr>
                <w:b/>
                <w:bCs/>
                <w:sz w:val="22"/>
                <w:szCs w:val="16"/>
              </w:rPr>
              <w:t>oam-job</w:t>
            </w:r>
          </w:p>
        </w:tc>
        <w:tc>
          <w:tcPr>
            <w:tcW w:w="0" w:type="dxa"/>
            <w:tcBorders>
              <w:top w:val="none" w:sz="0" w:space="0" w:color="auto"/>
              <w:left w:val="none" w:sz="0" w:space="0" w:color="auto"/>
              <w:bottom w:val="none" w:sz="0" w:space="0" w:color="auto"/>
              <w:right w:val="none" w:sz="0" w:space="0" w:color="auto"/>
            </w:tcBorders>
          </w:tcPr>
          <w:p w14:paraId="7145BFFF" w14:textId="77777777" w:rsidR="002404A1" w:rsidRPr="00A56331" w:rsidRDefault="003F07E7" w:rsidP="002404A1">
            <w:pPr>
              <w:cnfStyle w:val="000000100000" w:firstRow="0" w:lastRow="0" w:firstColumn="0" w:lastColumn="0" w:oddVBand="0" w:evenVBand="0" w:oddHBand="1" w:evenHBand="0" w:firstRowFirstColumn="0" w:firstRowLastColumn="0" w:lastRowFirstColumn="0" w:lastRowLastColumn="0"/>
              <w:rPr>
                <w:color w:val="auto"/>
                <w:sz w:val="22"/>
                <w:szCs w:val="16"/>
              </w:rPr>
            </w:pPr>
            <w:r w:rsidRPr="00A56331">
              <w:rPr>
                <w:color w:val="auto"/>
                <w:sz w:val="22"/>
                <w:szCs w:val="16"/>
              </w:rPr>
              <w:t>current-data</w:t>
            </w:r>
          </w:p>
        </w:tc>
      </w:tr>
      <w:tr w:rsidR="003F07E7" w:rsidRPr="00B0295C" w14:paraId="27FDCEAA" w14:textId="77777777" w:rsidTr="00140561">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01644EF7" w14:textId="77777777" w:rsidR="003F07E7" w:rsidRPr="00A56331" w:rsidRDefault="003F07E7" w:rsidP="003F07E7">
            <w:pPr>
              <w:rPr>
                <w:color w:val="auto"/>
                <w:sz w:val="22"/>
                <w:szCs w:val="16"/>
              </w:rPr>
            </w:pPr>
            <w:r w:rsidRPr="00A56331">
              <w:rPr>
                <w:color w:val="auto"/>
                <w:sz w:val="22"/>
                <w:szCs w:val="16"/>
              </w:rPr>
              <w:t>history-data</w:t>
            </w:r>
          </w:p>
        </w:tc>
        <w:tc>
          <w:tcPr>
            <w:tcW w:w="0" w:type="dxa"/>
          </w:tcPr>
          <w:p w14:paraId="28BC4E8D" w14:textId="77777777" w:rsidR="003F07E7" w:rsidRDefault="00957841" w:rsidP="003F07E7">
            <w:pPr>
              <w:cnfStyle w:val="000000000000" w:firstRow="0" w:lastRow="0" w:firstColumn="0" w:lastColumn="0" w:oddVBand="0" w:evenVBand="0" w:oddHBand="0" w:evenHBand="0" w:firstRowFirstColumn="0" w:firstRowLastColumn="0" w:lastRowFirstColumn="0" w:lastRowLastColumn="0"/>
              <w:rPr>
                <w:b/>
                <w:bCs/>
                <w:sz w:val="22"/>
                <w:szCs w:val="16"/>
              </w:rPr>
            </w:pPr>
            <w:r>
              <w:rPr>
                <w:b/>
                <w:bCs/>
                <w:sz w:val="22"/>
                <w:szCs w:val="16"/>
              </w:rPr>
              <w:t>current-data (</w:t>
            </w:r>
            <w:r w:rsidR="00A60C65">
              <w:rPr>
                <w:b/>
                <w:bCs/>
                <w:sz w:val="22"/>
                <w:szCs w:val="16"/>
              </w:rPr>
              <w:t>oam-job)</w:t>
            </w:r>
          </w:p>
          <w:p w14:paraId="2F8B47D8" w14:textId="1D4CF317" w:rsidR="00844639" w:rsidRDefault="00844639" w:rsidP="003F07E7">
            <w:pPr>
              <w:cnfStyle w:val="000000000000" w:firstRow="0" w:lastRow="0" w:firstColumn="0" w:lastColumn="0" w:oddVBand="0" w:evenVBand="0" w:oddHBand="0" w:evenHBand="0" w:firstRowFirstColumn="0" w:firstRowLastColumn="0" w:lastRowFirstColumn="0" w:lastRowLastColumn="0"/>
              <w:rPr>
                <w:b/>
                <w:bCs/>
                <w:sz w:val="22"/>
                <w:szCs w:val="16"/>
              </w:rPr>
            </w:pPr>
            <w:r>
              <w:rPr>
                <w:b/>
                <w:bCs/>
                <w:sz w:val="22"/>
                <w:szCs w:val="16"/>
              </w:rPr>
              <w:t>cep-pm-data</w:t>
            </w:r>
          </w:p>
          <w:p w14:paraId="2A1189E2" w14:textId="295B52FC" w:rsidR="00747436" w:rsidRDefault="00747436" w:rsidP="003F07E7">
            <w:pPr>
              <w:cnfStyle w:val="000000000000" w:firstRow="0" w:lastRow="0" w:firstColumn="0" w:lastColumn="0" w:oddVBand="0" w:evenVBand="0" w:oddHBand="0" w:evenHBand="0" w:firstRowFirstColumn="0" w:firstRowLastColumn="0" w:lastRowFirstColumn="0" w:lastRowLastColumn="0"/>
              <w:rPr>
                <w:b/>
                <w:bCs/>
                <w:sz w:val="22"/>
                <w:szCs w:val="16"/>
              </w:rPr>
            </w:pPr>
            <w:r>
              <w:rPr>
                <w:b/>
                <w:bCs/>
                <w:sz w:val="22"/>
                <w:szCs w:val="16"/>
              </w:rPr>
              <w:t>mep-pm-data</w:t>
            </w:r>
          </w:p>
          <w:p w14:paraId="0036123B" w14:textId="0D163E29" w:rsidR="00747436" w:rsidRPr="00A56331" w:rsidRDefault="00747436" w:rsidP="003F07E7">
            <w:pPr>
              <w:cnfStyle w:val="000000000000" w:firstRow="0" w:lastRow="0" w:firstColumn="0" w:lastColumn="0" w:oddVBand="0" w:evenVBand="0" w:oddHBand="0" w:evenHBand="0" w:firstRowFirstColumn="0" w:firstRowLastColumn="0" w:lastRowFirstColumn="0" w:lastRowLastColumn="0"/>
              <w:rPr>
                <w:b/>
                <w:bCs/>
                <w:sz w:val="22"/>
                <w:szCs w:val="16"/>
              </w:rPr>
            </w:pPr>
            <w:r>
              <w:rPr>
                <w:b/>
                <w:bCs/>
                <w:sz w:val="22"/>
                <w:szCs w:val="16"/>
              </w:rPr>
              <w:t>mip-pm-data</w:t>
            </w:r>
          </w:p>
        </w:tc>
        <w:tc>
          <w:tcPr>
            <w:tcW w:w="0" w:type="dxa"/>
          </w:tcPr>
          <w:p w14:paraId="35661343" w14:textId="77777777" w:rsidR="003F07E7" w:rsidRPr="00A56331" w:rsidRDefault="003F07E7" w:rsidP="003F07E7">
            <w:pPr>
              <w:cnfStyle w:val="000000000000" w:firstRow="0" w:lastRow="0" w:firstColumn="0" w:lastColumn="0" w:oddVBand="0" w:evenVBand="0" w:oddHBand="0" w:evenHBand="0" w:firstRowFirstColumn="0" w:firstRowLastColumn="0" w:lastRowFirstColumn="0" w:lastRowLastColumn="0"/>
              <w:rPr>
                <w:color w:val="auto"/>
                <w:sz w:val="22"/>
                <w:szCs w:val="16"/>
              </w:rPr>
            </w:pPr>
            <w:r w:rsidRPr="00A56331">
              <w:rPr>
                <w:color w:val="auto"/>
                <w:sz w:val="22"/>
                <w:szCs w:val="16"/>
              </w:rPr>
              <w:t>history-data</w:t>
            </w:r>
          </w:p>
        </w:tc>
      </w:tr>
      <w:tr w:rsidR="003F07E7" w:rsidRPr="00B0295C" w14:paraId="2EB3B178" w14:textId="77777777" w:rsidTr="00872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single" w:sz="4" w:space="0" w:color="auto"/>
              <w:right w:val="none" w:sz="0" w:space="0" w:color="auto"/>
            </w:tcBorders>
          </w:tcPr>
          <w:p w14:paraId="4EEE0B40" w14:textId="77777777" w:rsidR="003F07E7" w:rsidRPr="00B0295C" w:rsidRDefault="003F07E7" w:rsidP="003F07E7">
            <w:pPr>
              <w:rPr>
                <w:sz w:val="22"/>
                <w:szCs w:val="16"/>
              </w:rPr>
            </w:pPr>
            <w:r w:rsidRPr="00A56331">
              <w:rPr>
                <w:color w:val="auto"/>
                <w:sz w:val="22"/>
                <w:szCs w:val="16"/>
              </w:rPr>
              <w:t>pm-data</w:t>
            </w:r>
          </w:p>
        </w:tc>
        <w:tc>
          <w:tcPr>
            <w:tcW w:w="0" w:type="dxa"/>
            <w:tcBorders>
              <w:top w:val="none" w:sz="0" w:space="0" w:color="auto"/>
              <w:left w:val="none" w:sz="0" w:space="0" w:color="auto"/>
              <w:bottom w:val="single" w:sz="4" w:space="0" w:color="auto"/>
              <w:right w:val="none" w:sz="0" w:space="0" w:color="auto"/>
            </w:tcBorders>
          </w:tcPr>
          <w:p w14:paraId="1D3278A2" w14:textId="77777777" w:rsidR="003F07E7" w:rsidRPr="00A56331" w:rsidRDefault="00177DF8" w:rsidP="003F07E7">
            <w:pPr>
              <w:cnfStyle w:val="000000100000" w:firstRow="0" w:lastRow="0" w:firstColumn="0" w:lastColumn="0" w:oddVBand="0" w:evenVBand="0" w:oddHBand="1" w:evenHBand="0" w:firstRowFirstColumn="0" w:firstRowLastColumn="0" w:lastRowFirstColumn="0" w:lastRowLastColumn="0"/>
              <w:rPr>
                <w:b/>
                <w:bCs/>
                <w:sz w:val="22"/>
                <w:szCs w:val="16"/>
              </w:rPr>
            </w:pPr>
            <w:r w:rsidRPr="00A56331">
              <w:rPr>
                <w:b/>
                <w:bCs/>
                <w:sz w:val="22"/>
                <w:szCs w:val="16"/>
              </w:rPr>
              <w:t>oam-profile</w:t>
            </w:r>
          </w:p>
        </w:tc>
        <w:tc>
          <w:tcPr>
            <w:tcW w:w="0" w:type="dxa"/>
            <w:tcBorders>
              <w:top w:val="none" w:sz="0" w:space="0" w:color="auto"/>
              <w:left w:val="none" w:sz="0" w:space="0" w:color="auto"/>
              <w:bottom w:val="single" w:sz="4" w:space="0" w:color="auto"/>
              <w:right w:val="none" w:sz="0" w:space="0" w:color="auto"/>
            </w:tcBorders>
          </w:tcPr>
          <w:p w14:paraId="344AA549" w14:textId="77777777" w:rsidR="003F07E7" w:rsidRPr="00B0295C" w:rsidRDefault="00266650" w:rsidP="003F07E7">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pm-data</w:t>
            </w:r>
          </w:p>
        </w:tc>
      </w:tr>
      <w:tr w:rsidR="00162304" w:rsidRPr="00B0295C" w14:paraId="6485649B" w14:textId="77777777" w:rsidTr="008722E8">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left w:val="single" w:sz="4" w:space="0" w:color="auto"/>
              <w:right w:val="single" w:sz="4" w:space="0" w:color="auto"/>
            </w:tcBorders>
          </w:tcPr>
          <w:p w14:paraId="02F1B89F" w14:textId="74CA6AB9" w:rsidR="00162304" w:rsidRPr="00A56331" w:rsidRDefault="00162304" w:rsidP="003F07E7">
            <w:pPr>
              <w:rPr>
                <w:color w:val="auto"/>
                <w:sz w:val="22"/>
                <w:szCs w:val="16"/>
              </w:rPr>
            </w:pPr>
            <w:r>
              <w:rPr>
                <w:color w:val="auto"/>
                <w:sz w:val="22"/>
                <w:szCs w:val="16"/>
              </w:rPr>
              <w:t>pm-parameter-config</w:t>
            </w:r>
          </w:p>
        </w:tc>
        <w:tc>
          <w:tcPr>
            <w:tcW w:w="0" w:type="dxa"/>
            <w:tcBorders>
              <w:top w:val="single" w:sz="4" w:space="0" w:color="auto"/>
              <w:left w:val="single" w:sz="4" w:space="0" w:color="auto"/>
              <w:right w:val="single" w:sz="4" w:space="0" w:color="auto"/>
            </w:tcBorders>
          </w:tcPr>
          <w:p w14:paraId="0E446B01" w14:textId="27DEC530" w:rsidR="00162304" w:rsidRPr="00A56331" w:rsidRDefault="002D76C1" w:rsidP="003F07E7">
            <w:pPr>
              <w:cnfStyle w:val="000000000000" w:firstRow="0" w:lastRow="0" w:firstColumn="0" w:lastColumn="0" w:oddVBand="0" w:evenVBand="0" w:oddHBand="0" w:evenHBand="0" w:firstRowFirstColumn="0" w:firstRowLastColumn="0" w:lastRowFirstColumn="0" w:lastRowLastColumn="0"/>
              <w:rPr>
                <w:b/>
                <w:bCs/>
                <w:sz w:val="22"/>
                <w:szCs w:val="16"/>
              </w:rPr>
            </w:pPr>
            <w:r>
              <w:rPr>
                <w:b/>
                <w:bCs/>
                <w:sz w:val="22"/>
                <w:szCs w:val="16"/>
              </w:rPr>
              <w:t>oam-job-service</w:t>
            </w:r>
          </w:p>
        </w:tc>
        <w:tc>
          <w:tcPr>
            <w:tcW w:w="0" w:type="dxa"/>
            <w:tcBorders>
              <w:top w:val="single" w:sz="4" w:space="0" w:color="auto"/>
              <w:left w:val="single" w:sz="4" w:space="0" w:color="auto"/>
            </w:tcBorders>
          </w:tcPr>
          <w:p w14:paraId="71C9C487" w14:textId="12808DCD" w:rsidR="00162304" w:rsidRDefault="00C45EE1" w:rsidP="003F07E7">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pm-parameter-config</w:t>
            </w:r>
          </w:p>
        </w:tc>
      </w:tr>
    </w:tbl>
    <w:p w14:paraId="3EAC1B2A" w14:textId="77777777" w:rsidR="007B06F8" w:rsidRDefault="007B06F8" w:rsidP="007C5742"/>
    <w:p w14:paraId="6B9AFA8A" w14:textId="77777777" w:rsidR="00C54286" w:rsidRDefault="00C54286" w:rsidP="007C5742"/>
    <w:p w14:paraId="338A69A2" w14:textId="77777777" w:rsidR="003C2253" w:rsidRDefault="00FA7144" w:rsidP="00FA7144">
      <w:r>
        <w:t>The parent-address is expected to follow the structure set out in the example</w:t>
      </w:r>
      <w:r w:rsidR="003C2253">
        <w:t>s below:</w:t>
      </w:r>
    </w:p>
    <w:p w14:paraId="60033C19" w14:textId="77777777" w:rsidR="00FA7144" w:rsidRDefault="003C2253" w:rsidP="003C2253">
      <w:pPr>
        <w:pStyle w:val="ListParagraph"/>
        <w:numPr>
          <w:ilvl w:val="0"/>
          <w:numId w:val="75"/>
        </w:numPr>
      </w:pPr>
      <w:r>
        <w:t>F</w:t>
      </w:r>
      <w:r w:rsidR="00FA7144">
        <w:t>or a connection-end-poin</w:t>
      </w:r>
      <w:r>
        <w:t>t:</w:t>
      </w:r>
    </w:p>
    <w:p w14:paraId="77257986" w14:textId="77777777" w:rsidR="00FA7144" w:rsidRPr="00700BEA" w:rsidRDefault="00FA7144"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"parent-address" : [</w:t>
      </w:r>
    </w:p>
    <w:p w14:paraId="73B3FFD7" w14:textId="77777777" w:rsidR="00FA7144" w:rsidRPr="00700BEA" w:rsidRDefault="00FA7144"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   "topology-uuid:4e537278-79f8-39ad-804b-f0b553cb2ffb",</w:t>
      </w:r>
    </w:p>
    <w:p w14:paraId="5B6AC62D" w14:textId="77777777" w:rsidR="00FA7144" w:rsidRPr="00700BEA" w:rsidRDefault="00FA7144"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   "node-uuid:7f65a8c1-4e0d-3296-b06a-460b2367ca76",</w:t>
      </w:r>
    </w:p>
    <w:p w14:paraId="2A419BEB" w14:textId="77777777" w:rsidR="00FA7144" w:rsidRPr="00700BEA" w:rsidRDefault="00FA7144"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   "node-edge-point-uuid:e35a31b2-1096-38f9-8e3e-dca010e2f191"</w:t>
      </w:r>
    </w:p>
    <w:p w14:paraId="32074B9B" w14:textId="77777777" w:rsidR="00FA7144" w:rsidRPr="00C5391A" w:rsidRDefault="00FA7144"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   </w:t>
      </w:r>
      <w:r>
        <w:rPr>
          <w:rFonts w:ascii="Courier New" w:hAnsi="Courier New" w:cs="Courier New"/>
          <w:color w:val="1D1C1D"/>
          <w:sz w:val="18"/>
        </w:rPr>
        <w:t xml:space="preserve"> </w:t>
      </w:r>
      <w:r w:rsidRPr="00700BEA">
        <w:rPr>
          <w:rFonts w:ascii="Courier New" w:hAnsi="Courier New" w:cs="Courier New"/>
          <w:color w:val="1D1C1D"/>
          <w:sz w:val="18"/>
        </w:rPr>
        <w:t>],</w:t>
      </w:r>
    </w:p>
    <w:p w14:paraId="5CEC4CDA" w14:textId="77777777" w:rsidR="003C2253" w:rsidRDefault="003C2253" w:rsidP="003C2253">
      <w:pPr>
        <w:pStyle w:val="ListParagraph"/>
        <w:numPr>
          <w:ilvl w:val="0"/>
          <w:numId w:val="75"/>
        </w:numPr>
      </w:pPr>
      <w:r>
        <w:t>For a rule in a node-rule-group:</w:t>
      </w:r>
    </w:p>
    <w:p w14:paraId="704D3556" w14:textId="77777777" w:rsidR="003C2253" w:rsidRPr="00700BEA" w:rsidRDefault="003C2253"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"parent-address" : [</w:t>
      </w:r>
    </w:p>
    <w:p w14:paraId="5D0424E5" w14:textId="77777777" w:rsidR="003C2253" w:rsidRPr="00700BEA" w:rsidRDefault="003C2253"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   "topology-uuid:4e537278-79f8-39ad-804b-f0b553cb2ffb",</w:t>
      </w:r>
    </w:p>
    <w:p w14:paraId="03083A64" w14:textId="77777777" w:rsidR="003C2253" w:rsidRPr="00700BEA" w:rsidRDefault="003C2253"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   "node-uuid:7f65a8c1-4e0d-3296-b06a-460b2367ca76",</w:t>
      </w:r>
    </w:p>
    <w:p w14:paraId="6DB4AF98" w14:textId="77777777" w:rsidR="003C2253" w:rsidRDefault="003C2253"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   "node-</w:t>
      </w:r>
      <w:r>
        <w:rPr>
          <w:rFonts w:ascii="Courier New" w:hAnsi="Courier New" w:cs="Courier New"/>
          <w:color w:val="1D1C1D"/>
          <w:sz w:val="18"/>
        </w:rPr>
        <w:t>rule-group</w:t>
      </w:r>
      <w:r w:rsidRPr="00700BEA">
        <w:rPr>
          <w:rFonts w:ascii="Courier New" w:hAnsi="Courier New" w:cs="Courier New"/>
          <w:color w:val="1D1C1D"/>
          <w:sz w:val="18"/>
        </w:rPr>
        <w:t>-uuid:</w:t>
      </w:r>
      <w:r>
        <w:rPr>
          <w:rFonts w:ascii="Courier New" w:hAnsi="Courier New" w:cs="Courier New"/>
          <w:color w:val="1D1C1D"/>
          <w:sz w:val="18"/>
        </w:rPr>
        <w:t>a</w:t>
      </w:r>
      <w:r w:rsidRPr="00700BEA">
        <w:rPr>
          <w:rFonts w:ascii="Courier New" w:hAnsi="Courier New" w:cs="Courier New"/>
          <w:color w:val="1D1C1D"/>
          <w:sz w:val="18"/>
        </w:rPr>
        <w:t>35</w:t>
      </w:r>
      <w:r>
        <w:rPr>
          <w:rFonts w:ascii="Courier New" w:hAnsi="Courier New" w:cs="Courier New"/>
          <w:color w:val="1D1C1D"/>
          <w:sz w:val="18"/>
        </w:rPr>
        <w:t>e32c</w:t>
      </w:r>
      <w:r w:rsidRPr="00700BEA">
        <w:rPr>
          <w:rFonts w:ascii="Courier New" w:hAnsi="Courier New" w:cs="Courier New"/>
          <w:color w:val="1D1C1D"/>
          <w:sz w:val="18"/>
        </w:rPr>
        <w:t>2-1</w:t>
      </w:r>
      <w:r>
        <w:rPr>
          <w:rFonts w:ascii="Courier New" w:hAnsi="Courier New" w:cs="Courier New"/>
          <w:color w:val="1D1C1D"/>
          <w:sz w:val="18"/>
        </w:rPr>
        <w:t>25</w:t>
      </w:r>
      <w:r w:rsidRPr="00700BEA">
        <w:rPr>
          <w:rFonts w:ascii="Courier New" w:hAnsi="Courier New" w:cs="Courier New"/>
          <w:color w:val="1D1C1D"/>
          <w:sz w:val="18"/>
        </w:rPr>
        <w:t>6-3</w:t>
      </w:r>
      <w:r>
        <w:rPr>
          <w:rFonts w:ascii="Courier New" w:hAnsi="Courier New" w:cs="Courier New"/>
          <w:color w:val="1D1C1D"/>
          <w:sz w:val="18"/>
        </w:rPr>
        <w:t>a8</w:t>
      </w:r>
      <w:r w:rsidRPr="00700BEA">
        <w:rPr>
          <w:rFonts w:ascii="Courier New" w:hAnsi="Courier New" w:cs="Courier New"/>
          <w:color w:val="1D1C1D"/>
          <w:sz w:val="18"/>
        </w:rPr>
        <w:t>9-</w:t>
      </w:r>
      <w:r>
        <w:rPr>
          <w:rFonts w:ascii="Courier New" w:hAnsi="Courier New" w:cs="Courier New"/>
          <w:color w:val="1D1C1D"/>
          <w:sz w:val="18"/>
        </w:rPr>
        <w:t>20</w:t>
      </w:r>
      <w:r w:rsidRPr="00700BEA">
        <w:rPr>
          <w:rFonts w:ascii="Courier New" w:hAnsi="Courier New" w:cs="Courier New"/>
          <w:color w:val="1D1C1D"/>
          <w:sz w:val="18"/>
        </w:rPr>
        <w:t>3e-dca</w:t>
      </w:r>
      <w:r>
        <w:rPr>
          <w:rFonts w:ascii="Courier New" w:hAnsi="Courier New" w:cs="Courier New"/>
          <w:color w:val="1D1C1D"/>
          <w:sz w:val="18"/>
        </w:rPr>
        <w:t>111</w:t>
      </w:r>
      <w:r w:rsidRPr="00700BEA">
        <w:rPr>
          <w:rFonts w:ascii="Courier New" w:hAnsi="Courier New" w:cs="Courier New"/>
          <w:color w:val="1D1C1D"/>
          <w:sz w:val="18"/>
        </w:rPr>
        <w:t>e2f191"</w:t>
      </w:r>
      <w:r>
        <w:rPr>
          <w:rFonts w:ascii="Courier New" w:hAnsi="Courier New" w:cs="Courier New"/>
          <w:color w:val="1D1C1D"/>
          <w:sz w:val="18"/>
        </w:rPr>
        <w:t>,</w:t>
      </w:r>
    </w:p>
    <w:p w14:paraId="47C14CF0" w14:textId="77777777" w:rsidR="003C2253" w:rsidRPr="00700BEA" w:rsidRDefault="003C2253" w:rsidP="003C2253">
      <w:pPr>
        <w:spacing w:before="60" w:after="60"/>
        <w:ind w:left="1440"/>
        <w:rPr>
          <w:rFonts w:ascii="Courier New" w:hAnsi="Courier New" w:cs="Courier New"/>
          <w:color w:val="1D1C1D"/>
          <w:sz w:val="18"/>
        </w:rPr>
      </w:pPr>
      <w:r>
        <w:rPr>
          <w:rFonts w:ascii="Courier New" w:hAnsi="Courier New" w:cs="Courier New"/>
          <w:color w:val="1D1C1D"/>
          <w:sz w:val="18"/>
        </w:rPr>
        <w:t xml:space="preserve">   </w:t>
      </w:r>
      <w:r w:rsidRPr="00700BEA">
        <w:rPr>
          <w:rFonts w:ascii="Courier New" w:hAnsi="Courier New" w:cs="Courier New"/>
          <w:color w:val="1D1C1D"/>
          <w:sz w:val="18"/>
        </w:rPr>
        <w:t>"</w:t>
      </w:r>
      <w:r>
        <w:rPr>
          <w:rFonts w:ascii="Courier New" w:hAnsi="Courier New" w:cs="Courier New"/>
          <w:color w:val="1D1C1D"/>
          <w:sz w:val="18"/>
        </w:rPr>
        <w:t>rule-local-i</w:t>
      </w:r>
      <w:r w:rsidRPr="00700BEA">
        <w:rPr>
          <w:rFonts w:ascii="Courier New" w:hAnsi="Courier New" w:cs="Courier New"/>
          <w:color w:val="1D1C1D"/>
          <w:sz w:val="18"/>
        </w:rPr>
        <w:t>d:</w:t>
      </w:r>
      <w:r>
        <w:rPr>
          <w:rFonts w:ascii="Courier New" w:hAnsi="Courier New" w:cs="Courier New"/>
          <w:color w:val="1D1C1D"/>
          <w:sz w:val="18"/>
        </w:rPr>
        <w:t>7</w:t>
      </w:r>
      <w:r w:rsidRPr="00700BEA">
        <w:rPr>
          <w:rFonts w:ascii="Courier New" w:hAnsi="Courier New" w:cs="Courier New"/>
          <w:color w:val="1D1C1D"/>
          <w:sz w:val="18"/>
        </w:rPr>
        <w:t>"</w:t>
      </w:r>
    </w:p>
    <w:p w14:paraId="5DB16130" w14:textId="77777777" w:rsidR="003C2253" w:rsidRPr="00C5391A" w:rsidRDefault="003C2253"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   </w:t>
      </w:r>
      <w:r>
        <w:rPr>
          <w:rFonts w:ascii="Courier New" w:hAnsi="Courier New" w:cs="Courier New"/>
          <w:color w:val="1D1C1D"/>
          <w:sz w:val="18"/>
        </w:rPr>
        <w:t xml:space="preserve"> </w:t>
      </w:r>
      <w:r w:rsidRPr="00700BEA">
        <w:rPr>
          <w:rFonts w:ascii="Courier New" w:hAnsi="Courier New" w:cs="Courier New"/>
          <w:color w:val="1D1C1D"/>
          <w:sz w:val="18"/>
        </w:rPr>
        <w:t>],</w:t>
      </w:r>
    </w:p>
    <w:p w14:paraId="78EA4BA5" w14:textId="77777777" w:rsidR="003C2253" w:rsidRDefault="003C2253" w:rsidP="003C2253">
      <w:pPr>
        <w:pStyle w:val="ListParagraph"/>
        <w:numPr>
          <w:ilvl w:val="0"/>
          <w:numId w:val="75"/>
        </w:numPr>
      </w:pPr>
      <w:r>
        <w:t>For a resilience-route:</w:t>
      </w:r>
    </w:p>
    <w:p w14:paraId="4F64F7A5" w14:textId="77777777" w:rsidR="003C2253" w:rsidRPr="00700BEA" w:rsidRDefault="003C2253"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"parent-address" : [</w:t>
      </w:r>
    </w:p>
    <w:p w14:paraId="6F7D54C6" w14:textId="77777777" w:rsidR="003C2253" w:rsidRPr="00700BEA" w:rsidRDefault="003C2253"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   "</w:t>
      </w:r>
      <w:r>
        <w:rPr>
          <w:rFonts w:ascii="Courier New" w:hAnsi="Courier New" w:cs="Courier New"/>
          <w:color w:val="1D1C1D"/>
          <w:sz w:val="18"/>
        </w:rPr>
        <w:t>connection</w:t>
      </w:r>
      <w:r w:rsidRPr="00700BEA">
        <w:rPr>
          <w:rFonts w:ascii="Courier New" w:hAnsi="Courier New" w:cs="Courier New"/>
          <w:color w:val="1D1C1D"/>
          <w:sz w:val="18"/>
        </w:rPr>
        <w:t>-uuid:e35a31b2-79f8-39ad-804b-f0b553cb2ffb",</w:t>
      </w:r>
    </w:p>
    <w:p w14:paraId="362A15FC" w14:textId="77777777" w:rsidR="003C2253" w:rsidRPr="00700BEA" w:rsidRDefault="003C2253"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   "</w:t>
      </w:r>
      <w:r>
        <w:rPr>
          <w:rFonts w:ascii="Courier New" w:hAnsi="Courier New" w:cs="Courier New"/>
          <w:color w:val="1D1C1D"/>
          <w:sz w:val="18"/>
        </w:rPr>
        <w:t>route-local-id</w:t>
      </w:r>
      <w:r w:rsidRPr="00700BEA">
        <w:rPr>
          <w:rFonts w:ascii="Courier New" w:hAnsi="Courier New" w:cs="Courier New"/>
          <w:color w:val="1D1C1D"/>
          <w:sz w:val="18"/>
        </w:rPr>
        <w:t>:</w:t>
      </w:r>
      <w:r>
        <w:rPr>
          <w:rFonts w:ascii="Courier New" w:hAnsi="Courier New" w:cs="Courier New"/>
          <w:color w:val="1D1C1D"/>
          <w:sz w:val="18"/>
        </w:rPr>
        <w:t>4</w:t>
      </w:r>
      <w:r w:rsidRPr="00700BEA">
        <w:rPr>
          <w:rFonts w:ascii="Courier New" w:hAnsi="Courier New" w:cs="Courier New"/>
          <w:color w:val="1D1C1D"/>
          <w:sz w:val="18"/>
        </w:rPr>
        <w:t>",</w:t>
      </w:r>
    </w:p>
    <w:p w14:paraId="079A2750" w14:textId="77777777" w:rsidR="003C2253" w:rsidRPr="00700BEA" w:rsidRDefault="003C2253"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   "</w:t>
      </w:r>
      <w:r>
        <w:rPr>
          <w:rFonts w:ascii="Courier New" w:hAnsi="Courier New" w:cs="Courier New"/>
          <w:color w:val="1D1C1D"/>
          <w:sz w:val="18"/>
        </w:rPr>
        <w:t>resilience-route-local-id</w:t>
      </w:r>
      <w:r w:rsidRPr="00700BEA">
        <w:rPr>
          <w:rFonts w:ascii="Courier New" w:hAnsi="Courier New" w:cs="Courier New"/>
          <w:color w:val="1D1C1D"/>
          <w:sz w:val="18"/>
        </w:rPr>
        <w:t>:1"</w:t>
      </w:r>
    </w:p>
    <w:p w14:paraId="3FE2D578" w14:textId="77777777" w:rsidR="003C2253" w:rsidRDefault="003C2253" w:rsidP="003C2253">
      <w:pPr>
        <w:spacing w:before="60" w:after="60"/>
        <w:ind w:left="1440"/>
        <w:rPr>
          <w:rFonts w:ascii="Courier New" w:hAnsi="Courier New" w:cs="Courier New"/>
          <w:color w:val="1D1C1D"/>
          <w:sz w:val="18"/>
        </w:rPr>
      </w:pPr>
      <w:r w:rsidRPr="00700BEA">
        <w:rPr>
          <w:rFonts w:ascii="Courier New" w:hAnsi="Courier New" w:cs="Courier New"/>
          <w:color w:val="1D1C1D"/>
          <w:sz w:val="18"/>
        </w:rPr>
        <w:t>   </w:t>
      </w:r>
      <w:r>
        <w:rPr>
          <w:rFonts w:ascii="Courier New" w:hAnsi="Courier New" w:cs="Courier New"/>
          <w:color w:val="1D1C1D"/>
          <w:sz w:val="18"/>
        </w:rPr>
        <w:t xml:space="preserve"> </w:t>
      </w:r>
      <w:r w:rsidRPr="00700BEA">
        <w:rPr>
          <w:rFonts w:ascii="Courier New" w:hAnsi="Courier New" w:cs="Courier New"/>
          <w:color w:val="1D1C1D"/>
          <w:sz w:val="18"/>
        </w:rPr>
        <w:t>],</w:t>
      </w:r>
    </w:p>
    <w:p w14:paraId="7C243947" w14:textId="77777777" w:rsidR="003C2253" w:rsidRPr="003C2253" w:rsidRDefault="003C2253" w:rsidP="003C2253">
      <w:pPr>
        <w:spacing w:before="60" w:after="60"/>
        <w:rPr>
          <w:rFonts w:ascii="Courier New" w:hAnsi="Courier New" w:cs="Courier New"/>
          <w:color w:val="1D1C1D"/>
          <w:sz w:val="18"/>
        </w:rPr>
      </w:pPr>
    </w:p>
    <w:p w14:paraId="14B64D16" w14:textId="77777777" w:rsidR="009F63C0" w:rsidRDefault="00E361E4" w:rsidP="009F63C0">
      <w:r w:rsidRPr="007374B5">
        <w:lastRenderedPageBreak/>
        <w:t>As parent address is provided, it is not necessary</w:t>
      </w:r>
      <w:r>
        <w:t xml:space="preserve"> for the provider</w:t>
      </w:r>
      <w:r w:rsidRPr="007374B5">
        <w:t xml:space="preserve"> to update the list reference attribute in the parent</w:t>
      </w:r>
      <w:r w:rsidR="009F63C0">
        <w:t xml:space="preserve"> (in the example above</w:t>
      </w:r>
      <w:r w:rsidR="00CF209E">
        <w:t xml:space="preserve">, </w:t>
      </w:r>
      <w:r w:rsidR="0058112C">
        <w:t xml:space="preserve">the connection-end-point list attribute </w:t>
      </w:r>
      <w:r w:rsidR="00CF209E">
        <w:t>in</w:t>
      </w:r>
      <w:r w:rsidR="009F63C0">
        <w:t xml:space="preserve"> the node-edge-point </w:t>
      </w:r>
      <w:r w:rsidR="009F63C0" w:rsidRPr="00700BEA">
        <w:rPr>
          <w:rFonts w:ascii="Courier New" w:hAnsi="Courier New" w:cs="Courier New"/>
          <w:color w:val="1D1C1D"/>
          <w:sz w:val="18"/>
        </w:rPr>
        <w:t>e35a31b2-1096-38f9-8e3e-dca010e2f191</w:t>
      </w:r>
      <w:r w:rsidR="009F63C0">
        <w:t>)</w:t>
      </w:r>
      <w:r w:rsidR="005352B8">
        <w:t>. I</w:t>
      </w:r>
      <w:r w:rsidRPr="007374B5">
        <w:t>ndeed</w:t>
      </w:r>
      <w:r w:rsidR="00F716A1">
        <w:t>,</w:t>
      </w:r>
      <w:r w:rsidRPr="007374B5">
        <w:t xml:space="preserve"> it is recommended </w:t>
      </w:r>
      <w:r>
        <w:t>that the provider does not</w:t>
      </w:r>
      <w:r w:rsidR="00F716A1">
        <w:t xml:space="preserve"> </w:t>
      </w:r>
      <w:r>
        <w:t>update this attribute</w:t>
      </w:r>
      <w:r w:rsidR="00FA7144">
        <w:t xml:space="preserve"> with the changes to the containment list property corresponding to the streamed entity. It is expected that the provider does NOT provide</w:t>
      </w:r>
      <w:r w:rsidR="005352B8">
        <w:t xml:space="preserve"> any</w:t>
      </w:r>
      <w:r w:rsidR="00FA7144">
        <w:t xml:space="preserve"> containment list propert</w:t>
      </w:r>
      <w:r w:rsidR="005352B8">
        <w:t xml:space="preserve">y that </w:t>
      </w:r>
      <w:r w:rsidR="008E700A">
        <w:t>reference</w:t>
      </w:r>
      <w:r w:rsidR="005352B8">
        <w:t xml:space="preserve"> </w:t>
      </w:r>
      <w:r w:rsidR="008E700A">
        <w:t>e</w:t>
      </w:r>
      <w:r w:rsidR="00FA7144">
        <w:t>ntities identified by a uuid</w:t>
      </w:r>
      <w:r w:rsidR="0058112C">
        <w:rPr>
          <w:rStyle w:val="FootnoteReference"/>
        </w:rPr>
        <w:footnoteReference w:id="49"/>
      </w:r>
      <w:r w:rsidR="00FA7144">
        <w:t xml:space="preserve">. </w:t>
      </w:r>
    </w:p>
    <w:p w14:paraId="30B7F4DF" w14:textId="77777777" w:rsidR="00FA7144" w:rsidRDefault="009F63C0" w:rsidP="00FA7144">
      <w:r>
        <w:t>Instead, the client system can determine the necessary update from the parent-address data and the r</w:t>
      </w:r>
      <w:r w:rsidR="00FA7144">
        <w:t>elevant structure in the tree can be created and updated by the client. This approach removes the need to send two records for the creation of an entity and hence removes race condition and atomicity challenges.</w:t>
      </w:r>
    </w:p>
    <w:p w14:paraId="1C39EB7A" w14:textId="77777777" w:rsidR="00FA7144" w:rsidRDefault="00FA7144" w:rsidP="00FA7144">
      <w:pPr>
        <w:spacing w:before="100" w:beforeAutospacing="1" w:after="100" w:afterAutospacing="1"/>
        <w:rPr>
          <w:rFonts w:eastAsia="Times New Roman"/>
        </w:rPr>
      </w:pPr>
      <w:r>
        <w:rPr>
          <w:rFonts w:eastAsia="Times New Roman"/>
        </w:rPr>
        <w:t>For the example above the connection-end-point list of the node-edge-point identified in the parent-address would be updated with the uuid of the connection-end-point.</w:t>
      </w:r>
    </w:p>
    <w:p w14:paraId="750B6056" w14:textId="12C83B21" w:rsidR="00FA7144" w:rsidRPr="00A570CB" w:rsidRDefault="00B92266" w:rsidP="00B92266">
      <w:pPr>
        <w:spacing w:before="100" w:beforeAutospacing="1" w:after="100" w:afterAutospacing="1"/>
        <w:rPr>
          <w:rFonts w:eastAsia="Times New Roman"/>
        </w:rPr>
      </w:pPr>
      <w:r>
        <w:rPr>
          <w:rFonts w:eastAsia="Times New Roman"/>
        </w:rPr>
        <w:t xml:space="preserve">Considering condition-detector (see </w:t>
      </w:r>
      <w:r>
        <w:rPr>
          <w:rFonts w:eastAsia="Times New Roman"/>
        </w:rPr>
        <w:fldChar w:fldCharType="begin"/>
      </w:r>
      <w:r>
        <w:rPr>
          <w:rFonts w:eastAsia="Times New Roman"/>
        </w:rPr>
        <w:instrText xml:space="preserve"> REF _Ref117808982 \r \h </w:instrText>
      </w:r>
      <w:r>
        <w:rPr>
          <w:rFonts w:eastAsia="Times New Roman"/>
        </w:rPr>
      </w:r>
      <w:r>
        <w:rPr>
          <w:rFonts w:eastAsia="Times New Roman"/>
        </w:rPr>
        <w:fldChar w:fldCharType="separate"/>
      </w:r>
      <w:r w:rsidR="00916DFC">
        <w:rPr>
          <w:rFonts w:eastAsia="Times New Roman"/>
        </w:rPr>
        <w:t>4.5</w:t>
      </w:r>
      <w:r>
        <w:rPr>
          <w:rFonts w:eastAsia="Times New Roman"/>
        </w:rPr>
        <w:fldChar w:fldCharType="end"/>
      </w:r>
      <w:r>
        <w:rPr>
          <w:rFonts w:eastAsia="Times New Roman"/>
        </w:rPr>
        <w:t xml:space="preserve"> </w:t>
      </w:r>
      <w:r>
        <w:rPr>
          <w:rFonts w:eastAsia="Times New Roman"/>
        </w:rPr>
        <w:fldChar w:fldCharType="begin"/>
      </w:r>
      <w:r>
        <w:rPr>
          <w:rFonts w:eastAsia="Times New Roman"/>
        </w:rPr>
        <w:instrText xml:space="preserve"> REF _Ref117808983 \h </w:instrText>
      </w:r>
      <w:r>
        <w:rPr>
          <w:rFonts w:eastAsia="Times New Roman"/>
        </w:rPr>
      </w:r>
      <w:r>
        <w:rPr>
          <w:rFonts w:eastAsia="Times New Roman"/>
        </w:rPr>
        <w:fldChar w:fldCharType="separate"/>
      </w:r>
      <w:r w:rsidR="00916DFC">
        <w:t>Condition detector and alarm structure</w:t>
      </w:r>
      <w:r>
        <w:rPr>
          <w:rFonts w:eastAsia="Times New Roman"/>
        </w:rPr>
        <w:fldChar w:fldCharType="end"/>
      </w:r>
      <w:r>
        <w:rPr>
          <w:rFonts w:eastAsia="Times New Roman"/>
        </w:rPr>
        <w:t xml:space="preserve"> on page </w:t>
      </w:r>
      <w:r>
        <w:rPr>
          <w:rFonts w:eastAsia="Times New Roman"/>
        </w:rPr>
        <w:fldChar w:fldCharType="begin"/>
      </w:r>
      <w:r>
        <w:rPr>
          <w:rFonts w:eastAsia="Times New Roman"/>
        </w:rPr>
        <w:instrText xml:space="preserve"> PAGEREF _Ref117808984 \h </w:instrText>
      </w:r>
      <w:r>
        <w:rPr>
          <w:rFonts w:eastAsia="Times New Roman"/>
        </w:rPr>
      </w:r>
      <w:r>
        <w:rPr>
          <w:rFonts w:eastAsia="Times New Roman"/>
        </w:rPr>
        <w:fldChar w:fldCharType="separate"/>
      </w:r>
      <w:r w:rsidR="00916DFC">
        <w:rPr>
          <w:rFonts w:eastAsia="Times New Roman"/>
          <w:noProof/>
        </w:rPr>
        <w:t>56</w:t>
      </w:r>
      <w:r>
        <w:rPr>
          <w:rFonts w:eastAsia="Times New Roman"/>
        </w:rPr>
        <w:fldChar w:fldCharType="end"/>
      </w:r>
      <w:r>
        <w:rPr>
          <w:rFonts w:eastAsia="Times New Roman"/>
        </w:rPr>
        <w:t>)</w:t>
      </w:r>
      <w:r w:rsidR="00FA7144">
        <w:t>, as it does not have a parent the parent-address should be omitted. The</w:t>
      </w:r>
      <w:r w:rsidR="00FA7144">
        <w:rPr>
          <w:lang w:val="en-GB"/>
        </w:rPr>
        <w:t xml:space="preserve"> measured-entity-uuid of the condition-detector is sufficient to identify the affected entity.</w:t>
      </w:r>
    </w:p>
    <w:p w14:paraId="507BCC36" w14:textId="77777777" w:rsidR="00FA7144" w:rsidRDefault="00FA7144" w:rsidP="00FA7144">
      <w:r>
        <w:rPr>
          <w:lang w:val="en-GB"/>
        </w:rPr>
        <w:t xml:space="preserve">Where the entity-key is a uuid, the uuid alone </w:t>
      </w:r>
      <w:r>
        <w:t>is sufficient to identify an entity that is to be deleted, hence the parent-address for a DELETE record can be omitted. The onus is on the client to update the corresponding containment tree references, so in the example above a connection-end-point delete would require the client to remove the connection-end-point from the cep-list of the appropriate node-edge-point.</w:t>
      </w:r>
    </w:p>
    <w:p w14:paraId="38560EF5" w14:textId="77777777" w:rsidR="00FA7144" w:rsidRPr="00C54286" w:rsidRDefault="00FA7144" w:rsidP="00C54286">
      <w:pPr>
        <w:spacing w:before="100" w:beforeAutospacing="1" w:after="100" w:afterAutospacing="1"/>
        <w:rPr>
          <w:rFonts w:eastAsia="Times New Roman"/>
        </w:rPr>
      </w:pPr>
      <w:r>
        <w:rPr>
          <w:rFonts w:eastAsia="Times New Roman"/>
        </w:rPr>
        <w:t>When the connection-end-point is deleted, the event will provide the connection-end-point uuid. The client will locate the connection-end-point by uuid, remove it and clean up any references as appropriate.</w:t>
      </w:r>
    </w:p>
    <w:p w14:paraId="58889097" w14:textId="77777777" w:rsidR="00102133" w:rsidRDefault="00102133" w:rsidP="00EB62A7">
      <w:pPr>
        <w:pStyle w:val="Heading2"/>
      </w:pPr>
      <w:bookmarkStart w:id="135" w:name="_Ref52928563"/>
      <w:bookmarkStart w:id="136" w:name="_Toc223392229"/>
      <w:r>
        <w:t>Considering order</w:t>
      </w:r>
      <w:r w:rsidR="00EA56FF">
        <w:t>/sequence</w:t>
      </w:r>
      <w:r>
        <w:t xml:space="preserve"> and cause/effect</w:t>
      </w:r>
      <w:bookmarkEnd w:id="135"/>
      <w:bookmarkEnd w:id="136"/>
    </w:p>
    <w:p w14:paraId="0A1FC48E" w14:textId="77777777" w:rsidR="00102133" w:rsidRDefault="00102133" w:rsidP="00102133">
      <w:pPr>
        <w:pStyle w:val="Heading3"/>
      </w:pPr>
      <w:bookmarkStart w:id="137" w:name="_Toc223392230"/>
      <w:r>
        <w:t>Time</w:t>
      </w:r>
      <w:bookmarkEnd w:id="137"/>
    </w:p>
    <w:p w14:paraId="7FC42AF0" w14:textId="77777777" w:rsidR="00102133" w:rsidRPr="00CB2161" w:rsidRDefault="00102133" w:rsidP="00102133">
      <w:r>
        <w:t xml:space="preserve">When determining the cause and effect of any behavior in the controlled system it is necessary to have visibility of relevant state and to know the time of each change of state. </w:t>
      </w:r>
      <w:r w:rsidR="002C1FFB">
        <w:t xml:space="preserve">The time units must be sufficiently fine to allow all relevant </w:t>
      </w:r>
      <w:r w:rsidR="006E5BA8">
        <w:t>event sequencing to be determined</w:t>
      </w:r>
      <w:r w:rsidR="00A26ED0">
        <w:rPr>
          <w:rStyle w:val="FootnoteReference"/>
        </w:rPr>
        <w:footnoteReference w:id="50"/>
      </w:r>
      <w:r w:rsidR="006E5BA8">
        <w:t>.</w:t>
      </w:r>
    </w:p>
    <w:p w14:paraId="23B03199" w14:textId="77777777" w:rsidR="00102133" w:rsidRDefault="00102133" w:rsidP="006E5BA8">
      <w:pPr>
        <w:spacing w:before="100" w:beforeAutospacing="1" w:after="100" w:afterAutospacing="1"/>
        <w:rPr>
          <w:rFonts w:eastAsia="Times New Roman"/>
        </w:rPr>
      </w:pPr>
      <w:r>
        <w:rPr>
          <w:rFonts w:eastAsia="Times New Roman"/>
        </w:rPr>
        <w:t xml:space="preserve">The time of change at the source of change needs to be propagated as data in the stream and hence needs to be in the </w:t>
      </w:r>
      <w:r w:rsidR="00A72528">
        <w:rPr>
          <w:rFonts w:eastAsia="Times New Roman"/>
        </w:rPr>
        <w:t>report</w:t>
      </w:r>
      <w:r>
        <w:rPr>
          <w:rFonts w:eastAsia="Times New Roman"/>
        </w:rPr>
        <w:t xml:space="preserve"> of each instance of </w:t>
      </w:r>
      <w:r w:rsidR="00E77A4F">
        <w:rPr>
          <w:rFonts w:eastAsia="Times New Roman"/>
        </w:rPr>
        <w:t>the changed entity</w:t>
      </w:r>
      <w:r w:rsidR="00A72528">
        <w:rPr>
          <w:rFonts w:eastAsia="Times New Roman"/>
        </w:rPr>
        <w:t xml:space="preserve"> (and in any stored form that exists </w:t>
      </w:r>
      <w:r w:rsidR="007424FC">
        <w:rPr>
          <w:rFonts w:eastAsia="Times New Roman"/>
        </w:rPr>
        <w:t>between the source and the stream).</w:t>
      </w:r>
      <w:r>
        <w:rPr>
          <w:rFonts w:eastAsia="Times New Roman"/>
        </w:rPr>
        <w:t xml:space="preserve"> </w:t>
      </w:r>
      <w:r w:rsidR="00654D90">
        <w:rPr>
          <w:rFonts w:eastAsia="Times New Roman"/>
        </w:rPr>
        <w:t>This is recorded in event-time-stamp.</w:t>
      </w:r>
    </w:p>
    <w:p w14:paraId="396B9087" w14:textId="77777777" w:rsidR="00102133" w:rsidRDefault="004F1762" w:rsidP="006E5BA8">
      <w:pPr>
        <w:spacing w:before="100" w:beforeAutospacing="1" w:after="100" w:afterAutospacing="1"/>
        <w:rPr>
          <w:rFonts w:eastAsia="Times New Roman"/>
        </w:rPr>
      </w:pPr>
      <w:r>
        <w:rPr>
          <w:rFonts w:eastAsia="Times New Roman"/>
        </w:rPr>
        <w:t xml:space="preserve">The time the record was </w:t>
      </w:r>
      <w:r w:rsidR="003C7F32">
        <w:rPr>
          <w:rFonts w:eastAsia="Times New Roman"/>
        </w:rPr>
        <w:t>logged</w:t>
      </w:r>
      <w:r>
        <w:rPr>
          <w:rFonts w:eastAsia="Times New Roman"/>
        </w:rPr>
        <w:t xml:space="preserve"> is log-append-time</w:t>
      </w:r>
      <w:r w:rsidR="003C7F32">
        <w:rPr>
          <w:rFonts w:eastAsia="Times New Roman"/>
        </w:rPr>
        <w:t>-stamp.</w:t>
      </w:r>
    </w:p>
    <w:p w14:paraId="6E944BA1" w14:textId="77777777" w:rsidR="00D57EAC" w:rsidRPr="00D57EAC" w:rsidRDefault="00D57EAC" w:rsidP="00102133">
      <w:pPr>
        <w:pStyle w:val="Heading3"/>
      </w:pPr>
      <w:bookmarkStart w:id="138" w:name="_Toc223392231"/>
      <w:r>
        <w:t>Backend stream details</w:t>
      </w:r>
      <w:bookmarkEnd w:id="138"/>
    </w:p>
    <w:p w14:paraId="4A264F5B" w14:textId="4E40CBF7" w:rsidR="004A1C9A" w:rsidRDefault="00D57EAC" w:rsidP="004A1C9A">
      <w:pPr>
        <w:rPr>
          <w:rFonts w:eastAsia="Times New Roman"/>
        </w:rPr>
      </w:pPr>
      <w:r>
        <w:t>The implementation solution may partition the log supporting a stream</w:t>
      </w:r>
      <w:r w:rsidR="00E54BF9">
        <w:t xml:space="preserve"> (see section </w:t>
      </w:r>
      <w:r w:rsidR="00E54BF9">
        <w:fldChar w:fldCharType="begin"/>
      </w:r>
      <w:r w:rsidR="00E54BF9">
        <w:instrText xml:space="preserve"> REF _Ref86679434 \r \h </w:instrText>
      </w:r>
      <w:r w:rsidR="00E54BF9">
        <w:fldChar w:fldCharType="separate"/>
      </w:r>
      <w:r w:rsidR="00916DFC">
        <w:t>8.1.4</w:t>
      </w:r>
      <w:r w:rsidR="00E54BF9">
        <w:fldChar w:fldCharType="end"/>
      </w:r>
      <w:r w:rsidR="00E54BF9">
        <w:t xml:space="preserve"> </w:t>
      </w:r>
      <w:r w:rsidR="00E54BF9">
        <w:fldChar w:fldCharType="begin"/>
      </w:r>
      <w:r w:rsidR="00E54BF9">
        <w:instrText xml:space="preserve"> REF _Ref86679434 \h </w:instrText>
      </w:r>
      <w:r w:rsidR="00E54BF9">
        <w:fldChar w:fldCharType="separate"/>
      </w:r>
      <w:r w:rsidR="00916DFC">
        <w:t>Partitions</w:t>
      </w:r>
      <w:r w:rsidR="00E54BF9">
        <w:fldChar w:fldCharType="end"/>
      </w:r>
      <w:r w:rsidR="00E54BF9">
        <w:t xml:space="preserve"> on page </w:t>
      </w:r>
      <w:r w:rsidR="00E54BF9">
        <w:fldChar w:fldCharType="begin"/>
      </w:r>
      <w:r w:rsidR="00E54BF9">
        <w:instrText xml:space="preserve"> PAGEREF _Ref86679434 \h </w:instrText>
      </w:r>
      <w:r w:rsidR="00E54BF9">
        <w:fldChar w:fldCharType="separate"/>
      </w:r>
      <w:r w:rsidR="00916DFC">
        <w:rPr>
          <w:noProof/>
        </w:rPr>
        <w:t>125</w:t>
      </w:r>
      <w:r w:rsidR="00E54BF9">
        <w:fldChar w:fldCharType="end"/>
      </w:r>
      <w:r w:rsidR="00E54BF9">
        <w:t>)</w:t>
      </w:r>
      <w:r>
        <w:t xml:space="preserve">. This may cause stream content reordering. </w:t>
      </w:r>
      <w:r w:rsidR="00344390">
        <w:t>Clearly, event reordering across different sources is a fundamental behavior due to relativity and differential delay.</w:t>
      </w:r>
      <w:r w:rsidR="009841BB">
        <w:t xml:space="preserve"> It is expected that the order for </w:t>
      </w:r>
      <w:r w:rsidR="009841BB">
        <w:rPr>
          <w:rFonts w:eastAsia="Times New Roman"/>
        </w:rPr>
        <w:t xml:space="preserve">events from each single state machine will be maintained. </w:t>
      </w:r>
    </w:p>
    <w:p w14:paraId="3ABF373E" w14:textId="77777777" w:rsidR="007B4527" w:rsidRDefault="009841BB" w:rsidP="004A1C9A">
      <w:pPr>
        <w:rPr>
          <w:rFonts w:eastAsia="Times New Roman"/>
        </w:rPr>
      </w:pPr>
      <w:r>
        <w:rPr>
          <w:rFonts w:eastAsia="Times New Roman"/>
        </w:rPr>
        <w:lastRenderedPageBreak/>
        <w:t xml:space="preserve">Regardless, the </w:t>
      </w:r>
      <w:r w:rsidR="007B4527">
        <w:rPr>
          <w:rFonts w:eastAsia="Times New Roman"/>
        </w:rPr>
        <w:t xml:space="preserve">timestamp granularity must be sufficient to ensure </w:t>
      </w:r>
      <w:r>
        <w:rPr>
          <w:rFonts w:eastAsia="Times New Roman"/>
        </w:rPr>
        <w:t xml:space="preserve">relevant </w:t>
      </w:r>
      <w:r w:rsidR="007B4527">
        <w:rPr>
          <w:rFonts w:eastAsia="Times New Roman"/>
        </w:rPr>
        <w:t xml:space="preserve">chronological order </w:t>
      </w:r>
      <w:r>
        <w:rPr>
          <w:rFonts w:eastAsia="Times New Roman"/>
        </w:rPr>
        <w:t xml:space="preserve">can be </w:t>
      </w:r>
      <w:r w:rsidR="00B34BA7">
        <w:rPr>
          <w:rFonts w:eastAsia="Times New Roman"/>
        </w:rPr>
        <w:t>recovered.</w:t>
      </w:r>
      <w:r w:rsidR="004C227D">
        <w:rPr>
          <w:rFonts w:eastAsia="Times New Roman"/>
        </w:rPr>
        <w:t xml:space="preserve"> This also assumes that robust time synchronization</w:t>
      </w:r>
      <w:r w:rsidR="00D240A9">
        <w:rPr>
          <w:rFonts w:eastAsia="Times New Roman"/>
        </w:rPr>
        <w:t xml:space="preserve"> mechanism</w:t>
      </w:r>
      <w:r w:rsidR="004C227D">
        <w:rPr>
          <w:rFonts w:eastAsia="Times New Roman"/>
        </w:rPr>
        <w:t xml:space="preserve"> is </w:t>
      </w:r>
      <w:r w:rsidR="00D240A9">
        <w:rPr>
          <w:rFonts w:eastAsia="Times New Roman"/>
        </w:rPr>
        <w:t>present</w:t>
      </w:r>
      <w:r w:rsidR="00FA6EF9">
        <w:rPr>
          <w:rFonts w:eastAsia="Times New Roman"/>
        </w:rPr>
        <w:t xml:space="preserve"> at each event source and hen</w:t>
      </w:r>
      <w:r w:rsidR="00283A18">
        <w:rPr>
          <w:rFonts w:eastAsia="Times New Roman"/>
        </w:rPr>
        <w:t>ce</w:t>
      </w:r>
      <w:r w:rsidR="00D240A9">
        <w:rPr>
          <w:rFonts w:eastAsia="Times New Roman"/>
        </w:rPr>
        <w:t xml:space="preserve"> in the controller/controlled system as a whole.</w:t>
      </w:r>
    </w:p>
    <w:p w14:paraId="54B70F8D" w14:textId="77777777" w:rsidR="00EE4A61" w:rsidRDefault="00EE4A61" w:rsidP="00EB62A7">
      <w:pPr>
        <w:pStyle w:val="Heading2"/>
      </w:pPr>
      <w:bookmarkStart w:id="139" w:name="_Ref52928571"/>
      <w:bookmarkStart w:id="140" w:name="_Toc223392232"/>
      <w:r>
        <w:t>The Context</w:t>
      </w:r>
      <w:bookmarkEnd w:id="139"/>
      <w:bookmarkEnd w:id="140"/>
    </w:p>
    <w:p w14:paraId="0DDC7FC0" w14:textId="77777777" w:rsidR="00FA6EF9" w:rsidRDefault="00EE4A61" w:rsidP="00FA6EF9">
      <w:r w:rsidRPr="00DF31DD">
        <w:t xml:space="preserve">TAPI is a machine-machine interface. </w:t>
      </w:r>
      <w:r>
        <w:t xml:space="preserve">As noted earlier, the client maintains a local repository representation of the information from the provider. The information is defined in terms of the context. As the context </w:t>
      </w:r>
      <w:r w:rsidR="000559FD">
        <w:t>will have been “agree</w:t>
      </w:r>
      <w:r w:rsidR="00906603">
        <w:t>d”</w:t>
      </w:r>
      <w:r>
        <w:t xml:space="preserve"> (currently, up front during system design), </w:t>
      </w:r>
      <w:r w:rsidRPr="00DF31DD">
        <w:t>the context is what the client wants</w:t>
      </w:r>
      <w:r>
        <w:t>/needs</w:t>
      </w:r>
      <w:r w:rsidRPr="00DF31DD">
        <w:t xml:space="preserve"> to see</w:t>
      </w:r>
      <w:r>
        <w:t xml:space="preserve">. </w:t>
      </w:r>
    </w:p>
    <w:p w14:paraId="5F1D8EF6" w14:textId="77777777" w:rsidR="005D6143" w:rsidRPr="0044218B" w:rsidRDefault="00B55996" w:rsidP="00FA6EF9">
      <w:r w:rsidRPr="0044218B">
        <w:t>Where the client needs less</w:t>
      </w:r>
      <w:r w:rsidR="0066612E">
        <w:t xml:space="preserve"> detail</w:t>
      </w:r>
      <w:r w:rsidRPr="0044218B">
        <w:t xml:space="preserve"> than is provided by </w:t>
      </w:r>
      <w:r w:rsidR="005D6143">
        <w:t>a specific</w:t>
      </w:r>
      <w:r w:rsidRPr="0044218B">
        <w:t xml:space="preserve"> context the client can</w:t>
      </w:r>
      <w:r w:rsidR="005D6143">
        <w:t>:</w:t>
      </w:r>
    </w:p>
    <w:p w14:paraId="0C0265A3" w14:textId="77777777" w:rsidR="005D6143" w:rsidRDefault="005D6143" w:rsidP="00761816">
      <w:pPr>
        <w:pStyle w:val="ListParagraph"/>
        <w:numPr>
          <w:ilvl w:val="0"/>
          <w:numId w:val="20"/>
        </w:numPr>
      </w:pPr>
      <w:r>
        <w:t>Locally f</w:t>
      </w:r>
      <w:r w:rsidRPr="0044218B">
        <w:t xml:space="preserve">ilter out information that is not of </w:t>
      </w:r>
      <w:r w:rsidR="007C3386" w:rsidRPr="0044218B">
        <w:t>interest.</w:t>
      </w:r>
    </w:p>
    <w:p w14:paraId="5301D1C4" w14:textId="77777777" w:rsidR="00DE73A9" w:rsidRDefault="00B55996" w:rsidP="00761816">
      <w:pPr>
        <w:pStyle w:val="ListParagraph"/>
        <w:numPr>
          <w:ilvl w:val="0"/>
          <w:numId w:val="20"/>
        </w:numPr>
      </w:pPr>
      <w:r w:rsidRPr="0044218B">
        <w:t>Change the context</w:t>
      </w:r>
      <w:r w:rsidR="00DE73A9">
        <w:t xml:space="preserve">. </w:t>
      </w:r>
    </w:p>
    <w:p w14:paraId="07D924D9" w14:textId="77777777" w:rsidR="00B55996" w:rsidRDefault="00DE73A9" w:rsidP="00761816">
      <w:pPr>
        <w:pStyle w:val="ListParagraph"/>
        <w:numPr>
          <w:ilvl w:val="1"/>
          <w:numId w:val="20"/>
        </w:numPr>
      </w:pPr>
      <w:r w:rsidRPr="0044218B">
        <w:t>The context can be modified</w:t>
      </w:r>
      <w:r w:rsidR="003C6601">
        <w:rPr>
          <w:rStyle w:val="FootnoteReference"/>
        </w:rPr>
        <w:footnoteReference w:id="51"/>
      </w:r>
      <w:r w:rsidRPr="0044218B">
        <w:t xml:space="preserve"> as necessary</w:t>
      </w:r>
      <w:r>
        <w:t xml:space="preserve"> so long as other clients</w:t>
      </w:r>
      <w:r w:rsidR="004448A5">
        <w:t xml:space="preserve"> (and the provider)</w:t>
      </w:r>
      <w:r>
        <w:t xml:space="preserve"> agree with the </w:t>
      </w:r>
      <w:r w:rsidR="007C3386">
        <w:t>change.</w:t>
      </w:r>
    </w:p>
    <w:p w14:paraId="306747BD" w14:textId="77777777" w:rsidR="005D6143" w:rsidRDefault="005D6143" w:rsidP="00761816">
      <w:pPr>
        <w:pStyle w:val="ListParagraph"/>
        <w:numPr>
          <w:ilvl w:val="0"/>
          <w:numId w:val="20"/>
        </w:numPr>
      </w:pPr>
      <w:r>
        <w:t>Request construction of a specific context</w:t>
      </w:r>
    </w:p>
    <w:p w14:paraId="0537EC44" w14:textId="77777777" w:rsidR="00DE73A9" w:rsidRPr="0044218B" w:rsidRDefault="00DE73A9" w:rsidP="00761816">
      <w:pPr>
        <w:pStyle w:val="ListParagraph"/>
        <w:numPr>
          <w:ilvl w:val="1"/>
          <w:numId w:val="20"/>
        </w:numPr>
      </w:pPr>
      <w:r w:rsidRPr="0044218B">
        <w:t xml:space="preserve">Several contexts can be </w:t>
      </w:r>
      <w:r w:rsidR="007C3386" w:rsidRPr="0044218B">
        <w:t>provided.</w:t>
      </w:r>
    </w:p>
    <w:p w14:paraId="4D6F8E92" w14:textId="77777777" w:rsidR="00B05F90" w:rsidRDefault="00B05F90" w:rsidP="00EE4A61">
      <w:r>
        <w:t>On this basis:</w:t>
      </w:r>
    </w:p>
    <w:p w14:paraId="4BBD54C6" w14:textId="77777777" w:rsidR="00B05F90" w:rsidRDefault="00B05F90" w:rsidP="00761816">
      <w:pPr>
        <w:pStyle w:val="ListParagraph"/>
        <w:numPr>
          <w:ilvl w:val="0"/>
          <w:numId w:val="20"/>
        </w:numPr>
      </w:pPr>
      <w:r>
        <w:t>I</w:t>
      </w:r>
      <w:r w:rsidR="00EE4A61" w:rsidRPr="00DF31DD">
        <w:t xml:space="preserve">ndividual </w:t>
      </w:r>
      <w:r w:rsidR="0066612E">
        <w:t xml:space="preserve">specific </w:t>
      </w:r>
      <w:r w:rsidR="00EE4A61" w:rsidRPr="00DF31DD">
        <w:t xml:space="preserve">queries on the </w:t>
      </w:r>
      <w:r w:rsidR="00145E7E">
        <w:t>provider</w:t>
      </w:r>
      <w:r>
        <w:t xml:space="preserve"> are not necessary. </w:t>
      </w:r>
    </w:p>
    <w:p w14:paraId="396A12B0" w14:textId="77777777" w:rsidR="00EE4A61" w:rsidRDefault="00B05F90" w:rsidP="00761816">
      <w:pPr>
        <w:pStyle w:val="ListParagraph"/>
        <w:numPr>
          <w:ilvl w:val="0"/>
          <w:numId w:val="20"/>
        </w:numPr>
      </w:pPr>
      <w:r>
        <w:t>N</w:t>
      </w:r>
      <w:r w:rsidR="00EE4A61" w:rsidRPr="00DF31DD">
        <w:t>otification filters</w:t>
      </w:r>
      <w:r>
        <w:t>,</w:t>
      </w:r>
      <w:r w:rsidR="00EE4A61" w:rsidRPr="00DF31DD">
        <w:t xml:space="preserve"> that are not simply </w:t>
      </w:r>
      <w:r>
        <w:t xml:space="preserve">the </w:t>
      </w:r>
      <w:r w:rsidR="00EE4A61" w:rsidRPr="00DF31DD">
        <w:t>realization of the view</w:t>
      </w:r>
      <w:r>
        <w:t xml:space="preserve">, are </w:t>
      </w:r>
      <w:r w:rsidR="00EE4A61" w:rsidRPr="00DF31DD">
        <w:t>not necessary</w:t>
      </w:r>
      <w:r w:rsidR="0066612E">
        <w:t>. The context defines the filtering for the client.</w:t>
      </w:r>
    </w:p>
    <w:p w14:paraId="355BACD9" w14:textId="0D551D3C" w:rsidR="00B05F90" w:rsidRDefault="002B37C1" w:rsidP="009B0395">
      <w:pPr>
        <w:spacing w:after="0"/>
      </w:pPr>
      <w:r>
        <w:t xml:space="preserve">Any changes in the required information are handled by changes in the context. </w:t>
      </w:r>
      <w:r w:rsidR="00B05F90" w:rsidRPr="00A9262F">
        <w:t xml:space="preserve">See later discussion on </w:t>
      </w:r>
      <w:r w:rsidR="0066612E" w:rsidRPr="00A9262F">
        <w:t xml:space="preserve">changing the context and </w:t>
      </w:r>
      <w:r w:rsidR="00B05F90" w:rsidRPr="00A9262F">
        <w:t>spotlighting</w:t>
      </w:r>
      <w:r w:rsidR="005A0C35" w:rsidRPr="00A9262F">
        <w:t xml:space="preserve"> </w:t>
      </w:r>
      <w:r w:rsidR="00007FC5" w:rsidRPr="00A9262F">
        <w:t>in</w:t>
      </w:r>
      <w:r w:rsidR="000528F9">
        <w:t xml:space="preserve"> section</w:t>
      </w:r>
      <w:r w:rsidR="00E51373">
        <w:t xml:space="preserve"> </w:t>
      </w:r>
      <w:r w:rsidR="009B0395">
        <w:fldChar w:fldCharType="begin"/>
      </w:r>
      <w:r w:rsidR="009B0395">
        <w:instrText xml:space="preserve"> REF _Ref86679720 \r \h </w:instrText>
      </w:r>
      <w:r w:rsidR="009B0395">
        <w:fldChar w:fldCharType="separate"/>
      </w:r>
      <w:r w:rsidR="00916DFC">
        <w:t>7.10</w:t>
      </w:r>
      <w:r w:rsidR="009B0395">
        <w:fldChar w:fldCharType="end"/>
      </w:r>
      <w:r w:rsidR="009B0395">
        <w:t xml:space="preserve"> </w:t>
      </w:r>
      <w:r w:rsidR="009B0395">
        <w:fldChar w:fldCharType="begin"/>
      </w:r>
      <w:r w:rsidR="009B0395">
        <w:instrText xml:space="preserve"> REF _Ref86679730 \h </w:instrText>
      </w:r>
      <w:r w:rsidR="009B0395">
        <w:fldChar w:fldCharType="separate"/>
      </w:r>
      <w:r w:rsidR="00916DFC">
        <w:t>Use cases beyond current release</w:t>
      </w:r>
      <w:r w:rsidR="009B0395">
        <w:fldChar w:fldCharType="end"/>
      </w:r>
      <w:r w:rsidR="009B0395">
        <w:t xml:space="preserve"> on page </w:t>
      </w:r>
      <w:r w:rsidR="009B0395">
        <w:fldChar w:fldCharType="begin"/>
      </w:r>
      <w:r w:rsidR="009B0395">
        <w:instrText xml:space="preserve"> PAGEREF _Ref86679735 \h </w:instrText>
      </w:r>
      <w:r w:rsidR="009B0395">
        <w:fldChar w:fldCharType="separate"/>
      </w:r>
      <w:r w:rsidR="00916DFC">
        <w:rPr>
          <w:noProof/>
        </w:rPr>
        <w:t>121</w:t>
      </w:r>
      <w:r w:rsidR="009B0395">
        <w:fldChar w:fldCharType="end"/>
      </w:r>
      <w:r w:rsidR="008F1ECA">
        <w:t>.</w:t>
      </w:r>
    </w:p>
    <w:p w14:paraId="1902E28B" w14:textId="77777777" w:rsidR="007B4527" w:rsidRDefault="007B4527" w:rsidP="00EB62A7">
      <w:pPr>
        <w:pStyle w:val="Heading2"/>
      </w:pPr>
      <w:bookmarkStart w:id="141" w:name="_Ref52928574"/>
      <w:bookmarkStart w:id="142" w:name="_Toc223392233"/>
      <w:r>
        <w:t xml:space="preserve">Handling </w:t>
      </w:r>
      <w:r w:rsidR="00EE4A61">
        <w:t>c</w:t>
      </w:r>
      <w:r>
        <w:t>hange</w:t>
      </w:r>
      <w:r w:rsidR="00B05F90">
        <w:t>s</w:t>
      </w:r>
      <w:r w:rsidR="00EE4A61">
        <w:t xml:space="preserve"> in the Context</w:t>
      </w:r>
      <w:bookmarkEnd w:id="141"/>
      <w:bookmarkEnd w:id="142"/>
    </w:p>
    <w:p w14:paraId="1EB99C94" w14:textId="77777777" w:rsidR="00DC4634" w:rsidRDefault="00E37D9A" w:rsidP="00E37D9A">
      <w:r>
        <w:t xml:space="preserve">The stream relates to the </w:t>
      </w:r>
      <w:r w:rsidR="00BE3FA2">
        <w:t>entities</w:t>
      </w:r>
      <w:r>
        <w:t xml:space="preserve"> in the context. Changes include:</w:t>
      </w:r>
    </w:p>
    <w:p w14:paraId="51B8A871" w14:textId="77777777" w:rsidR="00E37D9A" w:rsidRDefault="001011E5" w:rsidP="00761816">
      <w:pPr>
        <w:pStyle w:val="ListParagraph"/>
        <w:numPr>
          <w:ilvl w:val="0"/>
          <w:numId w:val="19"/>
        </w:numPr>
      </w:pPr>
      <w:r>
        <w:t>An instance of a thing</w:t>
      </w:r>
      <w:r w:rsidR="00E37D9A">
        <w:t xml:space="preserve"> being added/removed </w:t>
      </w:r>
      <w:r w:rsidR="00E32771">
        <w:t>to/</w:t>
      </w:r>
      <w:r w:rsidR="00E37D9A">
        <w:t xml:space="preserve">from context within the current definition of the </w:t>
      </w:r>
      <w:r w:rsidR="007C3386">
        <w:t>context.</w:t>
      </w:r>
    </w:p>
    <w:p w14:paraId="3422C640" w14:textId="77777777" w:rsidR="00ED59B7" w:rsidRDefault="00ED59B7" w:rsidP="00761816">
      <w:pPr>
        <w:pStyle w:val="ListParagraph"/>
        <w:numPr>
          <w:ilvl w:val="1"/>
          <w:numId w:val="19"/>
        </w:numPr>
      </w:pPr>
      <w:r>
        <w:t>E.g., the creation of a connection</w:t>
      </w:r>
    </w:p>
    <w:p w14:paraId="351C5EDD" w14:textId="77777777" w:rsidR="00E37D9A" w:rsidRDefault="00E37D9A" w:rsidP="00761816">
      <w:pPr>
        <w:pStyle w:val="ListParagraph"/>
        <w:numPr>
          <w:ilvl w:val="0"/>
          <w:numId w:val="19"/>
        </w:numPr>
      </w:pPr>
      <w:r>
        <w:t xml:space="preserve">The context definition being changed such that </w:t>
      </w:r>
      <w:r w:rsidR="001011E5">
        <w:t>an instance of a thing</w:t>
      </w:r>
      <w:r>
        <w:t xml:space="preserve"> appear</w:t>
      </w:r>
      <w:r w:rsidR="00506C4A">
        <w:t>s/</w:t>
      </w:r>
      <w:r w:rsidR="007C3386">
        <w:t>disappears.</w:t>
      </w:r>
    </w:p>
    <w:p w14:paraId="1C70276B" w14:textId="77777777" w:rsidR="001011E5" w:rsidRDefault="00506C4A" w:rsidP="00761816">
      <w:pPr>
        <w:pStyle w:val="ListParagraph"/>
        <w:numPr>
          <w:ilvl w:val="0"/>
          <w:numId w:val="19"/>
        </w:numPr>
      </w:pPr>
      <w:r>
        <w:t>An instance of a t</w:t>
      </w:r>
      <w:r w:rsidR="001011E5">
        <w:t xml:space="preserve">hing in the context changing such that </w:t>
      </w:r>
      <w:r>
        <w:t>an element</w:t>
      </w:r>
      <w:r w:rsidR="001011E5">
        <w:t xml:space="preserve"> </w:t>
      </w:r>
      <w:r w:rsidR="00E32771">
        <w:t xml:space="preserve">is </w:t>
      </w:r>
      <w:r w:rsidR="001011E5">
        <w:t>added/removed from th</w:t>
      </w:r>
      <w:r>
        <w:t xml:space="preserve">e </w:t>
      </w:r>
      <w:r w:rsidR="007C3386">
        <w:t>thing.</w:t>
      </w:r>
    </w:p>
    <w:p w14:paraId="15A4F343" w14:textId="77777777" w:rsidR="001011E5" w:rsidRDefault="00DF31DD" w:rsidP="00761816">
      <w:pPr>
        <w:pStyle w:val="ListParagraph"/>
        <w:numPr>
          <w:ilvl w:val="0"/>
          <w:numId w:val="19"/>
        </w:numPr>
      </w:pPr>
      <w:r>
        <w:t xml:space="preserve">The value of a property of an instance of a thing already in the context </w:t>
      </w:r>
      <w:r w:rsidR="007C3386">
        <w:t>changing.</w:t>
      </w:r>
    </w:p>
    <w:p w14:paraId="74151E70" w14:textId="6EE3D0EA" w:rsidR="002412D3" w:rsidRDefault="002412D3" w:rsidP="002D49C8">
      <w:pPr>
        <w:spacing w:after="0"/>
      </w:pPr>
      <w:r w:rsidRPr="00A9262F">
        <w:t xml:space="preserve">See later </w:t>
      </w:r>
      <w:r w:rsidR="002D49C8">
        <w:t>discussion on</w:t>
      </w:r>
      <w:r w:rsidRPr="00A9262F">
        <w:t xml:space="preserve"> changing</w:t>
      </w:r>
      <w:r>
        <w:t xml:space="preserve"> the context</w:t>
      </w:r>
      <w:r w:rsidR="008F1ECA">
        <w:t xml:space="preserve"> in </w:t>
      </w:r>
      <w:r w:rsidR="002D49C8">
        <w:t xml:space="preserve">section </w:t>
      </w:r>
      <w:r w:rsidR="002D49C8">
        <w:fldChar w:fldCharType="begin"/>
      </w:r>
      <w:r w:rsidR="002D49C8">
        <w:instrText xml:space="preserve"> REF _Ref86679720 \r \h </w:instrText>
      </w:r>
      <w:r w:rsidR="002D49C8">
        <w:fldChar w:fldCharType="separate"/>
      </w:r>
      <w:r w:rsidR="00916DFC">
        <w:t>7.10</w:t>
      </w:r>
      <w:r w:rsidR="002D49C8">
        <w:fldChar w:fldCharType="end"/>
      </w:r>
      <w:r w:rsidR="002D49C8">
        <w:t xml:space="preserve"> </w:t>
      </w:r>
      <w:r w:rsidR="002D49C8">
        <w:fldChar w:fldCharType="begin"/>
      </w:r>
      <w:r w:rsidR="002D49C8">
        <w:instrText xml:space="preserve"> REF _Ref86679730 \h </w:instrText>
      </w:r>
      <w:r w:rsidR="002D49C8">
        <w:fldChar w:fldCharType="separate"/>
      </w:r>
      <w:r w:rsidR="00916DFC">
        <w:t>Use cases beyond current release</w:t>
      </w:r>
      <w:r w:rsidR="002D49C8">
        <w:fldChar w:fldCharType="end"/>
      </w:r>
      <w:r w:rsidR="002D49C8">
        <w:t xml:space="preserve"> on page </w:t>
      </w:r>
      <w:r w:rsidR="002D49C8">
        <w:fldChar w:fldCharType="begin"/>
      </w:r>
      <w:r w:rsidR="002D49C8">
        <w:instrText xml:space="preserve"> PAGEREF _Ref86679735 \h </w:instrText>
      </w:r>
      <w:r w:rsidR="002D49C8">
        <w:fldChar w:fldCharType="separate"/>
      </w:r>
      <w:r w:rsidR="00916DFC">
        <w:rPr>
          <w:noProof/>
        </w:rPr>
        <w:t>121</w:t>
      </w:r>
      <w:r w:rsidR="002D49C8">
        <w:fldChar w:fldCharType="end"/>
      </w:r>
      <w:r w:rsidR="002D49C8">
        <w:t>.</w:t>
      </w:r>
    </w:p>
    <w:p w14:paraId="693DAB5E" w14:textId="77777777" w:rsidR="00A010B8" w:rsidRDefault="00A010B8" w:rsidP="00EB62A7">
      <w:pPr>
        <w:pStyle w:val="Heading2"/>
      </w:pPr>
      <w:bookmarkStart w:id="143" w:name="_Ref52928577"/>
      <w:bookmarkStart w:id="144" w:name="_Toc223392234"/>
      <w:r>
        <w:t>Reporting change</w:t>
      </w:r>
      <w:bookmarkEnd w:id="143"/>
      <w:bookmarkEnd w:id="144"/>
    </w:p>
    <w:p w14:paraId="7DE41893" w14:textId="1E574417" w:rsidR="001151DD" w:rsidRDefault="00952657" w:rsidP="00952657">
      <w:r>
        <w:t xml:space="preserve">For the compacted log solution, </w:t>
      </w:r>
      <w:r w:rsidR="00631AAC">
        <w:t>if the log-storage-strategy is WHOLE_ENTITY_ON_CHANGE,</w:t>
      </w:r>
      <w:r w:rsidR="003A65F4">
        <w:t xml:space="preserve"> </w:t>
      </w:r>
      <w:r>
        <w:t xml:space="preserve">whole entities are </w:t>
      </w:r>
      <w:r w:rsidR="00A010B8">
        <w:t xml:space="preserve">streamed </w:t>
      </w:r>
      <w:r>
        <w:t>on creation</w:t>
      </w:r>
      <w:r w:rsidR="00B96A6A">
        <w:t xml:space="preserve">, deletion and change of </w:t>
      </w:r>
      <w:r w:rsidR="00A010B8">
        <w:t xml:space="preserve">a </w:t>
      </w:r>
      <w:r w:rsidR="00B96A6A">
        <w:t>property. Hence</w:t>
      </w:r>
      <w:r w:rsidR="003A65F4">
        <w:t>, for example</w:t>
      </w:r>
      <w:r w:rsidR="00350363">
        <w:t>,</w:t>
      </w:r>
      <w:r w:rsidR="00B96A6A">
        <w:t xml:space="preserve"> if a single property in a CEP changes, the whole CEP is logged and </w:t>
      </w:r>
      <w:r w:rsidR="00A010B8">
        <w:t>streamed</w:t>
      </w:r>
      <w:r w:rsidR="00B96A6A">
        <w:t>.</w:t>
      </w:r>
      <w:r w:rsidR="002744D6">
        <w:t xml:space="preserve"> </w:t>
      </w:r>
      <w:r w:rsidR="004556DA">
        <w:t xml:space="preserve">The parent-address indicates where </w:t>
      </w:r>
      <w:r w:rsidR="00557901">
        <w:t>the CEP is in the tree and hence which NEP</w:t>
      </w:r>
      <w:r w:rsidR="001F2CB7">
        <w:t xml:space="preserve"> and node have </w:t>
      </w:r>
      <w:r w:rsidR="00557901">
        <w:t>changed (in CEP detail)</w:t>
      </w:r>
      <w:r w:rsidR="001F2CB7">
        <w:rPr>
          <w:rStyle w:val="FootnoteReference"/>
        </w:rPr>
        <w:footnoteReference w:id="52"/>
      </w:r>
      <w:r w:rsidR="001F2CB7">
        <w:t>.</w:t>
      </w:r>
      <w:r w:rsidR="00832EC6">
        <w:t xml:space="preserve"> See also section </w:t>
      </w:r>
      <w:r w:rsidR="00832EC6">
        <w:fldChar w:fldCharType="begin"/>
      </w:r>
      <w:r w:rsidR="00832EC6">
        <w:instrText xml:space="preserve"> REF _Ref138751965 \r \h </w:instrText>
      </w:r>
      <w:r w:rsidR="00832EC6">
        <w:fldChar w:fldCharType="separate"/>
      </w:r>
      <w:r w:rsidR="00916DFC">
        <w:t>5</w:t>
      </w:r>
      <w:r w:rsidR="00832EC6">
        <w:fldChar w:fldCharType="end"/>
      </w:r>
      <w:r w:rsidR="00832EC6">
        <w:t xml:space="preserve"> </w:t>
      </w:r>
      <w:r w:rsidR="00832EC6">
        <w:fldChar w:fldCharType="begin"/>
      </w:r>
      <w:r w:rsidR="00832EC6">
        <w:instrText xml:space="preserve"> REF _Ref138751965 \h </w:instrText>
      </w:r>
      <w:r w:rsidR="00832EC6">
        <w:fldChar w:fldCharType="separate"/>
      </w:r>
      <w:r w:rsidR="00916DFC">
        <w:t>Reporting Change Only</w:t>
      </w:r>
      <w:r w:rsidR="00832EC6">
        <w:fldChar w:fldCharType="end"/>
      </w:r>
      <w:r w:rsidR="00832EC6">
        <w:t xml:space="preserve"> on page </w:t>
      </w:r>
      <w:r w:rsidR="00832EC6">
        <w:fldChar w:fldCharType="begin"/>
      </w:r>
      <w:r w:rsidR="00832EC6">
        <w:instrText xml:space="preserve"> PAGEREF _Ref138751965 \h </w:instrText>
      </w:r>
      <w:r w:rsidR="00832EC6">
        <w:fldChar w:fldCharType="separate"/>
      </w:r>
      <w:r w:rsidR="00916DFC">
        <w:rPr>
          <w:noProof/>
        </w:rPr>
        <w:t>70</w:t>
      </w:r>
      <w:r w:rsidR="00832EC6">
        <w:fldChar w:fldCharType="end"/>
      </w:r>
      <w:r w:rsidR="00832EC6">
        <w:t>.</w:t>
      </w:r>
    </w:p>
    <w:p w14:paraId="328FC108" w14:textId="77777777" w:rsidR="00B96A6A" w:rsidRDefault="001151DD" w:rsidP="00EB62A7">
      <w:pPr>
        <w:pStyle w:val="Heading2"/>
      </w:pPr>
      <w:bookmarkStart w:id="145" w:name="_Toc223392235"/>
      <w:r>
        <w:lastRenderedPageBreak/>
        <w:t>Model implications</w:t>
      </w:r>
      <w:bookmarkEnd w:id="145"/>
      <w:r w:rsidR="004556DA">
        <w:t xml:space="preserve"> </w:t>
      </w:r>
    </w:p>
    <w:p w14:paraId="4FED0CAC" w14:textId="77777777" w:rsidR="00B8255C" w:rsidRPr="00E37D9A" w:rsidRDefault="00624A5D" w:rsidP="00393E74">
      <w:pPr>
        <w:spacing w:before="100" w:beforeAutospacing="1" w:after="100" w:afterAutospacing="1"/>
      </w:pPr>
      <w:r>
        <w:rPr>
          <w:rFonts w:eastAsia="Times New Roman"/>
        </w:rPr>
        <w:t xml:space="preserve">Separation of properties that </w:t>
      </w:r>
      <w:r w:rsidR="00FE06BF">
        <w:rPr>
          <w:rFonts w:eastAsia="Times New Roman"/>
        </w:rPr>
        <w:t>have a</w:t>
      </w:r>
      <w:r>
        <w:rPr>
          <w:rFonts w:eastAsia="Times New Roman"/>
        </w:rPr>
        <w:t xml:space="preserve"> slow rate </w:t>
      </w:r>
      <w:r w:rsidR="00FE06BF">
        <w:rPr>
          <w:rFonts w:eastAsia="Times New Roman"/>
        </w:rPr>
        <w:t xml:space="preserve">of </w:t>
      </w:r>
      <w:r>
        <w:rPr>
          <w:rFonts w:eastAsia="Times New Roman"/>
        </w:rPr>
        <w:t xml:space="preserve">change </w:t>
      </w:r>
      <w:r w:rsidR="002412D3">
        <w:rPr>
          <w:rFonts w:eastAsia="Times New Roman"/>
        </w:rPr>
        <w:t>(</w:t>
      </w:r>
      <w:r w:rsidR="00577F6A">
        <w:rPr>
          <w:rFonts w:eastAsia="Times New Roman"/>
        </w:rPr>
        <w:t>intent</w:t>
      </w:r>
      <w:r w:rsidR="00FE06BF">
        <w:rPr>
          <w:rFonts w:eastAsia="Times New Roman"/>
        </w:rPr>
        <w:t>-</w:t>
      </w:r>
      <w:r w:rsidR="00577F6A">
        <w:rPr>
          <w:rFonts w:eastAsia="Times New Roman"/>
        </w:rPr>
        <w:t xml:space="preserve">driven </w:t>
      </w:r>
      <w:r>
        <w:rPr>
          <w:rFonts w:eastAsia="Times New Roman"/>
        </w:rPr>
        <w:t>config</w:t>
      </w:r>
      <w:r w:rsidR="002412D3">
        <w:rPr>
          <w:rFonts w:eastAsia="Times New Roman"/>
        </w:rPr>
        <w:t>)</w:t>
      </w:r>
      <w:r>
        <w:rPr>
          <w:rFonts w:eastAsia="Times New Roman"/>
        </w:rPr>
        <w:t xml:space="preserve"> from properties that </w:t>
      </w:r>
      <w:r w:rsidR="00FE06BF">
        <w:rPr>
          <w:rFonts w:eastAsia="Times New Roman"/>
        </w:rPr>
        <w:t>have a</w:t>
      </w:r>
      <w:r>
        <w:rPr>
          <w:rFonts w:eastAsia="Times New Roman"/>
        </w:rPr>
        <w:t xml:space="preserve"> </w:t>
      </w:r>
      <w:r w:rsidR="00063C95">
        <w:rPr>
          <w:rFonts w:eastAsia="Times New Roman"/>
        </w:rPr>
        <w:t>high</w:t>
      </w:r>
      <w:r w:rsidR="00FE06BF">
        <w:rPr>
          <w:rFonts w:eastAsia="Times New Roman"/>
        </w:rPr>
        <w:t xml:space="preserve"> </w:t>
      </w:r>
      <w:r w:rsidR="00063C95">
        <w:rPr>
          <w:rFonts w:eastAsia="Times New Roman"/>
        </w:rPr>
        <w:t>rate</w:t>
      </w:r>
      <w:r w:rsidR="00FE06BF">
        <w:rPr>
          <w:rFonts w:eastAsia="Times New Roman"/>
        </w:rPr>
        <w:t xml:space="preserve"> of</w:t>
      </w:r>
      <w:r>
        <w:rPr>
          <w:rFonts w:eastAsia="Times New Roman"/>
        </w:rPr>
        <w:t xml:space="preserve"> change </w:t>
      </w:r>
      <w:r w:rsidR="00577F6A">
        <w:rPr>
          <w:rFonts w:eastAsia="Times New Roman"/>
        </w:rPr>
        <w:t>(network</w:t>
      </w:r>
      <w:r w:rsidR="00FE06BF">
        <w:rPr>
          <w:rFonts w:eastAsia="Times New Roman"/>
        </w:rPr>
        <w:t>-</w:t>
      </w:r>
      <w:r w:rsidR="00577F6A">
        <w:rPr>
          <w:rFonts w:eastAsia="Times New Roman"/>
        </w:rPr>
        <w:t xml:space="preserve">derived </w:t>
      </w:r>
      <w:r>
        <w:rPr>
          <w:rFonts w:eastAsia="Times New Roman"/>
        </w:rPr>
        <w:t>state</w:t>
      </w:r>
      <w:r w:rsidR="00577F6A">
        <w:rPr>
          <w:rFonts w:eastAsia="Times New Roman"/>
        </w:rPr>
        <w:t>)</w:t>
      </w:r>
      <w:r>
        <w:rPr>
          <w:rFonts w:eastAsia="Times New Roman"/>
        </w:rPr>
        <w:t xml:space="preserve"> and isolating </w:t>
      </w:r>
      <w:r w:rsidR="00FE06BF">
        <w:rPr>
          <w:rFonts w:eastAsia="Times New Roman"/>
        </w:rPr>
        <w:t xml:space="preserve">the high rate of change properties in </w:t>
      </w:r>
      <w:r w:rsidR="00786B57">
        <w:rPr>
          <w:rFonts w:eastAsia="Times New Roman"/>
        </w:rPr>
        <w:t>independent separate</w:t>
      </w:r>
      <w:r w:rsidR="00FE06BF">
        <w:rPr>
          <w:rFonts w:eastAsia="Times New Roman"/>
        </w:rPr>
        <w:t xml:space="preserve"> state</w:t>
      </w:r>
      <w:r w:rsidR="00786B57">
        <w:rPr>
          <w:rFonts w:eastAsia="Times New Roman"/>
        </w:rPr>
        <w:t xml:space="preserve"> entities is advisable. The alarm and state model provide</w:t>
      </w:r>
      <w:r w:rsidR="00867E97">
        <w:rPr>
          <w:rFonts w:eastAsia="Times New Roman"/>
        </w:rPr>
        <w:t>d</w:t>
      </w:r>
      <w:r w:rsidR="00786B57">
        <w:rPr>
          <w:rFonts w:eastAsia="Times New Roman"/>
        </w:rPr>
        <w:t xml:space="preserve"> for streaming allows a separation of </w:t>
      </w:r>
      <w:r w:rsidR="00393E74">
        <w:rPr>
          <w:rFonts w:eastAsia="Times New Roman"/>
        </w:rPr>
        <w:t>small per-state entities from large slow changing config entities. The current TAPI OAM model also isolates properties related to monitoring results from properties related to configuration.</w:t>
      </w:r>
    </w:p>
    <w:p w14:paraId="540C083C" w14:textId="77777777" w:rsidR="00C65BB2" w:rsidRDefault="00C65BB2" w:rsidP="00EB62A7">
      <w:pPr>
        <w:pStyle w:val="Heading2"/>
      </w:pPr>
      <w:bookmarkStart w:id="146" w:name="_Ref52928579"/>
      <w:bookmarkStart w:id="147" w:name="_Toc223392236"/>
      <w:r>
        <w:t>System engineering</w:t>
      </w:r>
      <w:bookmarkEnd w:id="146"/>
      <w:bookmarkEnd w:id="147"/>
    </w:p>
    <w:p w14:paraId="6CA4D942" w14:textId="77777777" w:rsidR="00C65BB2" w:rsidRDefault="00C65BB2" w:rsidP="00C65BB2">
      <w:pPr>
        <w:pStyle w:val="NormalWeb"/>
        <w:rPr>
          <w:rFonts w:eastAsiaTheme="minorEastAsia"/>
        </w:rPr>
      </w:pPr>
      <w:r>
        <w:t>For the solution to operate reliably:</w:t>
      </w:r>
    </w:p>
    <w:p w14:paraId="0B2FB5A9" w14:textId="77777777" w:rsidR="003C2898" w:rsidRDefault="00C65BB2" w:rsidP="00761816">
      <w:pPr>
        <w:pStyle w:val="ListParagraph"/>
        <w:numPr>
          <w:ilvl w:val="0"/>
          <w:numId w:val="19"/>
        </w:numPr>
      </w:pPr>
      <w:r w:rsidRPr="00393E74">
        <w:t xml:space="preserve">System engineering must be such that under normal and </w:t>
      </w:r>
      <w:r w:rsidR="004D5B34">
        <w:t>“</w:t>
      </w:r>
      <w:r w:rsidRPr="00393E74">
        <w:t>normal bad day</w:t>
      </w:r>
      <w:r w:rsidR="007A24E7">
        <w:t>”</w:t>
      </w:r>
      <w:r w:rsidRPr="00393E74">
        <w:t xml:space="preserve"> circumstances the client is able to keep up well with the provider (otherwise </w:t>
      </w:r>
      <w:r w:rsidR="00393E74">
        <w:t>the client will suffer ongoing</w:t>
      </w:r>
      <w:r w:rsidRPr="00393E74">
        <w:t xml:space="preserve"> alignment issue</w:t>
      </w:r>
      <w:r w:rsidR="00473F2B">
        <w:t xml:space="preserve">s in terms of lag and </w:t>
      </w:r>
      <w:r w:rsidR="009D6C84">
        <w:t xml:space="preserve">potentially in terms of fidelity). </w:t>
      </w:r>
    </w:p>
    <w:p w14:paraId="4058D176" w14:textId="77777777" w:rsidR="00393E74" w:rsidRDefault="009D6C84" w:rsidP="003C2898">
      <w:pPr>
        <w:pStyle w:val="ListParagraph"/>
        <w:numPr>
          <w:ilvl w:val="1"/>
          <w:numId w:val="19"/>
        </w:numPr>
      </w:pPr>
      <w:r>
        <w:t>E</w:t>
      </w:r>
      <w:r w:rsidR="00C65BB2" w:rsidRPr="00393E74">
        <w:t>ventual consistency is acceptable</w:t>
      </w:r>
      <w:r w:rsidR="003C2898">
        <w:t xml:space="preserve"> in a control solution</w:t>
      </w:r>
      <w:r w:rsidR="00C65BB2" w:rsidRPr="00393E74">
        <w:t xml:space="preserve"> if there is only a </w:t>
      </w:r>
      <w:r>
        <w:t>“</w:t>
      </w:r>
      <w:r w:rsidR="00C65BB2" w:rsidRPr="00393E74">
        <w:t>short</w:t>
      </w:r>
      <w:r>
        <w:t>”</w:t>
      </w:r>
      <w:r w:rsidR="00C65BB2" w:rsidRPr="00393E74">
        <w:t xml:space="preserve"> delay to alignment with any specific state</w:t>
      </w:r>
      <w:r>
        <w:t>.</w:t>
      </w:r>
    </w:p>
    <w:p w14:paraId="2A687722" w14:textId="77777777" w:rsidR="00393E74" w:rsidRPr="00393E74" w:rsidRDefault="00C65BB2" w:rsidP="00761816">
      <w:pPr>
        <w:pStyle w:val="ListParagraph"/>
        <w:numPr>
          <w:ilvl w:val="0"/>
          <w:numId w:val="19"/>
        </w:numPr>
      </w:pPr>
      <w:r w:rsidRPr="00393E74">
        <w:rPr>
          <w:rFonts w:eastAsia="Times New Roman"/>
        </w:rPr>
        <w:t>For realignment to be successful, the client must be engineered to be able to read all records in the tail of the log</w:t>
      </w:r>
      <w:r w:rsidR="000B4A95">
        <w:rPr>
          <w:rFonts w:eastAsia="Times New Roman"/>
        </w:rPr>
        <w:t xml:space="preserve"> (starting from the oldest) </w:t>
      </w:r>
      <w:r w:rsidRPr="00393E74">
        <w:rPr>
          <w:rFonts w:eastAsia="Times New Roman"/>
        </w:rPr>
        <w:t xml:space="preserve">up to the </w:t>
      </w:r>
      <w:r w:rsidR="00C77E3A">
        <w:rPr>
          <w:rFonts w:eastAsia="Times New Roman"/>
        </w:rPr>
        <w:t>t</w:t>
      </w:r>
      <w:r w:rsidRPr="00393E74">
        <w:rPr>
          <w:rFonts w:eastAsia="Times New Roman"/>
        </w:rPr>
        <w:t>ombstone</w:t>
      </w:r>
      <w:r w:rsidR="00C77E3A">
        <w:rPr>
          <w:rFonts w:eastAsia="Times New Roman"/>
        </w:rPr>
        <w:t>-</w:t>
      </w:r>
      <w:r w:rsidRPr="00393E74">
        <w:rPr>
          <w:rFonts w:eastAsia="Times New Roman"/>
        </w:rPr>
        <w:t xml:space="preserve">retention point in under the </w:t>
      </w:r>
      <w:r w:rsidR="00C77E3A">
        <w:rPr>
          <w:rFonts w:eastAsia="Times New Roman"/>
        </w:rPr>
        <w:t>t</w:t>
      </w:r>
      <w:r w:rsidRPr="00393E74">
        <w:rPr>
          <w:rFonts w:eastAsia="Times New Roman"/>
        </w:rPr>
        <w:t>ombstone</w:t>
      </w:r>
      <w:r w:rsidR="00C77E3A">
        <w:rPr>
          <w:rFonts w:eastAsia="Times New Roman"/>
        </w:rPr>
        <w:t>-</w:t>
      </w:r>
      <w:r w:rsidRPr="00393E74">
        <w:rPr>
          <w:rFonts w:eastAsia="Times New Roman"/>
        </w:rPr>
        <w:t xml:space="preserve">retention time. On this basis </w:t>
      </w:r>
    </w:p>
    <w:p w14:paraId="04AF0FF9" w14:textId="77777777" w:rsidR="00E17914" w:rsidRPr="00E17914" w:rsidRDefault="00C65BB2" w:rsidP="00761816">
      <w:pPr>
        <w:pStyle w:val="ListParagraph"/>
        <w:numPr>
          <w:ilvl w:val="1"/>
          <w:numId w:val="19"/>
        </w:numPr>
      </w:pPr>
      <w:r w:rsidRPr="00393E74">
        <w:rPr>
          <w:rFonts w:eastAsia="Times New Roman"/>
        </w:rPr>
        <w:t>The tombstone</w:t>
      </w:r>
      <w:r w:rsidR="00C77E3A">
        <w:rPr>
          <w:rFonts w:eastAsia="Times New Roman"/>
        </w:rPr>
        <w:t>-</w:t>
      </w:r>
      <w:r w:rsidRPr="00393E74">
        <w:rPr>
          <w:rFonts w:eastAsia="Times New Roman"/>
        </w:rPr>
        <w:t xml:space="preserve">retention time may differ </w:t>
      </w:r>
      <w:r w:rsidR="00393E74">
        <w:rPr>
          <w:rFonts w:eastAsia="Times New Roman"/>
        </w:rPr>
        <w:t>for different cases and different</w:t>
      </w:r>
      <w:r w:rsidR="00E17914">
        <w:rPr>
          <w:rFonts w:eastAsia="Times New Roman"/>
        </w:rPr>
        <w:t xml:space="preserve"> </w:t>
      </w:r>
      <w:r w:rsidR="00063C95">
        <w:rPr>
          <w:rFonts w:eastAsia="Times New Roman"/>
        </w:rPr>
        <w:t>streams.</w:t>
      </w:r>
    </w:p>
    <w:p w14:paraId="4B0474E9" w14:textId="77777777" w:rsidR="008D2DD6" w:rsidRPr="008D2DD6" w:rsidRDefault="00C65BB2" w:rsidP="00761816">
      <w:pPr>
        <w:pStyle w:val="ListParagraph"/>
        <w:numPr>
          <w:ilvl w:val="1"/>
          <w:numId w:val="19"/>
        </w:numPr>
      </w:pPr>
      <w:r w:rsidRPr="00E17914">
        <w:rPr>
          <w:rFonts w:eastAsia="Times New Roman"/>
        </w:rPr>
        <w:t xml:space="preserve">For a </w:t>
      </w:r>
      <w:r w:rsidR="006736F7">
        <w:rPr>
          <w:rFonts w:eastAsia="Times New Roman"/>
        </w:rPr>
        <w:t>stream</w:t>
      </w:r>
      <w:r w:rsidRPr="00E17914">
        <w:rPr>
          <w:rFonts w:eastAsia="Times New Roman"/>
        </w:rPr>
        <w:t xml:space="preserve"> with only limited volumes of long term records the </w:t>
      </w:r>
      <w:r w:rsidR="00AF6AE2">
        <w:rPr>
          <w:rFonts w:eastAsia="Times New Roman"/>
        </w:rPr>
        <w:t>t</w:t>
      </w:r>
      <w:r w:rsidRPr="00E17914">
        <w:rPr>
          <w:rFonts w:eastAsia="Times New Roman"/>
        </w:rPr>
        <w:t>ombstone</w:t>
      </w:r>
      <w:r w:rsidR="00C77E3A">
        <w:rPr>
          <w:rFonts w:eastAsia="Times New Roman"/>
        </w:rPr>
        <w:t>-</w:t>
      </w:r>
      <w:r w:rsidRPr="00E17914">
        <w:rPr>
          <w:rFonts w:eastAsia="Times New Roman"/>
        </w:rPr>
        <w:t xml:space="preserve">retention could be quite short </w:t>
      </w:r>
    </w:p>
    <w:p w14:paraId="0505E3FE" w14:textId="77777777" w:rsidR="008D2DD6" w:rsidRPr="008D2DD6" w:rsidRDefault="00C65BB2" w:rsidP="00761816">
      <w:pPr>
        <w:pStyle w:val="ListParagraph"/>
        <w:numPr>
          <w:ilvl w:val="2"/>
          <w:numId w:val="19"/>
        </w:numPr>
      </w:pPr>
      <w:r w:rsidRPr="008D2DD6">
        <w:rPr>
          <w:rFonts w:eastAsia="Times New Roman"/>
        </w:rPr>
        <w:t xml:space="preserve">Under these circumstances, </w:t>
      </w:r>
      <w:r w:rsidR="00AF6AE2">
        <w:rPr>
          <w:rFonts w:eastAsia="Times New Roman"/>
        </w:rPr>
        <w:t>t</w:t>
      </w:r>
      <w:r w:rsidRPr="008D2DD6">
        <w:rPr>
          <w:rFonts w:eastAsia="Times New Roman"/>
        </w:rPr>
        <w:t>ombstone</w:t>
      </w:r>
      <w:r w:rsidR="00C77E3A">
        <w:rPr>
          <w:rFonts w:eastAsia="Times New Roman"/>
        </w:rPr>
        <w:t>-</w:t>
      </w:r>
      <w:r w:rsidRPr="008D2DD6">
        <w:rPr>
          <w:rFonts w:eastAsia="Times New Roman"/>
        </w:rPr>
        <w:t xml:space="preserve">retention is probably determined by likely </w:t>
      </w:r>
      <w:r w:rsidR="001D5290">
        <w:rPr>
          <w:rFonts w:eastAsia="Times New Roman"/>
        </w:rPr>
        <w:t>communication</w:t>
      </w:r>
      <w:r w:rsidRPr="008D2DD6">
        <w:rPr>
          <w:rFonts w:eastAsia="Times New Roman"/>
        </w:rPr>
        <w:t xml:space="preserve"> </w:t>
      </w:r>
      <w:r w:rsidR="00663962">
        <w:rPr>
          <w:rFonts w:eastAsia="Times New Roman"/>
        </w:rPr>
        <w:t>failure duration</w:t>
      </w:r>
      <w:r w:rsidR="00063C95" w:rsidRPr="008D2DD6">
        <w:rPr>
          <w:rFonts w:eastAsia="Times New Roman"/>
        </w:rPr>
        <w:t>.</w:t>
      </w:r>
    </w:p>
    <w:p w14:paraId="4E08367A" w14:textId="77777777" w:rsidR="00C65BB2" w:rsidRPr="00B8149E" w:rsidRDefault="00C65BB2" w:rsidP="00761816">
      <w:pPr>
        <w:pStyle w:val="ListParagraph"/>
        <w:numPr>
          <w:ilvl w:val="1"/>
          <w:numId w:val="19"/>
        </w:numPr>
      </w:pPr>
      <w:r w:rsidRPr="008D2DD6">
        <w:rPr>
          <w:rFonts w:eastAsia="Times New Roman"/>
        </w:rPr>
        <w:t xml:space="preserve">For </w:t>
      </w:r>
      <w:r w:rsidR="00663962">
        <w:rPr>
          <w:rFonts w:eastAsia="Times New Roman"/>
        </w:rPr>
        <w:t xml:space="preserve">the </w:t>
      </w:r>
      <w:r w:rsidRPr="008D2DD6">
        <w:rPr>
          <w:rFonts w:eastAsia="Times New Roman"/>
        </w:rPr>
        <w:t>case where alignment takes days, tombstone</w:t>
      </w:r>
      <w:r w:rsidR="00C77E3A">
        <w:rPr>
          <w:rFonts w:eastAsia="Times New Roman"/>
        </w:rPr>
        <w:t>-</w:t>
      </w:r>
      <w:r w:rsidRPr="008D2DD6">
        <w:rPr>
          <w:rFonts w:eastAsia="Times New Roman"/>
        </w:rPr>
        <w:t xml:space="preserve">retention would need to be in terms of </w:t>
      </w:r>
      <w:r w:rsidR="00063C95" w:rsidRPr="008D2DD6">
        <w:rPr>
          <w:rFonts w:eastAsia="Times New Roman"/>
        </w:rPr>
        <w:t>days.</w:t>
      </w:r>
    </w:p>
    <w:p w14:paraId="2C1ED0CC" w14:textId="77777777" w:rsidR="007767C5" w:rsidRPr="008D2DD6" w:rsidRDefault="00B8149E" w:rsidP="00B8149E">
      <w:r>
        <w:t xml:space="preserve">The solution can be </w:t>
      </w:r>
      <w:r w:rsidR="001F6118">
        <w:t xml:space="preserve">tuned to balance </w:t>
      </w:r>
      <w:r w:rsidR="003F44DA">
        <w:t>pace to achieve consistency (eventual consistency)</w:t>
      </w:r>
      <w:r w:rsidR="00414799">
        <w:t xml:space="preserve"> with the fidelity of information when under stress</w:t>
      </w:r>
      <w:r w:rsidR="003E7439">
        <w:rPr>
          <w:rStyle w:val="FootnoteReference"/>
        </w:rPr>
        <w:footnoteReference w:id="53"/>
      </w:r>
      <w:r w:rsidR="00414799">
        <w:t>.</w:t>
      </w:r>
    </w:p>
    <w:p w14:paraId="353CD9DB" w14:textId="77777777" w:rsidR="00C65BB2" w:rsidRDefault="00C65BB2" w:rsidP="00EB62A7">
      <w:pPr>
        <w:pStyle w:val="Heading2"/>
      </w:pPr>
      <w:bookmarkStart w:id="148" w:name="_Ref49753911"/>
      <w:bookmarkStart w:id="149" w:name="_Ref49753917"/>
      <w:bookmarkStart w:id="150" w:name="_Ref49753921"/>
      <w:bookmarkStart w:id="151" w:name="_Ref52928582"/>
      <w:bookmarkStart w:id="152" w:name="_Ref52928836"/>
      <w:bookmarkStart w:id="153" w:name="_Toc223392237"/>
      <w:r>
        <w:t>Eventual Consistency and Fidelity</w:t>
      </w:r>
      <w:bookmarkEnd w:id="148"/>
      <w:bookmarkEnd w:id="149"/>
      <w:bookmarkEnd w:id="150"/>
      <w:bookmarkEnd w:id="151"/>
      <w:bookmarkEnd w:id="152"/>
      <w:bookmarkEnd w:id="153"/>
    </w:p>
    <w:p w14:paraId="7A7E85CA" w14:textId="77777777" w:rsidR="00F1738F" w:rsidRDefault="00F1738F" w:rsidP="00F1738F">
      <w:pPr>
        <w:pStyle w:val="Heading3"/>
      </w:pPr>
      <w:bookmarkStart w:id="154" w:name="_Toc223392238"/>
      <w:r>
        <w:t>Eventual Consistency</w:t>
      </w:r>
      <w:bookmarkEnd w:id="154"/>
    </w:p>
    <w:p w14:paraId="62DF916A" w14:textId="77777777" w:rsidR="00F1738F" w:rsidRDefault="00F1738F" w:rsidP="00F1738F">
      <w:r>
        <w:t>A simple way to understand eventual consistency is to imagine a network that is changing such that there is a stream of changes and where the client has not absorbed the stream. If suddenly the network were to stop changing, then, once the client has absorbed the entire stream, the client will be aligned with network state.</w:t>
      </w:r>
    </w:p>
    <w:p w14:paraId="35DA733D" w14:textId="77777777" w:rsidR="00F1738F" w:rsidRDefault="00F1738F" w:rsidP="00F1738F">
      <w:pPr>
        <w:pStyle w:val="Heading3"/>
      </w:pPr>
      <w:bookmarkStart w:id="155" w:name="_Toc223392239"/>
      <w:r>
        <w:t>Fidelity</w:t>
      </w:r>
      <w:bookmarkEnd w:id="155"/>
    </w:p>
    <w:p w14:paraId="1883BBF0" w14:textId="77777777" w:rsidR="00154EE1" w:rsidRPr="00134E94" w:rsidRDefault="00DF1DF2" w:rsidP="00F1738F">
      <w:r w:rsidRPr="00134E94">
        <w:t xml:space="preserve">In this document, fidelity is </w:t>
      </w:r>
      <w:r w:rsidR="009A0880" w:rsidRPr="00134E94">
        <w:t>the degree of exactness with which the controlled system behavior is represented</w:t>
      </w:r>
      <w:r w:rsidR="00F57DB3" w:rsidRPr="00134E94">
        <w:t xml:space="preserve"> via TAPI streaming. </w:t>
      </w:r>
    </w:p>
    <w:p w14:paraId="10CD9253" w14:textId="77777777" w:rsidR="00F1738F" w:rsidRPr="00F1738F" w:rsidRDefault="00154EE1" w:rsidP="00F1738F">
      <w:r w:rsidRPr="00134E94">
        <w:t>Loss of fidelity is the lo</w:t>
      </w:r>
      <w:r w:rsidR="00F1738F" w:rsidRPr="00134E94">
        <w:t>ss of some detail</w:t>
      </w:r>
      <w:r w:rsidRPr="00134E94">
        <w:t>s</w:t>
      </w:r>
      <w:r w:rsidR="00F1738F" w:rsidRPr="00134E94">
        <w:t xml:space="preserve"> of change (without losing eventual consistency).</w:t>
      </w:r>
      <w:r w:rsidR="00E53679" w:rsidRPr="00134E94">
        <w:t xml:space="preserve"> For example, </w:t>
      </w:r>
      <w:r w:rsidR="00C35ADC" w:rsidRPr="00134E94">
        <w:t>the</w:t>
      </w:r>
      <w:r w:rsidR="00E53679" w:rsidRPr="00134E94">
        <w:t xml:space="preserve"> </w:t>
      </w:r>
      <w:r w:rsidR="00C35ADC" w:rsidRPr="00134E94">
        <w:t xml:space="preserve">operational-state property of a CEP may </w:t>
      </w:r>
      <w:r w:rsidR="009E4F83" w:rsidRPr="00134E94">
        <w:t xml:space="preserve">initially be ENABLED, then become DISABLED and then ENABLED again. Loss of fidelity may lead to the operational-state being observed as continuously ENABLED. </w:t>
      </w:r>
    </w:p>
    <w:p w14:paraId="39732D1B" w14:textId="77777777" w:rsidR="00F1738F" w:rsidRPr="00F1738F" w:rsidRDefault="00F1738F" w:rsidP="00F1738F">
      <w:pPr>
        <w:pStyle w:val="Heading3"/>
      </w:pPr>
      <w:bookmarkStart w:id="156" w:name="_Toc223392240"/>
      <w:r>
        <w:lastRenderedPageBreak/>
        <w:t>Related stream characteristics</w:t>
      </w:r>
      <w:bookmarkEnd w:id="156"/>
    </w:p>
    <w:p w14:paraId="12962C12" w14:textId="10802D15" w:rsidR="00414799" w:rsidRPr="00414799" w:rsidRDefault="00414799" w:rsidP="00414799">
      <w:r>
        <w:t>Considering the</w:t>
      </w:r>
      <w:r w:rsidR="00E329B0">
        <w:t xml:space="preserve"> supported-stream-type structure discussed </w:t>
      </w:r>
      <w:r w:rsidR="002F6A15">
        <w:t xml:space="preserve">in </w:t>
      </w:r>
      <w:r w:rsidR="002F6A15">
        <w:fldChar w:fldCharType="begin"/>
      </w:r>
      <w:r w:rsidR="002F6A15">
        <w:instrText xml:space="preserve"> REF _Ref46834694 \r \h </w:instrText>
      </w:r>
      <w:r w:rsidR="002F6A15">
        <w:fldChar w:fldCharType="separate"/>
      </w:r>
      <w:r w:rsidR="00916DFC">
        <w:t>3.7.1</w:t>
      </w:r>
      <w:r w:rsidR="002F6A15">
        <w:fldChar w:fldCharType="end"/>
      </w:r>
      <w:r w:rsidR="00EF5971">
        <w:t xml:space="preserve"> </w:t>
      </w:r>
      <w:r w:rsidR="002F6A15">
        <w:fldChar w:fldCharType="begin"/>
      </w:r>
      <w:r w:rsidR="002F6A15">
        <w:instrText xml:space="preserve"> REF _Ref46834698 \h </w:instrText>
      </w:r>
      <w:r w:rsidR="002F6A15">
        <w:fldChar w:fldCharType="separate"/>
      </w:r>
      <w:r w:rsidR="00916DFC">
        <w:t>Supported stream type</w:t>
      </w:r>
      <w:r w:rsidR="002F6A15">
        <w:fldChar w:fldCharType="end"/>
      </w:r>
      <w:r w:rsidR="00EF5971">
        <w:t xml:space="preserve"> on page </w:t>
      </w:r>
      <w:r w:rsidR="00EF5971">
        <w:fldChar w:fldCharType="begin"/>
      </w:r>
      <w:r w:rsidR="00EF5971">
        <w:instrText xml:space="preserve"> PAGEREF _Ref46834708 \h </w:instrText>
      </w:r>
      <w:r w:rsidR="00EF5971">
        <w:fldChar w:fldCharType="separate"/>
      </w:r>
      <w:r w:rsidR="00916DFC">
        <w:rPr>
          <w:noProof/>
        </w:rPr>
        <w:t>16</w:t>
      </w:r>
      <w:r w:rsidR="00EF5971">
        <w:fldChar w:fldCharType="end"/>
      </w:r>
      <w:r w:rsidR="00E329B0">
        <w:t>, there are two key time settings for the compacted log solution tombstone-retention</w:t>
      </w:r>
      <w:r w:rsidR="00D42A49">
        <w:rPr>
          <w:rStyle w:val="FootnoteReference"/>
        </w:rPr>
        <w:footnoteReference w:id="54"/>
      </w:r>
      <w:r w:rsidR="00E329B0">
        <w:t xml:space="preserve"> and compaction-delay</w:t>
      </w:r>
      <w:r w:rsidR="007B11DB">
        <w:rPr>
          <w:rStyle w:val="FootnoteReference"/>
        </w:rPr>
        <w:footnoteReference w:id="55"/>
      </w:r>
      <w:r w:rsidR="00321858">
        <w:t>.</w:t>
      </w:r>
      <w:r w:rsidR="001049A5">
        <w:t xml:space="preserve"> </w:t>
      </w:r>
    </w:p>
    <w:p w14:paraId="2625580D" w14:textId="77777777" w:rsidR="00C65BB2" w:rsidRDefault="00C65BB2" w:rsidP="006B0A86">
      <w:pPr>
        <w:numPr>
          <w:ilvl w:val="0"/>
          <w:numId w:val="14"/>
        </w:numPr>
        <w:spacing w:before="100" w:beforeAutospacing="1" w:after="100" w:afterAutospacing="1"/>
        <w:rPr>
          <w:rFonts w:eastAsia="Times New Roman"/>
        </w:rPr>
      </w:pPr>
      <w:r>
        <w:rPr>
          <w:rFonts w:eastAsia="Times New Roman"/>
        </w:rPr>
        <w:t xml:space="preserve">Client read delay </w:t>
      </w:r>
      <w:r w:rsidR="008A6774">
        <w:rPr>
          <w:rFonts w:eastAsia="Times New Roman"/>
        </w:rPr>
        <w:t xml:space="preserve">is </w:t>
      </w:r>
      <w:r>
        <w:rPr>
          <w:rFonts w:eastAsia="Times New Roman"/>
        </w:rPr>
        <w:t xml:space="preserve">less than compaction </w:t>
      </w:r>
      <w:r w:rsidR="00063C95">
        <w:rPr>
          <w:rFonts w:eastAsia="Times New Roman"/>
        </w:rPr>
        <w:t>delay.</w:t>
      </w:r>
      <w:r>
        <w:rPr>
          <w:rFonts w:eastAsia="Times New Roman"/>
        </w:rPr>
        <w:t xml:space="preserve"> </w:t>
      </w:r>
    </w:p>
    <w:p w14:paraId="01AFB654" w14:textId="77777777" w:rsidR="00C65BB2" w:rsidRDefault="00C65BB2" w:rsidP="006B0A86">
      <w:pPr>
        <w:numPr>
          <w:ilvl w:val="1"/>
          <w:numId w:val="14"/>
        </w:numPr>
        <w:spacing w:before="100" w:beforeAutospacing="1" w:after="100" w:afterAutospacing="1"/>
        <w:rPr>
          <w:rFonts w:eastAsia="Times New Roman"/>
        </w:rPr>
      </w:pPr>
      <w:r>
        <w:rPr>
          <w:rFonts w:eastAsia="Times New Roman"/>
        </w:rPr>
        <w:t>Client is behind on absolute state but is losing no detail.</w:t>
      </w:r>
    </w:p>
    <w:p w14:paraId="4CF2728E" w14:textId="77777777" w:rsidR="00C65BB2" w:rsidRDefault="00C65BB2" w:rsidP="006B0A86">
      <w:pPr>
        <w:numPr>
          <w:ilvl w:val="1"/>
          <w:numId w:val="14"/>
        </w:numPr>
        <w:spacing w:before="100" w:beforeAutospacing="1" w:after="100" w:afterAutospacing="1"/>
        <w:rPr>
          <w:rFonts w:eastAsia="Times New Roman"/>
        </w:rPr>
      </w:pPr>
      <w:r>
        <w:rPr>
          <w:rFonts w:eastAsia="Times New Roman"/>
        </w:rPr>
        <w:t xml:space="preserve">The client can potentially catch back up if: </w:t>
      </w:r>
    </w:p>
    <w:p w14:paraId="0C219AB7" w14:textId="77777777" w:rsidR="00C65BB2" w:rsidRDefault="00C65BB2" w:rsidP="006B0A86">
      <w:pPr>
        <w:numPr>
          <w:ilvl w:val="2"/>
          <w:numId w:val="14"/>
        </w:numPr>
        <w:spacing w:before="100" w:beforeAutospacing="1" w:after="100" w:afterAutospacing="1"/>
        <w:rPr>
          <w:rFonts w:eastAsia="Times New Roman"/>
        </w:rPr>
      </w:pPr>
      <w:r>
        <w:rPr>
          <w:rFonts w:eastAsia="Times New Roman"/>
        </w:rPr>
        <w:t>Rate of append</w:t>
      </w:r>
      <w:r w:rsidR="006665B1">
        <w:rPr>
          <w:rFonts w:eastAsia="Times New Roman"/>
        </w:rPr>
        <w:t xml:space="preserve"> (i.e., the rate of arrival of information relevant to the stream)</w:t>
      </w:r>
      <w:r>
        <w:rPr>
          <w:rFonts w:eastAsia="Times New Roman"/>
        </w:rPr>
        <w:t xml:space="preserve"> reduces due to conditions in the monitored environment </w:t>
      </w:r>
      <w:r w:rsidR="00063C95">
        <w:rPr>
          <w:rFonts w:eastAsia="Times New Roman"/>
        </w:rPr>
        <w:t>changing.</w:t>
      </w:r>
    </w:p>
    <w:p w14:paraId="003922E5" w14:textId="77777777" w:rsidR="00C65BB2" w:rsidRDefault="00C65BB2" w:rsidP="006B0A86">
      <w:pPr>
        <w:numPr>
          <w:ilvl w:val="2"/>
          <w:numId w:val="14"/>
        </w:numPr>
        <w:spacing w:before="100" w:beforeAutospacing="1" w:after="100" w:afterAutospacing="1"/>
        <w:rPr>
          <w:rFonts w:eastAsia="Times New Roman"/>
        </w:rPr>
      </w:pPr>
      <w:r>
        <w:rPr>
          <w:rFonts w:eastAsia="Times New Roman"/>
        </w:rPr>
        <w:t xml:space="preserve">The client gains additional resources that allow it to deal with greater than the current rate of </w:t>
      </w:r>
      <w:r w:rsidR="00063C95">
        <w:rPr>
          <w:rFonts w:eastAsia="Times New Roman"/>
        </w:rPr>
        <w:t>append.</w:t>
      </w:r>
    </w:p>
    <w:p w14:paraId="2AFC5873" w14:textId="77777777" w:rsidR="00C65BB2" w:rsidRDefault="00C65BB2" w:rsidP="006B0A86">
      <w:pPr>
        <w:numPr>
          <w:ilvl w:val="0"/>
          <w:numId w:val="14"/>
        </w:numPr>
        <w:spacing w:before="100" w:beforeAutospacing="1" w:after="100" w:afterAutospacing="1"/>
        <w:rPr>
          <w:rFonts w:eastAsia="Times New Roman"/>
        </w:rPr>
      </w:pPr>
      <w:r>
        <w:rPr>
          <w:rFonts w:eastAsia="Times New Roman"/>
        </w:rPr>
        <w:t>Client read delay is greater than the compaction delay but less than the tombstone</w:t>
      </w:r>
      <w:r w:rsidR="00C77E3A">
        <w:rPr>
          <w:rFonts w:eastAsia="Times New Roman"/>
        </w:rPr>
        <w:t>-</w:t>
      </w:r>
      <w:r>
        <w:rPr>
          <w:rFonts w:eastAsia="Times New Roman"/>
        </w:rPr>
        <w:t xml:space="preserve">retention </w:t>
      </w:r>
      <w:r w:rsidR="00063C95">
        <w:rPr>
          <w:rFonts w:eastAsia="Times New Roman"/>
        </w:rPr>
        <w:t>time.</w:t>
      </w:r>
      <w:r>
        <w:rPr>
          <w:rFonts w:eastAsia="Times New Roman"/>
        </w:rPr>
        <w:t xml:space="preserve"> </w:t>
      </w:r>
    </w:p>
    <w:p w14:paraId="2DDA0288" w14:textId="77777777" w:rsidR="00C65BB2" w:rsidRPr="00425AEC" w:rsidRDefault="00C65BB2" w:rsidP="006B0A86">
      <w:pPr>
        <w:numPr>
          <w:ilvl w:val="1"/>
          <w:numId w:val="14"/>
        </w:numPr>
        <w:spacing w:before="100" w:beforeAutospacing="1" w:after="100" w:afterAutospacing="1"/>
        <w:rPr>
          <w:rFonts w:eastAsia="Times New Roman"/>
        </w:rPr>
      </w:pPr>
      <w:r>
        <w:rPr>
          <w:rFonts w:eastAsia="Times New Roman"/>
        </w:rPr>
        <w:t xml:space="preserve">Client is behind on absolute state and </w:t>
      </w:r>
      <w:r w:rsidR="00A25BF1">
        <w:rPr>
          <w:rFonts w:eastAsia="Times New Roman"/>
        </w:rPr>
        <w:t>is</w:t>
      </w:r>
      <w:r>
        <w:rPr>
          <w:rFonts w:eastAsia="Times New Roman"/>
        </w:rPr>
        <w:t xml:space="preserve"> losing fidelity as some changes are being compacted out of the log </w:t>
      </w:r>
      <w:r w:rsidR="00425AEC">
        <w:rPr>
          <w:rFonts w:eastAsia="Times New Roman"/>
        </w:rPr>
        <w:t>(i</w:t>
      </w:r>
      <w:r w:rsidR="00425AEC" w:rsidRPr="0009456C">
        <w:rPr>
          <w:rFonts w:eastAsia="Times New Roman"/>
        </w:rPr>
        <w:t>f the client is less interested in short lived things than long lived things this may not be a</w:t>
      </w:r>
      <w:r w:rsidR="00A25BF1">
        <w:rPr>
          <w:rFonts w:eastAsia="Times New Roman"/>
        </w:rPr>
        <w:t xml:space="preserve"> significant</w:t>
      </w:r>
      <w:r w:rsidR="00425AEC" w:rsidRPr="0009456C">
        <w:rPr>
          <w:rFonts w:eastAsia="Times New Roman"/>
        </w:rPr>
        <w:t xml:space="preserve"> problem</w:t>
      </w:r>
      <w:r w:rsidR="00425AEC">
        <w:rPr>
          <w:rFonts w:eastAsia="Times New Roman"/>
        </w:rPr>
        <w:t>)</w:t>
      </w:r>
    </w:p>
    <w:p w14:paraId="1F9FD999" w14:textId="77777777" w:rsidR="00C65BB2" w:rsidRDefault="009E02EC" w:rsidP="006B0A86">
      <w:pPr>
        <w:numPr>
          <w:ilvl w:val="2"/>
          <w:numId w:val="14"/>
        </w:numPr>
        <w:spacing w:before="100" w:beforeAutospacing="1" w:after="100" w:afterAutospacing="1"/>
        <w:rPr>
          <w:rFonts w:eastAsia="Times New Roman"/>
        </w:rPr>
      </w:pPr>
      <w:r>
        <w:rPr>
          <w:rFonts w:eastAsia="Times New Roman"/>
        </w:rPr>
        <w:t>A</w:t>
      </w:r>
      <w:r w:rsidR="00C65BB2">
        <w:rPr>
          <w:rFonts w:eastAsia="Times New Roman"/>
        </w:rPr>
        <w:t xml:space="preserve"> rapid intermittency may become completely invisible (e.g., an active – clear alarm pair)</w:t>
      </w:r>
    </w:p>
    <w:p w14:paraId="526B9347" w14:textId="77777777" w:rsidR="0009456C" w:rsidRDefault="00C65BB2" w:rsidP="006B0A86">
      <w:pPr>
        <w:numPr>
          <w:ilvl w:val="2"/>
          <w:numId w:val="14"/>
        </w:numPr>
        <w:spacing w:before="100" w:beforeAutospacing="1" w:after="100" w:afterAutospacing="1"/>
        <w:rPr>
          <w:rFonts w:eastAsia="Times New Roman"/>
        </w:rPr>
      </w:pPr>
      <w:r>
        <w:rPr>
          <w:rFonts w:eastAsia="Times New Roman"/>
        </w:rPr>
        <w:t xml:space="preserve">All changes that happen at a rate slower than read delay will be </w:t>
      </w:r>
      <w:r w:rsidR="00063C95">
        <w:rPr>
          <w:rFonts w:eastAsia="Times New Roman"/>
        </w:rPr>
        <w:t>visible.</w:t>
      </w:r>
    </w:p>
    <w:p w14:paraId="03FDFCB0" w14:textId="77777777" w:rsidR="00C65BB2" w:rsidRDefault="00C65BB2" w:rsidP="006B0A86">
      <w:pPr>
        <w:numPr>
          <w:ilvl w:val="1"/>
          <w:numId w:val="14"/>
        </w:numPr>
        <w:spacing w:before="100" w:beforeAutospacing="1" w:after="100" w:afterAutospacing="1"/>
        <w:rPr>
          <w:rFonts w:eastAsia="Times New Roman"/>
        </w:rPr>
      </w:pPr>
      <w:r>
        <w:rPr>
          <w:rFonts w:eastAsia="Times New Roman"/>
        </w:rPr>
        <w:t xml:space="preserve">The client can potentially catch back up if: </w:t>
      </w:r>
    </w:p>
    <w:p w14:paraId="41D3A303" w14:textId="77777777" w:rsidR="00C65BB2" w:rsidRDefault="00C65BB2" w:rsidP="006B0A86">
      <w:pPr>
        <w:numPr>
          <w:ilvl w:val="2"/>
          <w:numId w:val="14"/>
        </w:numPr>
        <w:spacing w:before="100" w:beforeAutospacing="1" w:after="100" w:afterAutospacing="1"/>
        <w:rPr>
          <w:rFonts w:eastAsia="Times New Roman"/>
        </w:rPr>
      </w:pPr>
      <w:r>
        <w:rPr>
          <w:rFonts w:eastAsia="Times New Roman"/>
        </w:rPr>
        <w:t>The delay was due to a long comms down issue that has now recovered</w:t>
      </w:r>
      <w:r w:rsidR="009E02EC">
        <w:rPr>
          <w:rFonts w:eastAsia="Times New Roman"/>
        </w:rPr>
        <w:t>,</w:t>
      </w:r>
      <w:r>
        <w:rPr>
          <w:rFonts w:eastAsia="Times New Roman"/>
        </w:rPr>
        <w:t xml:space="preserve"> and the client capacity can readily deal with the current append </w:t>
      </w:r>
      <w:r w:rsidR="00063C95">
        <w:rPr>
          <w:rFonts w:eastAsia="Times New Roman"/>
        </w:rPr>
        <w:t>rate.</w:t>
      </w:r>
    </w:p>
    <w:p w14:paraId="6F2170F8" w14:textId="77777777" w:rsidR="00C65BB2" w:rsidRDefault="00C65BB2" w:rsidP="006B0A86">
      <w:pPr>
        <w:numPr>
          <w:ilvl w:val="2"/>
          <w:numId w:val="14"/>
        </w:numPr>
        <w:spacing w:before="100" w:beforeAutospacing="1" w:after="100" w:afterAutospacing="1"/>
        <w:rPr>
          <w:rFonts w:eastAsia="Times New Roman"/>
        </w:rPr>
      </w:pPr>
      <w:r>
        <w:rPr>
          <w:rFonts w:eastAsia="Times New Roman"/>
        </w:rPr>
        <w:t xml:space="preserve">Rate of append reduces due to conditions in the monitored environment </w:t>
      </w:r>
      <w:r w:rsidR="00063C95">
        <w:rPr>
          <w:rFonts w:eastAsia="Times New Roman"/>
        </w:rPr>
        <w:t>changing.</w:t>
      </w:r>
    </w:p>
    <w:p w14:paraId="70F7D3D9" w14:textId="77777777" w:rsidR="00C65BB2" w:rsidRDefault="00C65BB2" w:rsidP="006B0A86">
      <w:pPr>
        <w:numPr>
          <w:ilvl w:val="2"/>
          <w:numId w:val="14"/>
        </w:numPr>
        <w:spacing w:before="100" w:beforeAutospacing="1" w:after="100" w:afterAutospacing="1"/>
        <w:rPr>
          <w:rFonts w:eastAsia="Times New Roman"/>
        </w:rPr>
      </w:pPr>
      <w:r>
        <w:rPr>
          <w:rFonts w:eastAsia="Times New Roman"/>
        </w:rPr>
        <w:t xml:space="preserve">The client gains additional resources that allow it to deal with greater than the current rate of </w:t>
      </w:r>
      <w:r w:rsidR="00063C95">
        <w:rPr>
          <w:rFonts w:eastAsia="Times New Roman"/>
        </w:rPr>
        <w:t>append.</w:t>
      </w:r>
    </w:p>
    <w:p w14:paraId="6E87327A" w14:textId="77777777" w:rsidR="00C65BB2" w:rsidRDefault="00C65BB2" w:rsidP="006B0A86">
      <w:pPr>
        <w:numPr>
          <w:ilvl w:val="0"/>
          <w:numId w:val="14"/>
        </w:numPr>
        <w:spacing w:before="100" w:beforeAutospacing="1" w:after="100" w:afterAutospacing="1"/>
        <w:rPr>
          <w:rFonts w:eastAsia="Times New Roman"/>
        </w:rPr>
      </w:pPr>
      <w:r>
        <w:rPr>
          <w:rFonts w:eastAsia="Times New Roman"/>
        </w:rPr>
        <w:t>Client read delay is greater than the tombstone</w:t>
      </w:r>
      <w:r w:rsidR="00C77E3A">
        <w:rPr>
          <w:rFonts w:eastAsia="Times New Roman"/>
        </w:rPr>
        <w:t>-</w:t>
      </w:r>
      <w:r>
        <w:rPr>
          <w:rFonts w:eastAsia="Times New Roman"/>
        </w:rPr>
        <w:t xml:space="preserve">retention </w:t>
      </w:r>
      <w:r w:rsidR="00E0036A">
        <w:rPr>
          <w:rFonts w:eastAsia="Times New Roman"/>
        </w:rPr>
        <w:t>time.</w:t>
      </w:r>
      <w:r>
        <w:rPr>
          <w:rFonts w:eastAsia="Times New Roman"/>
        </w:rPr>
        <w:t xml:space="preserve"> </w:t>
      </w:r>
    </w:p>
    <w:p w14:paraId="53A85BE5" w14:textId="77777777" w:rsidR="00F10DCC" w:rsidRPr="009F0CBD" w:rsidRDefault="00C65BB2" w:rsidP="00F10DCC">
      <w:pPr>
        <w:numPr>
          <w:ilvl w:val="1"/>
          <w:numId w:val="14"/>
        </w:numPr>
        <w:spacing w:before="100" w:beforeAutospacing="1" w:after="100" w:afterAutospacing="1"/>
        <w:rPr>
          <w:rFonts w:eastAsia="Times New Roman"/>
        </w:rPr>
      </w:pPr>
      <w:r>
        <w:rPr>
          <w:rFonts w:eastAsia="Times New Roman"/>
        </w:rPr>
        <w:t xml:space="preserve">Client has now potentially lost eventual consistency and must realign by streaming from </w:t>
      </w:r>
      <w:r w:rsidR="00425AEC">
        <w:rPr>
          <w:rFonts w:eastAsia="Times New Roman"/>
        </w:rPr>
        <w:t xml:space="preserve">the </w:t>
      </w:r>
      <w:r w:rsidR="00A305F4">
        <w:rPr>
          <w:rFonts w:eastAsia="Times New Roman"/>
        </w:rPr>
        <w:t>“</w:t>
      </w:r>
      <w:r w:rsidR="00425AEC">
        <w:rPr>
          <w:rFonts w:eastAsia="Times New Roman"/>
        </w:rPr>
        <w:t>oldest</w:t>
      </w:r>
      <w:r w:rsidR="00A305F4">
        <w:rPr>
          <w:rFonts w:eastAsia="Times New Roman"/>
        </w:rPr>
        <w:t>”</w:t>
      </w:r>
      <w:r w:rsidR="00425AEC">
        <w:rPr>
          <w:rFonts w:eastAsia="Times New Roman"/>
        </w:rPr>
        <w:t xml:space="preserve"> record (</w:t>
      </w:r>
      <w:r>
        <w:rPr>
          <w:rFonts w:eastAsia="Times New Roman"/>
        </w:rPr>
        <w:t>offset zero</w:t>
      </w:r>
      <w:r w:rsidR="00A305F4">
        <w:rPr>
          <w:rFonts w:eastAsia="Times New Roman"/>
        </w:rPr>
        <w:t>)</w:t>
      </w:r>
    </w:p>
    <w:p w14:paraId="7CDA377B" w14:textId="77777777" w:rsidR="00831C8C" w:rsidRDefault="002A51DA" w:rsidP="00EB62A7">
      <w:pPr>
        <w:pStyle w:val="Heading2"/>
      </w:pPr>
      <w:bookmarkStart w:id="157" w:name="_Toc223392241"/>
      <w:r>
        <w:t>Stream Monitor</w:t>
      </w:r>
      <w:bookmarkEnd w:id="157"/>
    </w:p>
    <w:p w14:paraId="5A8F5AF9" w14:textId="77777777" w:rsidR="007B4527" w:rsidRDefault="005D602D" w:rsidP="007B4527">
      <w:pPr>
        <w:spacing w:before="100" w:beforeAutospacing="1" w:after="100" w:afterAutospacing="1"/>
        <w:rPr>
          <w:rFonts w:eastAsia="Times New Roman"/>
        </w:rPr>
      </w:pPr>
      <w:r>
        <w:rPr>
          <w:rFonts w:eastAsia="Times New Roman"/>
        </w:rPr>
        <w:t>T</w:t>
      </w:r>
      <w:r w:rsidR="00B212B8">
        <w:rPr>
          <w:rFonts w:eastAsia="Times New Roman"/>
        </w:rPr>
        <w:t xml:space="preserve">API </w:t>
      </w:r>
      <w:r w:rsidR="00B817A7">
        <w:rPr>
          <w:rFonts w:eastAsia="Times New Roman"/>
        </w:rPr>
        <w:t>2.4</w:t>
      </w:r>
      <w:r w:rsidR="00B212B8">
        <w:rPr>
          <w:rFonts w:eastAsia="Times New Roman"/>
        </w:rPr>
        <w:t xml:space="preserve"> also offers a rudimentary capability for monitoring the streams. This </w:t>
      </w:r>
      <w:r w:rsidR="000757BE">
        <w:rPr>
          <w:rFonts w:eastAsia="Times New Roman"/>
        </w:rPr>
        <w:t>allows an external</w:t>
      </w:r>
      <w:r w:rsidR="00E37206">
        <w:rPr>
          <w:rFonts w:eastAsia="Times New Roman"/>
        </w:rPr>
        <w:t xml:space="preserve"> stream administration</w:t>
      </w:r>
      <w:r w:rsidR="000757BE">
        <w:rPr>
          <w:rFonts w:eastAsia="Times New Roman"/>
        </w:rPr>
        <w:t xml:space="preserve"> client that has the appropriate capability and authorization to monitor </w:t>
      </w:r>
      <w:r w:rsidR="00D251F6">
        <w:rPr>
          <w:rFonts w:eastAsia="Times New Roman"/>
        </w:rPr>
        <w:t xml:space="preserve">which clients are connected and how their stream is performing. </w:t>
      </w:r>
    </w:p>
    <w:p w14:paraId="48A1F4DF" w14:textId="77777777" w:rsidR="00D251F6" w:rsidRDefault="00D251F6" w:rsidP="007B4527">
      <w:pPr>
        <w:spacing w:before="100" w:beforeAutospacing="1" w:after="100" w:afterAutospacing="1"/>
        <w:rPr>
          <w:rFonts w:eastAsia="Times New Roman"/>
        </w:rPr>
      </w:pPr>
      <w:r>
        <w:rPr>
          <w:rFonts w:eastAsia="Times New Roman"/>
        </w:rPr>
        <w:t>Where this capability is supported</w:t>
      </w:r>
      <w:r w:rsidR="0075003F">
        <w:rPr>
          <w:rFonts w:eastAsia="Times New Roman"/>
        </w:rPr>
        <w:t xml:space="preserve"> for</w:t>
      </w:r>
      <w:r>
        <w:rPr>
          <w:rFonts w:eastAsia="Times New Roman"/>
        </w:rPr>
        <w:t xml:space="preserve"> each </w:t>
      </w:r>
      <w:r w:rsidR="00DD2982">
        <w:rPr>
          <w:rFonts w:eastAsia="Times New Roman"/>
        </w:rPr>
        <w:t>client</w:t>
      </w:r>
      <w:r w:rsidR="009E02EC">
        <w:rPr>
          <w:rFonts w:eastAsia="Times New Roman"/>
        </w:rPr>
        <w:t>,</w:t>
      </w:r>
      <w:r w:rsidR="00DD2982">
        <w:rPr>
          <w:rFonts w:eastAsia="Times New Roman"/>
        </w:rPr>
        <w:t xml:space="preserve"> streaming connection is monitored for </w:t>
      </w:r>
      <w:r w:rsidR="00EA40C8">
        <w:rPr>
          <w:rFonts w:eastAsia="Times New Roman"/>
        </w:rPr>
        <w:t xml:space="preserve">the id of the last record written to and read from the log. </w:t>
      </w:r>
      <w:r w:rsidR="00510F5E">
        <w:rPr>
          <w:rFonts w:eastAsia="Times New Roman"/>
        </w:rPr>
        <w:t>This allows an administrator to get a view of how delayed a client is.</w:t>
      </w:r>
    </w:p>
    <w:p w14:paraId="083BF6DE" w14:textId="77777777" w:rsidR="00E20292" w:rsidRDefault="00E20292" w:rsidP="007B4527">
      <w:pPr>
        <w:spacing w:before="100" w:beforeAutospacing="1" w:after="100" w:afterAutospacing="1"/>
        <w:rPr>
          <w:rFonts w:eastAsia="Times New Roman"/>
        </w:rPr>
      </w:pPr>
      <w:r>
        <w:rPr>
          <w:rFonts w:eastAsia="Times New Roman"/>
        </w:rPr>
        <w:t xml:space="preserve">In TAPI </w:t>
      </w:r>
      <w:r w:rsidR="00B817A7">
        <w:rPr>
          <w:rFonts w:eastAsia="Times New Roman"/>
        </w:rPr>
        <w:t>2.4</w:t>
      </w:r>
      <w:r>
        <w:rPr>
          <w:rFonts w:eastAsia="Times New Roman"/>
        </w:rPr>
        <w:t xml:space="preserve"> this is for PoC</w:t>
      </w:r>
      <w:r w:rsidR="00F031ED">
        <w:rPr>
          <w:rFonts w:eastAsia="Times New Roman"/>
        </w:rPr>
        <w:t xml:space="preserve"> (Proof of Concept)</w:t>
      </w:r>
      <w:r>
        <w:rPr>
          <w:rFonts w:eastAsia="Times New Roman"/>
        </w:rPr>
        <w:t xml:space="preserve"> analysis. It is expected that the feature will advance significantly in future releases </w:t>
      </w:r>
      <w:r w:rsidR="00156B8D">
        <w:rPr>
          <w:rFonts w:eastAsia="Times New Roman"/>
        </w:rPr>
        <w:t>as a result of experience gained from PoC activity.</w:t>
      </w:r>
    </w:p>
    <w:p w14:paraId="7F7A4CAE" w14:textId="77777777" w:rsidR="007B4527" w:rsidRDefault="007B4527" w:rsidP="00EB62A7">
      <w:pPr>
        <w:pStyle w:val="Heading2"/>
      </w:pPr>
      <w:bookmarkStart w:id="158" w:name="_Toc223392242"/>
      <w:r>
        <w:t>Solution structure</w:t>
      </w:r>
      <w:r w:rsidR="00857A9E">
        <w:t xml:space="preserve"> – Architecture Options</w:t>
      </w:r>
      <w:bookmarkEnd w:id="158"/>
    </w:p>
    <w:p w14:paraId="11DCAB98" w14:textId="77777777" w:rsidR="006A274F" w:rsidRDefault="00DA171B" w:rsidP="00DA171B">
      <w:pPr>
        <w:pStyle w:val="NormalWeb"/>
      </w:pPr>
      <w:r>
        <w:t>Two options are explored, one provides full compaction support, the other uses a more traditional structure to feed</w:t>
      </w:r>
      <w:r w:rsidR="006358D1">
        <w:t xml:space="preserve"> a </w:t>
      </w:r>
      <w:r>
        <w:t>stream and provides a restricted emulation of compaction. Either can be used to support the current TAPI streaming solution</w:t>
      </w:r>
      <w:r w:rsidR="006A274F">
        <w:t xml:space="preserve"> sufficiently. </w:t>
      </w:r>
    </w:p>
    <w:p w14:paraId="59AFADC6" w14:textId="77777777" w:rsidR="00DA171B" w:rsidRDefault="00DA171B" w:rsidP="00DA171B">
      <w:pPr>
        <w:pStyle w:val="NormalWeb"/>
      </w:pPr>
      <w:r>
        <w:lastRenderedPageBreak/>
        <w:t>There may be other approaches that provide a suitable capability, i.e., rep</w:t>
      </w:r>
      <w:r w:rsidR="006A274F">
        <w:t>or</w:t>
      </w:r>
      <w:r>
        <w:t xml:space="preserve">ting current state and change </w:t>
      </w:r>
      <w:r w:rsidR="006A274F">
        <w:t xml:space="preserve">via whole entity reporting </w:t>
      </w:r>
      <w:r>
        <w:t>through the same single stream</w:t>
      </w:r>
      <w:r w:rsidR="004C4842">
        <w:t>,</w:t>
      </w:r>
      <w:r>
        <w:t xml:space="preserve"> so as to achieve eventual consistency with current state</w:t>
      </w:r>
      <w:r w:rsidR="009B63E0">
        <w:t>,</w:t>
      </w:r>
      <w:r>
        <w:t xml:space="preserve"> cost</w:t>
      </w:r>
      <w:r w:rsidR="0088185A">
        <w:t>-</w:t>
      </w:r>
      <w:r>
        <w:t>optimi</w:t>
      </w:r>
      <w:r w:rsidR="004C4842">
        <w:t>z</w:t>
      </w:r>
      <w:r>
        <w:t xml:space="preserve">ed for </w:t>
      </w:r>
      <w:r w:rsidR="009B63E0">
        <w:t xml:space="preserve">potential </w:t>
      </w:r>
      <w:r>
        <w:t>loss of fidelity.</w:t>
      </w:r>
    </w:p>
    <w:p w14:paraId="43AA70AD" w14:textId="77777777" w:rsidR="00CC0B9D" w:rsidRDefault="00CC0B9D" w:rsidP="00DA171B">
      <w:pPr>
        <w:pStyle w:val="NormalWeb"/>
        <w:rPr>
          <w:rFonts w:eastAsiaTheme="minorEastAsia"/>
        </w:rPr>
      </w:pPr>
      <w:r>
        <w:t>The key consideration is the external behavior and not the specific mechanism used to support it.</w:t>
      </w:r>
    </w:p>
    <w:p w14:paraId="7CB17E53" w14:textId="77777777" w:rsidR="00DA171B" w:rsidRPr="00DA171B" w:rsidRDefault="004C4842" w:rsidP="004C4842">
      <w:pPr>
        <w:pStyle w:val="Heading3"/>
      </w:pPr>
      <w:bookmarkStart w:id="159" w:name="_Toc223392243"/>
      <w:r>
        <w:t>Full compacted log</w:t>
      </w:r>
      <w:bookmarkEnd w:id="159"/>
    </w:p>
    <w:p w14:paraId="4048426B" w14:textId="77777777" w:rsidR="007B4527" w:rsidRDefault="007B4527" w:rsidP="007B4527">
      <w:pPr>
        <w:pStyle w:val="NormalWeb"/>
      </w:pPr>
      <w:r>
        <w:t>The figure below shows a stylized view of a controller controlling a network</w:t>
      </w:r>
      <w:r w:rsidR="006C3761">
        <w:t xml:space="preserve"> (the controlled system)</w:t>
      </w:r>
      <w:r>
        <w:t xml:space="preserve"> and providing a stream to a client.</w:t>
      </w:r>
    </w:p>
    <w:p w14:paraId="2F28DDE9" w14:textId="77777777" w:rsidR="007B4527" w:rsidRDefault="007B4527" w:rsidP="007B4527">
      <w:pPr>
        <w:pStyle w:val="NormalWeb"/>
        <w:ind w:left="1350"/>
      </w:pPr>
    </w:p>
    <w:p w14:paraId="4DD601B8" w14:textId="77777777" w:rsidR="007B4527" w:rsidRDefault="007B4527" w:rsidP="007B4527">
      <w:pPr>
        <w:pStyle w:val="NormalWeb"/>
        <w:ind w:left="1350"/>
      </w:pPr>
    </w:p>
    <w:p w14:paraId="260CD406" w14:textId="77777777" w:rsidR="009F003F" w:rsidRDefault="00F10BCE" w:rsidP="00332367">
      <w:pPr>
        <w:pStyle w:val="NormalWeb"/>
        <w:jc w:val="center"/>
        <w:rPr>
          <w:color w:val="000000"/>
        </w:rPr>
      </w:pPr>
      <w:r>
        <w:rPr>
          <w:color w:val="000000"/>
        </w:rPr>
        <w:object w:dxaOrig="6340" w:dyaOrig="5492" w14:anchorId="349952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35pt;height:374.4pt" o:ole="">
            <v:imagedata r:id="rId20" o:title=""/>
          </v:shape>
          <o:OLEObject Type="Embed" ProgID="PowerPoint.Slide.12" ShapeID="_x0000_i1025" DrawAspect="Content" ObjectID="_1834006543" r:id="rId21"/>
        </w:object>
      </w:r>
    </w:p>
    <w:p w14:paraId="552EBE66" w14:textId="3E098FC5" w:rsidR="00A53D31" w:rsidRPr="00A53D31" w:rsidRDefault="00A53D31" w:rsidP="00A53D31">
      <w:pPr>
        <w:pStyle w:val="FigureCaption"/>
      </w:pPr>
      <w:bookmarkStart w:id="160" w:name="_Toc223392399"/>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20</w:t>
      </w:r>
      <w:r>
        <w:rPr>
          <w:noProof/>
        </w:rPr>
        <w:fldChar w:fldCharType="end"/>
      </w:r>
      <w:r w:rsidRPr="00CA3534">
        <w:t xml:space="preserve"> </w:t>
      </w:r>
      <w:r>
        <w:t xml:space="preserve"> </w:t>
      </w:r>
      <w:r w:rsidR="00E71129">
        <w:t>S</w:t>
      </w:r>
      <w:r>
        <w:t xml:space="preserve">tylized view of </w:t>
      </w:r>
      <w:r w:rsidR="00E71129">
        <w:t xml:space="preserve">example </w:t>
      </w:r>
      <w:r>
        <w:t>controller</w:t>
      </w:r>
      <w:r w:rsidR="00692DE3">
        <w:t xml:space="preserve"> offering full </w:t>
      </w:r>
      <w:r w:rsidR="00E0036A">
        <w:t>compaction.</w:t>
      </w:r>
      <w:bookmarkEnd w:id="160"/>
    </w:p>
    <w:p w14:paraId="7D4B2F2F" w14:textId="77777777" w:rsidR="007B4527" w:rsidRDefault="007B4527" w:rsidP="007B4527">
      <w:pPr>
        <w:pStyle w:val="NormalWeb"/>
      </w:pPr>
      <w:r>
        <w:rPr>
          <w:color w:val="000000"/>
        </w:rPr>
        <w:t>The key features highlighted in the diagram are:</w:t>
      </w:r>
    </w:p>
    <w:p w14:paraId="485E2000" w14:textId="77777777" w:rsidR="007B4527" w:rsidRPr="003038E7" w:rsidRDefault="007B4527" w:rsidP="006B0A86">
      <w:pPr>
        <w:numPr>
          <w:ilvl w:val="0"/>
          <w:numId w:val="5"/>
        </w:numPr>
        <w:spacing w:before="100" w:beforeAutospacing="1" w:after="100" w:afterAutospacing="1"/>
        <w:rPr>
          <w:rFonts w:eastAsia="Times New Roman"/>
        </w:rPr>
      </w:pPr>
      <w:r>
        <w:rPr>
          <w:rFonts w:eastAsia="Times New Roman"/>
          <w:color w:val="000000"/>
        </w:rPr>
        <w:t xml:space="preserve">Compacted log providing current state, recent </w:t>
      </w:r>
      <w:r w:rsidR="00C77E3A">
        <w:rPr>
          <w:rFonts w:eastAsia="Times New Roman"/>
          <w:color w:val="000000"/>
        </w:rPr>
        <w:t>TOMBSTONE record</w:t>
      </w:r>
      <w:r>
        <w:rPr>
          <w:rFonts w:eastAsia="Times New Roman"/>
          <w:color w:val="000000"/>
        </w:rPr>
        <w:t xml:space="preserve">s and recent </w:t>
      </w:r>
      <w:r w:rsidR="00E0036A">
        <w:rPr>
          <w:rFonts w:eastAsia="Times New Roman"/>
          <w:color w:val="000000"/>
        </w:rPr>
        <w:t>changes.</w:t>
      </w:r>
    </w:p>
    <w:p w14:paraId="5DFE78A3" w14:textId="77777777" w:rsidR="003038E7" w:rsidRPr="00B16BAF" w:rsidRDefault="003038E7" w:rsidP="006B0A86">
      <w:pPr>
        <w:numPr>
          <w:ilvl w:val="1"/>
          <w:numId w:val="5"/>
        </w:numPr>
        <w:spacing w:before="100" w:beforeAutospacing="1" w:after="100" w:afterAutospacing="1"/>
        <w:rPr>
          <w:rFonts w:eastAsia="Times New Roman"/>
        </w:rPr>
      </w:pPr>
      <w:r>
        <w:rPr>
          <w:rFonts w:eastAsia="Times New Roman"/>
          <w:color w:val="000000"/>
        </w:rPr>
        <w:t>The compacted log records whole entity instances on change</w:t>
      </w:r>
    </w:p>
    <w:p w14:paraId="066700DA" w14:textId="04A462EF" w:rsidR="00B16BAF" w:rsidRDefault="00B16BAF" w:rsidP="006B0A86">
      <w:pPr>
        <w:numPr>
          <w:ilvl w:val="1"/>
          <w:numId w:val="5"/>
        </w:numPr>
        <w:spacing w:before="100" w:beforeAutospacing="1" w:after="100" w:afterAutospacing="1"/>
        <w:rPr>
          <w:rFonts w:eastAsia="Times New Roman"/>
        </w:rPr>
      </w:pPr>
      <w:r>
        <w:rPr>
          <w:rFonts w:eastAsia="Times New Roman"/>
          <w:color w:val="000000"/>
        </w:rPr>
        <w:t>Se</w:t>
      </w:r>
      <w:r>
        <w:rPr>
          <w:rFonts w:eastAsia="Times New Roman"/>
        </w:rPr>
        <w:t>e</w:t>
      </w:r>
      <w:r w:rsidR="00623F1D">
        <w:rPr>
          <w:rFonts w:eastAsia="Times New Roman"/>
        </w:rPr>
        <w:t xml:space="preserve"> </w:t>
      </w:r>
      <w:r w:rsidR="00080C6F">
        <w:rPr>
          <w:rFonts w:eastAsia="Times New Roman"/>
        </w:rPr>
        <w:fldChar w:fldCharType="begin"/>
      </w:r>
      <w:r w:rsidR="00080C6F">
        <w:rPr>
          <w:rFonts w:eastAsia="Times New Roman"/>
        </w:rPr>
        <w:instrText xml:space="preserve"> REF _Ref48040152 \h </w:instrText>
      </w:r>
      <w:r w:rsidR="00080C6F">
        <w:rPr>
          <w:rFonts w:eastAsia="Times New Roman"/>
        </w:rPr>
      </w:r>
      <w:r w:rsidR="00080C6F">
        <w:rPr>
          <w:rFonts w:eastAsia="Times New Roman"/>
        </w:rPr>
        <w:fldChar w:fldCharType="separate"/>
      </w:r>
      <w:r w:rsidR="00916DFC">
        <w:t>Appendix – Considering compacted logs</w:t>
      </w:r>
      <w:r w:rsidR="00080C6F">
        <w:rPr>
          <w:rFonts w:eastAsia="Times New Roman"/>
        </w:rPr>
        <w:fldChar w:fldCharType="end"/>
      </w:r>
    </w:p>
    <w:p w14:paraId="3898536F" w14:textId="77777777" w:rsidR="007B4527" w:rsidRDefault="007B4527" w:rsidP="006B0A86">
      <w:pPr>
        <w:numPr>
          <w:ilvl w:val="0"/>
          <w:numId w:val="5"/>
        </w:numPr>
        <w:spacing w:before="100" w:beforeAutospacing="1" w:after="100" w:afterAutospacing="1"/>
        <w:rPr>
          <w:rFonts w:eastAsia="Times New Roman"/>
        </w:rPr>
      </w:pPr>
      <w:r>
        <w:rPr>
          <w:rFonts w:eastAsia="Times New Roman"/>
          <w:color w:val="000000"/>
        </w:rPr>
        <w:t xml:space="preserve">Pipeline providing guaranteed delivery (at least once) whilst connection in place along with </w:t>
      </w:r>
      <w:r w:rsidR="00B9357A">
        <w:rPr>
          <w:rFonts w:eastAsia="Times New Roman"/>
          <w:color w:val="000000"/>
        </w:rPr>
        <w:t xml:space="preserve">provider-initiated </w:t>
      </w:r>
      <w:r>
        <w:rPr>
          <w:rFonts w:eastAsia="Times New Roman"/>
          <w:color w:val="000000"/>
        </w:rPr>
        <w:t xml:space="preserve">connection force drop control when realignment is </w:t>
      </w:r>
      <w:r w:rsidR="00E0036A">
        <w:rPr>
          <w:rFonts w:eastAsia="Times New Roman"/>
          <w:color w:val="000000"/>
        </w:rPr>
        <w:t>necessary.</w:t>
      </w:r>
      <w:r>
        <w:rPr>
          <w:rFonts w:eastAsia="Times New Roman"/>
        </w:rPr>
        <w:t xml:space="preserve"> </w:t>
      </w:r>
    </w:p>
    <w:p w14:paraId="46C5918E" w14:textId="77777777" w:rsidR="007B4527" w:rsidRDefault="007B4527" w:rsidP="006B0A86">
      <w:pPr>
        <w:numPr>
          <w:ilvl w:val="1"/>
          <w:numId w:val="5"/>
        </w:numPr>
        <w:spacing w:before="100" w:beforeAutospacing="1" w:after="100" w:afterAutospacing="1"/>
        <w:rPr>
          <w:rFonts w:eastAsia="Times New Roman"/>
        </w:rPr>
      </w:pPr>
      <w:r>
        <w:rPr>
          <w:rFonts w:eastAsia="Times New Roman"/>
          <w:color w:val="000000"/>
        </w:rPr>
        <w:lastRenderedPageBreak/>
        <w:t xml:space="preserve">To align the client does not need to do anything other than connect to the appropriate stream and receive from the </w:t>
      </w:r>
      <w:r w:rsidR="00E0036A">
        <w:rPr>
          <w:rFonts w:eastAsia="Times New Roman"/>
          <w:color w:val="000000"/>
        </w:rPr>
        <w:t>stream.</w:t>
      </w:r>
    </w:p>
    <w:p w14:paraId="246DD253" w14:textId="77777777" w:rsidR="007B4527" w:rsidRDefault="007B4527" w:rsidP="006B0A86">
      <w:pPr>
        <w:numPr>
          <w:ilvl w:val="1"/>
          <w:numId w:val="5"/>
        </w:numPr>
        <w:spacing w:before="100" w:beforeAutospacing="1" w:after="100" w:afterAutospacing="1"/>
        <w:rPr>
          <w:rFonts w:eastAsia="Times New Roman"/>
        </w:rPr>
      </w:pPr>
      <w:r>
        <w:rPr>
          <w:rFonts w:eastAsia="Times New Roman"/>
          <w:color w:val="000000"/>
        </w:rPr>
        <w:t xml:space="preserve">It is assumed that the client will extend the integrity of the stream to include the process of storage (as shown) so as to enable the client to maintain alignment with current state (eventual consistency) and to build and maintain </w:t>
      </w:r>
      <w:r w:rsidR="00E0036A">
        <w:rPr>
          <w:rFonts w:eastAsia="Times New Roman"/>
          <w:color w:val="000000"/>
        </w:rPr>
        <w:t>history.</w:t>
      </w:r>
    </w:p>
    <w:p w14:paraId="242A768C" w14:textId="77777777" w:rsidR="007B4527" w:rsidRPr="00ED578F" w:rsidRDefault="007B4527" w:rsidP="006B0A86">
      <w:pPr>
        <w:numPr>
          <w:ilvl w:val="0"/>
          <w:numId w:val="5"/>
        </w:numPr>
        <w:spacing w:before="100" w:beforeAutospacing="1" w:after="100" w:afterAutospacing="1"/>
        <w:rPr>
          <w:rFonts w:eastAsia="Times New Roman"/>
        </w:rPr>
      </w:pPr>
      <w:r>
        <w:rPr>
          <w:rFonts w:eastAsia="Times New Roman"/>
          <w:color w:val="000000"/>
        </w:rPr>
        <w:t xml:space="preserve">A stream monitor (depicted as a control loop on the pipeline as an aspect of control of control) that ensures achievement of eventual </w:t>
      </w:r>
      <w:r w:rsidR="00E0036A">
        <w:rPr>
          <w:rFonts w:eastAsia="Times New Roman"/>
          <w:color w:val="000000"/>
        </w:rPr>
        <w:t>consistency.</w:t>
      </w:r>
    </w:p>
    <w:p w14:paraId="0C129BC6" w14:textId="77777777" w:rsidR="00ED578F" w:rsidRDefault="007F01AF" w:rsidP="00ED578F">
      <w:pPr>
        <w:numPr>
          <w:ilvl w:val="1"/>
          <w:numId w:val="5"/>
        </w:numPr>
        <w:spacing w:before="100" w:beforeAutospacing="1" w:after="100" w:afterAutospacing="1"/>
        <w:rPr>
          <w:rFonts w:eastAsia="Times New Roman"/>
        </w:rPr>
      </w:pPr>
      <w:r>
        <w:rPr>
          <w:rFonts w:eastAsia="Times New Roman"/>
        </w:rPr>
        <w:t xml:space="preserve">Delay Monitor </w:t>
      </w:r>
      <w:r w:rsidR="00B714BD">
        <w:rPr>
          <w:rFonts w:eastAsia="Times New Roman"/>
        </w:rPr>
        <w:t>senses</w:t>
      </w:r>
      <w:r w:rsidR="00E53474">
        <w:rPr>
          <w:rFonts w:eastAsia="Times New Roman"/>
        </w:rPr>
        <w:t xml:space="preserve"> the age of the records being </w:t>
      </w:r>
      <w:r w:rsidR="00B45F1E">
        <w:rPr>
          <w:rFonts w:eastAsia="Times New Roman"/>
        </w:rPr>
        <w:t>streamed</w:t>
      </w:r>
      <w:r w:rsidR="00B714BD">
        <w:rPr>
          <w:rFonts w:eastAsia="Times New Roman"/>
        </w:rPr>
        <w:t xml:space="preserve"> (delay)</w:t>
      </w:r>
    </w:p>
    <w:p w14:paraId="40EEB646" w14:textId="77777777" w:rsidR="008067D0" w:rsidRDefault="00B714BD" w:rsidP="00ED578F">
      <w:pPr>
        <w:numPr>
          <w:ilvl w:val="1"/>
          <w:numId w:val="5"/>
        </w:numPr>
        <w:spacing w:before="100" w:beforeAutospacing="1" w:after="100" w:afterAutospacing="1"/>
        <w:rPr>
          <w:rFonts w:eastAsia="Times New Roman"/>
        </w:rPr>
      </w:pPr>
      <w:r>
        <w:rPr>
          <w:rFonts w:eastAsia="Times New Roman"/>
        </w:rPr>
        <w:t>Stream Policy Control infers whether the current delay is acceptable</w:t>
      </w:r>
      <w:r w:rsidR="00C40034">
        <w:rPr>
          <w:rFonts w:eastAsia="Times New Roman"/>
        </w:rPr>
        <w:t>. This depends upon what state the stream is in (</w:t>
      </w:r>
      <w:r w:rsidR="00E0036A">
        <w:rPr>
          <w:rFonts w:eastAsia="Times New Roman"/>
        </w:rPr>
        <w:t>e.g.,</w:t>
      </w:r>
      <w:r w:rsidR="00C40034">
        <w:rPr>
          <w:rFonts w:eastAsia="Times New Roman"/>
        </w:rPr>
        <w:t xml:space="preserve"> start</w:t>
      </w:r>
      <w:r w:rsidR="008067D0">
        <w:rPr>
          <w:rFonts w:eastAsia="Times New Roman"/>
        </w:rPr>
        <w:t>-up) etc.</w:t>
      </w:r>
      <w:r w:rsidR="00D50FDF">
        <w:rPr>
          <w:rFonts w:eastAsia="Times New Roman"/>
        </w:rPr>
        <w:t xml:space="preserve"> It provides input to Configure </w:t>
      </w:r>
      <w:r w:rsidR="00E0036A">
        <w:rPr>
          <w:rFonts w:eastAsia="Times New Roman"/>
        </w:rPr>
        <w:t>Stream.</w:t>
      </w:r>
    </w:p>
    <w:p w14:paraId="20D36FE0" w14:textId="77777777" w:rsidR="00B714BD" w:rsidRDefault="008067D0" w:rsidP="00ED578F">
      <w:pPr>
        <w:numPr>
          <w:ilvl w:val="1"/>
          <w:numId w:val="5"/>
        </w:numPr>
        <w:spacing w:before="100" w:beforeAutospacing="1" w:after="100" w:afterAutospacing="1"/>
        <w:rPr>
          <w:rFonts w:eastAsia="Times New Roman"/>
        </w:rPr>
      </w:pPr>
      <w:r>
        <w:rPr>
          <w:rFonts w:eastAsia="Times New Roman"/>
        </w:rPr>
        <w:t xml:space="preserve">Configure Stream </w:t>
      </w:r>
      <w:r w:rsidR="004F70D3">
        <w:rPr>
          <w:rFonts w:eastAsia="Times New Roman"/>
        </w:rPr>
        <w:t xml:space="preserve">decides what action to take and then takes that action. This may include forcing a disconnect to cause </w:t>
      </w:r>
      <w:r w:rsidR="00BC2414">
        <w:rPr>
          <w:rFonts w:eastAsia="Times New Roman"/>
        </w:rPr>
        <w:t>a client</w:t>
      </w:r>
      <w:r w:rsidR="00000C57">
        <w:rPr>
          <w:rFonts w:eastAsia="Times New Roman"/>
        </w:rPr>
        <w:t>-</w:t>
      </w:r>
      <w:r w:rsidR="00BC2414">
        <w:rPr>
          <w:rFonts w:eastAsia="Times New Roman"/>
        </w:rPr>
        <w:t>reconnect and subsequent realignment and/or adjustment of Log properties.</w:t>
      </w:r>
    </w:p>
    <w:p w14:paraId="6A77B30C" w14:textId="77777777" w:rsidR="00E01389" w:rsidRPr="00BF7D37" w:rsidRDefault="007B4527" w:rsidP="00BF7D37">
      <w:pPr>
        <w:pStyle w:val="NormalWeb"/>
        <w:rPr>
          <w:color w:val="000000"/>
        </w:rPr>
      </w:pPr>
      <w:r>
        <w:rPr>
          <w:color w:val="000000"/>
        </w:rPr>
        <w:t xml:space="preserve">Note that the assumption is that other pipelines are in place (not shown here) throughout the overall flow from </w:t>
      </w:r>
      <w:r w:rsidR="00A048BF">
        <w:rPr>
          <w:color w:val="000000"/>
        </w:rPr>
        <w:t xml:space="preserve">controlled </w:t>
      </w:r>
      <w:r>
        <w:rPr>
          <w:color w:val="000000"/>
        </w:rPr>
        <w:t>device</w:t>
      </w:r>
      <w:r w:rsidR="00D9703B">
        <w:rPr>
          <w:color w:val="000000"/>
        </w:rPr>
        <w:t xml:space="preserve"> through Controller Core</w:t>
      </w:r>
      <w:r>
        <w:rPr>
          <w:color w:val="000000"/>
        </w:rPr>
        <w:t xml:space="preserve"> to </w:t>
      </w:r>
      <w:r w:rsidR="00A048BF">
        <w:rPr>
          <w:color w:val="000000"/>
        </w:rPr>
        <w:t xml:space="preserve">the </w:t>
      </w:r>
      <w:r>
        <w:rPr>
          <w:color w:val="000000"/>
        </w:rPr>
        <w:t>client to ensure no relevant loss of information from the</w:t>
      </w:r>
      <w:r w:rsidR="00A048BF">
        <w:rPr>
          <w:color w:val="000000"/>
        </w:rPr>
        <w:t xml:space="preserve"> controlled</w:t>
      </w:r>
      <w:r>
        <w:rPr>
          <w:color w:val="000000"/>
        </w:rPr>
        <w:t xml:space="preserve"> device and to ensure that the solution is always in a state of eventual consistency with current network state.</w:t>
      </w:r>
    </w:p>
    <w:p w14:paraId="0D1CC8ED" w14:textId="77777777" w:rsidR="00E01389" w:rsidRDefault="006358D1" w:rsidP="00E01389">
      <w:pPr>
        <w:pStyle w:val="Heading3"/>
        <w:rPr>
          <w:rFonts w:eastAsia="Times New Roman"/>
        </w:rPr>
      </w:pPr>
      <w:bookmarkStart w:id="161" w:name="_Toc223392244"/>
      <w:r>
        <w:rPr>
          <w:rFonts w:eastAsia="Times New Roman"/>
        </w:rPr>
        <w:t>Emulated</w:t>
      </w:r>
      <w:r w:rsidR="00E01389">
        <w:rPr>
          <w:rFonts w:eastAsia="Times New Roman"/>
        </w:rPr>
        <w:t xml:space="preserve"> compaction</w:t>
      </w:r>
      <w:bookmarkEnd w:id="161"/>
    </w:p>
    <w:p w14:paraId="2454DF5A" w14:textId="77777777" w:rsidR="003038E7" w:rsidRDefault="00E01389" w:rsidP="00E01389">
      <w:pPr>
        <w:pStyle w:val="NormalWeb"/>
      </w:pPr>
      <w:r>
        <w:t xml:space="preserve">This </w:t>
      </w:r>
      <w:r w:rsidR="003038E7">
        <w:t>approach</w:t>
      </w:r>
      <w:r w:rsidR="00D06ABC">
        <w:t xml:space="preserve"> uses the same pipeline mechanism but feeds the pipeline </w:t>
      </w:r>
      <w:r w:rsidR="00A47CEE">
        <w:t>from a composite store.</w:t>
      </w:r>
      <w:r w:rsidR="00F10BCE">
        <w:t xml:space="preserve"> This</w:t>
      </w:r>
      <w:r w:rsidR="003038E7">
        <w:t xml:space="preserve"> </w:t>
      </w:r>
      <w:r>
        <w:t xml:space="preserve">does not offer the full compacted log capability. The behavior is as if the </w:t>
      </w:r>
      <w:r w:rsidR="00280E5D">
        <w:t>t</w:t>
      </w:r>
      <w:r>
        <w:t>ombstone</w:t>
      </w:r>
      <w:r w:rsidR="00C77E3A">
        <w:t>-</w:t>
      </w:r>
      <w:r>
        <w:t>retention and the compaction delay are set to the same value (simplistically, the end of the log, but strictly any point in the log).</w:t>
      </w:r>
    </w:p>
    <w:p w14:paraId="67093C76" w14:textId="77777777" w:rsidR="008278AE" w:rsidRDefault="002C3DCD" w:rsidP="00E01389">
      <w:pPr>
        <w:pStyle w:val="NormalWeb"/>
      </w:pPr>
      <w:r>
        <w:t>On client connection</w:t>
      </w:r>
      <w:r w:rsidR="001F271F">
        <w:t xml:space="preserve"> the provider would</w:t>
      </w:r>
      <w:r w:rsidR="008278AE">
        <w:t>:</w:t>
      </w:r>
    </w:p>
    <w:p w14:paraId="6861609E" w14:textId="77777777" w:rsidR="008278AE" w:rsidRDefault="001F271F" w:rsidP="00D66FC5">
      <w:pPr>
        <w:pStyle w:val="NormalWeb"/>
        <w:numPr>
          <w:ilvl w:val="0"/>
          <w:numId w:val="26"/>
        </w:numPr>
      </w:pPr>
      <w:r>
        <w:t>S</w:t>
      </w:r>
      <w:r w:rsidR="00016CB9">
        <w:t xml:space="preserve">tart </w:t>
      </w:r>
      <w:r w:rsidR="00D8791B">
        <w:t xml:space="preserve">the </w:t>
      </w:r>
      <w:r w:rsidR="004E6989">
        <w:t>“</w:t>
      </w:r>
      <w:r w:rsidR="002C3DCD">
        <w:t>time</w:t>
      </w:r>
      <w:r w:rsidR="00032059">
        <w:t>-</w:t>
      </w:r>
      <w:r w:rsidR="002C3DCD">
        <w:t>truncated</w:t>
      </w:r>
      <w:r w:rsidR="004E6989">
        <w:t>”</w:t>
      </w:r>
      <w:r w:rsidR="002C3DCD">
        <w:t xml:space="preserve"> log</w:t>
      </w:r>
      <w:r w:rsidR="00D8791B">
        <w:t xml:space="preserve"> to collect all changes that occur from the point of connection</w:t>
      </w:r>
      <w:r w:rsidR="00097E83">
        <w:rPr>
          <w:rStyle w:val="FootnoteReference"/>
        </w:rPr>
        <w:footnoteReference w:id="56"/>
      </w:r>
    </w:p>
    <w:p w14:paraId="7AC480DC" w14:textId="77777777" w:rsidR="00D8791B" w:rsidRDefault="00D8791B" w:rsidP="00D66FC5">
      <w:pPr>
        <w:pStyle w:val="NormalWeb"/>
        <w:numPr>
          <w:ilvl w:val="1"/>
          <w:numId w:val="26"/>
        </w:numPr>
      </w:pPr>
      <w:r>
        <w:t>These changes would be recorded as whole</w:t>
      </w:r>
      <w:r w:rsidR="009474F0">
        <w:t xml:space="preserve"> entity snapshots</w:t>
      </w:r>
      <w:r>
        <w:t xml:space="preserve"> </w:t>
      </w:r>
      <w:r w:rsidR="0026036E">
        <w:t xml:space="preserve">or as </w:t>
      </w:r>
      <w:r w:rsidR="00C44B6A">
        <w:t xml:space="preserve">change-only </w:t>
      </w:r>
      <w:r>
        <w:t xml:space="preserve">entity </w:t>
      </w:r>
      <w:r w:rsidR="00E0036A">
        <w:t>snapshots</w:t>
      </w:r>
      <w:r w:rsidR="00C44B6A">
        <w:t xml:space="preserve"> depending upon the</w:t>
      </w:r>
      <w:r w:rsidR="00E0036A">
        <w:t>.</w:t>
      </w:r>
      <w:r w:rsidR="009474F0">
        <w:t>LOG_RECORD_STRATEGY</w:t>
      </w:r>
    </w:p>
    <w:p w14:paraId="5F90749A" w14:textId="77777777" w:rsidR="008278AE" w:rsidRDefault="008278AE" w:rsidP="00D66FC5">
      <w:pPr>
        <w:pStyle w:val="NormalWeb"/>
        <w:numPr>
          <w:ilvl w:val="0"/>
          <w:numId w:val="26"/>
        </w:numPr>
      </w:pPr>
      <w:r>
        <w:t xml:space="preserve">Start to stream </w:t>
      </w:r>
      <w:r w:rsidR="007174EC">
        <w:t>“</w:t>
      </w:r>
      <w:r>
        <w:t xml:space="preserve">current </w:t>
      </w:r>
      <w:r w:rsidR="00E0036A">
        <w:t>state</w:t>
      </w:r>
      <w:r w:rsidR="007174EC">
        <w:t>”</w:t>
      </w:r>
      <w:r w:rsidR="00E0036A">
        <w:t>.</w:t>
      </w:r>
    </w:p>
    <w:p w14:paraId="43D61B60" w14:textId="77777777" w:rsidR="008278AE" w:rsidRDefault="008278AE" w:rsidP="00D66FC5">
      <w:pPr>
        <w:pStyle w:val="NormalWeb"/>
        <w:numPr>
          <w:ilvl w:val="1"/>
          <w:numId w:val="26"/>
        </w:numPr>
      </w:pPr>
      <w:r>
        <w:t xml:space="preserve">Current state should include time of occurrence </w:t>
      </w:r>
      <w:r w:rsidR="003F42F1">
        <w:t xml:space="preserve">of last </w:t>
      </w:r>
      <w:r w:rsidR="00E0036A">
        <w:t>change.</w:t>
      </w:r>
    </w:p>
    <w:p w14:paraId="07E50D24" w14:textId="77777777" w:rsidR="00C64E2E" w:rsidRDefault="00C64E2E" w:rsidP="00D66FC5">
      <w:pPr>
        <w:pStyle w:val="NormalWeb"/>
        <w:numPr>
          <w:ilvl w:val="1"/>
          <w:numId w:val="26"/>
        </w:numPr>
      </w:pPr>
      <w:r>
        <w:t xml:space="preserve">To achieve this the provider may </w:t>
      </w:r>
      <w:r w:rsidR="001E294D">
        <w:t xml:space="preserve">need to page through a large store of data such that the state is </w:t>
      </w:r>
      <w:r w:rsidR="0012102C">
        <w:t xml:space="preserve">skewed over some, potentially long, period of time. </w:t>
      </w:r>
    </w:p>
    <w:p w14:paraId="7935DAB1" w14:textId="77777777" w:rsidR="003D2124" w:rsidRDefault="00F846C4" w:rsidP="00D8791B">
      <w:pPr>
        <w:pStyle w:val="NormalWeb"/>
      </w:pPr>
      <w:r>
        <w:t xml:space="preserve">Monitored </w:t>
      </w:r>
      <w:r w:rsidR="001F271F">
        <w:t>System</w:t>
      </w:r>
      <w:r>
        <w:t xml:space="preserve"> (e.g., Network)</w:t>
      </w:r>
      <w:r w:rsidR="001F271F">
        <w:t xml:space="preserve"> </w:t>
      </w:r>
      <w:r w:rsidR="00D8791B">
        <w:t xml:space="preserve">state may change during streaming of current state such that </w:t>
      </w:r>
      <w:r w:rsidR="008B6272">
        <w:t>a change statement</w:t>
      </w:r>
      <w:r w:rsidR="006D2553">
        <w:t xml:space="preserve"> (whole </w:t>
      </w:r>
      <w:r w:rsidR="002610C1">
        <w:t>entity snapshot)</w:t>
      </w:r>
      <w:r w:rsidR="008B6272">
        <w:t xml:space="preserve"> is appended to the truncated log</w:t>
      </w:r>
      <w:r w:rsidR="00583E89">
        <w:t>.</w:t>
      </w:r>
      <w:r w:rsidR="007A30A3">
        <w:t xml:space="preserve"> </w:t>
      </w:r>
      <w:r w:rsidR="00ED5624">
        <w:t>It</w:t>
      </w:r>
      <w:r w:rsidR="007A30A3">
        <w:t xml:space="preserve"> is quite likely that the change log will have </w:t>
      </w:r>
      <w:r w:rsidR="0009243C">
        <w:t xml:space="preserve">logged </w:t>
      </w:r>
      <w:r w:rsidR="00ED5624">
        <w:t xml:space="preserve">both </w:t>
      </w:r>
      <w:r w:rsidR="007A30A3">
        <w:t xml:space="preserve">changes that </w:t>
      </w:r>
      <w:r w:rsidR="003839AA">
        <w:t>are ahead of the “c</w:t>
      </w:r>
      <w:r w:rsidR="0009243C">
        <w:t>urrent state</w:t>
      </w:r>
      <w:r w:rsidR="003839AA">
        <w:t>” being provided</w:t>
      </w:r>
      <w:r w:rsidR="0009243C">
        <w:t xml:space="preserve"> </w:t>
      </w:r>
      <w:r w:rsidR="00E06F5A">
        <w:t>as well as</w:t>
      </w:r>
      <w:r w:rsidR="0009243C">
        <w:t xml:space="preserve"> changes that have</w:t>
      </w:r>
      <w:r w:rsidR="007A30A3">
        <w:t xml:space="preserve"> </w:t>
      </w:r>
      <w:r w:rsidR="00826F0F">
        <w:t>already been covered</w:t>
      </w:r>
      <w:r w:rsidR="007A30A3">
        <w:t xml:space="preserve"> as part of the </w:t>
      </w:r>
      <w:r w:rsidR="00826F0F">
        <w:t>“</w:t>
      </w:r>
      <w:r w:rsidR="007A30A3">
        <w:t>current state</w:t>
      </w:r>
      <w:r w:rsidR="00826F0F">
        <w:t>”</w:t>
      </w:r>
      <w:r w:rsidR="007A30A3">
        <w:t>.</w:t>
      </w:r>
    </w:p>
    <w:p w14:paraId="2213B67B" w14:textId="77777777" w:rsidR="003F42F1" w:rsidRDefault="00583E89" w:rsidP="00DA2EE1">
      <w:pPr>
        <w:pStyle w:val="NormalWeb"/>
      </w:pPr>
      <w:r>
        <w:t xml:space="preserve">Once the provider has sent </w:t>
      </w:r>
      <w:r w:rsidR="004D2CD1">
        <w:t>“</w:t>
      </w:r>
      <w:r>
        <w:t>current state</w:t>
      </w:r>
      <w:r w:rsidR="004D2CD1">
        <w:t>”</w:t>
      </w:r>
      <w:r w:rsidR="003A1381">
        <w:t xml:space="preserve"> (which will include a</w:t>
      </w:r>
      <w:r>
        <w:t>ll states that have not changed since connection of the client</w:t>
      </w:r>
      <w:r w:rsidR="003A1381">
        <w:t>)</w:t>
      </w:r>
      <w:r w:rsidR="008A5A5E">
        <w:t>,</w:t>
      </w:r>
      <w:r>
        <w:t xml:space="preserve"> it would then begin to stream</w:t>
      </w:r>
      <w:r w:rsidR="008A5A5E">
        <w:t xml:space="preserve"> from the truncated log. </w:t>
      </w:r>
      <w:r w:rsidR="00C678EC">
        <w:t>As noted, t</w:t>
      </w:r>
      <w:r w:rsidR="008A5A5E">
        <w:t>he truncated log may include some states that have already been streamed. As the client is</w:t>
      </w:r>
      <w:r w:rsidR="00DA2EE1">
        <w:t xml:space="preserve"> necessarily</w:t>
      </w:r>
      <w:r w:rsidR="008A5A5E">
        <w:t xml:space="preserve"> designed to be able to deal with rep</w:t>
      </w:r>
      <w:r w:rsidR="00DA2EE1">
        <w:t>eated statements this will not be an issue.</w:t>
      </w:r>
    </w:p>
    <w:p w14:paraId="694C6206" w14:textId="77777777" w:rsidR="00672E00" w:rsidRDefault="00672E00" w:rsidP="00DA2EE1">
      <w:pPr>
        <w:pStyle w:val="NormalWeb"/>
      </w:pPr>
      <w:r>
        <w:t xml:space="preserve">If the connection to the client is dropped, the client will reconnect providing the token of the last record it fully processed. </w:t>
      </w:r>
      <w:r w:rsidR="00294720">
        <w:t xml:space="preserve">The provider can code into the token any information that helps </w:t>
      </w:r>
      <w:r w:rsidR="006B07A0">
        <w:t>it determine what to stream next.</w:t>
      </w:r>
    </w:p>
    <w:p w14:paraId="32597C1D" w14:textId="77777777" w:rsidR="00DA2EE1" w:rsidRDefault="00DA2EE1" w:rsidP="00DA2EE1">
      <w:pPr>
        <w:pStyle w:val="NormalWeb"/>
      </w:pPr>
      <w:r>
        <w:lastRenderedPageBreak/>
        <w:t xml:space="preserve">Clearly, the client must be able to </w:t>
      </w:r>
      <w:r w:rsidR="00BF12A0">
        <w:t xml:space="preserve">retrieve current state in a shorter period than the log truncation time so that changes are not lost. If the log </w:t>
      </w:r>
      <w:r w:rsidR="00820928">
        <w:t xml:space="preserve">wraps during streaming of current state, the provider will have to restart the </w:t>
      </w:r>
      <w:r w:rsidR="00672E00">
        <w:t>alignment (by dropping the connection and by ignoring the client token).</w:t>
      </w:r>
    </w:p>
    <w:p w14:paraId="2DFB28A5" w14:textId="77777777" w:rsidR="006B07A0" w:rsidRDefault="006B07A0" w:rsidP="00DA2EE1">
      <w:pPr>
        <w:pStyle w:val="NormalWeb"/>
      </w:pPr>
      <w:r>
        <w:t>It would not be unreasonable for the provider to shorten the truncated log once alignment has been achieved.</w:t>
      </w:r>
    </w:p>
    <w:p w14:paraId="1753200E" w14:textId="77777777" w:rsidR="00A1365E" w:rsidRPr="003758EC" w:rsidRDefault="0086472E" w:rsidP="00A1365E">
      <w:r>
        <w:t xml:space="preserve">The provider is expected to add a </w:t>
      </w:r>
      <w:r w:rsidR="00C77E3A">
        <w:t>TOMBSTONE</w:t>
      </w:r>
      <w:r>
        <w:t xml:space="preserve"> record for every </w:t>
      </w:r>
      <w:r w:rsidR="00796019">
        <w:t>DELETE</w:t>
      </w:r>
      <w:r>
        <w:t xml:space="preserve"> record.</w:t>
      </w:r>
      <w:r w:rsidR="00A1365E">
        <w:t xml:space="preserve"> The emulated compacted log could avoid using the specific </w:t>
      </w:r>
      <w:r w:rsidR="00C77E3A">
        <w:t>TOMBSTONE</w:t>
      </w:r>
      <w:r w:rsidR="00A1365E">
        <w:t xml:space="preserve"> record as there is no log size benefit of retaining only a compressed record</w:t>
      </w:r>
      <w:r w:rsidR="00590999">
        <w:t xml:space="preserve"> (as offered by the </w:t>
      </w:r>
      <w:r w:rsidR="00C77E3A">
        <w:t>TOMBSTONE record</w:t>
      </w:r>
      <w:r w:rsidR="00590999">
        <w:t>)</w:t>
      </w:r>
      <w:r w:rsidR="00A1365E">
        <w:t>.</w:t>
      </w:r>
    </w:p>
    <w:p w14:paraId="6B0171F4" w14:textId="77777777" w:rsidR="0086472E" w:rsidRDefault="00A1365E" w:rsidP="00DA2EE1">
      <w:pPr>
        <w:pStyle w:val="NormalWeb"/>
      </w:pPr>
      <w:r>
        <w:t xml:space="preserve">It should be possible for the provider to use one single truncated log for all clients, however on initial connection of a client it will be necessary for the provider to construct a specific </w:t>
      </w:r>
      <w:r w:rsidR="0024013A">
        <w:t>current state snapshot to feed the stream to that client.</w:t>
      </w:r>
    </w:p>
    <w:p w14:paraId="317D98AD" w14:textId="77777777" w:rsidR="00F10BCE" w:rsidRDefault="002D6901" w:rsidP="00692DE3">
      <w:pPr>
        <w:pStyle w:val="NormalWeb"/>
        <w:jc w:val="center"/>
      </w:pPr>
      <w:r>
        <w:object w:dxaOrig="6234" w:dyaOrig="5398" w14:anchorId="7904CF72">
          <v:shape id="_x0000_i1026" type="#_x0000_t75" style="width:466.55pt;height:403.8pt" o:ole="">
            <v:imagedata r:id="rId22" o:title=""/>
          </v:shape>
          <o:OLEObject Type="Embed" ProgID="PowerPoint.Slide.12" ShapeID="_x0000_i1026" DrawAspect="Content" ObjectID="_1834006544" r:id="rId23"/>
        </w:object>
      </w:r>
    </w:p>
    <w:p w14:paraId="3A56E237" w14:textId="3D70C4DB" w:rsidR="002B380D" w:rsidRPr="00A53D31" w:rsidRDefault="002B380D" w:rsidP="002B380D">
      <w:pPr>
        <w:pStyle w:val="FigureCaption"/>
      </w:pPr>
      <w:bookmarkStart w:id="162" w:name="_Toc223392400"/>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21</w:t>
      </w:r>
      <w:r>
        <w:rPr>
          <w:noProof/>
        </w:rPr>
        <w:fldChar w:fldCharType="end"/>
      </w:r>
      <w:r w:rsidRPr="00CA3534">
        <w:t xml:space="preserve"> </w:t>
      </w:r>
      <w:r>
        <w:t xml:space="preserve"> Stylized view of example controller offering </w:t>
      </w:r>
      <w:r w:rsidR="006358D1">
        <w:t>emulated</w:t>
      </w:r>
      <w:r>
        <w:t xml:space="preserve"> compaction</w:t>
      </w:r>
      <w:bookmarkEnd w:id="162"/>
    </w:p>
    <w:p w14:paraId="323128C1" w14:textId="77777777" w:rsidR="00692DE3" w:rsidRDefault="00EE235F" w:rsidP="00EE235F">
      <w:r>
        <w:t xml:space="preserve">The </w:t>
      </w:r>
      <w:r w:rsidR="009E223A">
        <w:t xml:space="preserve">behavior of the </w:t>
      </w:r>
      <w:r>
        <w:t>provider feeding the stream is very similar to a traditional</w:t>
      </w:r>
      <w:r w:rsidR="00754ABF">
        <w:t xml:space="preserve"> behavior (</w:t>
      </w:r>
      <w:r w:rsidR="00D91155">
        <w:t xml:space="preserve">essentially the same as </w:t>
      </w:r>
      <w:r w:rsidR="00754ABF">
        <w:t>send</w:t>
      </w:r>
      <w:r>
        <w:t xml:space="preserve"> current</w:t>
      </w:r>
      <w:r w:rsidR="00754ABF">
        <w:t xml:space="preserve"> </w:t>
      </w:r>
      <w:r w:rsidR="00D91155">
        <w:t xml:space="preserve">state </w:t>
      </w:r>
      <w:r w:rsidR="00754ABF">
        <w:t>in response to get</w:t>
      </w:r>
      <w:r>
        <w:t xml:space="preserve"> </w:t>
      </w:r>
      <w:r w:rsidR="00754ABF">
        <w:t>then notify of change</w:t>
      </w:r>
      <w:r w:rsidR="00AC3765">
        <w:t xml:space="preserve">, </w:t>
      </w:r>
      <w:r w:rsidR="009363F7">
        <w:t>where the log is CHANGE</w:t>
      </w:r>
      <w:r w:rsidR="00AC3765">
        <w:t>_ONLY</w:t>
      </w:r>
      <w:r w:rsidR="004E2AF8">
        <w:t>. Where the log is WHOLE_ENTITY a notifications of change will include the whole entity</w:t>
      </w:r>
      <w:r w:rsidR="00AC3765">
        <w:t>)</w:t>
      </w:r>
      <w:r w:rsidR="00754ABF">
        <w:t>.</w:t>
      </w:r>
    </w:p>
    <w:p w14:paraId="22F5469D" w14:textId="77777777" w:rsidR="006358D1" w:rsidRDefault="00D62E7B" w:rsidP="00EE235F">
      <w:r>
        <w:lastRenderedPageBreak/>
        <w:t xml:space="preserve">In this realization the provider side does not carry out active compaction and hence does not provide the </w:t>
      </w:r>
      <w:r w:rsidR="00E0036A">
        <w:t>elegant, degraded</w:t>
      </w:r>
      <w:r>
        <w:t xml:space="preserve"> performance of the full compacted log approach</w:t>
      </w:r>
      <w:r w:rsidR="00D51D47">
        <w:t xml:space="preserve"> when the client is under pressure and significantly delayed</w:t>
      </w:r>
      <w:r>
        <w:t>.</w:t>
      </w:r>
    </w:p>
    <w:p w14:paraId="36A2A7FD" w14:textId="77777777" w:rsidR="003758EC" w:rsidRDefault="00603120" w:rsidP="003758EC">
      <w:pPr>
        <w:pStyle w:val="Heading3"/>
      </w:pPr>
      <w:bookmarkStart w:id="163" w:name="_Toc223392245"/>
      <w:r>
        <w:t>Comparing</w:t>
      </w:r>
      <w:r w:rsidR="003758EC">
        <w:t xml:space="preserve"> the full compacted log and the emulated compacted log</w:t>
      </w:r>
      <w:bookmarkEnd w:id="163"/>
    </w:p>
    <w:p w14:paraId="19135C2B" w14:textId="77777777" w:rsidR="003758EC" w:rsidRDefault="00D26231" w:rsidP="003758EC">
      <w:r>
        <w:t xml:space="preserve">From the client perspective the emulated compacted log appears </w:t>
      </w:r>
      <w:r w:rsidR="002F691B">
        <w:t>to be a compacted log with the compaction delay equal to the tombstone</w:t>
      </w:r>
      <w:r w:rsidR="00C77E3A">
        <w:t>-</w:t>
      </w:r>
      <w:r w:rsidR="002F691B">
        <w:t>retention.</w:t>
      </w:r>
    </w:p>
    <w:p w14:paraId="16C3AD7F" w14:textId="77777777" w:rsidR="00071533" w:rsidRDefault="00071533" w:rsidP="003758EC">
      <w:r>
        <w:t xml:space="preserve">The emulated compacted log is also more likely to have a </w:t>
      </w:r>
      <w:r w:rsidR="00E633A2">
        <w:t>tombstone</w:t>
      </w:r>
      <w:r w:rsidR="00C77E3A">
        <w:t>-</w:t>
      </w:r>
      <w:r w:rsidR="00E633A2">
        <w:t xml:space="preserve">retention determined by record count as opposed to </w:t>
      </w:r>
      <w:r w:rsidR="00400F68">
        <w:t xml:space="preserve">time. </w:t>
      </w:r>
    </w:p>
    <w:p w14:paraId="6BE3ACBD" w14:textId="77777777" w:rsidR="000A6B82" w:rsidRDefault="000A6B82">
      <w:pPr>
        <w:spacing w:after="0"/>
        <w:rPr>
          <w:rFonts w:asciiTheme="majorHAnsi" w:eastAsiaTheme="majorEastAsia" w:hAnsiTheme="majorHAnsi" w:cstheme="majorBidi"/>
          <w:b/>
          <w:bCs/>
          <w:sz w:val="32"/>
          <w:szCs w:val="32"/>
        </w:rPr>
      </w:pPr>
      <w:bookmarkStart w:id="164" w:name="_Ref116634104"/>
      <w:bookmarkStart w:id="165" w:name="_Ref116634111"/>
      <w:bookmarkStart w:id="166" w:name="_Ref116634115"/>
      <w:r>
        <w:br w:type="page"/>
      </w:r>
    </w:p>
    <w:p w14:paraId="1866B311" w14:textId="77777777" w:rsidR="00182FE5" w:rsidRDefault="00182FE5" w:rsidP="0096493A">
      <w:pPr>
        <w:pStyle w:val="Heading1"/>
      </w:pPr>
      <w:bookmarkStart w:id="167" w:name="_Ref121382895"/>
      <w:bookmarkStart w:id="168" w:name="_Ref121382920"/>
      <w:bookmarkStart w:id="169" w:name="_Ref121382942"/>
      <w:bookmarkStart w:id="170" w:name="_Toc223392246"/>
      <w:r>
        <w:lastRenderedPageBreak/>
        <w:t>Using the compacted log approach for alarm reporting</w:t>
      </w:r>
      <w:bookmarkEnd w:id="164"/>
      <w:bookmarkEnd w:id="165"/>
      <w:bookmarkEnd w:id="166"/>
      <w:bookmarkEnd w:id="167"/>
      <w:bookmarkEnd w:id="168"/>
      <w:bookmarkEnd w:id="169"/>
      <w:bookmarkEnd w:id="170"/>
    </w:p>
    <w:p w14:paraId="36F055F0" w14:textId="77777777" w:rsidR="00EA38E4" w:rsidRPr="00EA38E4" w:rsidRDefault="00EA38E4" w:rsidP="00EA38E4">
      <w:r>
        <w:t xml:space="preserve">This section provides both informative and normative </w:t>
      </w:r>
      <w:r w:rsidR="00313B43">
        <w:t>statements on the alarm solution.</w:t>
      </w:r>
    </w:p>
    <w:p w14:paraId="3D1DABF5" w14:textId="77777777" w:rsidR="007B4527" w:rsidRPr="007871C3" w:rsidRDefault="007B4527" w:rsidP="00EB62A7">
      <w:pPr>
        <w:pStyle w:val="Heading2"/>
      </w:pPr>
      <w:bookmarkStart w:id="171" w:name="_Ref52454239"/>
      <w:bookmarkStart w:id="172" w:name="_Toc223392247"/>
      <w:r w:rsidRPr="007871C3">
        <w:t>Specific alarm characteristics </w:t>
      </w:r>
      <w:r w:rsidR="00EC6042" w:rsidRPr="007871C3">
        <w:t>- r</w:t>
      </w:r>
      <w:r w:rsidRPr="007871C3">
        <w:t>aising/clearing an alarm</w:t>
      </w:r>
      <w:bookmarkEnd w:id="171"/>
      <w:bookmarkEnd w:id="172"/>
    </w:p>
    <w:p w14:paraId="365AB2B1" w14:textId="77777777" w:rsidR="007B4527" w:rsidRPr="007871C3" w:rsidRDefault="008C741F" w:rsidP="007B4527">
      <w:pPr>
        <w:pStyle w:val="NormalWeb"/>
        <w:rPr>
          <w:rFonts w:eastAsiaTheme="minorEastAsia"/>
        </w:rPr>
      </w:pPr>
      <w:r w:rsidRPr="007871C3">
        <w:t>A</w:t>
      </w:r>
      <w:r w:rsidR="007B4527" w:rsidRPr="007871C3">
        <w:t xml:space="preserve"> </w:t>
      </w:r>
      <w:r w:rsidR="00A048BF">
        <w:t xml:space="preserve">controlled </w:t>
      </w:r>
      <w:r w:rsidR="007B4527" w:rsidRPr="007871C3">
        <w:t>device raises an alarm once specific criteria have been met and clears the alarm once other specific criteria have been met. The criteria could involve</w:t>
      </w:r>
      <w:r w:rsidR="00286038">
        <w:t>, for example</w:t>
      </w:r>
      <w:r w:rsidR="007B4527" w:rsidRPr="007871C3">
        <w:t>:</w:t>
      </w:r>
    </w:p>
    <w:p w14:paraId="5085FE3A" w14:textId="77777777" w:rsidR="007B4527" w:rsidRPr="007871C3" w:rsidRDefault="007B4527" w:rsidP="006B0A86">
      <w:pPr>
        <w:numPr>
          <w:ilvl w:val="0"/>
          <w:numId w:val="10"/>
        </w:numPr>
        <w:spacing w:before="100" w:beforeAutospacing="1" w:after="100" w:afterAutospacing="1"/>
        <w:rPr>
          <w:rFonts w:eastAsia="Times New Roman"/>
        </w:rPr>
      </w:pPr>
      <w:r w:rsidRPr="007871C3">
        <w:rPr>
          <w:rFonts w:eastAsia="Times New Roman"/>
        </w:rPr>
        <w:t>Counting traffic related events where the count is within some window (often sliding and sometimes complex</w:t>
      </w:r>
      <w:r w:rsidR="00005133" w:rsidRPr="007871C3">
        <w:rPr>
          <w:rFonts w:eastAsia="Times New Roman"/>
        </w:rPr>
        <w:t>)</w:t>
      </w:r>
    </w:p>
    <w:p w14:paraId="3F76CD50" w14:textId="77777777" w:rsidR="007B4527" w:rsidRPr="007871C3" w:rsidRDefault="007B4527" w:rsidP="006B0A86">
      <w:pPr>
        <w:numPr>
          <w:ilvl w:val="1"/>
          <w:numId w:val="10"/>
        </w:numPr>
        <w:spacing w:before="100" w:beforeAutospacing="1" w:after="100" w:afterAutospacing="1"/>
        <w:rPr>
          <w:rFonts w:eastAsia="Times New Roman"/>
        </w:rPr>
      </w:pPr>
      <w:r w:rsidRPr="007871C3">
        <w:rPr>
          <w:rFonts w:eastAsia="Times New Roman"/>
        </w:rPr>
        <w:t xml:space="preserve">The alarm will be raised when the count exceeds some threshold and will be cleared when it drops below some </w:t>
      </w:r>
      <w:r w:rsidR="00E0036A" w:rsidRPr="007871C3">
        <w:rPr>
          <w:rFonts w:eastAsia="Times New Roman"/>
        </w:rPr>
        <w:t>threshold.</w:t>
      </w:r>
      <w:r w:rsidRPr="007871C3">
        <w:rPr>
          <w:rFonts w:eastAsia="Times New Roman"/>
        </w:rPr>
        <w:t xml:space="preserve"> </w:t>
      </w:r>
    </w:p>
    <w:p w14:paraId="4BAF5286" w14:textId="77777777" w:rsidR="007B4527" w:rsidRPr="007871C3" w:rsidRDefault="007B4527" w:rsidP="006B0A86">
      <w:pPr>
        <w:numPr>
          <w:ilvl w:val="2"/>
          <w:numId w:val="10"/>
        </w:numPr>
        <w:spacing w:before="100" w:beforeAutospacing="1" w:after="100" w:afterAutospacing="1"/>
        <w:rPr>
          <w:rFonts w:eastAsia="Times New Roman"/>
        </w:rPr>
      </w:pPr>
      <w:r w:rsidRPr="007871C3">
        <w:rPr>
          <w:rFonts w:eastAsia="Times New Roman"/>
        </w:rPr>
        <w:t xml:space="preserve">The two thresholds provide hysteresis that brings some stability to the </w:t>
      </w:r>
      <w:r w:rsidR="00E0036A" w:rsidRPr="007871C3">
        <w:rPr>
          <w:rFonts w:eastAsia="Times New Roman"/>
        </w:rPr>
        <w:t>alarm.</w:t>
      </w:r>
    </w:p>
    <w:p w14:paraId="1FFDBE11" w14:textId="77777777" w:rsidR="007B4527" w:rsidRPr="007871C3" w:rsidRDefault="007B4527" w:rsidP="006B0A86">
      <w:pPr>
        <w:numPr>
          <w:ilvl w:val="1"/>
          <w:numId w:val="10"/>
        </w:numPr>
        <w:spacing w:before="100" w:beforeAutospacing="1" w:after="100" w:afterAutospacing="1"/>
        <w:rPr>
          <w:rFonts w:eastAsia="Times New Roman"/>
        </w:rPr>
      </w:pPr>
      <w:r w:rsidRPr="007871C3">
        <w:rPr>
          <w:rFonts w:eastAsia="Times New Roman"/>
        </w:rPr>
        <w:t>The windows are often very short and can cause extreme intermittency</w:t>
      </w:r>
      <w:r w:rsidR="0076526F" w:rsidRPr="007871C3">
        <w:rPr>
          <w:rFonts w:eastAsia="Times New Roman"/>
        </w:rPr>
        <w:t xml:space="preserve"> under particular network </w:t>
      </w:r>
      <w:r w:rsidR="00E0036A" w:rsidRPr="007871C3">
        <w:rPr>
          <w:rFonts w:eastAsia="Times New Roman"/>
        </w:rPr>
        <w:t>scenarios.</w:t>
      </w:r>
    </w:p>
    <w:p w14:paraId="64714E6B" w14:textId="77777777" w:rsidR="007B4527" w:rsidRPr="007871C3" w:rsidRDefault="007B4527" w:rsidP="006B0A86">
      <w:pPr>
        <w:numPr>
          <w:ilvl w:val="0"/>
          <w:numId w:val="10"/>
        </w:numPr>
        <w:spacing w:before="100" w:beforeAutospacing="1" w:after="100" w:afterAutospacing="1"/>
        <w:rPr>
          <w:rFonts w:eastAsia="Times New Roman"/>
        </w:rPr>
      </w:pPr>
      <w:r w:rsidRPr="007871C3">
        <w:rPr>
          <w:rFonts w:eastAsia="Times New Roman"/>
        </w:rPr>
        <w:t>Measuring an analogue property with several options</w:t>
      </w:r>
    </w:p>
    <w:p w14:paraId="69DA3A35" w14:textId="77777777" w:rsidR="007B4527" w:rsidRPr="007871C3" w:rsidRDefault="007B4527" w:rsidP="006B0A86">
      <w:pPr>
        <w:numPr>
          <w:ilvl w:val="1"/>
          <w:numId w:val="10"/>
        </w:numPr>
        <w:spacing w:before="100" w:beforeAutospacing="1" w:after="100" w:afterAutospacing="1"/>
        <w:rPr>
          <w:rFonts w:eastAsia="Times New Roman"/>
        </w:rPr>
      </w:pPr>
      <w:r w:rsidRPr="007871C3">
        <w:rPr>
          <w:rFonts w:eastAsia="Times New Roman"/>
        </w:rPr>
        <w:t xml:space="preserve">The alarm may be raised when the measurement exceeds some threshold and </w:t>
      </w:r>
      <w:r w:rsidR="00FB619F">
        <w:rPr>
          <w:rFonts w:eastAsia="Times New Roman"/>
        </w:rPr>
        <w:t xml:space="preserve">be </w:t>
      </w:r>
      <w:r w:rsidRPr="007871C3">
        <w:rPr>
          <w:rFonts w:eastAsia="Times New Roman"/>
        </w:rPr>
        <w:t xml:space="preserve">cleared when it drops below another threshold with </w:t>
      </w:r>
      <w:r w:rsidR="00E0036A" w:rsidRPr="007871C3">
        <w:rPr>
          <w:rFonts w:eastAsia="Times New Roman"/>
        </w:rPr>
        <w:t>hysteresis.</w:t>
      </w:r>
    </w:p>
    <w:p w14:paraId="73F7ED33" w14:textId="77777777" w:rsidR="007B4527" w:rsidRPr="00286038" w:rsidRDefault="007B4527" w:rsidP="00286038">
      <w:pPr>
        <w:numPr>
          <w:ilvl w:val="1"/>
          <w:numId w:val="10"/>
        </w:numPr>
        <w:spacing w:before="100" w:beforeAutospacing="1" w:after="100" w:afterAutospacing="1"/>
        <w:rPr>
          <w:rFonts w:eastAsia="Times New Roman"/>
        </w:rPr>
      </w:pPr>
      <w:r w:rsidRPr="007871C3">
        <w:rPr>
          <w:rFonts w:eastAsia="Times New Roman"/>
        </w:rPr>
        <w:t>The alarm may be raised when the measurement drops below some threshold and</w:t>
      </w:r>
      <w:r w:rsidR="00FB619F">
        <w:rPr>
          <w:rFonts w:eastAsia="Times New Roman"/>
        </w:rPr>
        <w:t xml:space="preserve"> be</w:t>
      </w:r>
      <w:r w:rsidRPr="007871C3">
        <w:rPr>
          <w:rFonts w:eastAsia="Times New Roman"/>
        </w:rPr>
        <w:t xml:space="preserve"> cleared when it </w:t>
      </w:r>
      <w:r w:rsidR="00FB619F">
        <w:rPr>
          <w:rFonts w:eastAsia="Times New Roman"/>
        </w:rPr>
        <w:t>exceeds</w:t>
      </w:r>
      <w:r w:rsidRPr="007871C3">
        <w:rPr>
          <w:rFonts w:eastAsia="Times New Roman"/>
        </w:rPr>
        <w:t xml:space="preserve"> another threshold with </w:t>
      </w:r>
      <w:r w:rsidR="00E0036A" w:rsidRPr="007871C3">
        <w:rPr>
          <w:rFonts w:eastAsia="Times New Roman"/>
        </w:rPr>
        <w:t>hysteresis.</w:t>
      </w:r>
    </w:p>
    <w:p w14:paraId="0953B797" w14:textId="77777777" w:rsidR="007B4527" w:rsidRPr="007871C3" w:rsidRDefault="007B4527" w:rsidP="007B4527">
      <w:pPr>
        <w:pStyle w:val="NormalWeb"/>
        <w:rPr>
          <w:rFonts w:eastAsiaTheme="minorEastAsia"/>
        </w:rPr>
      </w:pPr>
      <w:r w:rsidRPr="007871C3">
        <w:t>The counts can be of the occurrence of other threshold crossing and hence the alarm definition at origin may be very complex.</w:t>
      </w:r>
    </w:p>
    <w:p w14:paraId="6BB6CB48" w14:textId="77777777" w:rsidR="007B4527" w:rsidRPr="007871C3" w:rsidRDefault="007B4527" w:rsidP="00EB62A7">
      <w:pPr>
        <w:pStyle w:val="Heading2"/>
      </w:pPr>
      <w:bookmarkStart w:id="173" w:name="_Ref52454251"/>
      <w:bookmarkStart w:id="174" w:name="_Toc223392248"/>
      <w:r w:rsidRPr="007871C3">
        <w:t>Key Features of an alarm solution (example usage)</w:t>
      </w:r>
      <w:bookmarkEnd w:id="173"/>
      <w:bookmarkEnd w:id="174"/>
    </w:p>
    <w:p w14:paraId="5EA18888" w14:textId="77777777" w:rsidR="00C26653" w:rsidRPr="007871C3" w:rsidRDefault="00724F15" w:rsidP="00C26653">
      <w:r w:rsidRPr="007871C3">
        <w:t>The following sections work through the key features of an alarm solution as an example of usage of streaming.</w:t>
      </w:r>
    </w:p>
    <w:p w14:paraId="75FFC183" w14:textId="7FCD78F7" w:rsidR="00724F15" w:rsidRPr="00C26653" w:rsidRDefault="00724F15" w:rsidP="00C26653">
      <w:r w:rsidRPr="007871C3">
        <w:t xml:space="preserve">The alarm streaming solution has </w:t>
      </w:r>
      <w:r w:rsidR="00E07E4A" w:rsidRPr="007871C3">
        <w:t xml:space="preserve">a particular </w:t>
      </w:r>
      <w:r w:rsidR="00C77E3A">
        <w:t>DELETE</w:t>
      </w:r>
      <w:r w:rsidR="00E07E4A" w:rsidRPr="007871C3">
        <w:t>/</w:t>
      </w:r>
      <w:r w:rsidR="00C77E3A">
        <w:t>TOMBSTONE</w:t>
      </w:r>
      <w:r w:rsidR="00E07E4A" w:rsidRPr="007871C3">
        <w:t xml:space="preserve"> behavior to provide the best performance. This is highlighted in</w:t>
      </w:r>
      <w:r w:rsidR="003928E1" w:rsidRPr="007871C3">
        <w:t xml:space="preserve"> </w:t>
      </w:r>
      <w:r w:rsidR="003928E1" w:rsidRPr="007871C3">
        <w:fldChar w:fldCharType="begin"/>
      </w:r>
      <w:r w:rsidR="003928E1" w:rsidRPr="007871C3">
        <w:instrText xml:space="preserve"> REF _Ref48041017 \r \h </w:instrText>
      </w:r>
      <w:r w:rsidR="00AE7EB3" w:rsidRPr="007871C3">
        <w:instrText xml:space="preserve"> \* MERGEFORMAT </w:instrText>
      </w:r>
      <w:r w:rsidR="003928E1" w:rsidRPr="007871C3">
        <w:fldChar w:fldCharType="separate"/>
      </w:r>
      <w:r w:rsidR="00916DFC">
        <w:t>4.7</w:t>
      </w:r>
      <w:r w:rsidR="003928E1" w:rsidRPr="007871C3">
        <w:fldChar w:fldCharType="end"/>
      </w:r>
      <w:r w:rsidR="003928E1" w:rsidRPr="007871C3">
        <w:t xml:space="preserve"> </w:t>
      </w:r>
      <w:r w:rsidR="003928E1" w:rsidRPr="007871C3">
        <w:fldChar w:fldCharType="begin"/>
      </w:r>
      <w:r w:rsidR="003928E1" w:rsidRPr="007871C3">
        <w:instrText xml:space="preserve"> REF _Ref48041020 \h </w:instrText>
      </w:r>
      <w:r w:rsidR="00AE7EB3" w:rsidRPr="007871C3">
        <w:instrText xml:space="preserve"> \* MERGEFORMAT </w:instrText>
      </w:r>
      <w:r w:rsidR="003928E1" w:rsidRPr="007871C3">
        <w:fldChar w:fldCharType="separate"/>
      </w:r>
      <w:r w:rsidR="00916DFC">
        <w:t>Alarm TOMBSTONE record behavior</w:t>
      </w:r>
      <w:r w:rsidR="003928E1" w:rsidRPr="007871C3">
        <w:fldChar w:fldCharType="end"/>
      </w:r>
      <w:r w:rsidR="003928E1" w:rsidRPr="007871C3">
        <w:t xml:space="preserve"> on page </w:t>
      </w:r>
      <w:r w:rsidR="003928E1" w:rsidRPr="007871C3">
        <w:fldChar w:fldCharType="begin"/>
      </w:r>
      <w:r w:rsidR="003928E1" w:rsidRPr="007871C3">
        <w:instrText xml:space="preserve"> PAGEREF _Ref48041025 \h </w:instrText>
      </w:r>
      <w:r w:rsidR="003928E1" w:rsidRPr="007871C3">
        <w:fldChar w:fldCharType="separate"/>
      </w:r>
      <w:r w:rsidR="00916DFC">
        <w:rPr>
          <w:noProof/>
        </w:rPr>
        <w:t>67</w:t>
      </w:r>
      <w:r w:rsidR="003928E1" w:rsidRPr="007871C3">
        <w:fldChar w:fldCharType="end"/>
      </w:r>
      <w:r w:rsidR="00B16BAF" w:rsidRPr="007871C3">
        <w:t>.</w:t>
      </w:r>
    </w:p>
    <w:p w14:paraId="6FAFC54F" w14:textId="77777777" w:rsidR="00D448B9" w:rsidRDefault="007B4527" w:rsidP="00EB62A7">
      <w:pPr>
        <w:pStyle w:val="Heading2"/>
      </w:pPr>
      <w:bookmarkStart w:id="175" w:name="_Ref52454265"/>
      <w:bookmarkStart w:id="176" w:name="_Toc223392249"/>
      <w:r>
        <w:t>Log strategy</w:t>
      </w:r>
      <w:bookmarkEnd w:id="175"/>
      <w:bookmarkEnd w:id="176"/>
    </w:p>
    <w:p w14:paraId="45315851" w14:textId="77777777" w:rsidR="00D448B9" w:rsidRPr="00D448B9" w:rsidRDefault="00D448B9" w:rsidP="00D448B9">
      <w:r>
        <w:t>This section identifies the key characteristics of the alarm log and stream and summarizes the implications.</w:t>
      </w:r>
    </w:p>
    <w:p w14:paraId="1115F591" w14:textId="77777777" w:rsidR="007B4527" w:rsidRDefault="007B4527" w:rsidP="006B0A86">
      <w:pPr>
        <w:numPr>
          <w:ilvl w:val="0"/>
          <w:numId w:val="11"/>
        </w:numPr>
        <w:spacing w:before="100" w:beforeAutospacing="1" w:after="100" w:afterAutospacing="1"/>
        <w:rPr>
          <w:rFonts w:eastAsia="Times New Roman"/>
        </w:rPr>
      </w:pPr>
      <w:r>
        <w:rPr>
          <w:rFonts w:eastAsia="Times New Roman"/>
        </w:rPr>
        <w:t xml:space="preserve">The TAPI </w:t>
      </w:r>
      <w:r w:rsidR="009543CC">
        <w:rPr>
          <w:rFonts w:eastAsia="Times New Roman"/>
        </w:rPr>
        <w:t xml:space="preserve">alarm stream </w:t>
      </w:r>
      <w:r w:rsidR="007871C3">
        <w:rPr>
          <w:rFonts w:eastAsia="Times New Roman"/>
        </w:rPr>
        <w:t>shall be</w:t>
      </w:r>
      <w:r>
        <w:rPr>
          <w:rFonts w:eastAsia="Times New Roman"/>
        </w:rPr>
        <w:t xml:space="preserve"> fed from a compacted </w:t>
      </w:r>
      <w:r w:rsidR="00E0036A">
        <w:rPr>
          <w:rFonts w:eastAsia="Times New Roman"/>
        </w:rPr>
        <w:t>log.</w:t>
      </w:r>
      <w:r>
        <w:rPr>
          <w:rFonts w:eastAsia="Times New Roman"/>
        </w:rPr>
        <w:t xml:space="preserve"> </w:t>
      </w:r>
    </w:p>
    <w:p w14:paraId="127A82DC" w14:textId="77777777" w:rsidR="00FC0BE7" w:rsidRPr="00FC0BE7" w:rsidRDefault="00FC0BE7" w:rsidP="006B0A86">
      <w:pPr>
        <w:numPr>
          <w:ilvl w:val="0"/>
          <w:numId w:val="11"/>
        </w:numPr>
        <w:spacing w:before="100" w:beforeAutospacing="1" w:after="100" w:afterAutospacing="1"/>
        <w:rPr>
          <w:rFonts w:eastAsia="Times New Roman"/>
        </w:rPr>
      </w:pPr>
      <w:r>
        <w:rPr>
          <w:rFonts w:eastAsia="Times New Roman"/>
        </w:rPr>
        <w:t xml:space="preserve">There </w:t>
      </w:r>
      <w:r w:rsidR="00BC69D0">
        <w:rPr>
          <w:rFonts w:eastAsia="Times New Roman"/>
        </w:rPr>
        <w:t>should</w:t>
      </w:r>
      <w:r w:rsidR="007871C3">
        <w:rPr>
          <w:rFonts w:eastAsia="Times New Roman"/>
        </w:rPr>
        <w:t xml:space="preserve"> </w:t>
      </w:r>
      <w:r>
        <w:rPr>
          <w:rFonts w:eastAsia="Times New Roman"/>
        </w:rPr>
        <w:t xml:space="preserve">be a dedicated connection through which only alarm records are </w:t>
      </w:r>
      <w:r w:rsidR="00E0036A">
        <w:rPr>
          <w:rFonts w:eastAsia="Times New Roman"/>
        </w:rPr>
        <w:t>propagated.</w:t>
      </w:r>
    </w:p>
    <w:p w14:paraId="00FAFAD5" w14:textId="77777777" w:rsidR="007B4527" w:rsidRDefault="007B4527" w:rsidP="006B0A86">
      <w:pPr>
        <w:numPr>
          <w:ilvl w:val="0"/>
          <w:numId w:val="11"/>
        </w:numPr>
        <w:spacing w:before="100" w:beforeAutospacing="1" w:after="100" w:afterAutospacing="1"/>
        <w:rPr>
          <w:rFonts w:eastAsia="Times New Roman"/>
        </w:rPr>
      </w:pPr>
      <w:r>
        <w:rPr>
          <w:rFonts w:eastAsia="Times New Roman"/>
        </w:rPr>
        <w:t xml:space="preserve">The log compaction delay </w:t>
      </w:r>
      <w:r w:rsidR="007871C3">
        <w:rPr>
          <w:rFonts w:eastAsia="Times New Roman"/>
        </w:rPr>
        <w:t>shall be</w:t>
      </w:r>
      <w:r>
        <w:rPr>
          <w:rFonts w:eastAsia="Times New Roman"/>
        </w:rPr>
        <w:t xml:space="preserve"> set to allow for normal operation with a client to enable the system to deal with temporary communications failure with no loss of </w:t>
      </w:r>
      <w:r w:rsidR="00E0036A">
        <w:rPr>
          <w:rFonts w:eastAsia="Times New Roman"/>
        </w:rPr>
        <w:t>fidelity.</w:t>
      </w:r>
      <w:r>
        <w:rPr>
          <w:rFonts w:eastAsia="Times New Roman"/>
        </w:rPr>
        <w:t> </w:t>
      </w:r>
    </w:p>
    <w:p w14:paraId="377566BD" w14:textId="77777777" w:rsidR="00F53B79" w:rsidRDefault="00F53B79" w:rsidP="006B0A86">
      <w:pPr>
        <w:numPr>
          <w:ilvl w:val="1"/>
          <w:numId w:val="11"/>
        </w:numPr>
        <w:spacing w:before="100" w:beforeAutospacing="1" w:after="100" w:afterAutospacing="1"/>
        <w:rPr>
          <w:rFonts w:eastAsia="Times New Roman"/>
        </w:rPr>
      </w:pPr>
      <w:r>
        <w:rPr>
          <w:rFonts w:eastAsia="Times New Roman"/>
        </w:rPr>
        <w:t xml:space="preserve">When compaction is applied fidelity will be lost, although only rapidly changing and fleeting alarms will be </w:t>
      </w:r>
      <w:r w:rsidR="00E0036A">
        <w:rPr>
          <w:rFonts w:eastAsia="Times New Roman"/>
        </w:rPr>
        <w:t>lost.</w:t>
      </w:r>
    </w:p>
    <w:p w14:paraId="2DF344B1" w14:textId="77777777" w:rsidR="007B4527" w:rsidRDefault="00A1430F" w:rsidP="006B0A86">
      <w:pPr>
        <w:numPr>
          <w:ilvl w:val="1"/>
          <w:numId w:val="11"/>
        </w:numPr>
        <w:spacing w:before="100" w:beforeAutospacing="1" w:after="100" w:afterAutospacing="1"/>
        <w:rPr>
          <w:rFonts w:eastAsia="Times New Roman"/>
        </w:rPr>
      </w:pPr>
      <w:r>
        <w:rPr>
          <w:rFonts w:eastAsia="Times New Roman"/>
        </w:rPr>
        <w:t>In any solution, t</w:t>
      </w:r>
      <w:r w:rsidR="007B4527">
        <w:rPr>
          <w:rFonts w:eastAsia="Times New Roman"/>
        </w:rPr>
        <w:t>he client may be a little behind or may suffer a short communication disruption </w:t>
      </w:r>
      <w:r w:rsidR="00EB2EDA">
        <w:rPr>
          <w:rFonts w:eastAsia="Times New Roman"/>
        </w:rPr>
        <w:t xml:space="preserve">without significant impact on operational </w:t>
      </w:r>
      <w:r w:rsidR="00E0036A">
        <w:rPr>
          <w:rFonts w:eastAsia="Times New Roman"/>
        </w:rPr>
        <w:t>quality.</w:t>
      </w:r>
    </w:p>
    <w:p w14:paraId="689F0C0C" w14:textId="77777777" w:rsidR="007B4527" w:rsidRDefault="007B4527" w:rsidP="006B0A86">
      <w:pPr>
        <w:numPr>
          <w:ilvl w:val="1"/>
          <w:numId w:val="11"/>
        </w:numPr>
        <w:spacing w:before="100" w:beforeAutospacing="1" w:after="100" w:afterAutospacing="1"/>
        <w:rPr>
          <w:rFonts w:eastAsia="Times New Roman"/>
        </w:rPr>
      </w:pPr>
      <w:r>
        <w:rPr>
          <w:rFonts w:eastAsia="Times New Roman"/>
        </w:rPr>
        <w:t>The proposed</w:t>
      </w:r>
      <w:r w:rsidR="00B42232">
        <w:rPr>
          <w:rFonts w:eastAsia="Times New Roman"/>
        </w:rPr>
        <w:t xml:space="preserve"> compaction delay</w:t>
      </w:r>
      <w:r>
        <w:rPr>
          <w:rFonts w:eastAsia="Times New Roman"/>
        </w:rPr>
        <w:t xml:space="preserve"> setting is 10 minutes</w:t>
      </w:r>
      <w:r w:rsidR="00BE7B76">
        <w:rPr>
          <w:rStyle w:val="FootnoteReference"/>
          <w:rFonts w:eastAsia="Times New Roman"/>
        </w:rPr>
        <w:footnoteReference w:id="57"/>
      </w:r>
      <w:r>
        <w:rPr>
          <w:rFonts w:eastAsia="Times New Roman"/>
        </w:rPr>
        <w:t xml:space="preserve"> </w:t>
      </w:r>
      <w:r w:rsidR="009543CC">
        <w:rPr>
          <w:rFonts w:eastAsia="Times New Roman"/>
        </w:rPr>
        <w:t>for</w:t>
      </w:r>
      <w:r>
        <w:rPr>
          <w:rFonts w:eastAsia="Times New Roman"/>
        </w:rPr>
        <w:t xml:space="preserve"> a system with reasonably well engineered platform capacity and </w:t>
      </w:r>
      <w:r w:rsidR="00E0036A">
        <w:rPr>
          <w:rFonts w:eastAsia="Times New Roman"/>
        </w:rPr>
        <w:t>communications.</w:t>
      </w:r>
      <w:r>
        <w:rPr>
          <w:rFonts w:eastAsia="Times New Roman"/>
        </w:rPr>
        <w:t xml:space="preserve"> </w:t>
      </w:r>
    </w:p>
    <w:p w14:paraId="389E08B8" w14:textId="77777777" w:rsidR="007B4527" w:rsidRPr="00B42232" w:rsidRDefault="00B42232" w:rsidP="006B0A86">
      <w:pPr>
        <w:numPr>
          <w:ilvl w:val="2"/>
          <w:numId w:val="11"/>
        </w:numPr>
        <w:spacing w:before="100" w:beforeAutospacing="1" w:after="100" w:afterAutospacing="1"/>
        <w:rPr>
          <w:rFonts w:eastAsia="Times New Roman"/>
        </w:rPr>
      </w:pPr>
      <w:r w:rsidRPr="00B42232">
        <w:rPr>
          <w:rFonts w:eastAsia="Times New Roman"/>
        </w:rPr>
        <w:lastRenderedPageBreak/>
        <w:t>C</w:t>
      </w:r>
      <w:r w:rsidR="00B32DF3" w:rsidRPr="00B42232">
        <w:rPr>
          <w:rFonts w:eastAsia="Times New Roman"/>
        </w:rPr>
        <w:t>learly having an alarm system that is greater than 10 minutes behind the provider will degrade location performance</w:t>
      </w:r>
      <w:r w:rsidRPr="00B42232">
        <w:rPr>
          <w:rFonts w:eastAsia="Times New Roman"/>
        </w:rPr>
        <w:t xml:space="preserve">, however experience may show that this time is too </w:t>
      </w:r>
      <w:r w:rsidR="00E0036A" w:rsidRPr="00B42232">
        <w:rPr>
          <w:rFonts w:eastAsia="Times New Roman"/>
        </w:rPr>
        <w:t>short.</w:t>
      </w:r>
    </w:p>
    <w:p w14:paraId="21C144F3" w14:textId="77777777" w:rsidR="007B4527" w:rsidRDefault="007B4527" w:rsidP="006B0A86">
      <w:pPr>
        <w:numPr>
          <w:ilvl w:val="1"/>
          <w:numId w:val="11"/>
        </w:numPr>
        <w:spacing w:before="100" w:beforeAutospacing="1" w:after="100" w:afterAutospacing="1"/>
        <w:rPr>
          <w:rFonts w:eastAsia="Times New Roman"/>
        </w:rPr>
      </w:pPr>
      <w:r>
        <w:rPr>
          <w:rFonts w:eastAsia="Times New Roman"/>
        </w:rPr>
        <w:t>Th</w:t>
      </w:r>
      <w:r w:rsidR="00F53B79">
        <w:rPr>
          <w:rFonts w:eastAsia="Times New Roman"/>
        </w:rPr>
        <w:t>e solution may allow for this</w:t>
      </w:r>
      <w:r>
        <w:rPr>
          <w:rFonts w:eastAsia="Times New Roman"/>
        </w:rPr>
        <w:t xml:space="preserve"> property </w:t>
      </w:r>
      <w:r w:rsidR="00F53B79">
        <w:rPr>
          <w:rFonts w:eastAsia="Times New Roman"/>
        </w:rPr>
        <w:t>to be</w:t>
      </w:r>
      <w:r>
        <w:rPr>
          <w:rFonts w:eastAsia="Times New Roman"/>
        </w:rPr>
        <w:t xml:space="preserve"> adjustable in the running system, through a mechanism suitable for expert </w:t>
      </w:r>
      <w:r w:rsidR="00E0036A">
        <w:rPr>
          <w:rFonts w:eastAsia="Times New Roman"/>
        </w:rPr>
        <w:t>access.</w:t>
      </w:r>
      <w:r>
        <w:rPr>
          <w:rFonts w:eastAsia="Times New Roman"/>
        </w:rPr>
        <w:t xml:space="preserve"> </w:t>
      </w:r>
    </w:p>
    <w:p w14:paraId="0E7EEA68" w14:textId="77777777" w:rsidR="007B4527" w:rsidRDefault="007B4527" w:rsidP="006B0A86">
      <w:pPr>
        <w:numPr>
          <w:ilvl w:val="2"/>
          <w:numId w:val="11"/>
        </w:numPr>
        <w:spacing w:before="100" w:beforeAutospacing="1" w:after="100" w:afterAutospacing="1"/>
        <w:rPr>
          <w:rFonts w:eastAsia="Times New Roman"/>
        </w:rPr>
      </w:pPr>
      <w:r>
        <w:rPr>
          <w:rFonts w:eastAsia="Times New Roman"/>
        </w:rPr>
        <w:t xml:space="preserve">Dynamic compaction delay might be beneficial in cases where local control can be </w:t>
      </w:r>
      <w:r w:rsidR="00B32DF3">
        <w:rPr>
          <w:rFonts w:eastAsia="Times New Roman"/>
        </w:rPr>
        <w:t>applied,</w:t>
      </w:r>
      <w:r>
        <w:rPr>
          <w:rFonts w:eastAsia="Times New Roman"/>
        </w:rPr>
        <w:t xml:space="preserve"> and an unusually long comms down is being </w:t>
      </w:r>
      <w:r w:rsidR="00CC654B">
        <w:rPr>
          <w:rFonts w:eastAsia="Times New Roman"/>
        </w:rPr>
        <w:t>experienced.</w:t>
      </w:r>
      <w:r>
        <w:rPr>
          <w:rFonts w:eastAsia="Times New Roman"/>
        </w:rPr>
        <w:t xml:space="preserve"> </w:t>
      </w:r>
    </w:p>
    <w:p w14:paraId="35F3603D" w14:textId="77777777" w:rsidR="007B4527" w:rsidRDefault="007B4527" w:rsidP="006B0A86">
      <w:pPr>
        <w:numPr>
          <w:ilvl w:val="3"/>
          <w:numId w:val="11"/>
        </w:numPr>
        <w:spacing w:before="100" w:beforeAutospacing="1" w:after="100" w:afterAutospacing="1"/>
        <w:rPr>
          <w:rFonts w:eastAsia="Times New Roman"/>
        </w:rPr>
      </w:pPr>
      <w:r>
        <w:rPr>
          <w:rFonts w:eastAsia="Times New Roman"/>
        </w:rPr>
        <w:t>Under these circumstances the compaction delay could be increased such that the clients lose no fidelity (although they are clearly behind whilst the comms is down)</w:t>
      </w:r>
    </w:p>
    <w:p w14:paraId="54BFD070" w14:textId="77777777" w:rsidR="007B4527" w:rsidRDefault="007B4527" w:rsidP="006B0A86">
      <w:pPr>
        <w:pStyle w:val="NormalWeb"/>
        <w:numPr>
          <w:ilvl w:val="1"/>
          <w:numId w:val="11"/>
        </w:numPr>
        <w:rPr>
          <w:rFonts w:eastAsiaTheme="minorEastAsia"/>
        </w:rPr>
      </w:pPr>
      <w:r>
        <w:t>Note that:</w:t>
      </w:r>
    </w:p>
    <w:p w14:paraId="5DAC2F14" w14:textId="77777777" w:rsidR="007B4527" w:rsidRDefault="007B4527" w:rsidP="006B0A86">
      <w:pPr>
        <w:pStyle w:val="NormalWeb"/>
        <w:numPr>
          <w:ilvl w:val="2"/>
          <w:numId w:val="11"/>
        </w:numPr>
      </w:pPr>
      <w:r>
        <w:t xml:space="preserve">ideally, during the normal operation, the client would be at most a few minutes behind the current append </w:t>
      </w:r>
      <w:r w:rsidR="00CC654B">
        <w:t>time.</w:t>
      </w:r>
    </w:p>
    <w:p w14:paraId="3196FCAA" w14:textId="77777777" w:rsidR="007B4527" w:rsidRDefault="007B4527" w:rsidP="006B0A86">
      <w:pPr>
        <w:pStyle w:val="NormalWeb"/>
        <w:numPr>
          <w:ilvl w:val="2"/>
          <w:numId w:val="11"/>
        </w:numPr>
      </w:pPr>
      <w:r>
        <w:t xml:space="preserve">the volume of information within the compaction delay time depends upon the rate of change of things in the monitored </w:t>
      </w:r>
      <w:r w:rsidR="00CC654B">
        <w:t>environment.</w:t>
      </w:r>
    </w:p>
    <w:p w14:paraId="0867DCE7" w14:textId="77777777" w:rsidR="007B4527" w:rsidRDefault="007B4527" w:rsidP="006B0A86">
      <w:pPr>
        <w:numPr>
          <w:ilvl w:val="2"/>
          <w:numId w:val="11"/>
        </w:numPr>
        <w:spacing w:before="100" w:beforeAutospacing="1" w:after="100" w:afterAutospacing="1"/>
        <w:rPr>
          <w:rFonts w:eastAsia="Times New Roman"/>
        </w:rPr>
      </w:pPr>
      <w:r>
        <w:rPr>
          <w:rFonts w:eastAsia="Times New Roman"/>
        </w:rPr>
        <w:t>in a sophisticated solution it will be possible to allocate more resources to the client</w:t>
      </w:r>
      <w:r w:rsidR="00F05A61">
        <w:rPr>
          <w:rFonts w:eastAsia="Times New Roman"/>
        </w:rPr>
        <w:t xml:space="preserve"> application</w:t>
      </w:r>
      <w:r>
        <w:rPr>
          <w:rFonts w:eastAsia="Times New Roman"/>
        </w:rPr>
        <w:t xml:space="preserve">, when it is under pressure, to enable it to process </w:t>
      </w:r>
      <w:r w:rsidR="00CC654B">
        <w:rPr>
          <w:rFonts w:eastAsia="Times New Roman"/>
        </w:rPr>
        <w:t>faster.</w:t>
      </w:r>
    </w:p>
    <w:p w14:paraId="139246EA" w14:textId="77777777" w:rsidR="007B4527" w:rsidRDefault="007B4527" w:rsidP="006B0A86">
      <w:pPr>
        <w:numPr>
          <w:ilvl w:val="0"/>
          <w:numId w:val="11"/>
        </w:numPr>
        <w:spacing w:before="100" w:beforeAutospacing="1" w:after="100" w:afterAutospacing="1"/>
        <w:rPr>
          <w:rFonts w:eastAsia="Times New Roman"/>
        </w:rPr>
      </w:pPr>
      <w:r>
        <w:rPr>
          <w:rFonts w:eastAsia="Times New Roman"/>
        </w:rPr>
        <w:t>The log tombstone</w:t>
      </w:r>
      <w:r w:rsidR="00C77E3A">
        <w:rPr>
          <w:rFonts w:eastAsia="Times New Roman"/>
        </w:rPr>
        <w:t>-</w:t>
      </w:r>
      <w:r>
        <w:rPr>
          <w:rFonts w:eastAsia="Times New Roman"/>
        </w:rPr>
        <w:t xml:space="preserve">retention </w:t>
      </w:r>
      <w:r w:rsidR="004131E8">
        <w:rPr>
          <w:rFonts w:eastAsia="Times New Roman"/>
        </w:rPr>
        <w:t>shall be</w:t>
      </w:r>
      <w:r>
        <w:rPr>
          <w:rFonts w:eastAsia="Times New Roman"/>
        </w:rPr>
        <w:t xml:space="preserve"> set to allow for reasonable communication failure/recovery where there may be significant failures and to allow for client reboot.  </w:t>
      </w:r>
    </w:p>
    <w:p w14:paraId="6DB72CF0" w14:textId="77777777" w:rsidR="007B4527" w:rsidRDefault="007B4527" w:rsidP="006B0A86">
      <w:pPr>
        <w:numPr>
          <w:ilvl w:val="1"/>
          <w:numId w:val="11"/>
        </w:numPr>
        <w:spacing w:before="100" w:beforeAutospacing="1" w:after="100" w:afterAutospacing="1"/>
        <w:rPr>
          <w:rFonts w:eastAsia="Times New Roman"/>
        </w:rPr>
      </w:pPr>
      <w:r>
        <w:rPr>
          <w:rFonts w:eastAsia="Times New Roman"/>
        </w:rPr>
        <w:t xml:space="preserve">The proposed </w:t>
      </w:r>
      <w:r w:rsidR="009543CC">
        <w:rPr>
          <w:rFonts w:eastAsia="Times New Roman"/>
        </w:rPr>
        <w:t>tombstone</w:t>
      </w:r>
      <w:r w:rsidR="00C77E3A">
        <w:rPr>
          <w:rFonts w:eastAsia="Times New Roman"/>
        </w:rPr>
        <w:t>-</w:t>
      </w:r>
      <w:r w:rsidR="009543CC">
        <w:rPr>
          <w:rFonts w:eastAsia="Times New Roman"/>
        </w:rPr>
        <w:t xml:space="preserve">retention </w:t>
      </w:r>
      <w:r>
        <w:rPr>
          <w:rFonts w:eastAsia="Times New Roman"/>
        </w:rPr>
        <w:t>setting is 4 hours </w:t>
      </w:r>
      <w:r w:rsidR="009543CC">
        <w:rPr>
          <w:rFonts w:eastAsia="Times New Roman"/>
        </w:rPr>
        <w:t>for</w:t>
      </w:r>
      <w:r>
        <w:rPr>
          <w:rFonts w:eastAsia="Times New Roman"/>
        </w:rPr>
        <w:t xml:space="preserve"> a system with reasonably well engineered platform capacity and </w:t>
      </w:r>
      <w:r w:rsidR="00CC654B">
        <w:rPr>
          <w:rFonts w:eastAsia="Times New Roman"/>
        </w:rPr>
        <w:t>communications.</w:t>
      </w:r>
      <w:r>
        <w:rPr>
          <w:rFonts w:eastAsia="Times New Roman"/>
        </w:rPr>
        <w:t xml:space="preserve"> </w:t>
      </w:r>
    </w:p>
    <w:p w14:paraId="2743DA4A" w14:textId="77777777" w:rsidR="007B4527" w:rsidRDefault="007B4527" w:rsidP="006B0A86">
      <w:pPr>
        <w:numPr>
          <w:ilvl w:val="2"/>
          <w:numId w:val="11"/>
        </w:numPr>
        <w:spacing w:before="100" w:beforeAutospacing="1" w:after="100" w:afterAutospacing="1"/>
        <w:rPr>
          <w:rFonts w:eastAsia="Times New Roman"/>
        </w:rPr>
      </w:pPr>
      <w:r>
        <w:rPr>
          <w:rFonts w:eastAsia="Times New Roman"/>
        </w:rPr>
        <w:t xml:space="preserve">This </w:t>
      </w:r>
      <w:r w:rsidR="007E7994">
        <w:rPr>
          <w:rFonts w:eastAsia="Times New Roman"/>
        </w:rPr>
        <w:t>solution may allow for this property to</w:t>
      </w:r>
      <w:r>
        <w:rPr>
          <w:rFonts w:eastAsia="Times New Roman"/>
        </w:rPr>
        <w:t xml:space="preserve"> be adjustable</w:t>
      </w:r>
      <w:r w:rsidR="007E7994">
        <w:rPr>
          <w:rFonts w:eastAsia="Times New Roman"/>
        </w:rPr>
        <w:t xml:space="preserve"> </w:t>
      </w:r>
      <w:r>
        <w:rPr>
          <w:rFonts w:eastAsia="Times New Roman"/>
        </w:rPr>
        <w:t xml:space="preserve">in the running system, through a mechanism suitable for expert </w:t>
      </w:r>
      <w:r w:rsidR="00CC654B">
        <w:rPr>
          <w:rFonts w:eastAsia="Times New Roman"/>
        </w:rPr>
        <w:t>access.</w:t>
      </w:r>
    </w:p>
    <w:p w14:paraId="711A2052" w14:textId="77777777" w:rsidR="007B4527" w:rsidRDefault="00C77E3A" w:rsidP="006B0A86">
      <w:pPr>
        <w:numPr>
          <w:ilvl w:val="2"/>
          <w:numId w:val="11"/>
        </w:numPr>
        <w:spacing w:before="100" w:beforeAutospacing="1" w:after="100" w:afterAutospacing="1"/>
        <w:rPr>
          <w:rFonts w:eastAsia="Times New Roman"/>
        </w:rPr>
      </w:pPr>
      <w:r>
        <w:rPr>
          <w:rFonts w:eastAsia="Times New Roman"/>
        </w:rPr>
        <w:t>The t</w:t>
      </w:r>
      <w:r w:rsidR="007B4527">
        <w:rPr>
          <w:rFonts w:eastAsia="Times New Roman"/>
        </w:rPr>
        <w:t>ombstone</w:t>
      </w:r>
      <w:r>
        <w:rPr>
          <w:rFonts w:eastAsia="Times New Roman"/>
        </w:rPr>
        <w:t>-</w:t>
      </w:r>
      <w:r w:rsidR="007B4527">
        <w:rPr>
          <w:rFonts w:eastAsia="Times New Roman"/>
        </w:rPr>
        <w:t xml:space="preserve">retention will always be greater than or equal to the compaction </w:t>
      </w:r>
      <w:r w:rsidR="00CC654B">
        <w:rPr>
          <w:rFonts w:eastAsia="Times New Roman"/>
        </w:rPr>
        <w:t>delay.</w:t>
      </w:r>
    </w:p>
    <w:p w14:paraId="1256E905" w14:textId="77777777" w:rsidR="007E7994" w:rsidRDefault="007B4527" w:rsidP="006B0A86">
      <w:pPr>
        <w:numPr>
          <w:ilvl w:val="0"/>
          <w:numId w:val="11"/>
        </w:numPr>
        <w:spacing w:before="100" w:beforeAutospacing="1" w:after="100" w:afterAutospacing="1"/>
        <w:rPr>
          <w:rFonts w:eastAsia="Times New Roman"/>
        </w:rPr>
      </w:pPr>
      <w:r>
        <w:rPr>
          <w:rFonts w:eastAsia="Times New Roman"/>
        </w:rPr>
        <w:t xml:space="preserve">The </w:t>
      </w:r>
      <w:r w:rsidR="002B69FB">
        <w:rPr>
          <w:rFonts w:eastAsia="Times New Roman"/>
        </w:rPr>
        <w:t>normal record (</w:t>
      </w:r>
      <w:r>
        <w:rPr>
          <w:rFonts w:eastAsia="Times New Roman"/>
        </w:rPr>
        <w:t>no</w:t>
      </w:r>
      <w:r w:rsidR="00CD28C7">
        <w:rPr>
          <w:rFonts w:eastAsia="Times New Roman"/>
        </w:rPr>
        <w:t>t a TOMBSTONE record</w:t>
      </w:r>
      <w:r w:rsidR="002B69FB">
        <w:rPr>
          <w:rFonts w:eastAsia="Times New Roman"/>
        </w:rPr>
        <w:t>)</w:t>
      </w:r>
      <w:r>
        <w:rPr>
          <w:rFonts w:eastAsia="Times New Roman"/>
        </w:rPr>
        <w:t xml:space="preserve"> retention </w:t>
      </w:r>
      <w:r w:rsidR="00703252">
        <w:rPr>
          <w:rFonts w:eastAsia="Times New Roman"/>
        </w:rPr>
        <w:t>shall</w:t>
      </w:r>
      <w:r>
        <w:rPr>
          <w:rFonts w:eastAsia="Times New Roman"/>
        </w:rPr>
        <w:t xml:space="preserve"> be </w:t>
      </w:r>
      <w:r w:rsidR="00CC654B">
        <w:rPr>
          <w:rFonts w:eastAsia="Times New Roman"/>
        </w:rPr>
        <w:t>infinite.</w:t>
      </w:r>
    </w:p>
    <w:p w14:paraId="2B3628C7" w14:textId="77777777" w:rsidR="007B4527" w:rsidRDefault="007E7994" w:rsidP="006B0A86">
      <w:pPr>
        <w:numPr>
          <w:ilvl w:val="1"/>
          <w:numId w:val="11"/>
        </w:numPr>
        <w:spacing w:before="100" w:beforeAutospacing="1" w:after="100" w:afterAutospacing="1"/>
        <w:rPr>
          <w:rFonts w:eastAsia="Times New Roman"/>
        </w:rPr>
      </w:pPr>
      <w:r>
        <w:rPr>
          <w:rFonts w:eastAsia="Times New Roman"/>
        </w:rPr>
        <w:t>T</w:t>
      </w:r>
      <w:r w:rsidR="007B4527">
        <w:rPr>
          <w:rFonts w:eastAsia="Times New Roman"/>
        </w:rPr>
        <w:t xml:space="preserve">his property </w:t>
      </w:r>
      <w:r w:rsidR="00CC654B">
        <w:rPr>
          <w:rFonts w:eastAsia="Times New Roman"/>
        </w:rPr>
        <w:t>is not</w:t>
      </w:r>
      <w:r w:rsidR="007B4527">
        <w:rPr>
          <w:rFonts w:eastAsia="Times New Roman"/>
        </w:rPr>
        <w:t xml:space="preserve"> adjustable as it is fundamental to the correct operation of the mechanism</w:t>
      </w:r>
    </w:p>
    <w:p w14:paraId="57C72A77" w14:textId="2F417B98" w:rsidR="007B4527" w:rsidRDefault="001B7F32" w:rsidP="006B0A86">
      <w:pPr>
        <w:numPr>
          <w:ilvl w:val="0"/>
          <w:numId w:val="11"/>
        </w:numPr>
        <w:spacing w:before="100" w:beforeAutospacing="1" w:after="100" w:afterAutospacing="1"/>
        <w:rPr>
          <w:rFonts w:eastAsia="Times New Roman"/>
        </w:rPr>
      </w:pPr>
      <w:r>
        <w:rPr>
          <w:rFonts w:eastAsia="Times New Roman"/>
        </w:rPr>
        <w:t>If compaction operates on a segment by segment</w:t>
      </w:r>
      <w:r w:rsidR="001F5939">
        <w:rPr>
          <w:rStyle w:val="FootnoteReference"/>
          <w:rFonts w:eastAsia="Times New Roman"/>
        </w:rPr>
        <w:footnoteReference w:id="58"/>
      </w:r>
      <w:r>
        <w:rPr>
          <w:rFonts w:eastAsia="Times New Roman"/>
        </w:rPr>
        <w:t xml:space="preserve"> b</w:t>
      </w:r>
      <w:r w:rsidR="00CC2BC6">
        <w:rPr>
          <w:rFonts w:eastAsia="Times New Roman"/>
        </w:rPr>
        <w:t>asis such that the</w:t>
      </w:r>
      <w:r w:rsidR="00D256F4">
        <w:rPr>
          <w:rFonts w:eastAsia="Times New Roman"/>
        </w:rPr>
        <w:t xml:space="preserve"> segment with the most recent alarms </w:t>
      </w:r>
      <w:r w:rsidR="007B4527">
        <w:rPr>
          <w:rFonts w:eastAsia="Times New Roman"/>
        </w:rPr>
        <w:t>is never compacted</w:t>
      </w:r>
      <w:r w:rsidR="001F5939">
        <w:rPr>
          <w:rFonts w:eastAsia="Times New Roman"/>
        </w:rPr>
        <w:t xml:space="preserve"> (see </w:t>
      </w:r>
      <w:r w:rsidR="00AD4EF1">
        <w:rPr>
          <w:rFonts w:eastAsia="Times New Roman"/>
        </w:rPr>
        <w:t xml:space="preserve">section </w:t>
      </w:r>
      <w:r w:rsidR="001F5939">
        <w:rPr>
          <w:rFonts w:eastAsia="Times New Roman"/>
        </w:rPr>
        <w:fldChar w:fldCharType="begin"/>
      </w:r>
      <w:r w:rsidR="001F5939">
        <w:rPr>
          <w:rFonts w:eastAsia="Times New Roman"/>
        </w:rPr>
        <w:instrText xml:space="preserve"> REF _Ref86701096 \r \h </w:instrText>
      </w:r>
      <w:r w:rsidR="001F5939">
        <w:rPr>
          <w:rFonts w:eastAsia="Times New Roman"/>
        </w:rPr>
      </w:r>
      <w:r w:rsidR="001F5939">
        <w:rPr>
          <w:rFonts w:eastAsia="Times New Roman"/>
        </w:rPr>
        <w:fldChar w:fldCharType="separate"/>
      </w:r>
      <w:r w:rsidR="00916DFC">
        <w:rPr>
          <w:rFonts w:eastAsia="Times New Roman"/>
        </w:rPr>
        <w:t>8.1.3</w:t>
      </w:r>
      <w:r w:rsidR="001F5939">
        <w:rPr>
          <w:rFonts w:eastAsia="Times New Roman"/>
        </w:rPr>
        <w:fldChar w:fldCharType="end"/>
      </w:r>
      <w:r w:rsidR="002C6ECF">
        <w:rPr>
          <w:rFonts w:eastAsia="Times New Roman"/>
        </w:rPr>
        <w:t xml:space="preserve"> </w:t>
      </w:r>
      <w:r w:rsidR="00AD4EF1">
        <w:rPr>
          <w:rFonts w:eastAsia="Times New Roman"/>
        </w:rPr>
        <w:fldChar w:fldCharType="begin"/>
      </w:r>
      <w:r w:rsidR="00AD4EF1">
        <w:rPr>
          <w:rFonts w:eastAsia="Times New Roman"/>
        </w:rPr>
        <w:instrText xml:space="preserve"> REF _Ref86701096 \h </w:instrText>
      </w:r>
      <w:r w:rsidR="00AD4EF1">
        <w:rPr>
          <w:rFonts w:eastAsia="Times New Roman"/>
        </w:rPr>
      </w:r>
      <w:r w:rsidR="00AD4EF1">
        <w:rPr>
          <w:rFonts w:eastAsia="Times New Roman"/>
        </w:rPr>
        <w:fldChar w:fldCharType="separate"/>
      </w:r>
      <w:r w:rsidR="00916DFC">
        <w:t>Log segments</w:t>
      </w:r>
      <w:r w:rsidR="00AD4EF1">
        <w:rPr>
          <w:rFonts w:eastAsia="Times New Roman"/>
        </w:rPr>
        <w:fldChar w:fldCharType="end"/>
      </w:r>
      <w:r w:rsidR="00AD4EF1">
        <w:rPr>
          <w:rFonts w:eastAsia="Times New Roman"/>
        </w:rPr>
        <w:t xml:space="preserve"> on page </w:t>
      </w:r>
      <w:r w:rsidR="00AD4EF1">
        <w:rPr>
          <w:rFonts w:eastAsia="Times New Roman"/>
        </w:rPr>
        <w:fldChar w:fldCharType="begin"/>
      </w:r>
      <w:r w:rsidR="00AD4EF1">
        <w:rPr>
          <w:rFonts w:eastAsia="Times New Roman"/>
        </w:rPr>
        <w:instrText xml:space="preserve"> PAGEREF _Ref86701096 \h </w:instrText>
      </w:r>
      <w:r w:rsidR="00AD4EF1">
        <w:rPr>
          <w:rFonts w:eastAsia="Times New Roman"/>
        </w:rPr>
      </w:r>
      <w:r w:rsidR="00AD4EF1">
        <w:rPr>
          <w:rFonts w:eastAsia="Times New Roman"/>
        </w:rPr>
        <w:fldChar w:fldCharType="separate"/>
      </w:r>
      <w:r w:rsidR="00916DFC">
        <w:rPr>
          <w:rFonts w:eastAsia="Times New Roman"/>
          <w:noProof/>
        </w:rPr>
        <w:t>125</w:t>
      </w:r>
      <w:r w:rsidR="00AD4EF1">
        <w:rPr>
          <w:rFonts w:eastAsia="Times New Roman"/>
        </w:rPr>
        <w:fldChar w:fldCharType="end"/>
      </w:r>
      <w:r w:rsidR="00FC0BE7">
        <w:rPr>
          <w:rFonts w:eastAsia="Times New Roman"/>
        </w:rPr>
        <w:t>)</w:t>
      </w:r>
      <w:r w:rsidR="007B4527">
        <w:rPr>
          <w:rFonts w:eastAsia="Times New Roman"/>
        </w:rPr>
        <w:t>, the</w:t>
      </w:r>
      <w:r w:rsidR="00FC0BE7">
        <w:rPr>
          <w:rFonts w:eastAsia="Times New Roman"/>
        </w:rPr>
        <w:t>n the</w:t>
      </w:r>
      <w:r w:rsidR="007B4527">
        <w:rPr>
          <w:rFonts w:eastAsia="Times New Roman"/>
        </w:rPr>
        <w:t xml:space="preserve"> segment size </w:t>
      </w:r>
      <w:r w:rsidR="00703252">
        <w:rPr>
          <w:rFonts w:eastAsia="Times New Roman"/>
        </w:rPr>
        <w:t xml:space="preserve">shall </w:t>
      </w:r>
      <w:r w:rsidR="007B4527">
        <w:rPr>
          <w:rFonts w:eastAsia="Times New Roman"/>
        </w:rPr>
        <w:t>be such as to not hold significantly more records than would occur during the compaction delay time when operating under normal conditions (ideally a segment would hold significantly less</w:t>
      </w:r>
      <w:r w:rsidR="00A240E9">
        <w:rPr>
          <w:rFonts w:eastAsia="Times New Roman"/>
        </w:rPr>
        <w:t xml:space="preserve"> records</w:t>
      </w:r>
      <w:r w:rsidR="007B4527">
        <w:rPr>
          <w:rFonts w:eastAsia="Times New Roman"/>
        </w:rPr>
        <w:t>)</w:t>
      </w:r>
      <w:r w:rsidR="00E956E0">
        <w:rPr>
          <w:rStyle w:val="FootnoteReference"/>
          <w:rFonts w:eastAsia="Times New Roman"/>
        </w:rPr>
        <w:footnoteReference w:id="59"/>
      </w:r>
      <w:r w:rsidR="00B44ED6">
        <w:rPr>
          <w:rFonts w:eastAsia="Times New Roman"/>
        </w:rPr>
        <w:t>.</w:t>
      </w:r>
    </w:p>
    <w:p w14:paraId="0EB4FEB6" w14:textId="1592CE7E" w:rsidR="007B4527" w:rsidRDefault="00500AA8" w:rsidP="007B4527">
      <w:pPr>
        <w:pStyle w:val="NormalWeb"/>
        <w:rPr>
          <w:rFonts w:eastAsiaTheme="minorEastAsia"/>
        </w:rPr>
      </w:pPr>
      <w:r>
        <w:t xml:space="preserve">Also see </w:t>
      </w:r>
      <w:r w:rsidR="00F5460E">
        <w:t>section</w:t>
      </w:r>
      <w:r w:rsidR="007B4527">
        <w:t xml:space="preserve"> </w:t>
      </w:r>
      <w:r w:rsidR="00F5460E">
        <w:fldChar w:fldCharType="begin"/>
      </w:r>
      <w:r w:rsidR="00F5460E">
        <w:instrText xml:space="preserve"> REF _Ref52928579 \r \h </w:instrText>
      </w:r>
      <w:r w:rsidR="00F5460E">
        <w:fldChar w:fldCharType="separate"/>
      </w:r>
      <w:r w:rsidR="00916DFC">
        <w:t>3.16</w:t>
      </w:r>
      <w:r w:rsidR="00F5460E">
        <w:fldChar w:fldCharType="end"/>
      </w:r>
      <w:r w:rsidR="00F5460E">
        <w:t xml:space="preserve"> </w:t>
      </w:r>
      <w:r w:rsidR="00F5460E">
        <w:fldChar w:fldCharType="begin"/>
      </w:r>
      <w:r w:rsidR="00F5460E">
        <w:instrText xml:space="preserve"> REF _Ref52928579 \h </w:instrText>
      </w:r>
      <w:r w:rsidR="00F5460E">
        <w:fldChar w:fldCharType="separate"/>
      </w:r>
      <w:r w:rsidR="00916DFC">
        <w:t>System engineering</w:t>
      </w:r>
      <w:r w:rsidR="00F5460E">
        <w:fldChar w:fldCharType="end"/>
      </w:r>
      <w:r w:rsidR="00F5460E">
        <w:t xml:space="preserve"> on page </w:t>
      </w:r>
      <w:r w:rsidR="00F5460E">
        <w:fldChar w:fldCharType="begin"/>
      </w:r>
      <w:r w:rsidR="00F5460E">
        <w:instrText xml:space="preserve"> PAGEREF _Ref52928579 \h </w:instrText>
      </w:r>
      <w:r w:rsidR="00F5460E">
        <w:fldChar w:fldCharType="separate"/>
      </w:r>
      <w:r w:rsidR="00916DFC">
        <w:rPr>
          <w:noProof/>
        </w:rPr>
        <w:t>48</w:t>
      </w:r>
      <w:r w:rsidR="00F5460E">
        <w:fldChar w:fldCharType="end"/>
      </w:r>
      <w:r w:rsidR="007B4527">
        <w:t>.</w:t>
      </w:r>
    </w:p>
    <w:p w14:paraId="509C39AC" w14:textId="77777777" w:rsidR="007B4527" w:rsidRDefault="007B4527" w:rsidP="00EB62A7">
      <w:pPr>
        <w:pStyle w:val="Heading2"/>
      </w:pPr>
      <w:bookmarkStart w:id="177" w:name="_Ref52454274"/>
      <w:bookmarkStart w:id="178" w:name="_Toc223392250"/>
      <w:r>
        <w:t>Alarm behavior</w:t>
      </w:r>
      <w:bookmarkEnd w:id="177"/>
      <w:bookmarkEnd w:id="178"/>
    </w:p>
    <w:p w14:paraId="145D661C" w14:textId="5FEEBB83" w:rsidR="007B4527" w:rsidRDefault="007B4527" w:rsidP="007B4527">
      <w:pPr>
        <w:pStyle w:val="NormalWeb"/>
        <w:rPr>
          <w:rFonts w:eastAsiaTheme="minorEastAsia"/>
        </w:rPr>
      </w:pPr>
      <w:r>
        <w:t>The following highlights key design decisions (in the context of justifying/explanatory information)</w:t>
      </w:r>
      <w:r w:rsidR="00EB62A7">
        <w:t xml:space="preserve"> and should be read in conjunction with the background provided in section </w:t>
      </w:r>
      <w:r w:rsidR="00EB62A7">
        <w:fldChar w:fldCharType="begin"/>
      </w:r>
      <w:r w:rsidR="00EB62A7">
        <w:instrText xml:space="preserve"> REF _Ref86738301 \r \h </w:instrText>
      </w:r>
      <w:r w:rsidR="00EB62A7">
        <w:fldChar w:fldCharType="separate"/>
      </w:r>
      <w:r w:rsidR="00916DFC">
        <w:t>8.4</w:t>
      </w:r>
      <w:r w:rsidR="00EB62A7">
        <w:fldChar w:fldCharType="end"/>
      </w:r>
      <w:r w:rsidR="00EB62A7">
        <w:t xml:space="preserve"> </w:t>
      </w:r>
      <w:r w:rsidR="00EB62A7">
        <w:fldChar w:fldCharType="begin"/>
      </w:r>
      <w:r w:rsidR="00EB62A7">
        <w:instrText xml:space="preserve"> REF _Ref86738301 \h </w:instrText>
      </w:r>
      <w:r w:rsidR="00EB62A7">
        <w:fldChar w:fldCharType="separate"/>
      </w:r>
      <w:r w:rsidR="00916DFC">
        <w:t>Appendix – Detectors, detected conditions and alarms</w:t>
      </w:r>
      <w:r w:rsidR="00EB62A7">
        <w:fldChar w:fldCharType="end"/>
      </w:r>
      <w:r w:rsidR="00EB62A7">
        <w:t xml:space="preserve"> on page </w:t>
      </w:r>
      <w:r w:rsidR="00EB62A7">
        <w:fldChar w:fldCharType="begin"/>
      </w:r>
      <w:r w:rsidR="00EB62A7">
        <w:instrText xml:space="preserve"> PAGEREF _Ref86738301 \h </w:instrText>
      </w:r>
      <w:r w:rsidR="00EB62A7">
        <w:fldChar w:fldCharType="separate"/>
      </w:r>
      <w:r w:rsidR="00916DFC">
        <w:rPr>
          <w:noProof/>
        </w:rPr>
        <w:t>136</w:t>
      </w:r>
      <w:r w:rsidR="00EB62A7">
        <w:fldChar w:fldCharType="end"/>
      </w:r>
      <w:r w:rsidR="00EB62A7">
        <w:t>:</w:t>
      </w:r>
    </w:p>
    <w:p w14:paraId="5E2305DB" w14:textId="77777777" w:rsidR="007B4527" w:rsidRDefault="007B4527" w:rsidP="006B0A86">
      <w:pPr>
        <w:numPr>
          <w:ilvl w:val="0"/>
          <w:numId w:val="12"/>
        </w:numPr>
        <w:spacing w:before="100" w:beforeAutospacing="1" w:after="100" w:afterAutospacing="1"/>
        <w:rPr>
          <w:rFonts w:eastAsia="Times New Roman"/>
        </w:rPr>
      </w:pPr>
      <w:r>
        <w:rPr>
          <w:rFonts w:eastAsia="Times New Roman"/>
        </w:rPr>
        <w:t xml:space="preserve">An alarm detector </w:t>
      </w:r>
      <w:r w:rsidR="00FA41C8">
        <w:rPr>
          <w:rFonts w:eastAsia="Times New Roman"/>
        </w:rPr>
        <w:t>shall</w:t>
      </w:r>
      <w:r w:rsidR="00FC0BE7">
        <w:rPr>
          <w:rFonts w:eastAsia="Times New Roman"/>
        </w:rPr>
        <w:t xml:space="preserve"> </w:t>
      </w:r>
      <w:r>
        <w:rPr>
          <w:rFonts w:eastAsia="Times New Roman"/>
        </w:rPr>
        <w:t xml:space="preserve">have an </w:t>
      </w:r>
      <w:r w:rsidR="00FA41C8">
        <w:rPr>
          <w:rFonts w:eastAsia="Times New Roman"/>
        </w:rPr>
        <w:t>ACTIVE</w:t>
      </w:r>
      <w:r>
        <w:rPr>
          <w:rFonts w:eastAsia="Times New Roman"/>
        </w:rPr>
        <w:t xml:space="preserve"> and a </w:t>
      </w:r>
      <w:r w:rsidR="00FA41C8">
        <w:rPr>
          <w:rFonts w:eastAsia="Times New Roman"/>
        </w:rPr>
        <w:t xml:space="preserve">CLEAR </w:t>
      </w:r>
      <w:r>
        <w:rPr>
          <w:rFonts w:eastAsia="Times New Roman"/>
        </w:rPr>
        <w:t>state  </w:t>
      </w:r>
    </w:p>
    <w:p w14:paraId="00A4798E" w14:textId="77777777" w:rsidR="007B4527" w:rsidRDefault="007B4527" w:rsidP="00D66FC5">
      <w:pPr>
        <w:numPr>
          <w:ilvl w:val="1"/>
          <w:numId w:val="23"/>
        </w:numPr>
        <w:spacing w:before="100" w:beforeAutospacing="1" w:after="100" w:afterAutospacing="1"/>
        <w:rPr>
          <w:rFonts w:eastAsia="Times New Roman"/>
        </w:rPr>
      </w:pPr>
      <w:r>
        <w:rPr>
          <w:rFonts w:eastAsia="Times New Roman"/>
        </w:rPr>
        <w:t xml:space="preserve">Explanatory Information:  </w:t>
      </w:r>
    </w:p>
    <w:p w14:paraId="40D7EBA4" w14:textId="77777777" w:rsidR="007B4527" w:rsidRDefault="007B4527" w:rsidP="00D66FC5">
      <w:pPr>
        <w:numPr>
          <w:ilvl w:val="2"/>
          <w:numId w:val="23"/>
        </w:numPr>
        <w:spacing w:before="100" w:beforeAutospacing="1" w:after="100" w:afterAutospacing="1"/>
        <w:rPr>
          <w:rFonts w:eastAsia="Times New Roman"/>
        </w:rPr>
      </w:pPr>
      <w:r>
        <w:rPr>
          <w:rFonts w:eastAsia="Times New Roman"/>
        </w:rPr>
        <w:t>An active is considered as more important than the clear (hence the states are asymmetric in importance) </w:t>
      </w:r>
    </w:p>
    <w:p w14:paraId="3677CF1E" w14:textId="77777777" w:rsidR="007B4527" w:rsidRDefault="007B4527" w:rsidP="00D66FC5">
      <w:pPr>
        <w:numPr>
          <w:ilvl w:val="2"/>
          <w:numId w:val="23"/>
        </w:numPr>
        <w:spacing w:before="100" w:beforeAutospacing="1" w:after="100" w:afterAutospacing="1"/>
        <w:rPr>
          <w:rFonts w:eastAsia="Times New Roman"/>
        </w:rPr>
      </w:pPr>
      <w:r>
        <w:rPr>
          <w:rFonts w:eastAsia="Times New Roman"/>
        </w:rPr>
        <w:t>Most detectors in the network will be clear under normal circumstances (hence the normal state can be considered as clear and the off-normal state as active)</w:t>
      </w:r>
    </w:p>
    <w:p w14:paraId="2D517D5A" w14:textId="77777777" w:rsidR="00F928A7" w:rsidRDefault="00F928A7" w:rsidP="00D66FC5">
      <w:pPr>
        <w:numPr>
          <w:ilvl w:val="1"/>
          <w:numId w:val="23"/>
        </w:numPr>
        <w:spacing w:before="100" w:beforeAutospacing="1" w:after="100" w:afterAutospacing="1"/>
        <w:rPr>
          <w:rFonts w:eastAsia="Times New Roman"/>
        </w:rPr>
      </w:pPr>
      <w:r>
        <w:rPr>
          <w:rFonts w:eastAsia="Times New Roman"/>
        </w:rPr>
        <w:t xml:space="preserve">The alarms </w:t>
      </w:r>
      <w:r w:rsidR="00FA41C8">
        <w:rPr>
          <w:rFonts w:eastAsia="Times New Roman"/>
        </w:rPr>
        <w:t>shall</w:t>
      </w:r>
      <w:r>
        <w:rPr>
          <w:rFonts w:eastAsia="Times New Roman"/>
        </w:rPr>
        <w:t xml:space="preserve"> be reported a</w:t>
      </w:r>
      <w:r w:rsidR="003970F1">
        <w:rPr>
          <w:rFonts w:eastAsia="Times New Roman"/>
        </w:rPr>
        <w:t>s</w:t>
      </w:r>
      <w:r>
        <w:rPr>
          <w:rFonts w:eastAsia="Times New Roman"/>
        </w:rPr>
        <w:t xml:space="preserve"> ACTIVE or </w:t>
      </w:r>
      <w:r w:rsidR="00CC654B">
        <w:rPr>
          <w:rFonts w:eastAsia="Times New Roman"/>
        </w:rPr>
        <w:t>CLEAR.</w:t>
      </w:r>
    </w:p>
    <w:p w14:paraId="2A42BC2A" w14:textId="77777777" w:rsidR="00F928A7" w:rsidRPr="00F928A7" w:rsidRDefault="007B4527" w:rsidP="00D66FC5">
      <w:pPr>
        <w:numPr>
          <w:ilvl w:val="2"/>
          <w:numId w:val="23"/>
        </w:numPr>
        <w:spacing w:before="100" w:beforeAutospacing="1" w:after="100" w:afterAutospacing="1"/>
        <w:rPr>
          <w:rFonts w:eastAsia="Times New Roman"/>
        </w:rPr>
      </w:pPr>
      <w:r>
        <w:rPr>
          <w:rFonts w:eastAsia="Times New Roman"/>
        </w:rPr>
        <w:lastRenderedPageBreak/>
        <w:t xml:space="preserve">An </w:t>
      </w:r>
      <w:r w:rsidR="00F928A7">
        <w:rPr>
          <w:rFonts w:eastAsia="Times New Roman"/>
        </w:rPr>
        <w:t>ACTIVE</w:t>
      </w:r>
      <w:r>
        <w:rPr>
          <w:rFonts w:eastAsia="Times New Roman"/>
        </w:rPr>
        <w:t xml:space="preserve"> will be followed at some point by a </w:t>
      </w:r>
      <w:r w:rsidR="00F928A7">
        <w:rPr>
          <w:rFonts w:eastAsia="Times New Roman"/>
        </w:rPr>
        <w:t>CLEAR</w:t>
      </w:r>
      <w:r>
        <w:rPr>
          <w:rFonts w:eastAsia="Times New Roman"/>
        </w:rPr>
        <w:t xml:space="preserve"> (the basic state machine is simple with only Clear → Active and Active → Clear transitions)</w:t>
      </w:r>
    </w:p>
    <w:p w14:paraId="5D396242" w14:textId="77777777" w:rsidR="00ED59A1" w:rsidRPr="005A2228" w:rsidRDefault="005A2228" w:rsidP="0033340C">
      <w:pPr>
        <w:numPr>
          <w:ilvl w:val="1"/>
          <w:numId w:val="23"/>
        </w:numPr>
        <w:spacing w:before="100" w:beforeAutospacing="1" w:after="100" w:afterAutospacing="1"/>
        <w:rPr>
          <w:rFonts w:eastAsia="Times New Roman"/>
        </w:rPr>
      </w:pPr>
      <w:r w:rsidRPr="005A2228">
        <w:rPr>
          <w:rFonts w:eastAsia="Times New Roman"/>
        </w:rPr>
        <w:t xml:space="preserve">An alarm CLEAR shall be represented by a DELETE </w:t>
      </w:r>
      <w:r>
        <w:rPr>
          <w:rFonts w:eastAsia="Times New Roman"/>
        </w:rPr>
        <w:t xml:space="preserve">record which </w:t>
      </w:r>
      <w:r w:rsidRPr="005A2228">
        <w:rPr>
          <w:rFonts w:eastAsia="Times New Roman"/>
        </w:rPr>
        <w:t>sh</w:t>
      </w:r>
      <w:r w:rsidR="007B4527" w:rsidRPr="005A2228">
        <w:rPr>
          <w:rFonts w:eastAsia="Times New Roman"/>
        </w:rPr>
        <w:t xml:space="preserve">all be followed immediately by a </w:t>
      </w:r>
      <w:r w:rsidR="00CD28C7">
        <w:rPr>
          <w:rFonts w:eastAsia="Times New Roman"/>
        </w:rPr>
        <w:t>TOMBSTONE record</w:t>
      </w:r>
      <w:r w:rsidR="00CC654B" w:rsidRPr="005A2228">
        <w:rPr>
          <w:rFonts w:eastAsia="Times New Roman"/>
        </w:rPr>
        <w:t>.</w:t>
      </w:r>
      <w:r w:rsidR="007B4527" w:rsidRPr="005A2228">
        <w:rPr>
          <w:rFonts w:eastAsia="Times New Roman"/>
        </w:rPr>
        <w:t xml:space="preserve"> </w:t>
      </w:r>
    </w:p>
    <w:p w14:paraId="7D7B775B" w14:textId="77777777" w:rsidR="000C23B7" w:rsidRDefault="007B4527" w:rsidP="00D66FC5">
      <w:pPr>
        <w:numPr>
          <w:ilvl w:val="2"/>
          <w:numId w:val="23"/>
        </w:numPr>
        <w:spacing w:before="100" w:beforeAutospacing="1" w:after="100" w:afterAutospacing="1"/>
        <w:rPr>
          <w:rFonts w:eastAsia="Times New Roman"/>
        </w:rPr>
      </w:pPr>
      <w:r w:rsidRPr="00ED59A1">
        <w:rPr>
          <w:rFonts w:eastAsia="Times New Roman"/>
        </w:rPr>
        <w:t xml:space="preserve">A </w:t>
      </w:r>
      <w:r w:rsidR="00CD28C7">
        <w:rPr>
          <w:rFonts w:eastAsia="Times New Roman"/>
        </w:rPr>
        <w:t>TOMBSTONE record</w:t>
      </w:r>
      <w:r w:rsidRPr="00ED59A1">
        <w:rPr>
          <w:rFonts w:eastAsia="Times New Roman"/>
        </w:rPr>
        <w:t xml:space="preserve"> alone shall be considered as equivalent to a </w:t>
      </w:r>
      <w:r w:rsidR="005A2228">
        <w:rPr>
          <w:rFonts w:eastAsia="Times New Roman"/>
        </w:rPr>
        <w:t>CLEAR</w:t>
      </w:r>
    </w:p>
    <w:p w14:paraId="049EE828" w14:textId="77777777" w:rsidR="00975DB3" w:rsidRPr="00975DB3" w:rsidRDefault="00CE4341" w:rsidP="00D66FC5">
      <w:pPr>
        <w:numPr>
          <w:ilvl w:val="2"/>
          <w:numId w:val="23"/>
        </w:numPr>
        <w:spacing w:before="100" w:beforeAutospacing="1" w:after="100" w:afterAutospacing="1"/>
        <w:rPr>
          <w:rFonts w:eastAsia="Times New Roman"/>
        </w:rPr>
      </w:pPr>
      <w:r>
        <w:rPr>
          <w:rFonts w:eastAsia="Times New Roman"/>
        </w:rPr>
        <w:t xml:space="preserve">The </w:t>
      </w:r>
      <w:r w:rsidR="00CD28C7">
        <w:rPr>
          <w:rFonts w:eastAsia="Times New Roman"/>
        </w:rPr>
        <w:t>TOMBSTONE</w:t>
      </w:r>
      <w:r>
        <w:rPr>
          <w:rFonts w:eastAsia="Times New Roman"/>
        </w:rPr>
        <w:t xml:space="preserve"> </w:t>
      </w:r>
      <w:r w:rsidR="00CD28C7">
        <w:rPr>
          <w:rFonts w:eastAsia="Times New Roman"/>
        </w:rPr>
        <w:t xml:space="preserve">record </w:t>
      </w:r>
      <w:r>
        <w:rPr>
          <w:rFonts w:eastAsia="Times New Roman"/>
        </w:rPr>
        <w:t>causes the alarm to be removed from the log</w:t>
      </w:r>
      <w:r w:rsidR="00975DB3">
        <w:rPr>
          <w:rFonts w:eastAsia="Times New Roman"/>
        </w:rPr>
        <w:t xml:space="preserve">. This then has a similar characteristic to a traditional alarm reporting </w:t>
      </w:r>
      <w:r w:rsidR="00CC654B">
        <w:rPr>
          <w:rFonts w:eastAsia="Times New Roman"/>
        </w:rPr>
        <w:t>mechanism</w:t>
      </w:r>
      <w:r w:rsidR="000213D5">
        <w:rPr>
          <w:rFonts w:eastAsia="Times New Roman"/>
        </w:rPr>
        <w:t xml:space="preserve"> where there is a store of current</w:t>
      </w:r>
      <w:r w:rsidR="00490EAA">
        <w:rPr>
          <w:rFonts w:eastAsia="Times New Roman"/>
        </w:rPr>
        <w:t>ly active alarms</w:t>
      </w:r>
      <w:r w:rsidR="005A2228">
        <w:rPr>
          <w:rStyle w:val="FootnoteReference"/>
          <w:rFonts w:eastAsia="Times New Roman"/>
        </w:rPr>
        <w:footnoteReference w:id="60"/>
      </w:r>
      <w:r w:rsidR="00CC654B">
        <w:rPr>
          <w:rFonts w:eastAsia="Times New Roman"/>
        </w:rPr>
        <w:t>.</w:t>
      </w:r>
    </w:p>
    <w:p w14:paraId="5F3CF104" w14:textId="77777777" w:rsidR="000C23B7" w:rsidRDefault="007B4527" w:rsidP="00D66FC5">
      <w:pPr>
        <w:numPr>
          <w:ilvl w:val="0"/>
          <w:numId w:val="23"/>
        </w:numPr>
        <w:spacing w:before="100" w:beforeAutospacing="1" w:after="100" w:afterAutospacing="1"/>
        <w:rPr>
          <w:rFonts w:eastAsia="Times New Roman"/>
        </w:rPr>
      </w:pPr>
      <w:r w:rsidRPr="000C23B7">
        <w:rPr>
          <w:rFonts w:eastAsia="Times New Roman"/>
        </w:rPr>
        <w:t>If an entity upon which the detector is lifecycle dependent is deleted and just prior to the deletion the alarm was active</w:t>
      </w:r>
      <w:r w:rsidR="004D3B6E">
        <w:rPr>
          <w:rFonts w:eastAsia="Times New Roman"/>
        </w:rPr>
        <w:t>,</w:t>
      </w:r>
      <w:r w:rsidRPr="000C23B7">
        <w:rPr>
          <w:rFonts w:eastAsia="Times New Roman"/>
        </w:rPr>
        <w:t xml:space="preserve"> then</w:t>
      </w:r>
      <w:r w:rsidR="00CD28C7">
        <w:rPr>
          <w:rFonts w:eastAsia="Times New Roman"/>
        </w:rPr>
        <w:t xml:space="preserve"> a TOMBSTONE record shall be appended to the log for</w:t>
      </w:r>
      <w:r w:rsidRPr="000C23B7">
        <w:rPr>
          <w:rFonts w:eastAsia="Times New Roman"/>
        </w:rPr>
        <w:t xml:space="preserve"> the alarm (and hence its detector)</w:t>
      </w:r>
      <w:r w:rsidR="00CD28C7">
        <w:rPr>
          <w:rFonts w:eastAsia="Times New Roman"/>
        </w:rPr>
        <w:t>.</w:t>
      </w:r>
    </w:p>
    <w:p w14:paraId="3FF6FFEB" w14:textId="77777777" w:rsidR="00A4138A" w:rsidRDefault="005A2228" w:rsidP="00D66FC5">
      <w:pPr>
        <w:numPr>
          <w:ilvl w:val="1"/>
          <w:numId w:val="23"/>
        </w:numPr>
        <w:spacing w:before="100" w:beforeAutospacing="1" w:after="100" w:afterAutospacing="1"/>
        <w:rPr>
          <w:rFonts w:eastAsia="Times New Roman"/>
        </w:rPr>
      </w:pPr>
      <w:r>
        <w:rPr>
          <w:rFonts w:eastAsia="Times New Roman"/>
        </w:rPr>
        <w:t>The controlled system may report an alarm clear event to remove the alar</w:t>
      </w:r>
      <w:r w:rsidR="00CD28C7">
        <w:rPr>
          <w:rFonts w:eastAsia="Times New Roman"/>
        </w:rPr>
        <w:t>m</w:t>
      </w:r>
      <w:r w:rsidR="00A4138A">
        <w:rPr>
          <w:rFonts w:eastAsia="Times New Roman"/>
        </w:rPr>
        <w:t xml:space="preserve"> and hence the normal DELETE/TOMBSTONE</w:t>
      </w:r>
      <w:r w:rsidR="00CD28C7">
        <w:rPr>
          <w:rFonts w:eastAsia="Times New Roman"/>
        </w:rPr>
        <w:t xml:space="preserve"> record</w:t>
      </w:r>
      <w:r w:rsidR="00A4138A">
        <w:rPr>
          <w:rFonts w:eastAsia="Times New Roman"/>
        </w:rPr>
        <w:t xml:space="preserve"> pair will be appended to the log</w:t>
      </w:r>
    </w:p>
    <w:p w14:paraId="01C4AF92" w14:textId="77777777" w:rsidR="000C23B7" w:rsidRDefault="007B4527" w:rsidP="00D66FC5">
      <w:pPr>
        <w:numPr>
          <w:ilvl w:val="1"/>
          <w:numId w:val="23"/>
        </w:numPr>
        <w:spacing w:before="100" w:beforeAutospacing="1" w:after="100" w:afterAutospacing="1"/>
        <w:rPr>
          <w:rFonts w:eastAsia="Times New Roman"/>
        </w:rPr>
      </w:pPr>
      <w:r w:rsidRPr="000C23B7">
        <w:rPr>
          <w:rFonts w:eastAsia="Times New Roman"/>
        </w:rPr>
        <w:t>If the alarm was not active</w:t>
      </w:r>
      <w:r w:rsidR="004D3B6E">
        <w:rPr>
          <w:rFonts w:eastAsia="Times New Roman"/>
        </w:rPr>
        <w:t>,</w:t>
      </w:r>
      <w:r w:rsidRPr="000C23B7">
        <w:rPr>
          <w:rFonts w:eastAsia="Times New Roman"/>
        </w:rPr>
        <w:t xml:space="preserve"> then there </w:t>
      </w:r>
      <w:r w:rsidR="00FA41C8">
        <w:rPr>
          <w:rFonts w:eastAsia="Times New Roman"/>
        </w:rPr>
        <w:t>shall</w:t>
      </w:r>
      <w:r w:rsidRPr="000C23B7">
        <w:rPr>
          <w:rFonts w:eastAsia="Times New Roman"/>
        </w:rPr>
        <w:t xml:space="preserve"> be no </w:t>
      </w:r>
      <w:r w:rsidR="00CD28C7">
        <w:rPr>
          <w:rFonts w:eastAsia="Times New Roman"/>
        </w:rPr>
        <w:t>TOMBSTONE record appended</w:t>
      </w:r>
      <w:r w:rsidRPr="000C23B7">
        <w:rPr>
          <w:rFonts w:eastAsia="Times New Roman"/>
        </w:rPr>
        <w:t xml:space="preserve"> as there is nothing in the log to </w:t>
      </w:r>
      <w:r w:rsidR="00F81405" w:rsidRPr="000C23B7">
        <w:rPr>
          <w:rFonts w:eastAsia="Times New Roman"/>
        </w:rPr>
        <w:t>remove.</w:t>
      </w:r>
    </w:p>
    <w:p w14:paraId="7190154E" w14:textId="77777777" w:rsidR="007B4527" w:rsidRDefault="00EB62A7" w:rsidP="00D66FC5">
      <w:pPr>
        <w:numPr>
          <w:ilvl w:val="0"/>
          <w:numId w:val="23"/>
        </w:numPr>
        <w:spacing w:before="100" w:beforeAutospacing="1" w:after="100" w:afterAutospacing="1"/>
        <w:rPr>
          <w:rFonts w:eastAsia="Times New Roman"/>
        </w:rPr>
      </w:pPr>
      <w:bookmarkStart w:id="179" w:name="_Hlk86738475"/>
      <w:r>
        <w:rPr>
          <w:rFonts w:eastAsia="Times New Roman"/>
        </w:rPr>
        <w:t>The output of a particular</w:t>
      </w:r>
      <w:r w:rsidR="007B4527" w:rsidRPr="000C23B7">
        <w:rPr>
          <w:rFonts w:eastAsia="Times New Roman"/>
        </w:rPr>
        <w:t xml:space="preserve"> detector may be processed and stabilized such that it gains </w:t>
      </w:r>
      <w:r w:rsidR="001E4CD3">
        <w:rPr>
          <w:rFonts w:eastAsia="Times New Roman"/>
        </w:rPr>
        <w:t xml:space="preserve">the </w:t>
      </w:r>
      <w:r w:rsidR="007B4527" w:rsidRPr="000C23B7">
        <w:rPr>
          <w:rFonts w:eastAsia="Times New Roman"/>
        </w:rPr>
        <w:t>state</w:t>
      </w:r>
      <w:r w:rsidR="000C23B7" w:rsidRPr="000C23B7">
        <w:rPr>
          <w:rFonts w:eastAsia="Times New Roman"/>
        </w:rPr>
        <w:t xml:space="preserve"> INTERMITTENT,</w:t>
      </w:r>
      <w:r w:rsidR="007B4527" w:rsidRPr="000C23B7">
        <w:rPr>
          <w:rFonts w:eastAsia="Times New Roman"/>
        </w:rPr>
        <w:t xml:space="preserve"> indicating that the detector is intermittently</w:t>
      </w:r>
      <w:r w:rsidR="000C23B7" w:rsidRPr="000C23B7">
        <w:rPr>
          <w:rFonts w:eastAsia="Times New Roman"/>
        </w:rPr>
        <w:t xml:space="preserve"> rapidly cycling through</w:t>
      </w:r>
      <w:r w:rsidR="007B4527" w:rsidRPr="000C23B7">
        <w:rPr>
          <w:rFonts w:eastAsia="Times New Roman"/>
        </w:rPr>
        <w:t xml:space="preserve"> active </w:t>
      </w:r>
      <w:r w:rsidR="000C23B7" w:rsidRPr="000C23B7">
        <w:rPr>
          <w:rFonts w:eastAsia="Times New Roman"/>
        </w:rPr>
        <w:t>and</w:t>
      </w:r>
      <w:r w:rsidR="007B4527" w:rsidRPr="000C23B7">
        <w:rPr>
          <w:rFonts w:eastAsia="Times New Roman"/>
        </w:rPr>
        <w:t xml:space="preserve"> clear </w:t>
      </w:r>
      <w:r w:rsidR="00F81405" w:rsidRPr="000C23B7">
        <w:rPr>
          <w:rFonts w:eastAsia="Times New Roman"/>
        </w:rPr>
        <w:t>states.</w:t>
      </w:r>
      <w:bookmarkEnd w:id="179"/>
    </w:p>
    <w:p w14:paraId="3F8E440E" w14:textId="77777777" w:rsidR="0097315B" w:rsidRDefault="00F928A7" w:rsidP="00D66FC5">
      <w:pPr>
        <w:numPr>
          <w:ilvl w:val="1"/>
          <w:numId w:val="23"/>
        </w:numPr>
        <w:spacing w:before="100" w:beforeAutospacing="1" w:after="100" w:afterAutospacing="1"/>
        <w:rPr>
          <w:rFonts w:eastAsia="Times New Roman"/>
        </w:rPr>
      </w:pPr>
      <w:r>
        <w:rPr>
          <w:rFonts w:eastAsia="Times New Roman"/>
        </w:rPr>
        <w:t>The alarms will be reported as ACTIVE, INTERMMITTENT or CLEAR</w:t>
      </w:r>
    </w:p>
    <w:p w14:paraId="4FD59B16" w14:textId="77777777" w:rsidR="0097315B" w:rsidRDefault="007B4527" w:rsidP="00D66FC5">
      <w:pPr>
        <w:numPr>
          <w:ilvl w:val="1"/>
          <w:numId w:val="23"/>
        </w:numPr>
        <w:spacing w:before="100" w:beforeAutospacing="1" w:after="100" w:afterAutospacing="1"/>
        <w:rPr>
          <w:rFonts w:eastAsia="Times New Roman"/>
        </w:rPr>
      </w:pPr>
      <w:r w:rsidRPr="0097315B">
        <w:rPr>
          <w:rFonts w:eastAsia="Times New Roman"/>
        </w:rPr>
        <w:t>All transitions are legal (i.e., Clear → Active, Clear → Intermittent, Active → Clear, Active → Intermittent, Intermittent → Active, Intermittent → Clear)</w:t>
      </w:r>
    </w:p>
    <w:p w14:paraId="50AB7834" w14:textId="77777777" w:rsidR="007B4527" w:rsidRPr="0097315B" w:rsidRDefault="007B4527" w:rsidP="00D66FC5">
      <w:pPr>
        <w:numPr>
          <w:ilvl w:val="1"/>
          <w:numId w:val="23"/>
        </w:numPr>
        <w:spacing w:before="100" w:beforeAutospacing="1" w:after="100" w:afterAutospacing="1"/>
        <w:rPr>
          <w:rFonts w:eastAsia="Times New Roman"/>
        </w:rPr>
      </w:pPr>
      <w:r w:rsidRPr="0097315B">
        <w:rPr>
          <w:rFonts w:eastAsia="Times New Roman"/>
        </w:rPr>
        <w:t xml:space="preserve">The trigger for moving to/from Intermittent state will be defined by policy. Ideally the policy is </w:t>
      </w:r>
      <w:r w:rsidR="00F81405" w:rsidRPr="0097315B">
        <w:rPr>
          <w:rFonts w:eastAsia="Times New Roman"/>
        </w:rPr>
        <w:t>configurable</w:t>
      </w:r>
      <w:r w:rsidR="004E3627">
        <w:rPr>
          <w:rStyle w:val="FootnoteReference"/>
          <w:rFonts w:eastAsia="Times New Roman"/>
        </w:rPr>
        <w:footnoteReference w:id="61"/>
      </w:r>
      <w:r w:rsidR="00F81405" w:rsidRPr="0097315B">
        <w:rPr>
          <w:rFonts w:eastAsia="Times New Roman"/>
        </w:rPr>
        <w:t>.</w:t>
      </w:r>
    </w:p>
    <w:p w14:paraId="5D2F3B3B" w14:textId="77777777" w:rsidR="007B4527" w:rsidRDefault="007B4527" w:rsidP="007B4527">
      <w:pPr>
        <w:pStyle w:val="NormalWeb"/>
        <w:rPr>
          <w:rFonts w:eastAsiaTheme="minorEastAsia"/>
        </w:rPr>
      </w:pPr>
      <w:r>
        <w:t xml:space="preserve">Note: </w:t>
      </w:r>
      <w:r w:rsidR="00624DF9">
        <w:t xml:space="preserve">It would be reasonable to also propagate </w:t>
      </w:r>
      <w:r w:rsidR="004F74AA">
        <w:t xml:space="preserve">other processed network property types </w:t>
      </w:r>
      <w:r w:rsidR="00624DF9">
        <w:t xml:space="preserve">through the same stream as alarms if the network </w:t>
      </w:r>
      <w:r w:rsidR="004F74AA">
        <w:t>property ha</w:t>
      </w:r>
      <w:r w:rsidR="00CE4341">
        <w:t>s</w:t>
      </w:r>
      <w:r w:rsidR="00624DF9">
        <w:t xml:space="preserve"> </w:t>
      </w:r>
      <w:r w:rsidR="004F74AA">
        <w:t xml:space="preserve">similar characteristics to an alarm. For example, operational state is </w:t>
      </w:r>
      <w:r w:rsidR="00261388">
        <w:t xml:space="preserve">asymmetric in importance </w:t>
      </w:r>
      <w:r w:rsidR="004F74AA">
        <w:t>with</w:t>
      </w:r>
      <w:r w:rsidR="00261388">
        <w:t xml:space="preserve"> a </w:t>
      </w:r>
      <w:r w:rsidR="00624DF9">
        <w:t xml:space="preserve">normal state </w:t>
      </w:r>
      <w:r w:rsidR="004F74AA">
        <w:t>and off-normal state where the normal state could be considered as equivalent to a clear.</w:t>
      </w:r>
    </w:p>
    <w:p w14:paraId="78002630" w14:textId="77777777" w:rsidR="007D6AD9" w:rsidRDefault="000702E7" w:rsidP="00EB62A7">
      <w:pPr>
        <w:pStyle w:val="Heading2"/>
      </w:pPr>
      <w:bookmarkStart w:id="180" w:name="_Ref117808982"/>
      <w:bookmarkStart w:id="181" w:name="_Ref117808983"/>
      <w:bookmarkStart w:id="182" w:name="_Ref117808984"/>
      <w:bookmarkStart w:id="183" w:name="_Toc223392251"/>
      <w:bookmarkStart w:id="184" w:name="_Ref52454798"/>
      <w:r>
        <w:t>Condition detector and alarm structur</w:t>
      </w:r>
      <w:r w:rsidR="007D6AD9">
        <w:t>e</w:t>
      </w:r>
      <w:bookmarkEnd w:id="180"/>
      <w:bookmarkEnd w:id="181"/>
      <w:bookmarkEnd w:id="182"/>
      <w:bookmarkEnd w:id="183"/>
    </w:p>
    <w:bookmarkEnd w:id="184"/>
    <w:p w14:paraId="38C604E3" w14:textId="77777777" w:rsidR="00EE7B33" w:rsidRDefault="000702E7" w:rsidP="000702E7">
      <w:r>
        <w:t xml:space="preserve">The condition-detector </w:t>
      </w:r>
      <w:r w:rsidR="00B82DF6">
        <w:t xml:space="preserve">and </w:t>
      </w:r>
      <w:r w:rsidR="00EE7B33">
        <w:t xml:space="preserve">related </w:t>
      </w:r>
      <w:r w:rsidR="00B82DF6">
        <w:t>alarm structure</w:t>
      </w:r>
      <w:r w:rsidR="00EE7B33">
        <w:t>s</w:t>
      </w:r>
      <w:r w:rsidR="00B82DF6">
        <w:t xml:space="preserve"> are described in detail in this section</w:t>
      </w:r>
      <w:r w:rsidR="00517034">
        <w:t xml:space="preserve">. </w:t>
      </w:r>
    </w:p>
    <w:p w14:paraId="1FB63F46" w14:textId="222948D8" w:rsidR="003F35A7" w:rsidRDefault="00517034" w:rsidP="00FD597C">
      <w:r>
        <w:t xml:space="preserve">There have been advancements made in </w:t>
      </w:r>
      <w:r w:rsidR="00386643">
        <w:t xml:space="preserve">this </w:t>
      </w:r>
      <w:r w:rsidR="00EE7B33">
        <w:t>area</w:t>
      </w:r>
      <w:r>
        <w:t xml:space="preserve"> from </w:t>
      </w:r>
      <w:r w:rsidR="003B6EBD">
        <w:t xml:space="preserve">TAPI </w:t>
      </w:r>
      <w:r>
        <w:t xml:space="preserve">2.1.3. The </w:t>
      </w:r>
      <w:r w:rsidR="005227DB">
        <w:t>condition-detector (see section</w:t>
      </w:r>
      <w:r w:rsidR="007D6AD9">
        <w:t xml:space="preserve"> </w:t>
      </w:r>
      <w:r w:rsidR="007D6AD9">
        <w:fldChar w:fldCharType="begin"/>
      </w:r>
      <w:r w:rsidR="007D6AD9">
        <w:instrText xml:space="preserve"> REF _Ref116471921 \r \h </w:instrText>
      </w:r>
      <w:r w:rsidR="007D6AD9">
        <w:fldChar w:fldCharType="separate"/>
      </w:r>
      <w:r w:rsidR="00916DFC">
        <w:t>4.5.1</w:t>
      </w:r>
      <w:r w:rsidR="007D6AD9">
        <w:fldChar w:fldCharType="end"/>
      </w:r>
      <w:r w:rsidR="00EE7B33">
        <w:t xml:space="preserve"> </w:t>
      </w:r>
      <w:r w:rsidR="007D6AD9">
        <w:fldChar w:fldCharType="begin"/>
      </w:r>
      <w:r w:rsidR="007D6AD9">
        <w:instrText xml:space="preserve"> REF _Ref116471921 \h </w:instrText>
      </w:r>
      <w:r w:rsidR="007D6AD9">
        <w:fldChar w:fldCharType="separate"/>
      </w:r>
      <w:r w:rsidR="00916DFC">
        <w:t>condition-detector from tapi-streaming.yang</w:t>
      </w:r>
      <w:r w:rsidR="007D6AD9">
        <w:fldChar w:fldCharType="end"/>
      </w:r>
      <w:r w:rsidR="007D6AD9">
        <w:t xml:space="preserve"> on page </w:t>
      </w:r>
      <w:r w:rsidR="007D6AD9">
        <w:fldChar w:fldCharType="begin"/>
      </w:r>
      <w:r w:rsidR="007D6AD9">
        <w:instrText xml:space="preserve"> PAGEREF _Ref116471921 \h </w:instrText>
      </w:r>
      <w:r w:rsidR="007D6AD9">
        <w:fldChar w:fldCharType="separate"/>
      </w:r>
      <w:r w:rsidR="00916DFC">
        <w:rPr>
          <w:noProof/>
        </w:rPr>
        <w:t>57</w:t>
      </w:r>
      <w:r w:rsidR="007D6AD9">
        <w:fldChar w:fldCharType="end"/>
      </w:r>
      <w:r w:rsidR="007D6AD9">
        <w:t>)</w:t>
      </w:r>
      <w:r w:rsidR="00A34504">
        <w:t xml:space="preserve"> </w:t>
      </w:r>
      <w:r w:rsidR="005227DB">
        <w:t xml:space="preserve"> augments the log-record-body</w:t>
      </w:r>
      <w:r w:rsidR="003B6EBD">
        <w:t xml:space="preserve"> as was the case for TAPI 2.1.3. However, the use of this structure has </w:t>
      </w:r>
      <w:r w:rsidR="007E7162">
        <w:t>been reduced</w:t>
      </w:r>
      <w:r w:rsidR="003B6EBD">
        <w:t xml:space="preserve"> and a new augment from tapi-fm.yang, </w:t>
      </w:r>
      <w:r w:rsidR="00E51D11">
        <w:t xml:space="preserve">detected-condition (see </w:t>
      </w:r>
      <w:r w:rsidR="00E51D11">
        <w:fldChar w:fldCharType="begin"/>
      </w:r>
      <w:r w:rsidR="00E51D11">
        <w:instrText xml:space="preserve"> REF _Ref116472050 \r \h </w:instrText>
      </w:r>
      <w:r w:rsidR="00E51D11">
        <w:fldChar w:fldCharType="separate"/>
      </w:r>
      <w:r w:rsidR="00916DFC">
        <w:t>4.5.2</w:t>
      </w:r>
      <w:r w:rsidR="00E51D11">
        <w:fldChar w:fldCharType="end"/>
      </w:r>
      <w:r w:rsidR="00E51D11">
        <w:t xml:space="preserve"> </w:t>
      </w:r>
      <w:r w:rsidR="00E51D11">
        <w:fldChar w:fldCharType="begin"/>
      </w:r>
      <w:r w:rsidR="00E51D11">
        <w:instrText xml:space="preserve"> REF _Ref116472050 \h </w:instrText>
      </w:r>
      <w:r w:rsidR="00E51D11">
        <w:fldChar w:fldCharType="separate"/>
      </w:r>
      <w:r w:rsidR="00916DFC">
        <w:t>detected-condition from tapi-fm.yang</w:t>
      </w:r>
      <w:r w:rsidR="00E51D11">
        <w:fldChar w:fldCharType="end"/>
      </w:r>
      <w:r w:rsidR="00E51D11">
        <w:t xml:space="preserve"> on page </w:t>
      </w:r>
      <w:r w:rsidR="00E51D11">
        <w:fldChar w:fldCharType="begin"/>
      </w:r>
      <w:r w:rsidR="00E51D11">
        <w:instrText xml:space="preserve"> PAGEREF _Ref116472050 \h </w:instrText>
      </w:r>
      <w:r w:rsidR="00E51D11">
        <w:fldChar w:fldCharType="separate"/>
      </w:r>
      <w:r w:rsidR="00916DFC">
        <w:rPr>
          <w:noProof/>
        </w:rPr>
        <w:t>60</w:t>
      </w:r>
      <w:r w:rsidR="00E51D11">
        <w:fldChar w:fldCharType="end"/>
      </w:r>
      <w:r w:rsidR="00E51D11">
        <w:t xml:space="preserve">) </w:t>
      </w:r>
      <w:r w:rsidR="005857CB">
        <w:t xml:space="preserve">is now to be used to convey alarm and pm details (as it is </w:t>
      </w:r>
      <w:r w:rsidR="004E2DB7">
        <w:t>also now</w:t>
      </w:r>
      <w:r w:rsidR="005857CB">
        <w:t xml:space="preserve"> used for tapi-notification). The TAPI 2.1.3 augment of alarm-condition-detector-deta</w:t>
      </w:r>
      <w:r w:rsidR="00B82DF6">
        <w:t xml:space="preserve">il (see section </w:t>
      </w:r>
      <w:r w:rsidR="00B82DF6">
        <w:fldChar w:fldCharType="begin"/>
      </w:r>
      <w:r w:rsidR="00B82DF6">
        <w:instrText xml:space="preserve"> REF _Ref116472244 \r \h </w:instrText>
      </w:r>
      <w:r w:rsidR="00B82DF6">
        <w:fldChar w:fldCharType="separate"/>
      </w:r>
      <w:r w:rsidR="00916DFC">
        <w:t>4.5.3</w:t>
      </w:r>
      <w:r w:rsidR="00B82DF6">
        <w:fldChar w:fldCharType="end"/>
      </w:r>
      <w:r w:rsidR="00B82DF6">
        <w:t xml:space="preserve"> </w:t>
      </w:r>
      <w:r w:rsidR="00B82DF6">
        <w:fldChar w:fldCharType="begin"/>
      </w:r>
      <w:r w:rsidR="00B82DF6">
        <w:instrText xml:space="preserve"> REF _Ref116472244 \h </w:instrText>
      </w:r>
      <w:r w:rsidR="00B82DF6">
        <w:fldChar w:fldCharType="separate"/>
      </w:r>
      <w:r w:rsidR="00916DFC">
        <w:t>alarm-condition-detector-detail from tapi-streaming.yang</w:t>
      </w:r>
      <w:r w:rsidR="00B82DF6">
        <w:fldChar w:fldCharType="end"/>
      </w:r>
      <w:r w:rsidR="00B82DF6">
        <w:t xml:space="preserve"> on page </w:t>
      </w:r>
      <w:r w:rsidR="00B82DF6">
        <w:fldChar w:fldCharType="begin"/>
      </w:r>
      <w:r w:rsidR="00B82DF6">
        <w:instrText xml:space="preserve"> PAGEREF _Ref116472244 \h </w:instrText>
      </w:r>
      <w:r w:rsidR="00B82DF6">
        <w:fldChar w:fldCharType="separate"/>
      </w:r>
      <w:r w:rsidR="00916DFC">
        <w:rPr>
          <w:noProof/>
        </w:rPr>
        <w:t>66</w:t>
      </w:r>
      <w:r w:rsidR="00B82DF6">
        <w:fldChar w:fldCharType="end"/>
      </w:r>
      <w:r w:rsidR="00B82DF6">
        <w:t>) is still available, but this has been deprecated and is not recommended.</w:t>
      </w:r>
    </w:p>
    <w:p w14:paraId="2DA62CDC" w14:textId="04BCBA4A" w:rsidR="00830C9D" w:rsidRDefault="00830C9D" w:rsidP="00FD597C">
      <w:r>
        <w:t>A TAPI 2.4 conforma</w:t>
      </w:r>
      <w:r w:rsidR="00D65B04">
        <w:t>nt solution can either use the approach defined in TAPI 2.1.3</w:t>
      </w:r>
      <w:r w:rsidR="007A68AB">
        <w:t xml:space="preserve"> (in tapi-streaming.yang, see </w:t>
      </w:r>
      <w:r w:rsidR="00DF1E7F">
        <w:t xml:space="preserve">section </w:t>
      </w:r>
      <w:r w:rsidR="00DE41A6">
        <w:fldChar w:fldCharType="begin"/>
      </w:r>
      <w:r w:rsidR="00DE41A6">
        <w:instrText xml:space="preserve"> REF _Ref116472244 \r \h </w:instrText>
      </w:r>
      <w:r w:rsidR="00DE41A6">
        <w:fldChar w:fldCharType="separate"/>
      </w:r>
      <w:r w:rsidR="00916DFC">
        <w:t>4.5.3</w:t>
      </w:r>
      <w:r w:rsidR="00DE41A6">
        <w:fldChar w:fldCharType="end"/>
      </w:r>
      <w:r w:rsidR="007A68AB">
        <w:t>)</w:t>
      </w:r>
      <w:r w:rsidR="00D65B04">
        <w:t xml:space="preserve"> or</w:t>
      </w:r>
      <w:r w:rsidR="00DF1E7F">
        <w:t xml:space="preserve"> use</w:t>
      </w:r>
      <w:r w:rsidR="00D65B04">
        <w:t xml:space="preserve"> the new approach define here using that structures specific in tapi-fm.yang</w:t>
      </w:r>
      <w:r w:rsidR="00DE41A6">
        <w:t xml:space="preserve"> (see</w:t>
      </w:r>
      <w:r w:rsidR="00DF1E7F">
        <w:t xml:space="preserve"> section </w:t>
      </w:r>
      <w:r w:rsidR="00DF1E7F">
        <w:fldChar w:fldCharType="begin"/>
      </w:r>
      <w:r w:rsidR="00DF1E7F">
        <w:instrText xml:space="preserve"> REF _Ref116472050 \r \h </w:instrText>
      </w:r>
      <w:r w:rsidR="00DF1E7F">
        <w:fldChar w:fldCharType="separate"/>
      </w:r>
      <w:r w:rsidR="00916DFC">
        <w:t>4.5.2</w:t>
      </w:r>
      <w:r w:rsidR="00DF1E7F">
        <w:fldChar w:fldCharType="end"/>
      </w:r>
      <w:r w:rsidR="00DF1E7F">
        <w:t>)</w:t>
      </w:r>
      <w:r w:rsidR="007A68AB">
        <w:t>.</w:t>
      </w:r>
    </w:p>
    <w:bookmarkStart w:id="185" w:name="_Toc223392252"/>
    <w:p w14:paraId="5B13B1E3" w14:textId="77777777" w:rsidR="007D6AD9" w:rsidRDefault="001924E7" w:rsidP="00A56331">
      <w:pPr>
        <w:pStyle w:val="Heading3"/>
      </w:pPr>
      <w:r w:rsidRPr="00F32BDC">
        <w:rPr>
          <w:noProof/>
        </w:rPr>
        <w:lastRenderedPageBreak/>
        <mc:AlternateContent>
          <mc:Choice Requires="wps">
            <w:drawing>
              <wp:anchor distT="0" distB="0" distL="114300" distR="114300" simplePos="0" relativeHeight="251637760" behindDoc="0" locked="0" layoutInCell="1" allowOverlap="1" wp14:anchorId="48972F24" wp14:editId="6AF8531D">
                <wp:simplePos x="0" y="0"/>
                <wp:positionH relativeFrom="margin">
                  <wp:posOffset>2540</wp:posOffset>
                </wp:positionH>
                <wp:positionV relativeFrom="paragraph">
                  <wp:posOffset>382905</wp:posOffset>
                </wp:positionV>
                <wp:extent cx="6600825" cy="7780655"/>
                <wp:effectExtent l="0" t="0" r="28575" b="10795"/>
                <wp:wrapTopAndBottom/>
                <wp:docPr id="1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7780655"/>
                        </a:xfrm>
                        <a:prstGeom prst="rect">
                          <a:avLst/>
                        </a:prstGeom>
                        <a:solidFill>
                          <a:schemeClr val="accent4">
                            <a:lumMod val="20000"/>
                            <a:lumOff val="80000"/>
                          </a:schemeClr>
                        </a:solidFill>
                        <a:ln>
                          <a:solidFill>
                            <a:schemeClr val="tx1"/>
                          </a:solidFill>
                        </a:ln>
                      </wps:spPr>
                      <wps:txbx>
                        <w:txbxContent>
                          <w:p w14:paraId="7F2242DE"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8"/>
                                <w:szCs w:val="8"/>
                                <w:lang w:val="en-GB"/>
                              </w:rPr>
                              <w:t xml:space="preserve">    </w:t>
                            </w:r>
                            <w:r w:rsidRPr="00A56331">
                              <w:rPr>
                                <w:rFonts w:asciiTheme="minorHAnsi" w:hAnsi="Arial"/>
                                <w:kern w:val="24"/>
                                <w:sz w:val="10"/>
                                <w:szCs w:val="10"/>
                                <w:lang w:val="en-GB"/>
                              </w:rPr>
                              <w:t>grouping condition-detector {</w:t>
                            </w:r>
                          </w:p>
                          <w:p w14:paraId="606C434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condition-native-name {</w:t>
                            </w:r>
                          </w:p>
                          <w:p w14:paraId="345D9B63"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string;</w:t>
                            </w:r>
                          </w:p>
                          <w:p w14:paraId="061EFF5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false;</w:t>
                            </w:r>
                          </w:p>
                          <w:p w14:paraId="6E36159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"The name used for the Condition by the source of the information.";</w:t>
                            </w:r>
                          </w:p>
                          <w:p w14:paraId="2BE797D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6EB9570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measured-entity-uuid {</w:t>
                            </w:r>
                          </w:p>
                          <w:p w14:paraId="574D1A7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tapi-common:uuid;</w:t>
                            </w:r>
                          </w:p>
                          <w:p w14:paraId="43FCF63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false;</w:t>
                            </w:r>
                          </w:p>
                          <w:p w14:paraId="5A7E4B2F"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"The uuid of the TAPI entity that represents the entity measured at source.</w:t>
                            </w:r>
                          </w:p>
                          <w:p w14:paraId="3A17348C"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If the TAPI entity cannot be identified as it cannot be mapped, then this property can be omitted.</w:t>
                            </w:r>
                          </w:p>
                          <w:p w14:paraId="2747BCF9"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If the TAPI entity is a local class, then this is the UUID of the GlobalClass parent of the entity of which this is part.</w:t>
                            </w:r>
                          </w:p>
                          <w:p w14:paraId="0629555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CONDITION: Mandatory where there is a standard TAPI entity (normally the case).";</w:t>
                            </w:r>
                          </w:p>
                          <w:p w14:paraId="7ABB4C2E"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7E668AA7"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measured-entity-native-id {</w:t>
                            </w:r>
                          </w:p>
                          <w:p w14:paraId="3EE211F1"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string;</w:t>
                            </w:r>
                          </w:p>
                          <w:p w14:paraId="01D72C5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false;</w:t>
                            </w:r>
                          </w:p>
                          <w:p w14:paraId="36CC944B"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"The identifier (invariant over the life) of the instance of the measured entity at the source.";</w:t>
                            </w:r>
                          </w:p>
                          <w:p w14:paraId="6161CBCD"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7FD45E0C" w14:textId="77777777" w:rsidR="001924E7" w:rsidRPr="00A56331" w:rsidRDefault="001924E7" w:rsidP="001924E7">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measured-entity-device-native-name {</w:t>
                            </w:r>
                          </w:p>
                          <w:p w14:paraId="1128E5C1" w14:textId="77777777" w:rsidR="001924E7" w:rsidRPr="00A56331" w:rsidRDefault="001924E7" w:rsidP="001924E7">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string;</w:t>
                            </w:r>
                          </w:p>
                          <w:p w14:paraId="6902C619" w14:textId="77777777" w:rsidR="001924E7" w:rsidRPr="00A56331" w:rsidRDefault="001924E7" w:rsidP="001924E7">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false;</w:t>
                            </w:r>
                          </w:p>
                          <w:p w14:paraId="2A7694A2" w14:textId="77777777" w:rsidR="000369AB" w:rsidRDefault="001924E7" w:rsidP="001924E7">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"The name of the device (as used by the device) that includes the measured entity.</w:t>
                            </w:r>
                          </w:p>
                          <w:p w14:paraId="2230E5BE" w14:textId="77777777" w:rsidR="001924E7" w:rsidRPr="00A56331" w:rsidRDefault="000369AB" w:rsidP="001924E7">
                            <w:pPr>
                              <w:spacing w:before="40" w:after="40" w:line="216" w:lineRule="auto"/>
                              <w:rPr>
                                <w:rFonts w:asciiTheme="minorHAnsi" w:hAnsi="Arial"/>
                                <w:kern w:val="24"/>
                                <w:sz w:val="10"/>
                                <w:szCs w:val="10"/>
                                <w:lang w:val="en-GB"/>
                              </w:rPr>
                            </w:pPr>
                            <w:r w:rsidRPr="000369AB">
                              <w:rPr>
                                <w:rFonts w:asciiTheme="minorHAnsi" w:hAnsi="Arial"/>
                                <w:kern w:val="24"/>
                                <w:sz w:val="10"/>
                                <w:szCs w:val="10"/>
                                <w:lang w:val="en-GB"/>
                              </w:rPr>
                              <w:t xml:space="preserve">                CONDITION: Mandatory where the device name is necessary to interpret the detector native id.</w:t>
                            </w:r>
                            <w:r w:rsidR="001924E7" w:rsidRPr="00A56331">
                              <w:rPr>
                                <w:rFonts w:asciiTheme="minorHAnsi" w:hAnsi="Arial"/>
                                <w:kern w:val="24"/>
                                <w:sz w:val="10"/>
                                <w:szCs w:val="10"/>
                                <w:lang w:val="en-GB"/>
                              </w:rPr>
                              <w:t>";</w:t>
                            </w:r>
                          </w:p>
                          <w:p w14:paraId="48EA6A29" w14:textId="77777777" w:rsidR="001924E7" w:rsidRPr="00A56331" w:rsidRDefault="001924E7" w:rsidP="001924E7">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63F79350"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condition-normalized-name {</w:t>
                            </w:r>
                          </w:p>
                          <w:p w14:paraId="2BDB5DE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string;</w:t>
                            </w:r>
                          </w:p>
                          <w:p w14:paraId="19AE015F"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false;</w:t>
                            </w:r>
                          </w:p>
                          <w:p w14:paraId="4377518F"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"It is often the case that there is a Condition Name that is commonly used or even standardized that has not been used by the source of the condition. </w:t>
                            </w:r>
                          </w:p>
                          <w:p w14:paraId="5380AFB1"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If this is the case, then that common/standard name is provided in via this property.</w:t>
                            </w:r>
                          </w:p>
                          <w:p w14:paraId="0AE103D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CONDITION: Mandatory where the condition has a normalized name.";</w:t>
                            </w:r>
                          </w:p>
                          <w:p w14:paraId="755D80E8"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1F2745C2"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measured-entity-class {</w:t>
                            </w:r>
                          </w:p>
                          <w:p w14:paraId="40ABF88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tapi-common:object-type;</w:t>
                            </w:r>
                          </w:p>
                          <w:p w14:paraId="2069E660"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false;</w:t>
                            </w:r>
                          </w:p>
                          <w:p w14:paraId="19B7C579"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"The TAPI class of the measured entity. </w:t>
                            </w:r>
                          </w:p>
                          <w:p w14:paraId="3A1F693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If the class cannot be identified as it cannot be mapped, then this property can be omitted.</w:t>
                            </w:r>
                          </w:p>
                          <w:p w14:paraId="6213DD3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CONDITION: Mandatory where the measured entity class is known.";</w:t>
                            </w:r>
                          </w:p>
                          <w:p w14:paraId="2F1A3AFB"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1C558B4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detector-uuid {</w:t>
                            </w:r>
                          </w:p>
                          <w:p w14:paraId="18CCB8F9"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tapi-common:uuid;</w:t>
                            </w:r>
                          </w:p>
                          <w:p w14:paraId="00E0F94F"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false;</w:t>
                            </w:r>
                          </w:p>
                          <w:p w14:paraId="51C8FECD"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"The uuid of the TAPI entity that represents the detector.</w:t>
                            </w:r>
                          </w:p>
                          <w:p w14:paraId="26E3D3AB"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If the TAPI entity cannot be identified as it cannot be mapped, then this property can be omitted.</w:t>
                            </w:r>
                          </w:p>
                          <w:p w14:paraId="0D3C1A38"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Where the detector is not modelled independently, but instead is a part of the measured entity such that it is identified by a 'local id' built from the UUID of the measured entity and </w:t>
                            </w:r>
                            <w:r w:rsidR="00B57D29" w:rsidRPr="00A56331">
                              <w:rPr>
                                <w:rFonts w:asciiTheme="minorHAnsi" w:hAnsi="Arial"/>
                                <w:kern w:val="24"/>
                                <w:sz w:val="10"/>
                                <w:szCs w:val="10"/>
                                <w:lang w:val="en-GB"/>
                              </w:rPr>
                              <w:br/>
                              <w:t xml:space="preserve">                </w:t>
                            </w:r>
                            <w:r w:rsidRPr="00A56331">
                              <w:rPr>
                                <w:rFonts w:asciiTheme="minorHAnsi" w:hAnsi="Arial"/>
                                <w:kern w:val="24"/>
                                <w:sz w:val="10"/>
                                <w:szCs w:val="10"/>
                                <w:lang w:val="en-GB"/>
                              </w:rPr>
                              <w:t>the condition name, then this property</w:t>
                            </w:r>
                            <w:r w:rsidR="009B1F37" w:rsidRPr="001924E7">
                              <w:rPr>
                                <w:rFonts w:asciiTheme="minorHAnsi" w:hAnsi="Arial"/>
                                <w:kern w:val="24"/>
                                <w:sz w:val="10"/>
                                <w:szCs w:val="10"/>
                                <w:lang w:val="en-GB"/>
                              </w:rPr>
                              <w:t xml:space="preserve"> </w:t>
                            </w:r>
                            <w:r w:rsidRPr="00A56331">
                              <w:rPr>
                                <w:rFonts w:asciiTheme="minorHAnsi" w:hAnsi="Arial"/>
                                <w:kern w:val="24"/>
                                <w:sz w:val="10"/>
                                <w:szCs w:val="10"/>
                                <w:lang w:val="en-GB"/>
                              </w:rPr>
                              <w:t>may be omitted.</w:t>
                            </w:r>
                          </w:p>
                          <w:p w14:paraId="55C69AAD"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CONDITION: Mandatory where the detector has a normalized form with a uuid.";</w:t>
                            </w:r>
                          </w:p>
                          <w:p w14:paraId="3F28D1DD"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1C07DE29"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detector-native-id {</w:t>
                            </w:r>
                          </w:p>
                          <w:p w14:paraId="74E27A52"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string;</w:t>
                            </w:r>
                          </w:p>
                          <w:p w14:paraId="2F7B9B2B"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false;</w:t>
                            </w:r>
                          </w:p>
                          <w:p w14:paraId="33FC925E"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"The identifier (invariant over the life) of the instance of the detector at the source (e.g. a device).</w:t>
                            </w:r>
                          </w:p>
                          <w:p w14:paraId="7B880081"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 string reported in this field must include the:</w:t>
                            </w:r>
                          </w:p>
                          <w:p w14:paraId="2B88455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 device identifier</w:t>
                            </w:r>
                          </w:p>
                          <w:p w14:paraId="25D89A1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 one or more resource identifiers including that of the measured entity</w:t>
                            </w:r>
                          </w:p>
                          <w:p w14:paraId="019BE70F"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It need not include the condition name.";</w:t>
                            </w:r>
                          </w:p>
                          <w:p w14:paraId="54FBCC3E"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5AD73D4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condition-detector-type {</w:t>
                            </w:r>
                          </w:p>
                          <w:p w14:paraId="0E57323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condition-detector-type;</w:t>
                            </w:r>
                          </w:p>
                          <w:p w14:paraId="422E9597"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false;</w:t>
                            </w:r>
                          </w:p>
                          <w:p w14:paraId="102D9661"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"Identifies the type of detector.</w:t>
                            </w:r>
                          </w:p>
                          <w:p w14:paraId="3FEEB68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This drives the conditional augmentation. </w:t>
                            </w:r>
                          </w:p>
                          <w:p w14:paraId="43DCD76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Some types of detector may not need specific augmentation.";</w:t>
                            </w:r>
                          </w:p>
                          <w:p w14:paraId="0A4017AF"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57D94DD1"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leaf-list measured-entity-local-id {</w:t>
                            </w:r>
                          </w:p>
                          <w:p w14:paraId="468B4270"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string;</w:t>
                            </w:r>
                          </w:p>
                          <w:p w14:paraId="678091A9"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false;</w:t>
                            </w:r>
                          </w:p>
                          <w:p w14:paraId="4A60EB77"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"Where the measured entity is a local class and hence does not have a UUID the local ID is provided in conjunction with the parents ID. </w:t>
                            </w:r>
                          </w:p>
                          <w:p w14:paraId="033623B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 parent may also be a local class in which case its ID is a a local ID along with its parent ID.</w:t>
                            </w:r>
                          </w:p>
                          <w:p w14:paraId="4F0554D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There will be a parent which is a global class which then supplies a UUID.</w:t>
                            </w:r>
                          </w:p>
                          <w:p w14:paraId="1A946D6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 ID of the entity that is being measured is the combination of the UUID and the ordered list of local IDs.</w:t>
                            </w:r>
                          </w:p>
                          <w:p w14:paraId="4B36338E"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 local ID may not be provided where:</w:t>
                            </w:r>
                          </w:p>
                          <w:p w14:paraId="7964A354"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 the report about a global class</w:t>
                            </w:r>
                          </w:p>
                          <w:p w14:paraId="24DAB811"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 the report is relying on the detectorNativeId.</w:t>
                            </w:r>
                          </w:p>
                          <w:p w14:paraId="75D4230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CONDITION: Mandatory where the measured entity is a local class and hence needs local id as well as parent uuid.";</w:t>
                            </w:r>
                          </w:p>
                          <w:p w14:paraId="66511FAE"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5139498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"ConditionDetector represents any monitoring component that assesses properties of something and determines from those properties what conditions are associated with </w:t>
                            </w:r>
                            <w:r w:rsidR="00B57D29" w:rsidRPr="00A56331">
                              <w:rPr>
                                <w:rFonts w:asciiTheme="minorHAnsi" w:hAnsi="Arial"/>
                                <w:kern w:val="24"/>
                                <w:sz w:val="10"/>
                                <w:szCs w:val="10"/>
                                <w:lang w:val="en-GB"/>
                              </w:rPr>
                              <w:br/>
                              <w:t xml:space="preserve">            </w:t>
                            </w:r>
                            <w:r w:rsidRPr="00A56331">
                              <w:rPr>
                                <w:rFonts w:asciiTheme="minorHAnsi" w:hAnsi="Arial"/>
                                <w:kern w:val="24"/>
                                <w:sz w:val="10"/>
                                <w:szCs w:val="10"/>
                                <w:lang w:val="en-GB"/>
                              </w:rPr>
                              <w:t>the thing.</w:t>
                            </w:r>
                          </w:p>
                          <w:p w14:paraId="1DC6886D"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For example, a thing might be 'too hot' or might be 'unreliable'.</w:t>
                            </w:r>
                          </w:p>
                          <w:p w14:paraId="646C82E8"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 monitor may a multi-state output. </w:t>
                            </w:r>
                          </w:p>
                          <w:p w14:paraId="31E6D8CC"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 ConditionDetector lifecycle depends upon the lifecycle of the thing it is monitoring (this is a general OAM model consideration).</w:t>
                            </w:r>
                          </w:p>
                          <w:p w14:paraId="0017CDC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 entityKey in the AppendLogRecordHeader for a ConditionDetector record is the nativeDetector Id which may be derived from other ids (most robustly, nativeOwningEntityName </w:t>
                            </w:r>
                            <w:r w:rsidR="00B57D29" w:rsidRPr="00A56331">
                              <w:rPr>
                                <w:rFonts w:asciiTheme="minorHAnsi" w:hAnsi="Arial"/>
                                <w:kern w:val="24"/>
                                <w:sz w:val="10"/>
                                <w:szCs w:val="10"/>
                                <w:lang w:val="en-GB"/>
                              </w:rPr>
                              <w:br/>
                              <w:t xml:space="preserve">            </w:t>
                            </w:r>
                            <w:r w:rsidRPr="00A56331">
                              <w:rPr>
                                <w:rFonts w:asciiTheme="minorHAnsi" w:hAnsi="Arial"/>
                                <w:kern w:val="24"/>
                                <w:sz w:val="10"/>
                                <w:szCs w:val="10"/>
                                <w:lang w:val="en-GB"/>
                              </w:rPr>
                              <w:t xml:space="preserve">(to which the detector is associated) + </w:t>
                            </w:r>
                            <w:r w:rsidR="00B57D29" w:rsidRPr="001924E7">
                              <w:rPr>
                                <w:rFonts w:asciiTheme="minorHAnsi" w:hAnsi="Arial"/>
                                <w:kern w:val="24"/>
                                <w:sz w:val="10"/>
                                <w:szCs w:val="10"/>
                                <w:lang w:val="en-GB"/>
                              </w:rPr>
                              <w:br/>
                              <w:t xml:space="preserve">            </w:t>
                            </w:r>
                            <w:r w:rsidRPr="00A56331">
                              <w:rPr>
                                <w:rFonts w:asciiTheme="minorHAnsi" w:hAnsi="Arial"/>
                                <w:kern w:val="24"/>
                                <w:sz w:val="10"/>
                                <w:szCs w:val="10"/>
                                <w:lang w:val="en-GB"/>
                              </w:rPr>
                              <w:t>natveConditionName).";</w:t>
                            </w:r>
                          </w:p>
                          <w:p w14:paraId="2C3DD93B" w14:textId="77777777" w:rsidR="00033784" w:rsidRPr="00A56331" w:rsidRDefault="00EF2DB9" w:rsidP="00057C4D">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48972F24" id="_x0000_s1045" style="position:absolute;left:0;text-align:left;margin-left:.2pt;margin-top:30.15pt;width:519.75pt;height:612.65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" fillcolor="#f9ecd4 [663]" strokecolor="#141313 [3213]">
                <v:path arrowok="t"/>
                <o:lock v:ext="edit" grouping="t"/>
                <v:textbox>
                  <w:txbxContent>
                    <w:p w14:paraId="7F2242DE"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8"/>
                          <w:szCs w:val="8"/>
                          <w:lang w:val="en-GB"/>
                        </w:rPr>
                        <w:t xml:space="preserve">    </w:t>
                      </w:r>
                      <w:r w:rsidRPr="00A56331">
                        <w:rPr>
                          <w:rFonts w:asciiTheme="minorHAnsi" w:hAnsi="Arial"/>
                          <w:kern w:val="24"/>
                          <w:sz w:val="10"/>
                          <w:szCs w:val="10"/>
                          <w:lang w:val="en-GB"/>
                        </w:rPr>
                        <w:t>grouping condition-detector {</w:t>
                      </w:r>
                    </w:p>
                    <w:p w14:paraId="606C434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condition-native-name {</w:t>
                      </w:r>
                    </w:p>
                    <w:p w14:paraId="345D9B63"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w:t>
                      </w:r>
                      <w:proofErr w:type="gramStart"/>
                      <w:r w:rsidRPr="00A56331">
                        <w:rPr>
                          <w:rFonts w:asciiTheme="minorHAnsi" w:hAnsi="Arial"/>
                          <w:kern w:val="24"/>
                          <w:sz w:val="10"/>
                          <w:szCs w:val="10"/>
                          <w:lang w:val="en-GB"/>
                        </w:rPr>
                        <w:t>string;</w:t>
                      </w:r>
                      <w:proofErr w:type="gramEnd"/>
                    </w:p>
                    <w:p w14:paraId="061EFF5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w:t>
                      </w:r>
                      <w:proofErr w:type="gramStart"/>
                      <w:r w:rsidRPr="00A56331">
                        <w:rPr>
                          <w:rFonts w:asciiTheme="minorHAnsi" w:hAnsi="Arial"/>
                          <w:kern w:val="24"/>
                          <w:sz w:val="10"/>
                          <w:szCs w:val="10"/>
                          <w:lang w:val="en-GB"/>
                        </w:rPr>
                        <w:t>false;</w:t>
                      </w:r>
                      <w:proofErr w:type="gramEnd"/>
                    </w:p>
                    <w:p w14:paraId="6E36159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"The name used for the Condition by the source of the information.</w:t>
                      </w:r>
                      <w:proofErr w:type="gramStart"/>
                      <w:r w:rsidRPr="00A56331">
                        <w:rPr>
                          <w:rFonts w:asciiTheme="minorHAnsi" w:hAnsi="Arial"/>
                          <w:kern w:val="24"/>
                          <w:sz w:val="10"/>
                          <w:szCs w:val="10"/>
                          <w:lang w:val="en-GB"/>
                        </w:rPr>
                        <w:t>";</w:t>
                      </w:r>
                      <w:proofErr w:type="gramEnd"/>
                    </w:p>
                    <w:p w14:paraId="2BE797D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6EB9570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measured-entity-uuid {</w:t>
                      </w:r>
                    </w:p>
                    <w:p w14:paraId="574D1A7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tapi-</w:t>
                      </w:r>
                      <w:proofErr w:type="gramStart"/>
                      <w:r w:rsidRPr="00A56331">
                        <w:rPr>
                          <w:rFonts w:asciiTheme="minorHAnsi" w:hAnsi="Arial"/>
                          <w:kern w:val="24"/>
                          <w:sz w:val="10"/>
                          <w:szCs w:val="10"/>
                          <w:lang w:val="en-GB"/>
                        </w:rPr>
                        <w:t>common:uuid</w:t>
                      </w:r>
                      <w:proofErr w:type="gramEnd"/>
                      <w:r w:rsidRPr="00A56331">
                        <w:rPr>
                          <w:rFonts w:asciiTheme="minorHAnsi" w:hAnsi="Arial"/>
                          <w:kern w:val="24"/>
                          <w:sz w:val="10"/>
                          <w:szCs w:val="10"/>
                          <w:lang w:val="en-GB"/>
                        </w:rPr>
                        <w:t>;</w:t>
                      </w:r>
                    </w:p>
                    <w:p w14:paraId="43FCF63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w:t>
                      </w:r>
                      <w:proofErr w:type="gramStart"/>
                      <w:r w:rsidRPr="00A56331">
                        <w:rPr>
                          <w:rFonts w:asciiTheme="minorHAnsi" w:hAnsi="Arial"/>
                          <w:kern w:val="24"/>
                          <w:sz w:val="10"/>
                          <w:szCs w:val="10"/>
                          <w:lang w:val="en-GB"/>
                        </w:rPr>
                        <w:t>false;</w:t>
                      </w:r>
                      <w:proofErr w:type="gramEnd"/>
                    </w:p>
                    <w:p w14:paraId="5A7E4B2F"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"The uuid of the TAPI entity that represents the entity measured at source.</w:t>
                      </w:r>
                    </w:p>
                    <w:p w14:paraId="3A17348C"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If the TAPI entity cannot be identified as it cannot be mapped, then this property can be omitted.</w:t>
                      </w:r>
                    </w:p>
                    <w:p w14:paraId="2747BCF9"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If the TAPI entity is a local class, then this is the UUID of the GlobalClass parent of the entity of which this is part.</w:t>
                      </w:r>
                    </w:p>
                    <w:p w14:paraId="0629555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CONDITION: Mandatory where there is a standard TAPI entity (normally the case).</w:t>
                      </w:r>
                      <w:proofErr w:type="gramStart"/>
                      <w:r w:rsidRPr="00A56331">
                        <w:rPr>
                          <w:rFonts w:asciiTheme="minorHAnsi" w:hAnsi="Arial"/>
                          <w:kern w:val="24"/>
                          <w:sz w:val="10"/>
                          <w:szCs w:val="10"/>
                          <w:lang w:val="en-GB"/>
                        </w:rPr>
                        <w:t>";</w:t>
                      </w:r>
                      <w:proofErr w:type="gramEnd"/>
                    </w:p>
                    <w:p w14:paraId="7ABB4C2E"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7E668AA7"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measured-entity-native-id {</w:t>
                      </w:r>
                    </w:p>
                    <w:p w14:paraId="3EE211F1"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w:t>
                      </w:r>
                      <w:proofErr w:type="gramStart"/>
                      <w:r w:rsidRPr="00A56331">
                        <w:rPr>
                          <w:rFonts w:asciiTheme="minorHAnsi" w:hAnsi="Arial"/>
                          <w:kern w:val="24"/>
                          <w:sz w:val="10"/>
                          <w:szCs w:val="10"/>
                          <w:lang w:val="en-GB"/>
                        </w:rPr>
                        <w:t>string;</w:t>
                      </w:r>
                      <w:proofErr w:type="gramEnd"/>
                    </w:p>
                    <w:p w14:paraId="01D72C5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w:t>
                      </w:r>
                      <w:proofErr w:type="gramStart"/>
                      <w:r w:rsidRPr="00A56331">
                        <w:rPr>
                          <w:rFonts w:asciiTheme="minorHAnsi" w:hAnsi="Arial"/>
                          <w:kern w:val="24"/>
                          <w:sz w:val="10"/>
                          <w:szCs w:val="10"/>
                          <w:lang w:val="en-GB"/>
                        </w:rPr>
                        <w:t>false;</w:t>
                      </w:r>
                      <w:proofErr w:type="gramEnd"/>
                    </w:p>
                    <w:p w14:paraId="36CC944B"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"The identifier (invariant over the life) of the instance of the measured entity at the source.</w:t>
                      </w:r>
                      <w:proofErr w:type="gramStart"/>
                      <w:r w:rsidRPr="00A56331">
                        <w:rPr>
                          <w:rFonts w:asciiTheme="minorHAnsi" w:hAnsi="Arial"/>
                          <w:kern w:val="24"/>
                          <w:sz w:val="10"/>
                          <w:szCs w:val="10"/>
                          <w:lang w:val="en-GB"/>
                        </w:rPr>
                        <w:t>";</w:t>
                      </w:r>
                      <w:proofErr w:type="gramEnd"/>
                    </w:p>
                    <w:p w14:paraId="6161CBCD"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7FD45E0C" w14:textId="77777777" w:rsidR="001924E7" w:rsidRPr="00A56331" w:rsidRDefault="001924E7" w:rsidP="001924E7">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measured-entity-device-native-name {</w:t>
                      </w:r>
                    </w:p>
                    <w:p w14:paraId="1128E5C1" w14:textId="77777777" w:rsidR="001924E7" w:rsidRPr="00A56331" w:rsidRDefault="001924E7" w:rsidP="001924E7">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w:t>
                      </w:r>
                      <w:proofErr w:type="gramStart"/>
                      <w:r w:rsidRPr="00A56331">
                        <w:rPr>
                          <w:rFonts w:asciiTheme="minorHAnsi" w:hAnsi="Arial"/>
                          <w:kern w:val="24"/>
                          <w:sz w:val="10"/>
                          <w:szCs w:val="10"/>
                          <w:lang w:val="en-GB"/>
                        </w:rPr>
                        <w:t>string;</w:t>
                      </w:r>
                      <w:proofErr w:type="gramEnd"/>
                    </w:p>
                    <w:p w14:paraId="6902C619" w14:textId="77777777" w:rsidR="001924E7" w:rsidRPr="00A56331" w:rsidRDefault="001924E7" w:rsidP="001924E7">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w:t>
                      </w:r>
                      <w:proofErr w:type="gramStart"/>
                      <w:r w:rsidRPr="00A56331">
                        <w:rPr>
                          <w:rFonts w:asciiTheme="minorHAnsi" w:hAnsi="Arial"/>
                          <w:kern w:val="24"/>
                          <w:sz w:val="10"/>
                          <w:szCs w:val="10"/>
                          <w:lang w:val="en-GB"/>
                        </w:rPr>
                        <w:t>false;</w:t>
                      </w:r>
                      <w:proofErr w:type="gramEnd"/>
                    </w:p>
                    <w:p w14:paraId="2A7694A2" w14:textId="77777777" w:rsidR="000369AB" w:rsidRDefault="001924E7" w:rsidP="001924E7">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"The name of the device (as used by the device) that includes the measured entity.</w:t>
                      </w:r>
                    </w:p>
                    <w:p w14:paraId="2230E5BE" w14:textId="77777777" w:rsidR="001924E7" w:rsidRPr="00A56331" w:rsidRDefault="000369AB" w:rsidP="001924E7">
                      <w:pPr>
                        <w:spacing w:before="40" w:after="40" w:line="216" w:lineRule="auto"/>
                        <w:rPr>
                          <w:rFonts w:asciiTheme="minorHAnsi" w:hAnsi="Arial"/>
                          <w:kern w:val="24"/>
                          <w:sz w:val="10"/>
                          <w:szCs w:val="10"/>
                          <w:lang w:val="en-GB"/>
                        </w:rPr>
                      </w:pPr>
                      <w:r w:rsidRPr="000369AB">
                        <w:rPr>
                          <w:rFonts w:asciiTheme="minorHAnsi" w:hAnsi="Arial"/>
                          <w:kern w:val="24"/>
                          <w:sz w:val="10"/>
                          <w:szCs w:val="10"/>
                          <w:lang w:val="en-GB"/>
                        </w:rPr>
                        <w:t xml:space="preserve">                CONDITION: Mandatory where the device name is necessary to interpret the detector native id.</w:t>
                      </w:r>
                      <w:proofErr w:type="gramStart"/>
                      <w:r w:rsidR="001924E7" w:rsidRPr="00A56331">
                        <w:rPr>
                          <w:rFonts w:asciiTheme="minorHAnsi" w:hAnsi="Arial"/>
                          <w:kern w:val="24"/>
                          <w:sz w:val="10"/>
                          <w:szCs w:val="10"/>
                          <w:lang w:val="en-GB"/>
                        </w:rPr>
                        <w:t>";</w:t>
                      </w:r>
                      <w:proofErr w:type="gramEnd"/>
                    </w:p>
                    <w:p w14:paraId="48EA6A29" w14:textId="77777777" w:rsidR="001924E7" w:rsidRPr="00A56331" w:rsidRDefault="001924E7" w:rsidP="001924E7">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63F79350"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condition-normalized-name {</w:t>
                      </w:r>
                    </w:p>
                    <w:p w14:paraId="2BDB5DE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w:t>
                      </w:r>
                      <w:proofErr w:type="gramStart"/>
                      <w:r w:rsidRPr="00A56331">
                        <w:rPr>
                          <w:rFonts w:asciiTheme="minorHAnsi" w:hAnsi="Arial"/>
                          <w:kern w:val="24"/>
                          <w:sz w:val="10"/>
                          <w:szCs w:val="10"/>
                          <w:lang w:val="en-GB"/>
                        </w:rPr>
                        <w:t>string;</w:t>
                      </w:r>
                      <w:proofErr w:type="gramEnd"/>
                    </w:p>
                    <w:p w14:paraId="19AE015F"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w:t>
                      </w:r>
                      <w:proofErr w:type="gramStart"/>
                      <w:r w:rsidRPr="00A56331">
                        <w:rPr>
                          <w:rFonts w:asciiTheme="minorHAnsi" w:hAnsi="Arial"/>
                          <w:kern w:val="24"/>
                          <w:sz w:val="10"/>
                          <w:szCs w:val="10"/>
                          <w:lang w:val="en-GB"/>
                        </w:rPr>
                        <w:t>false;</w:t>
                      </w:r>
                      <w:proofErr w:type="gramEnd"/>
                    </w:p>
                    <w:p w14:paraId="4377518F"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"It is often the case that there is a Condition Name that is commonly used or even standardized that has not been used by the source of the condition. </w:t>
                      </w:r>
                    </w:p>
                    <w:p w14:paraId="5380AFB1"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If this is the case, then that common/standard name is provided in via this property.</w:t>
                      </w:r>
                    </w:p>
                    <w:p w14:paraId="0AE103D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CONDITION: Mandatory where the condition has a normalized name.</w:t>
                      </w:r>
                      <w:proofErr w:type="gramStart"/>
                      <w:r w:rsidRPr="00A56331">
                        <w:rPr>
                          <w:rFonts w:asciiTheme="minorHAnsi" w:hAnsi="Arial"/>
                          <w:kern w:val="24"/>
                          <w:sz w:val="10"/>
                          <w:szCs w:val="10"/>
                          <w:lang w:val="en-GB"/>
                        </w:rPr>
                        <w:t>";</w:t>
                      </w:r>
                      <w:proofErr w:type="gramEnd"/>
                    </w:p>
                    <w:p w14:paraId="755D80E8"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1F2745C2"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measured-entity-class {</w:t>
                      </w:r>
                    </w:p>
                    <w:p w14:paraId="40ABF88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tapi-</w:t>
                      </w:r>
                      <w:proofErr w:type="gramStart"/>
                      <w:r w:rsidRPr="00A56331">
                        <w:rPr>
                          <w:rFonts w:asciiTheme="minorHAnsi" w:hAnsi="Arial"/>
                          <w:kern w:val="24"/>
                          <w:sz w:val="10"/>
                          <w:szCs w:val="10"/>
                          <w:lang w:val="en-GB"/>
                        </w:rPr>
                        <w:t>common:object</w:t>
                      </w:r>
                      <w:proofErr w:type="gramEnd"/>
                      <w:r w:rsidRPr="00A56331">
                        <w:rPr>
                          <w:rFonts w:asciiTheme="minorHAnsi" w:hAnsi="Arial"/>
                          <w:kern w:val="24"/>
                          <w:sz w:val="10"/>
                          <w:szCs w:val="10"/>
                          <w:lang w:val="en-GB"/>
                        </w:rPr>
                        <w:t>-</w:t>
                      </w:r>
                      <w:proofErr w:type="gramStart"/>
                      <w:r w:rsidRPr="00A56331">
                        <w:rPr>
                          <w:rFonts w:asciiTheme="minorHAnsi" w:hAnsi="Arial"/>
                          <w:kern w:val="24"/>
                          <w:sz w:val="10"/>
                          <w:szCs w:val="10"/>
                          <w:lang w:val="en-GB"/>
                        </w:rPr>
                        <w:t>type;</w:t>
                      </w:r>
                      <w:proofErr w:type="gramEnd"/>
                    </w:p>
                    <w:p w14:paraId="2069E660"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w:t>
                      </w:r>
                      <w:proofErr w:type="gramStart"/>
                      <w:r w:rsidRPr="00A56331">
                        <w:rPr>
                          <w:rFonts w:asciiTheme="minorHAnsi" w:hAnsi="Arial"/>
                          <w:kern w:val="24"/>
                          <w:sz w:val="10"/>
                          <w:szCs w:val="10"/>
                          <w:lang w:val="en-GB"/>
                        </w:rPr>
                        <w:t>false;</w:t>
                      </w:r>
                      <w:proofErr w:type="gramEnd"/>
                    </w:p>
                    <w:p w14:paraId="19B7C579"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"The TAPI class of the measured entity. </w:t>
                      </w:r>
                    </w:p>
                    <w:p w14:paraId="3A1F693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If the class cannot be identified as it cannot be mapped, then this property can be omitted.</w:t>
                      </w:r>
                    </w:p>
                    <w:p w14:paraId="6213DD3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CONDITION: Mandatory where the measured entity class is known.</w:t>
                      </w:r>
                      <w:proofErr w:type="gramStart"/>
                      <w:r w:rsidRPr="00A56331">
                        <w:rPr>
                          <w:rFonts w:asciiTheme="minorHAnsi" w:hAnsi="Arial"/>
                          <w:kern w:val="24"/>
                          <w:sz w:val="10"/>
                          <w:szCs w:val="10"/>
                          <w:lang w:val="en-GB"/>
                        </w:rPr>
                        <w:t>";</w:t>
                      </w:r>
                      <w:proofErr w:type="gramEnd"/>
                    </w:p>
                    <w:p w14:paraId="2F1A3AFB"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1C558B4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detector-uuid {</w:t>
                      </w:r>
                    </w:p>
                    <w:p w14:paraId="18CCB8F9"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tapi-</w:t>
                      </w:r>
                      <w:proofErr w:type="gramStart"/>
                      <w:r w:rsidRPr="00A56331">
                        <w:rPr>
                          <w:rFonts w:asciiTheme="minorHAnsi" w:hAnsi="Arial"/>
                          <w:kern w:val="24"/>
                          <w:sz w:val="10"/>
                          <w:szCs w:val="10"/>
                          <w:lang w:val="en-GB"/>
                        </w:rPr>
                        <w:t>common:uuid</w:t>
                      </w:r>
                      <w:proofErr w:type="gramEnd"/>
                      <w:r w:rsidRPr="00A56331">
                        <w:rPr>
                          <w:rFonts w:asciiTheme="minorHAnsi" w:hAnsi="Arial"/>
                          <w:kern w:val="24"/>
                          <w:sz w:val="10"/>
                          <w:szCs w:val="10"/>
                          <w:lang w:val="en-GB"/>
                        </w:rPr>
                        <w:t>;</w:t>
                      </w:r>
                    </w:p>
                    <w:p w14:paraId="00E0F94F"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w:t>
                      </w:r>
                      <w:proofErr w:type="gramStart"/>
                      <w:r w:rsidRPr="00A56331">
                        <w:rPr>
                          <w:rFonts w:asciiTheme="minorHAnsi" w:hAnsi="Arial"/>
                          <w:kern w:val="24"/>
                          <w:sz w:val="10"/>
                          <w:szCs w:val="10"/>
                          <w:lang w:val="en-GB"/>
                        </w:rPr>
                        <w:t>false;</w:t>
                      </w:r>
                      <w:proofErr w:type="gramEnd"/>
                    </w:p>
                    <w:p w14:paraId="51C8FECD"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"The uuid of the TAPI entity that represents the detector.</w:t>
                      </w:r>
                    </w:p>
                    <w:p w14:paraId="26E3D3AB"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If the TAPI entity cannot be identified as it cannot be mapped, then this property can be omitted.</w:t>
                      </w:r>
                    </w:p>
                    <w:p w14:paraId="0D3C1A38"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Where the detector is not modelled </w:t>
                      </w:r>
                      <w:proofErr w:type="gramStart"/>
                      <w:r w:rsidRPr="00A56331">
                        <w:rPr>
                          <w:rFonts w:asciiTheme="minorHAnsi" w:hAnsi="Arial"/>
                          <w:kern w:val="24"/>
                          <w:sz w:val="10"/>
                          <w:szCs w:val="10"/>
                          <w:lang w:val="en-GB"/>
                        </w:rPr>
                        <w:t>independently, but</w:t>
                      </w:r>
                      <w:proofErr w:type="gramEnd"/>
                      <w:r w:rsidRPr="00A56331">
                        <w:rPr>
                          <w:rFonts w:asciiTheme="minorHAnsi" w:hAnsi="Arial"/>
                          <w:kern w:val="24"/>
                          <w:sz w:val="10"/>
                          <w:szCs w:val="10"/>
                          <w:lang w:val="en-GB"/>
                        </w:rPr>
                        <w:t xml:space="preserve"> instead is a part of the measured entity such that it is identified by a 'local id' built from the UUID of the measured entity and </w:t>
                      </w:r>
                      <w:r w:rsidR="00B57D29" w:rsidRPr="00A56331">
                        <w:rPr>
                          <w:rFonts w:asciiTheme="minorHAnsi" w:hAnsi="Arial"/>
                          <w:kern w:val="24"/>
                          <w:sz w:val="10"/>
                          <w:szCs w:val="10"/>
                          <w:lang w:val="en-GB"/>
                        </w:rPr>
                        <w:br/>
                        <w:t xml:space="preserve">                </w:t>
                      </w:r>
                      <w:r w:rsidRPr="00A56331">
                        <w:rPr>
                          <w:rFonts w:asciiTheme="minorHAnsi" w:hAnsi="Arial"/>
                          <w:kern w:val="24"/>
                          <w:sz w:val="10"/>
                          <w:szCs w:val="10"/>
                          <w:lang w:val="en-GB"/>
                        </w:rPr>
                        <w:t>the condition name, then this property</w:t>
                      </w:r>
                      <w:r w:rsidR="009B1F37" w:rsidRPr="001924E7">
                        <w:rPr>
                          <w:rFonts w:asciiTheme="minorHAnsi" w:hAnsi="Arial"/>
                          <w:kern w:val="24"/>
                          <w:sz w:val="10"/>
                          <w:szCs w:val="10"/>
                          <w:lang w:val="en-GB"/>
                        </w:rPr>
                        <w:t xml:space="preserve"> </w:t>
                      </w:r>
                      <w:r w:rsidRPr="00A56331">
                        <w:rPr>
                          <w:rFonts w:asciiTheme="minorHAnsi" w:hAnsi="Arial"/>
                          <w:kern w:val="24"/>
                          <w:sz w:val="10"/>
                          <w:szCs w:val="10"/>
                          <w:lang w:val="en-GB"/>
                        </w:rPr>
                        <w:t>may be omitted.</w:t>
                      </w:r>
                    </w:p>
                    <w:p w14:paraId="55C69AAD"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CONDITION: Mandatory where the detector has a normalized form with a uuid.</w:t>
                      </w:r>
                      <w:proofErr w:type="gramStart"/>
                      <w:r w:rsidRPr="00A56331">
                        <w:rPr>
                          <w:rFonts w:asciiTheme="minorHAnsi" w:hAnsi="Arial"/>
                          <w:kern w:val="24"/>
                          <w:sz w:val="10"/>
                          <w:szCs w:val="10"/>
                          <w:lang w:val="en-GB"/>
                        </w:rPr>
                        <w:t>";</w:t>
                      </w:r>
                      <w:proofErr w:type="gramEnd"/>
                    </w:p>
                    <w:p w14:paraId="3F28D1DD"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1C07DE29"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detector-native-id {</w:t>
                      </w:r>
                    </w:p>
                    <w:p w14:paraId="74E27A52"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w:t>
                      </w:r>
                      <w:proofErr w:type="gramStart"/>
                      <w:r w:rsidRPr="00A56331">
                        <w:rPr>
                          <w:rFonts w:asciiTheme="minorHAnsi" w:hAnsi="Arial"/>
                          <w:kern w:val="24"/>
                          <w:sz w:val="10"/>
                          <w:szCs w:val="10"/>
                          <w:lang w:val="en-GB"/>
                        </w:rPr>
                        <w:t>string;</w:t>
                      </w:r>
                      <w:proofErr w:type="gramEnd"/>
                    </w:p>
                    <w:p w14:paraId="2F7B9B2B"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w:t>
                      </w:r>
                      <w:proofErr w:type="gramStart"/>
                      <w:r w:rsidRPr="00A56331">
                        <w:rPr>
                          <w:rFonts w:asciiTheme="minorHAnsi" w:hAnsi="Arial"/>
                          <w:kern w:val="24"/>
                          <w:sz w:val="10"/>
                          <w:szCs w:val="10"/>
                          <w:lang w:val="en-GB"/>
                        </w:rPr>
                        <w:t>false;</w:t>
                      </w:r>
                      <w:proofErr w:type="gramEnd"/>
                    </w:p>
                    <w:p w14:paraId="33FC925E"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"The identifier (invariant over the life) of the instance of the detector at the source (e.g. a device).</w:t>
                      </w:r>
                    </w:p>
                    <w:p w14:paraId="7B880081"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 string reported in this field must include the:</w:t>
                      </w:r>
                    </w:p>
                    <w:p w14:paraId="2B88455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 device identifier</w:t>
                      </w:r>
                    </w:p>
                    <w:p w14:paraId="25D89A1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 one or more resource identifiers including that of the measured entity</w:t>
                      </w:r>
                    </w:p>
                    <w:p w14:paraId="019BE70F"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It need not include the condition name.</w:t>
                      </w:r>
                      <w:proofErr w:type="gramStart"/>
                      <w:r w:rsidRPr="00A56331">
                        <w:rPr>
                          <w:rFonts w:asciiTheme="minorHAnsi" w:hAnsi="Arial"/>
                          <w:kern w:val="24"/>
                          <w:sz w:val="10"/>
                          <w:szCs w:val="10"/>
                          <w:lang w:val="en-GB"/>
                        </w:rPr>
                        <w:t>";</w:t>
                      </w:r>
                      <w:proofErr w:type="gramEnd"/>
                    </w:p>
                    <w:p w14:paraId="54FBCC3E"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5AD73D4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 condition-detector-type {</w:t>
                      </w:r>
                    </w:p>
                    <w:p w14:paraId="0E57323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condition-detector-</w:t>
                      </w:r>
                      <w:proofErr w:type="gramStart"/>
                      <w:r w:rsidRPr="00A56331">
                        <w:rPr>
                          <w:rFonts w:asciiTheme="minorHAnsi" w:hAnsi="Arial"/>
                          <w:kern w:val="24"/>
                          <w:sz w:val="10"/>
                          <w:szCs w:val="10"/>
                          <w:lang w:val="en-GB"/>
                        </w:rPr>
                        <w:t>type;</w:t>
                      </w:r>
                      <w:proofErr w:type="gramEnd"/>
                    </w:p>
                    <w:p w14:paraId="422E9597"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w:t>
                      </w:r>
                      <w:proofErr w:type="gramStart"/>
                      <w:r w:rsidRPr="00A56331">
                        <w:rPr>
                          <w:rFonts w:asciiTheme="minorHAnsi" w:hAnsi="Arial"/>
                          <w:kern w:val="24"/>
                          <w:sz w:val="10"/>
                          <w:szCs w:val="10"/>
                          <w:lang w:val="en-GB"/>
                        </w:rPr>
                        <w:t>false;</w:t>
                      </w:r>
                      <w:proofErr w:type="gramEnd"/>
                    </w:p>
                    <w:p w14:paraId="102D9661"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"Identifies the type of detector.</w:t>
                      </w:r>
                    </w:p>
                    <w:p w14:paraId="3FEEB68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This drives the conditional augmentation. </w:t>
                      </w:r>
                    </w:p>
                    <w:p w14:paraId="43DCD765"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Some types of </w:t>
                      </w:r>
                      <w:proofErr w:type="gramStart"/>
                      <w:r w:rsidRPr="00A56331">
                        <w:rPr>
                          <w:rFonts w:asciiTheme="minorHAnsi" w:hAnsi="Arial"/>
                          <w:kern w:val="24"/>
                          <w:sz w:val="10"/>
                          <w:szCs w:val="10"/>
                          <w:lang w:val="en-GB"/>
                        </w:rPr>
                        <w:t>detector</w:t>
                      </w:r>
                      <w:proofErr w:type="gramEnd"/>
                      <w:r w:rsidRPr="00A56331">
                        <w:rPr>
                          <w:rFonts w:asciiTheme="minorHAnsi" w:hAnsi="Arial"/>
                          <w:kern w:val="24"/>
                          <w:sz w:val="10"/>
                          <w:szCs w:val="10"/>
                          <w:lang w:val="en-GB"/>
                        </w:rPr>
                        <w:t xml:space="preserve"> may not need specific augmentation.</w:t>
                      </w:r>
                      <w:proofErr w:type="gramStart"/>
                      <w:r w:rsidRPr="00A56331">
                        <w:rPr>
                          <w:rFonts w:asciiTheme="minorHAnsi" w:hAnsi="Arial"/>
                          <w:kern w:val="24"/>
                          <w:sz w:val="10"/>
                          <w:szCs w:val="10"/>
                          <w:lang w:val="en-GB"/>
                        </w:rPr>
                        <w:t>";</w:t>
                      </w:r>
                      <w:proofErr w:type="gramEnd"/>
                    </w:p>
                    <w:p w14:paraId="0A4017AF"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57D94DD1"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leaf-list measured-entity-local-id {</w:t>
                      </w:r>
                    </w:p>
                    <w:p w14:paraId="468B4270"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type </w:t>
                      </w:r>
                      <w:proofErr w:type="gramStart"/>
                      <w:r w:rsidRPr="00A56331">
                        <w:rPr>
                          <w:rFonts w:asciiTheme="minorHAnsi" w:hAnsi="Arial"/>
                          <w:kern w:val="24"/>
                          <w:sz w:val="10"/>
                          <w:szCs w:val="10"/>
                          <w:lang w:val="en-GB"/>
                        </w:rPr>
                        <w:t>string;</w:t>
                      </w:r>
                      <w:proofErr w:type="gramEnd"/>
                    </w:p>
                    <w:p w14:paraId="678091A9"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config </w:t>
                      </w:r>
                      <w:proofErr w:type="gramStart"/>
                      <w:r w:rsidRPr="00A56331">
                        <w:rPr>
                          <w:rFonts w:asciiTheme="minorHAnsi" w:hAnsi="Arial"/>
                          <w:kern w:val="24"/>
                          <w:sz w:val="10"/>
                          <w:szCs w:val="10"/>
                          <w:lang w:val="en-GB"/>
                        </w:rPr>
                        <w:t>false;</w:t>
                      </w:r>
                      <w:proofErr w:type="gramEnd"/>
                    </w:p>
                    <w:p w14:paraId="4A60EB77"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"Where the measured entity is a local class and hence does not have a UUID the local ID is provided in conjunction with the parents ID. </w:t>
                      </w:r>
                    </w:p>
                    <w:p w14:paraId="033623B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 parent may also be a local class in which case its ID is a a local ID along with its parent ID.</w:t>
                      </w:r>
                    </w:p>
                    <w:p w14:paraId="4F0554D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There will be a parent which is a global class which then supplies a UUID.</w:t>
                      </w:r>
                    </w:p>
                    <w:p w14:paraId="1A946D6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 ID of the entity that is being measured is the combination of the UUID and the ordered list of local IDs.</w:t>
                      </w:r>
                    </w:p>
                    <w:p w14:paraId="4B36338E"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 local ID may not be provided where:</w:t>
                      </w:r>
                    </w:p>
                    <w:p w14:paraId="7964A354"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 the report about a global class</w:t>
                      </w:r>
                    </w:p>
                    <w:p w14:paraId="24DAB811"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 the report is relying on the detectorNativeId.</w:t>
                      </w:r>
                    </w:p>
                    <w:p w14:paraId="75D4230A"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CONDITION: Mandatory where the measured entity is a local class and hence needs local id as well as parent uuid.</w:t>
                      </w:r>
                      <w:proofErr w:type="gramStart"/>
                      <w:r w:rsidRPr="00A56331">
                        <w:rPr>
                          <w:rFonts w:asciiTheme="minorHAnsi" w:hAnsi="Arial"/>
                          <w:kern w:val="24"/>
                          <w:sz w:val="10"/>
                          <w:szCs w:val="10"/>
                          <w:lang w:val="en-GB"/>
                        </w:rPr>
                        <w:t>";</w:t>
                      </w:r>
                      <w:proofErr w:type="gramEnd"/>
                    </w:p>
                    <w:p w14:paraId="66511FAE"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p w14:paraId="5139498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description "ConditionDetector represents any monitoring component that assesses properties of something and determines from those properties what conditions are associated with </w:t>
                      </w:r>
                      <w:r w:rsidR="00B57D29" w:rsidRPr="00A56331">
                        <w:rPr>
                          <w:rFonts w:asciiTheme="minorHAnsi" w:hAnsi="Arial"/>
                          <w:kern w:val="24"/>
                          <w:sz w:val="10"/>
                          <w:szCs w:val="10"/>
                          <w:lang w:val="en-GB"/>
                        </w:rPr>
                        <w:br/>
                        <w:t xml:space="preserve">            </w:t>
                      </w:r>
                      <w:r w:rsidRPr="00A56331">
                        <w:rPr>
                          <w:rFonts w:asciiTheme="minorHAnsi" w:hAnsi="Arial"/>
                          <w:kern w:val="24"/>
                          <w:sz w:val="10"/>
                          <w:szCs w:val="10"/>
                          <w:lang w:val="en-GB"/>
                        </w:rPr>
                        <w:t>the thing.</w:t>
                      </w:r>
                    </w:p>
                    <w:p w14:paraId="1DC6886D"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For example, a thing might be 'too hot' or might be 'unreliable'.</w:t>
                      </w:r>
                    </w:p>
                    <w:p w14:paraId="646C82E8"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 monitor may a multi-state output. </w:t>
                      </w:r>
                    </w:p>
                    <w:p w14:paraId="31E6D8CC"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 ConditionDetector lifecycle depends upon the lifecycle of the thing it is monitoring (this is a general OAM model consideration).</w:t>
                      </w:r>
                    </w:p>
                    <w:p w14:paraId="0017CDC6" w14:textId="77777777" w:rsidR="00EF2DB9" w:rsidRPr="00A56331" w:rsidRDefault="00EF2DB9" w:rsidP="00EF2DB9">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The entityKey in the AppendLogRecordHeader for a ConditionDetector record is the nativeDetector Id which may be derived from other ids (most robustly, nativeOwningEntityName </w:t>
                      </w:r>
                      <w:r w:rsidR="00B57D29" w:rsidRPr="00A56331">
                        <w:rPr>
                          <w:rFonts w:asciiTheme="minorHAnsi" w:hAnsi="Arial"/>
                          <w:kern w:val="24"/>
                          <w:sz w:val="10"/>
                          <w:szCs w:val="10"/>
                          <w:lang w:val="en-GB"/>
                        </w:rPr>
                        <w:br/>
                        <w:t xml:space="preserve">         </w:t>
                      </w:r>
                      <w:proofErr w:type="gramStart"/>
                      <w:r w:rsidR="00B57D29" w:rsidRPr="00A56331">
                        <w:rPr>
                          <w:rFonts w:asciiTheme="minorHAnsi" w:hAnsi="Arial"/>
                          <w:kern w:val="24"/>
                          <w:sz w:val="10"/>
                          <w:szCs w:val="10"/>
                          <w:lang w:val="en-GB"/>
                        </w:rPr>
                        <w:t xml:space="preserve">   </w:t>
                      </w:r>
                      <w:r w:rsidRPr="00A56331">
                        <w:rPr>
                          <w:rFonts w:asciiTheme="minorHAnsi" w:hAnsi="Arial"/>
                          <w:kern w:val="24"/>
                          <w:sz w:val="10"/>
                          <w:szCs w:val="10"/>
                          <w:lang w:val="en-GB"/>
                        </w:rPr>
                        <w:t>(</w:t>
                      </w:r>
                      <w:proofErr w:type="gramEnd"/>
                      <w:r w:rsidRPr="00A56331">
                        <w:rPr>
                          <w:rFonts w:asciiTheme="minorHAnsi" w:hAnsi="Arial"/>
                          <w:kern w:val="24"/>
                          <w:sz w:val="10"/>
                          <w:szCs w:val="10"/>
                          <w:lang w:val="en-GB"/>
                        </w:rPr>
                        <w:t xml:space="preserve">to which the detector is associated) + </w:t>
                      </w:r>
                      <w:r w:rsidR="00B57D29" w:rsidRPr="001924E7">
                        <w:rPr>
                          <w:rFonts w:asciiTheme="minorHAnsi" w:hAnsi="Arial"/>
                          <w:kern w:val="24"/>
                          <w:sz w:val="10"/>
                          <w:szCs w:val="10"/>
                          <w:lang w:val="en-GB"/>
                        </w:rPr>
                        <w:br/>
                        <w:t xml:space="preserve">            </w:t>
                      </w:r>
                      <w:r w:rsidRPr="00A56331">
                        <w:rPr>
                          <w:rFonts w:asciiTheme="minorHAnsi" w:hAnsi="Arial"/>
                          <w:kern w:val="24"/>
                          <w:sz w:val="10"/>
                          <w:szCs w:val="10"/>
                          <w:lang w:val="en-GB"/>
                        </w:rPr>
                        <w:t>natveConditionName).</w:t>
                      </w:r>
                      <w:proofErr w:type="gramStart"/>
                      <w:r w:rsidRPr="00A56331">
                        <w:rPr>
                          <w:rFonts w:asciiTheme="minorHAnsi" w:hAnsi="Arial"/>
                          <w:kern w:val="24"/>
                          <w:sz w:val="10"/>
                          <w:szCs w:val="10"/>
                          <w:lang w:val="en-GB"/>
                        </w:rPr>
                        <w:t>";</w:t>
                      </w:r>
                      <w:proofErr w:type="gramEnd"/>
                    </w:p>
                    <w:p w14:paraId="2C3DD93B" w14:textId="77777777" w:rsidR="00033784" w:rsidRPr="00A56331" w:rsidRDefault="00EF2DB9" w:rsidP="00057C4D">
                      <w:pPr>
                        <w:spacing w:before="40" w:after="40" w:line="216" w:lineRule="auto"/>
                        <w:rPr>
                          <w:rFonts w:asciiTheme="minorHAnsi" w:hAnsi="Arial"/>
                          <w:kern w:val="24"/>
                          <w:sz w:val="10"/>
                          <w:szCs w:val="10"/>
                          <w:lang w:val="en-GB"/>
                        </w:rPr>
                      </w:pPr>
                      <w:r w:rsidRPr="00A56331">
                        <w:rPr>
                          <w:rFonts w:asciiTheme="minorHAnsi" w:hAnsi="Arial"/>
                          <w:kern w:val="24"/>
                          <w:sz w:val="10"/>
                          <w:szCs w:val="10"/>
                          <w:lang w:val="en-GB"/>
                        </w:rPr>
                        <w:t xml:space="preserve">    }</w:t>
                      </w:r>
                    </w:p>
                  </w:txbxContent>
                </v:textbox>
                <w10:wrap type="topAndBottom" anchorx="margin"/>
              </v:rect>
            </w:pict>
          </mc:Fallback>
        </mc:AlternateContent>
      </w:r>
      <w:bookmarkStart w:id="186" w:name="_Ref116471921"/>
      <w:r w:rsidR="007D6AD9">
        <w:t>condition-detector from tapi-streaming.yang</w:t>
      </w:r>
      <w:bookmarkEnd w:id="185"/>
      <w:bookmarkEnd w:id="186"/>
    </w:p>
    <w:p w14:paraId="1D9C33A0" w14:textId="77777777" w:rsidR="001A64D2" w:rsidRPr="000702E7" w:rsidRDefault="001A64D2" w:rsidP="000702E7"/>
    <w:p w14:paraId="0C7532A8" w14:textId="2AF77A6A" w:rsidR="00885B47" w:rsidRDefault="00FE6206" w:rsidP="00EB62A7">
      <w:pPr>
        <w:pStyle w:val="FigureCaption"/>
      </w:pPr>
      <w:bookmarkStart w:id="187" w:name="_Toc223392401"/>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22</w:t>
      </w:r>
      <w:r>
        <w:rPr>
          <w:noProof/>
        </w:rPr>
        <w:fldChar w:fldCharType="end"/>
      </w:r>
      <w:r w:rsidRPr="00CA3534">
        <w:t xml:space="preserve"> </w:t>
      </w:r>
      <w:r>
        <w:t xml:space="preserve"> </w:t>
      </w:r>
      <w:r w:rsidR="00375A28">
        <w:t>YANG</w:t>
      </w:r>
      <w:r>
        <w:t>: condition-detector</w:t>
      </w:r>
      <w:bookmarkEnd w:id="187"/>
    </w:p>
    <w:p w14:paraId="07250CFC" w14:textId="77777777" w:rsidR="00E76B90" w:rsidRDefault="0032538A" w:rsidP="00885B47">
      <w:r>
        <w:rPr>
          <w:rFonts w:eastAsia="Times New Roman"/>
        </w:rPr>
        <w:t>For this structure a solution shall provide the following support</w:t>
      </w:r>
      <w:r w:rsidR="003C465A">
        <w:t>:</w:t>
      </w:r>
    </w:p>
    <w:p w14:paraId="336FCAA2" w14:textId="77777777" w:rsidR="008B3C46" w:rsidRDefault="00F12992" w:rsidP="006B0A86">
      <w:pPr>
        <w:numPr>
          <w:ilvl w:val="0"/>
          <w:numId w:val="10"/>
        </w:numPr>
        <w:spacing w:before="100" w:beforeAutospacing="1" w:after="100" w:afterAutospacing="1"/>
        <w:rPr>
          <w:rFonts w:eastAsia="Times New Roman"/>
        </w:rPr>
      </w:pPr>
      <w:r w:rsidRPr="008B3C46">
        <w:rPr>
          <w:rFonts w:eastAsia="Times New Roman"/>
        </w:rPr>
        <w:lastRenderedPageBreak/>
        <w:t>Mandatory:</w:t>
      </w:r>
    </w:p>
    <w:p w14:paraId="62BD6D56" w14:textId="77777777" w:rsidR="001268F7" w:rsidRPr="008B3C46" w:rsidRDefault="001268F7" w:rsidP="006B0A86">
      <w:pPr>
        <w:numPr>
          <w:ilvl w:val="1"/>
          <w:numId w:val="10"/>
        </w:numPr>
        <w:spacing w:before="100" w:beforeAutospacing="1" w:after="100" w:afterAutospacing="1"/>
        <w:rPr>
          <w:rFonts w:eastAsia="Times New Roman"/>
        </w:rPr>
      </w:pPr>
      <w:r w:rsidRPr="008B3C46">
        <w:rPr>
          <w:rFonts w:eastAsia="Times New Roman"/>
        </w:rPr>
        <w:t>measured-entity-native-id</w:t>
      </w:r>
    </w:p>
    <w:p w14:paraId="181856D5" w14:textId="77777777" w:rsidR="001268F7" w:rsidRPr="008B3C46" w:rsidRDefault="001268F7" w:rsidP="006B0A86">
      <w:pPr>
        <w:numPr>
          <w:ilvl w:val="1"/>
          <w:numId w:val="10"/>
        </w:numPr>
        <w:spacing w:before="100" w:beforeAutospacing="1" w:after="100" w:afterAutospacing="1"/>
        <w:rPr>
          <w:rFonts w:eastAsia="Times New Roman"/>
        </w:rPr>
      </w:pPr>
      <w:r w:rsidRPr="008B3C46">
        <w:rPr>
          <w:rFonts w:eastAsia="Times New Roman"/>
        </w:rPr>
        <w:t>detector-native-id</w:t>
      </w:r>
    </w:p>
    <w:p w14:paraId="78C7F401" w14:textId="77777777" w:rsidR="001268F7" w:rsidRPr="008B3C46" w:rsidRDefault="00B27132" w:rsidP="006B0A86">
      <w:pPr>
        <w:numPr>
          <w:ilvl w:val="1"/>
          <w:numId w:val="10"/>
        </w:numPr>
        <w:spacing w:before="100" w:beforeAutospacing="1" w:after="100" w:afterAutospacing="1"/>
        <w:rPr>
          <w:rFonts w:eastAsia="Times New Roman"/>
        </w:rPr>
      </w:pPr>
      <w:r w:rsidRPr="008B3C46">
        <w:rPr>
          <w:rFonts w:eastAsia="Times New Roman"/>
        </w:rPr>
        <w:t>condition-detector-type</w:t>
      </w:r>
    </w:p>
    <w:p w14:paraId="29E8C745" w14:textId="77777777" w:rsidR="00F12992" w:rsidRPr="008B3C46" w:rsidRDefault="00EB62A7" w:rsidP="006B0A86">
      <w:pPr>
        <w:numPr>
          <w:ilvl w:val="0"/>
          <w:numId w:val="10"/>
        </w:numPr>
        <w:spacing w:before="100" w:beforeAutospacing="1" w:after="100" w:afterAutospacing="1"/>
        <w:rPr>
          <w:rFonts w:eastAsia="Times New Roman"/>
        </w:rPr>
      </w:pPr>
      <w:r>
        <w:rPr>
          <w:rFonts w:eastAsia="Times New Roman"/>
        </w:rPr>
        <w:t xml:space="preserve">Conditional Mandatory: </w:t>
      </w:r>
    </w:p>
    <w:p w14:paraId="6231741C" w14:textId="77777777" w:rsidR="00DF134E" w:rsidRDefault="00DF134E" w:rsidP="00DF134E">
      <w:pPr>
        <w:numPr>
          <w:ilvl w:val="1"/>
          <w:numId w:val="10"/>
        </w:numPr>
        <w:spacing w:before="100" w:beforeAutospacing="1" w:after="100" w:afterAutospacing="1"/>
        <w:rPr>
          <w:rFonts w:eastAsia="Times New Roman"/>
        </w:rPr>
      </w:pPr>
      <w:r w:rsidRPr="00743710">
        <w:rPr>
          <w:rFonts w:eastAsia="Times New Roman"/>
        </w:rPr>
        <w:t>measured-entity-device-native-name</w:t>
      </w:r>
    </w:p>
    <w:p w14:paraId="1E405268" w14:textId="77777777" w:rsidR="002D0D94" w:rsidRDefault="003149E5" w:rsidP="003149E5">
      <w:pPr>
        <w:numPr>
          <w:ilvl w:val="1"/>
          <w:numId w:val="10"/>
        </w:numPr>
        <w:spacing w:before="100" w:beforeAutospacing="1" w:after="100" w:afterAutospacing="1"/>
        <w:rPr>
          <w:rFonts w:eastAsia="Times New Roman"/>
        </w:rPr>
      </w:pPr>
      <w:r w:rsidRPr="008B3C46">
        <w:rPr>
          <w:rFonts w:eastAsia="Times New Roman"/>
        </w:rPr>
        <w:t>condition-native-name</w:t>
      </w:r>
      <w:r>
        <w:rPr>
          <w:rStyle w:val="FootnoteReference"/>
          <w:rFonts w:eastAsia="Times New Roman"/>
        </w:rPr>
        <w:footnoteReference w:id="62"/>
      </w:r>
      <w:r w:rsidR="008B0B37">
        <w:rPr>
          <w:rFonts w:eastAsia="Times New Roman"/>
        </w:rPr>
        <w:t>:</w:t>
      </w:r>
    </w:p>
    <w:p w14:paraId="24A61967" w14:textId="77777777" w:rsidR="003149E5" w:rsidRDefault="002D0D94" w:rsidP="002D0D94">
      <w:pPr>
        <w:numPr>
          <w:ilvl w:val="2"/>
          <w:numId w:val="10"/>
        </w:numPr>
        <w:spacing w:before="100" w:beforeAutospacing="1" w:after="100" w:afterAutospacing="1"/>
        <w:rPr>
          <w:rFonts w:eastAsia="Times New Roman"/>
        </w:rPr>
      </w:pPr>
      <w:r>
        <w:rPr>
          <w:rFonts w:eastAsia="Times New Roman"/>
        </w:rPr>
        <w:t>This is a Mandatory attribute if the TAPI 2.1.3 approach (augmenting with alarm-condition-detector-detail) is being used.</w:t>
      </w:r>
    </w:p>
    <w:p w14:paraId="1329520C" w14:textId="77777777" w:rsidR="002D0D94" w:rsidRPr="008B3C46" w:rsidRDefault="002D0D94" w:rsidP="00A56331">
      <w:pPr>
        <w:numPr>
          <w:ilvl w:val="2"/>
          <w:numId w:val="10"/>
        </w:numPr>
        <w:spacing w:before="100" w:beforeAutospacing="1" w:after="100" w:afterAutospacing="1"/>
        <w:rPr>
          <w:rFonts w:eastAsia="Times New Roman"/>
        </w:rPr>
      </w:pPr>
      <w:r>
        <w:rPr>
          <w:rFonts w:eastAsia="Times New Roman"/>
        </w:rPr>
        <w:t xml:space="preserve">This is optional if the </w:t>
      </w:r>
      <w:r w:rsidR="002C45EC">
        <w:rPr>
          <w:rFonts w:eastAsia="Times New Roman"/>
        </w:rPr>
        <w:t>detected-condition augment is being used as it duplicates the mandatory property detected-condition-native-name of that augment</w:t>
      </w:r>
    </w:p>
    <w:p w14:paraId="333D50BB" w14:textId="77777777" w:rsidR="00002881" w:rsidRDefault="00002881" w:rsidP="006B0A86">
      <w:pPr>
        <w:numPr>
          <w:ilvl w:val="1"/>
          <w:numId w:val="10"/>
        </w:numPr>
        <w:spacing w:before="100" w:beforeAutospacing="1" w:after="100" w:afterAutospacing="1"/>
        <w:rPr>
          <w:rFonts w:eastAsia="Times New Roman"/>
        </w:rPr>
      </w:pPr>
      <w:r w:rsidRPr="008B3C46">
        <w:rPr>
          <w:rFonts w:eastAsia="Times New Roman"/>
        </w:rPr>
        <w:t>condition-normalized-name:</w:t>
      </w:r>
    </w:p>
    <w:p w14:paraId="524EDC84" w14:textId="77777777" w:rsidR="00EB62A7" w:rsidRDefault="00931A16" w:rsidP="00EB62A7">
      <w:pPr>
        <w:numPr>
          <w:ilvl w:val="2"/>
          <w:numId w:val="10"/>
        </w:numPr>
        <w:spacing w:before="100" w:beforeAutospacing="1" w:after="100" w:afterAutospacing="1"/>
        <w:rPr>
          <w:rFonts w:eastAsia="Times New Roman"/>
        </w:rPr>
      </w:pPr>
      <w:r>
        <w:rPr>
          <w:rFonts w:eastAsia="Times New Roman"/>
        </w:rPr>
        <w:t>This is a Mandatory attribute if the TAPI 2.1.3 approach (augmenting with alarm-condition-detector-detail) is being used</w:t>
      </w:r>
      <w:r w:rsidDel="00931A16">
        <w:rPr>
          <w:rFonts w:eastAsia="Times New Roman"/>
        </w:rPr>
        <w:t xml:space="preserve"> </w:t>
      </w:r>
      <w:r w:rsidR="00741D88">
        <w:rPr>
          <w:rFonts w:eastAsia="Times New Roman"/>
        </w:rPr>
        <w:t>and</w:t>
      </w:r>
      <w:r w:rsidR="00EB62A7">
        <w:rPr>
          <w:rFonts w:eastAsia="Times New Roman"/>
        </w:rPr>
        <w:t xml:space="preserve"> if there is a normalized name available for the condition</w:t>
      </w:r>
    </w:p>
    <w:p w14:paraId="366E91D7" w14:textId="77777777" w:rsidR="00741D88" w:rsidRPr="00741D88" w:rsidRDefault="00741D88" w:rsidP="00741D88">
      <w:pPr>
        <w:numPr>
          <w:ilvl w:val="2"/>
          <w:numId w:val="10"/>
        </w:numPr>
        <w:spacing w:before="100" w:beforeAutospacing="1" w:after="100" w:afterAutospacing="1"/>
        <w:rPr>
          <w:rFonts w:eastAsia="Times New Roman"/>
        </w:rPr>
      </w:pPr>
      <w:r>
        <w:rPr>
          <w:rFonts w:eastAsia="Times New Roman"/>
        </w:rPr>
        <w:t xml:space="preserve">This should </w:t>
      </w:r>
      <w:r w:rsidRPr="00A56331">
        <w:rPr>
          <w:rFonts w:eastAsia="Times New Roman"/>
          <w:color w:val="FF0000"/>
          <w:u w:val="single"/>
        </w:rPr>
        <w:t>not be used</w:t>
      </w:r>
      <w:r w:rsidRPr="00A56331">
        <w:rPr>
          <w:rFonts w:eastAsia="Times New Roman"/>
          <w:color w:val="FF0000"/>
        </w:rPr>
        <w:t xml:space="preserve"> </w:t>
      </w:r>
      <w:r>
        <w:rPr>
          <w:rFonts w:eastAsia="Times New Roman"/>
        </w:rPr>
        <w:t>if detected-condition augment is being used as it duplicates the mandatory property detected-condition-native-name of that augment</w:t>
      </w:r>
    </w:p>
    <w:p w14:paraId="4ADDAF6F" w14:textId="77777777" w:rsidR="00EB62A7" w:rsidRPr="008B3C46" w:rsidRDefault="00E557F5" w:rsidP="00A56331">
      <w:pPr>
        <w:numPr>
          <w:ilvl w:val="1"/>
          <w:numId w:val="10"/>
        </w:numPr>
        <w:spacing w:before="100" w:beforeAutospacing="1" w:after="100" w:afterAutospacing="1"/>
        <w:rPr>
          <w:rFonts w:eastAsia="Times New Roman"/>
        </w:rPr>
      </w:pPr>
      <w:r w:rsidRPr="008B3C46">
        <w:rPr>
          <w:rFonts w:eastAsia="Times New Roman"/>
        </w:rPr>
        <w:t>measured-entity-class</w:t>
      </w:r>
      <w:r w:rsidR="00EB62A7">
        <w:rPr>
          <w:rStyle w:val="FootnoteReference"/>
          <w:rFonts w:eastAsia="Times New Roman"/>
        </w:rPr>
        <w:footnoteReference w:id="63"/>
      </w:r>
    </w:p>
    <w:p w14:paraId="35A0165B" w14:textId="77777777" w:rsidR="00EB62A7" w:rsidRPr="008B3C46" w:rsidRDefault="00F12992" w:rsidP="00A56331">
      <w:pPr>
        <w:numPr>
          <w:ilvl w:val="1"/>
          <w:numId w:val="10"/>
        </w:numPr>
        <w:spacing w:before="100" w:beforeAutospacing="1" w:after="100" w:afterAutospacing="1"/>
        <w:rPr>
          <w:rFonts w:eastAsia="Times New Roman"/>
        </w:rPr>
      </w:pPr>
      <w:r w:rsidRPr="008B3C46">
        <w:rPr>
          <w:rFonts w:eastAsia="Times New Roman"/>
        </w:rPr>
        <w:t>measured-entity-uuid</w:t>
      </w:r>
    </w:p>
    <w:p w14:paraId="59868383" w14:textId="77777777" w:rsidR="00663E42" w:rsidRPr="008B3C46" w:rsidRDefault="00F12992" w:rsidP="00A56331">
      <w:pPr>
        <w:numPr>
          <w:ilvl w:val="1"/>
          <w:numId w:val="10"/>
        </w:numPr>
        <w:spacing w:before="100" w:beforeAutospacing="1" w:after="100" w:afterAutospacing="1"/>
        <w:rPr>
          <w:rFonts w:eastAsia="Times New Roman"/>
        </w:rPr>
      </w:pPr>
      <w:r w:rsidRPr="008B3C46">
        <w:rPr>
          <w:rFonts w:eastAsia="Times New Roman"/>
        </w:rPr>
        <w:t>measured-entity-local-id</w:t>
      </w:r>
    </w:p>
    <w:p w14:paraId="18702C5B" w14:textId="77777777" w:rsidR="00EB62A7" w:rsidRDefault="00E97431" w:rsidP="00A56331">
      <w:pPr>
        <w:numPr>
          <w:ilvl w:val="1"/>
          <w:numId w:val="10"/>
        </w:numPr>
        <w:spacing w:before="100" w:beforeAutospacing="1" w:after="100" w:afterAutospacing="1"/>
        <w:rPr>
          <w:rFonts w:eastAsia="Times New Roman"/>
        </w:rPr>
      </w:pPr>
      <w:r w:rsidRPr="008B3C46">
        <w:rPr>
          <w:rFonts w:eastAsia="Times New Roman"/>
        </w:rPr>
        <w:t>detector-uuid</w:t>
      </w:r>
      <w:r w:rsidR="00D338C9">
        <w:rPr>
          <w:rStyle w:val="FootnoteReference"/>
          <w:rFonts w:eastAsia="Times New Roman"/>
        </w:rPr>
        <w:footnoteReference w:id="64"/>
      </w:r>
    </w:p>
    <w:p w14:paraId="22626AE3" w14:textId="77777777" w:rsidR="00D8100B" w:rsidRDefault="00D8100B" w:rsidP="00D8100B">
      <w:pPr>
        <w:spacing w:before="100" w:beforeAutospacing="1" w:after="100" w:afterAutospacing="1"/>
        <w:rPr>
          <w:rFonts w:eastAsia="Times New Roman"/>
        </w:rPr>
      </w:pPr>
    </w:p>
    <w:p w14:paraId="34AB5969" w14:textId="77777777" w:rsidR="00D8100B" w:rsidRDefault="008400A6" w:rsidP="00D8100B">
      <w:pPr>
        <w:spacing w:before="100" w:beforeAutospacing="1" w:after="100" w:afterAutospacing="1"/>
        <w:rPr>
          <w:rFonts w:eastAsia="Times New Roman"/>
        </w:rPr>
      </w:pPr>
      <w:r>
        <w:lastRenderedPageBreak/>
        <w:t>The following table provide details on the types used in the structure above.</w:t>
      </w:r>
      <w:r w:rsidR="00B95D8A" w:rsidRPr="00F32BDC">
        <w:rPr>
          <w:noProof/>
        </w:rPr>
        <mc:AlternateContent>
          <mc:Choice Requires="wps">
            <w:drawing>
              <wp:anchor distT="0" distB="0" distL="114300" distR="114300" simplePos="0" relativeHeight="251666432" behindDoc="0" locked="0" layoutInCell="1" allowOverlap="0" wp14:anchorId="539973F9" wp14:editId="4102FBC9">
                <wp:simplePos x="0" y="0"/>
                <wp:positionH relativeFrom="margin">
                  <wp:posOffset>0</wp:posOffset>
                </wp:positionH>
                <wp:positionV relativeFrom="paragraph">
                  <wp:posOffset>351790</wp:posOffset>
                </wp:positionV>
                <wp:extent cx="6602095" cy="3975100"/>
                <wp:effectExtent l="0" t="0" r="27305" b="25400"/>
                <wp:wrapTopAndBottom/>
                <wp:docPr id="29"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3975100"/>
                        </a:xfrm>
                        <a:prstGeom prst="rect">
                          <a:avLst/>
                        </a:prstGeom>
                        <a:solidFill>
                          <a:schemeClr val="accent4">
                            <a:lumMod val="20000"/>
                            <a:lumOff val="80000"/>
                          </a:schemeClr>
                        </a:solidFill>
                        <a:ln>
                          <a:solidFill>
                            <a:schemeClr val="tx1"/>
                          </a:solidFill>
                        </a:ln>
                      </wps:spPr>
                      <wps:txbx>
                        <w:txbxContent>
                          <w:p w14:paraId="75C6D8F6" w14:textId="77777777" w:rsidR="00B95D8A" w:rsidRPr="005561A5" w:rsidRDefault="00B95D8A" w:rsidP="00B95D8A">
                            <w:pPr>
                              <w:spacing w:before="40" w:after="40" w:line="216" w:lineRule="auto"/>
                              <w:rPr>
                                <w:rFonts w:asciiTheme="minorHAnsi" w:hAnsi="Arial"/>
                                <w:kern w:val="24"/>
                                <w:sz w:val="16"/>
                                <w:szCs w:val="16"/>
                              </w:rPr>
                            </w:pPr>
                          </w:p>
                          <w:p w14:paraId="687E5053" w14:textId="77777777" w:rsidR="00B95D8A" w:rsidRPr="00351F31"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typedef condition-detector-type {</w:t>
                            </w:r>
                          </w:p>
                          <w:p w14:paraId="50DC5CD7" w14:textId="77777777" w:rsidR="00B95D8A" w:rsidRPr="00351F31"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type identityref {</w:t>
                            </w:r>
                          </w:p>
                          <w:p w14:paraId="30E27208" w14:textId="77777777" w:rsidR="00B95D8A" w:rsidRPr="00351F31"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base CONDITION_DETECTOR_TYPE;</w:t>
                            </w:r>
                          </w:p>
                          <w:p w14:paraId="7A3D7325" w14:textId="77777777" w:rsidR="00B95D8A" w:rsidRPr="00351F31"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w:t>
                            </w:r>
                          </w:p>
                          <w:p w14:paraId="22775545" w14:textId="77777777" w:rsidR="00B95D8A" w:rsidRPr="00351F31"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description "The type of condition detector.</w:t>
                            </w:r>
                          </w:p>
                          <w:p w14:paraId="570EF13C" w14:textId="77777777" w:rsidR="00B95D8A" w:rsidRPr="00351F31"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The type relates to the characteristics of the detection and reporting strategies.</w:t>
                            </w:r>
                          </w:p>
                          <w:p w14:paraId="73497B56" w14:textId="77777777" w:rsidR="00B95D8A" w:rsidRPr="00351F31"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This drives the conditional augment.";</w:t>
                            </w:r>
                          </w:p>
                          <w:p w14:paraId="650D8BB3" w14:textId="77777777" w:rsidR="00B95D8A"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w:t>
                            </w:r>
                          </w:p>
                          <w:p w14:paraId="53B53CCD" w14:textId="77777777" w:rsidR="00B95D8A" w:rsidRPr="0088294A" w:rsidRDefault="00B95D8A" w:rsidP="00B95D8A">
                            <w:pPr>
                              <w:spacing w:before="40" w:after="40" w:line="216" w:lineRule="auto"/>
                              <w:rPr>
                                <w:rFonts w:asciiTheme="minorHAnsi" w:hAnsi="Arial"/>
                                <w:color w:val="FF0000"/>
                                <w:kern w:val="24"/>
                                <w:sz w:val="16"/>
                                <w:szCs w:val="16"/>
                              </w:rPr>
                            </w:pPr>
                            <w:r w:rsidRPr="0088294A">
                              <w:rPr>
                                <w:rFonts w:asciiTheme="minorHAnsi" w:hAnsi="Arial"/>
                                <w:color w:val="FF0000"/>
                                <w:kern w:val="24"/>
                                <w:sz w:val="16"/>
                                <w:szCs w:val="16"/>
                              </w:rPr>
                              <w:t>….</w:t>
                            </w:r>
                          </w:p>
                          <w:p w14:paraId="6AEA5817" w14:textId="77777777" w:rsidR="00B95D8A" w:rsidRDefault="00B95D8A" w:rsidP="00B95D8A">
                            <w:pPr>
                              <w:spacing w:before="40" w:after="40" w:line="216" w:lineRule="auto"/>
                              <w:rPr>
                                <w:rFonts w:asciiTheme="minorHAnsi" w:hAnsi="Arial"/>
                                <w:kern w:val="24"/>
                                <w:sz w:val="16"/>
                                <w:szCs w:val="16"/>
                              </w:rPr>
                            </w:pPr>
                          </w:p>
                          <w:p w14:paraId="3B425F78"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identity CONDITION_DETECTOR_TYPE {</w:t>
                            </w:r>
                          </w:p>
                          <w:p w14:paraId="7C5554D5"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description "none";</w:t>
                            </w:r>
                          </w:p>
                          <w:p w14:paraId="70A47233"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w:t>
                            </w:r>
                          </w:p>
                          <w:p w14:paraId="6FBE146C"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identity CONDITION_DETECTOR_TYPE_ALARM_DETECTOR {</w:t>
                            </w:r>
                          </w:p>
                          <w:p w14:paraId="6A2263D9"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base CONDITION_DETECTOR_TYPE;</w:t>
                            </w:r>
                          </w:p>
                          <w:p w14:paraId="445D7C56"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description "A type of detector used for reporting problems.</w:t>
                            </w:r>
                          </w:p>
                          <w:p w14:paraId="5177B66C"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The underlying raw detector is two state from the perspective of the monitored condition. </w:t>
                            </w:r>
                          </w:p>
                          <w:p w14:paraId="789E3C80"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The detector is asymmetric in nature. </w:t>
                            </w:r>
                          </w:p>
                          <w:p w14:paraId="6983F096"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One state indicates that there is a problem and the other state indicates that there is no problem.";</w:t>
                            </w:r>
                          </w:p>
                          <w:p w14:paraId="05B18E86"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w:t>
                            </w:r>
                          </w:p>
                          <w:p w14:paraId="07B570F7"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identity CONDITION_DETECTOR_TYPE_EVENT_DETECTOR {</w:t>
                            </w:r>
                          </w:p>
                          <w:p w14:paraId="56BB75BE"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base CONDITION_DETECTOR_TYPE;</w:t>
                            </w:r>
                          </w:p>
                          <w:p w14:paraId="70A0D4D5"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description "A type of detector used for reporting events.";</w:t>
                            </w:r>
                          </w:p>
                          <w:p w14:paraId="6511F546"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w:t>
                            </w:r>
                          </w:p>
                          <w:p w14:paraId="7CFB6F0B"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identity CONDITION_DETECTOR_TYPE_PM_THRESHOLD_DETECTOR {</w:t>
                            </w:r>
                          </w:p>
                          <w:p w14:paraId="54DFF96C"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base CONDITION_DETECTOR_TYPE;</w:t>
                            </w:r>
                          </w:p>
                          <w:p w14:paraId="2F708AF6"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description "A type of detector used for reporting threshold crossing events related to performance monitoring.";</w:t>
                            </w:r>
                          </w:p>
                          <w:p w14:paraId="0B8FDA55" w14:textId="77777777" w:rsidR="00B95D8A"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w:t>
                            </w:r>
                          </w:p>
                          <w:p w14:paraId="28B7B5FD" w14:textId="77777777" w:rsidR="00B95D8A" w:rsidRPr="00767F5E" w:rsidRDefault="00B95D8A" w:rsidP="00B95D8A">
                            <w:pPr>
                              <w:spacing w:before="40" w:after="40" w:line="216" w:lineRule="auto"/>
                              <w:rPr>
                                <w:rFonts w:asciiTheme="minorHAnsi" w:hAnsi="Arial"/>
                                <w:kern w:val="24"/>
                                <w:sz w:val="16"/>
                                <w:szCs w:val="16"/>
                              </w:rPr>
                            </w:pPr>
                          </w:p>
                          <w:p w14:paraId="2ACD6CD9" w14:textId="77777777" w:rsidR="00B95D8A" w:rsidRPr="00B94221" w:rsidRDefault="00B95D8A" w:rsidP="00B95D8A">
                            <w:pPr>
                              <w:spacing w:before="40" w:after="40" w:line="216" w:lineRule="auto"/>
                              <w:rPr>
                                <w:rFonts w:asciiTheme="minorHAnsi" w:hAnsi="Arial"/>
                                <w:kern w:val="24"/>
                                <w:sz w:val="16"/>
                                <w:szCs w:val="16"/>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539973F9" id="_x0000_s1046" style="position:absolute;margin-left:0;margin-top:27.7pt;width:519.85pt;height:31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" o:allowoverlap="f" fillcolor="#f9ecd4 [663]" strokecolor="#141313 [3213]">
                <v:path arrowok="t"/>
                <o:lock v:ext="edit" grouping="t"/>
                <v:textbox>
                  <w:txbxContent>
                    <w:p w14:paraId="75C6D8F6" w14:textId="77777777" w:rsidR="00B95D8A" w:rsidRPr="005561A5" w:rsidRDefault="00B95D8A" w:rsidP="00B95D8A">
                      <w:pPr>
                        <w:spacing w:before="40" w:after="40" w:line="216" w:lineRule="auto"/>
                        <w:rPr>
                          <w:rFonts w:asciiTheme="minorHAnsi" w:hAnsi="Arial"/>
                          <w:kern w:val="24"/>
                          <w:sz w:val="16"/>
                          <w:szCs w:val="16"/>
                        </w:rPr>
                      </w:pPr>
                    </w:p>
                    <w:p w14:paraId="687E5053" w14:textId="77777777" w:rsidR="00B95D8A" w:rsidRPr="00351F31"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typedef condition-detector-type {</w:t>
                      </w:r>
                    </w:p>
                    <w:p w14:paraId="50DC5CD7" w14:textId="77777777" w:rsidR="00B95D8A" w:rsidRPr="00351F31"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type identityref {</w:t>
                      </w:r>
                    </w:p>
                    <w:p w14:paraId="30E27208" w14:textId="77777777" w:rsidR="00B95D8A" w:rsidRPr="00351F31"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base CONDITION_DETECTOR_</w:t>
                      </w:r>
                      <w:proofErr w:type="gramStart"/>
                      <w:r w:rsidRPr="00351F31">
                        <w:rPr>
                          <w:rFonts w:asciiTheme="minorHAnsi" w:hAnsi="Arial"/>
                          <w:kern w:val="24"/>
                          <w:sz w:val="16"/>
                          <w:szCs w:val="16"/>
                        </w:rPr>
                        <w:t>TYPE;</w:t>
                      </w:r>
                      <w:proofErr w:type="gramEnd"/>
                    </w:p>
                    <w:p w14:paraId="7A3D7325" w14:textId="77777777" w:rsidR="00B95D8A" w:rsidRPr="00351F31"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w:t>
                      </w:r>
                    </w:p>
                    <w:p w14:paraId="22775545" w14:textId="77777777" w:rsidR="00B95D8A" w:rsidRPr="00351F31"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description "The type of condition detector.</w:t>
                      </w:r>
                    </w:p>
                    <w:p w14:paraId="570EF13C" w14:textId="77777777" w:rsidR="00B95D8A" w:rsidRPr="00351F31"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The type relates to the characteristics of the detection and reporting strategies.</w:t>
                      </w:r>
                    </w:p>
                    <w:p w14:paraId="73497B56" w14:textId="77777777" w:rsidR="00B95D8A" w:rsidRPr="00351F31"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This drives the conditional augment.</w:t>
                      </w:r>
                      <w:proofErr w:type="gramStart"/>
                      <w:r w:rsidRPr="00351F31">
                        <w:rPr>
                          <w:rFonts w:asciiTheme="minorHAnsi" w:hAnsi="Arial"/>
                          <w:kern w:val="24"/>
                          <w:sz w:val="16"/>
                          <w:szCs w:val="16"/>
                        </w:rPr>
                        <w:t>";</w:t>
                      </w:r>
                      <w:proofErr w:type="gramEnd"/>
                    </w:p>
                    <w:p w14:paraId="650D8BB3" w14:textId="77777777" w:rsidR="00B95D8A" w:rsidRDefault="00B95D8A" w:rsidP="00B95D8A">
                      <w:pPr>
                        <w:spacing w:before="40" w:after="40" w:line="216" w:lineRule="auto"/>
                        <w:rPr>
                          <w:rFonts w:asciiTheme="minorHAnsi" w:hAnsi="Arial"/>
                          <w:kern w:val="24"/>
                          <w:sz w:val="16"/>
                          <w:szCs w:val="16"/>
                        </w:rPr>
                      </w:pPr>
                      <w:r w:rsidRPr="00351F31">
                        <w:rPr>
                          <w:rFonts w:asciiTheme="minorHAnsi" w:hAnsi="Arial"/>
                          <w:kern w:val="24"/>
                          <w:sz w:val="16"/>
                          <w:szCs w:val="16"/>
                        </w:rPr>
                        <w:t xml:space="preserve">    }</w:t>
                      </w:r>
                    </w:p>
                    <w:p w14:paraId="53B53CCD" w14:textId="77777777" w:rsidR="00B95D8A" w:rsidRPr="0088294A" w:rsidRDefault="00B95D8A" w:rsidP="00B95D8A">
                      <w:pPr>
                        <w:spacing w:before="40" w:after="40" w:line="216" w:lineRule="auto"/>
                        <w:rPr>
                          <w:rFonts w:asciiTheme="minorHAnsi" w:hAnsi="Arial"/>
                          <w:color w:val="FF0000"/>
                          <w:kern w:val="24"/>
                          <w:sz w:val="16"/>
                          <w:szCs w:val="16"/>
                        </w:rPr>
                      </w:pPr>
                      <w:r w:rsidRPr="0088294A">
                        <w:rPr>
                          <w:rFonts w:asciiTheme="minorHAnsi" w:hAnsi="Arial"/>
                          <w:color w:val="FF0000"/>
                          <w:kern w:val="24"/>
                          <w:sz w:val="16"/>
                          <w:szCs w:val="16"/>
                        </w:rPr>
                        <w:t>….</w:t>
                      </w:r>
                    </w:p>
                    <w:p w14:paraId="6AEA5817" w14:textId="77777777" w:rsidR="00B95D8A" w:rsidRDefault="00B95D8A" w:rsidP="00B95D8A">
                      <w:pPr>
                        <w:spacing w:before="40" w:after="40" w:line="216" w:lineRule="auto"/>
                        <w:rPr>
                          <w:rFonts w:asciiTheme="minorHAnsi" w:hAnsi="Arial"/>
                          <w:kern w:val="24"/>
                          <w:sz w:val="16"/>
                          <w:szCs w:val="16"/>
                        </w:rPr>
                      </w:pPr>
                    </w:p>
                    <w:p w14:paraId="3B425F78"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identity CONDITION_DETECTOR_TYPE {</w:t>
                      </w:r>
                    </w:p>
                    <w:p w14:paraId="7C5554D5"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description "none</w:t>
                      </w:r>
                      <w:proofErr w:type="gramStart"/>
                      <w:r w:rsidRPr="00044A81">
                        <w:rPr>
                          <w:rFonts w:asciiTheme="minorHAnsi" w:hAnsi="Arial"/>
                          <w:kern w:val="24"/>
                          <w:sz w:val="16"/>
                          <w:szCs w:val="16"/>
                        </w:rPr>
                        <w:t>";</w:t>
                      </w:r>
                      <w:proofErr w:type="gramEnd"/>
                    </w:p>
                    <w:p w14:paraId="70A47233"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w:t>
                      </w:r>
                    </w:p>
                    <w:p w14:paraId="6FBE146C"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identity CONDITION_DETECTOR_TYPE_ALARM_DETECTOR {</w:t>
                      </w:r>
                    </w:p>
                    <w:p w14:paraId="6A2263D9"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base CONDITION_DETECTOR_</w:t>
                      </w:r>
                      <w:proofErr w:type="gramStart"/>
                      <w:r w:rsidRPr="00044A81">
                        <w:rPr>
                          <w:rFonts w:asciiTheme="minorHAnsi" w:hAnsi="Arial"/>
                          <w:kern w:val="24"/>
                          <w:sz w:val="16"/>
                          <w:szCs w:val="16"/>
                        </w:rPr>
                        <w:t>TYPE;</w:t>
                      </w:r>
                      <w:proofErr w:type="gramEnd"/>
                    </w:p>
                    <w:p w14:paraId="445D7C56"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description "A type of detector used for reporting problems.</w:t>
                      </w:r>
                    </w:p>
                    <w:p w14:paraId="5177B66C"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The underlying raw detector is two </w:t>
                      </w:r>
                      <w:proofErr w:type="gramStart"/>
                      <w:r w:rsidRPr="00044A81">
                        <w:rPr>
                          <w:rFonts w:asciiTheme="minorHAnsi" w:hAnsi="Arial"/>
                          <w:kern w:val="24"/>
                          <w:sz w:val="16"/>
                          <w:szCs w:val="16"/>
                        </w:rPr>
                        <w:t>state</w:t>
                      </w:r>
                      <w:proofErr w:type="gramEnd"/>
                      <w:r w:rsidRPr="00044A81">
                        <w:rPr>
                          <w:rFonts w:asciiTheme="minorHAnsi" w:hAnsi="Arial"/>
                          <w:kern w:val="24"/>
                          <w:sz w:val="16"/>
                          <w:szCs w:val="16"/>
                        </w:rPr>
                        <w:t xml:space="preserve"> from the perspective of the monitored condition. </w:t>
                      </w:r>
                    </w:p>
                    <w:p w14:paraId="789E3C80"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The detector is asymmetric in nature. </w:t>
                      </w:r>
                    </w:p>
                    <w:p w14:paraId="6983F096"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One state indicates that there is a </w:t>
                      </w:r>
                      <w:proofErr w:type="gramStart"/>
                      <w:r w:rsidRPr="00044A81">
                        <w:rPr>
                          <w:rFonts w:asciiTheme="minorHAnsi" w:hAnsi="Arial"/>
                          <w:kern w:val="24"/>
                          <w:sz w:val="16"/>
                          <w:szCs w:val="16"/>
                        </w:rPr>
                        <w:t>problem</w:t>
                      </w:r>
                      <w:proofErr w:type="gramEnd"/>
                      <w:r w:rsidRPr="00044A81">
                        <w:rPr>
                          <w:rFonts w:asciiTheme="minorHAnsi" w:hAnsi="Arial"/>
                          <w:kern w:val="24"/>
                          <w:sz w:val="16"/>
                          <w:szCs w:val="16"/>
                        </w:rPr>
                        <w:t xml:space="preserve"> and the other state indicates that there is no problem.</w:t>
                      </w:r>
                      <w:proofErr w:type="gramStart"/>
                      <w:r w:rsidRPr="00044A81">
                        <w:rPr>
                          <w:rFonts w:asciiTheme="minorHAnsi" w:hAnsi="Arial"/>
                          <w:kern w:val="24"/>
                          <w:sz w:val="16"/>
                          <w:szCs w:val="16"/>
                        </w:rPr>
                        <w:t>";</w:t>
                      </w:r>
                      <w:proofErr w:type="gramEnd"/>
                    </w:p>
                    <w:p w14:paraId="05B18E86"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w:t>
                      </w:r>
                    </w:p>
                    <w:p w14:paraId="07B570F7"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identity CONDITION_DETECTOR_TYPE_EVENT_DETECTOR {</w:t>
                      </w:r>
                    </w:p>
                    <w:p w14:paraId="56BB75BE"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base CONDITION_DETECTOR_</w:t>
                      </w:r>
                      <w:proofErr w:type="gramStart"/>
                      <w:r w:rsidRPr="00044A81">
                        <w:rPr>
                          <w:rFonts w:asciiTheme="minorHAnsi" w:hAnsi="Arial"/>
                          <w:kern w:val="24"/>
                          <w:sz w:val="16"/>
                          <w:szCs w:val="16"/>
                        </w:rPr>
                        <w:t>TYPE;</w:t>
                      </w:r>
                      <w:proofErr w:type="gramEnd"/>
                    </w:p>
                    <w:p w14:paraId="70A0D4D5"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description "A type of detector used for reporting events.</w:t>
                      </w:r>
                      <w:proofErr w:type="gramStart"/>
                      <w:r w:rsidRPr="00044A81">
                        <w:rPr>
                          <w:rFonts w:asciiTheme="minorHAnsi" w:hAnsi="Arial"/>
                          <w:kern w:val="24"/>
                          <w:sz w:val="16"/>
                          <w:szCs w:val="16"/>
                        </w:rPr>
                        <w:t>";</w:t>
                      </w:r>
                      <w:proofErr w:type="gramEnd"/>
                    </w:p>
                    <w:p w14:paraId="6511F546"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w:t>
                      </w:r>
                    </w:p>
                    <w:p w14:paraId="7CFB6F0B"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identity CONDITION_DETECTOR_TYPE_PM_THRESHOLD_DETECTOR {</w:t>
                      </w:r>
                    </w:p>
                    <w:p w14:paraId="54DFF96C"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base CONDITION_DETECTOR_</w:t>
                      </w:r>
                      <w:proofErr w:type="gramStart"/>
                      <w:r w:rsidRPr="00044A81">
                        <w:rPr>
                          <w:rFonts w:asciiTheme="minorHAnsi" w:hAnsi="Arial"/>
                          <w:kern w:val="24"/>
                          <w:sz w:val="16"/>
                          <w:szCs w:val="16"/>
                        </w:rPr>
                        <w:t>TYPE;</w:t>
                      </w:r>
                      <w:proofErr w:type="gramEnd"/>
                    </w:p>
                    <w:p w14:paraId="2F708AF6" w14:textId="77777777" w:rsidR="00B95D8A" w:rsidRPr="00044A81"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description "A type of detector used for reporting threshold crossing events related to performance monitoring.</w:t>
                      </w:r>
                      <w:proofErr w:type="gramStart"/>
                      <w:r w:rsidRPr="00044A81">
                        <w:rPr>
                          <w:rFonts w:asciiTheme="minorHAnsi" w:hAnsi="Arial"/>
                          <w:kern w:val="24"/>
                          <w:sz w:val="16"/>
                          <w:szCs w:val="16"/>
                        </w:rPr>
                        <w:t>";</w:t>
                      </w:r>
                      <w:proofErr w:type="gramEnd"/>
                    </w:p>
                    <w:p w14:paraId="0B8FDA55" w14:textId="77777777" w:rsidR="00B95D8A" w:rsidRDefault="00B95D8A" w:rsidP="00B95D8A">
                      <w:pPr>
                        <w:spacing w:before="40" w:after="40" w:line="216" w:lineRule="auto"/>
                        <w:rPr>
                          <w:rFonts w:asciiTheme="minorHAnsi" w:hAnsi="Arial"/>
                          <w:kern w:val="24"/>
                          <w:sz w:val="16"/>
                          <w:szCs w:val="16"/>
                        </w:rPr>
                      </w:pPr>
                      <w:r w:rsidRPr="00044A81">
                        <w:rPr>
                          <w:rFonts w:asciiTheme="minorHAnsi" w:hAnsi="Arial"/>
                          <w:kern w:val="24"/>
                          <w:sz w:val="16"/>
                          <w:szCs w:val="16"/>
                        </w:rPr>
                        <w:t xml:space="preserve">    }</w:t>
                      </w:r>
                    </w:p>
                    <w:p w14:paraId="28B7B5FD" w14:textId="77777777" w:rsidR="00B95D8A" w:rsidRPr="00767F5E" w:rsidRDefault="00B95D8A" w:rsidP="00B95D8A">
                      <w:pPr>
                        <w:spacing w:before="40" w:after="40" w:line="216" w:lineRule="auto"/>
                        <w:rPr>
                          <w:rFonts w:asciiTheme="minorHAnsi" w:hAnsi="Arial"/>
                          <w:kern w:val="24"/>
                          <w:sz w:val="16"/>
                          <w:szCs w:val="16"/>
                        </w:rPr>
                      </w:pPr>
                    </w:p>
                    <w:p w14:paraId="2ACD6CD9" w14:textId="77777777" w:rsidR="00B95D8A" w:rsidRPr="00B94221" w:rsidRDefault="00B95D8A" w:rsidP="00B95D8A">
                      <w:pPr>
                        <w:spacing w:before="40" w:after="40" w:line="216" w:lineRule="auto"/>
                        <w:rPr>
                          <w:rFonts w:asciiTheme="minorHAnsi" w:hAnsi="Arial"/>
                          <w:kern w:val="24"/>
                          <w:sz w:val="16"/>
                          <w:szCs w:val="16"/>
                        </w:rPr>
                      </w:pPr>
                    </w:p>
                  </w:txbxContent>
                </v:textbox>
                <w10:wrap type="topAndBottom" anchorx="margin"/>
              </v:rect>
            </w:pict>
          </mc:Fallback>
        </mc:AlternateContent>
      </w:r>
    </w:p>
    <w:p w14:paraId="2C91EDE8" w14:textId="3091D5C6" w:rsidR="00B95D8A" w:rsidRDefault="00B95D8A" w:rsidP="00B95D8A">
      <w:pPr>
        <w:pStyle w:val="FigureCaption"/>
      </w:pPr>
      <w:bookmarkStart w:id="188" w:name="_Toc223392402"/>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23</w:t>
      </w:r>
      <w:r>
        <w:rPr>
          <w:noProof/>
        </w:rPr>
        <w:fldChar w:fldCharType="end"/>
      </w:r>
      <w:r w:rsidRPr="00CA3534">
        <w:t xml:space="preserve"> </w:t>
      </w:r>
      <w:r>
        <w:t xml:space="preserve"> </w:t>
      </w:r>
      <w:r w:rsidR="00375A28">
        <w:t>YANG</w:t>
      </w:r>
      <w:r>
        <w:t>: condition-detector</w:t>
      </w:r>
      <w:bookmarkEnd w:id="188"/>
    </w:p>
    <w:p w14:paraId="7560B22C" w14:textId="77777777" w:rsidR="003F35A7" w:rsidRDefault="003F35A7">
      <w:pPr>
        <w:spacing w:after="0"/>
        <w:rPr>
          <w:rFonts w:eastAsia="Times New Roman"/>
        </w:rPr>
      </w:pPr>
      <w:r>
        <w:rPr>
          <w:rFonts w:eastAsia="Times New Roman"/>
        </w:rPr>
        <w:br w:type="page"/>
      </w:r>
    </w:p>
    <w:p w14:paraId="19A03A79" w14:textId="77777777" w:rsidR="007D6AD9" w:rsidRDefault="007D6AD9" w:rsidP="00A56331">
      <w:pPr>
        <w:pStyle w:val="Heading3"/>
      </w:pPr>
      <w:bookmarkStart w:id="189" w:name="_Ref116472050"/>
      <w:bookmarkStart w:id="190" w:name="_Toc223392253"/>
      <w:r>
        <w:lastRenderedPageBreak/>
        <w:t>detected-condition from tapi-fm.yang</w:t>
      </w:r>
      <w:bookmarkEnd w:id="189"/>
      <w:bookmarkEnd w:id="190"/>
    </w:p>
    <w:p w14:paraId="32EFEA6E" w14:textId="77777777" w:rsidR="00AF152D" w:rsidRDefault="00AF152D" w:rsidP="00AF152D">
      <w:r>
        <w:t xml:space="preserve">TAPI 2.4 </w:t>
      </w:r>
      <w:r w:rsidR="005831B7">
        <w:t xml:space="preserve">provides alarm and performance monitoring structures that are common for both </w:t>
      </w:r>
      <w:r w:rsidR="00291317">
        <w:t>tapi-notification and tapi-streaming</w:t>
      </w:r>
      <w:r w:rsidR="005831B7">
        <w:t xml:space="preserve"> </w:t>
      </w:r>
      <w:r w:rsidR="00291317">
        <w:t xml:space="preserve">ensuring that the two </w:t>
      </w:r>
      <w:r w:rsidR="003A7E2E">
        <w:t xml:space="preserve">use a common </w:t>
      </w:r>
      <w:r w:rsidR="00291317">
        <w:t>approach.</w:t>
      </w:r>
    </w:p>
    <w:p w14:paraId="390159D3" w14:textId="77777777" w:rsidR="004F48D1" w:rsidRPr="00AF152D" w:rsidRDefault="004F48D1" w:rsidP="00A56331">
      <w:r>
        <w:t xml:space="preserve">The detected-condition replaces the alarm-condition-detector from </w:t>
      </w:r>
      <w:r w:rsidR="00A76DD0">
        <w:t>TAPI 2.</w:t>
      </w:r>
      <w:r w:rsidR="00F05F68">
        <w:t>1.3</w:t>
      </w:r>
      <w:r>
        <w:t>.</w:t>
      </w:r>
    </w:p>
    <w:p w14:paraId="03DFC1A8" w14:textId="77777777" w:rsidR="00930DB9" w:rsidRDefault="00930DB9" w:rsidP="00AF152D">
      <w:pPr>
        <w:spacing w:before="100" w:beforeAutospacing="1" w:after="100" w:afterAutospacing="1"/>
        <w:rPr>
          <w:rFonts w:eastAsia="Times New Roman"/>
        </w:rPr>
      </w:pPr>
      <w:r w:rsidRPr="00F32BDC">
        <w:rPr>
          <w:noProof/>
        </w:rPr>
        <mc:AlternateContent>
          <mc:Choice Requires="wps">
            <w:drawing>
              <wp:anchor distT="0" distB="0" distL="114300" distR="114300" simplePos="0" relativeHeight="251664384" behindDoc="0" locked="0" layoutInCell="1" allowOverlap="1" wp14:anchorId="2A82302D" wp14:editId="5F7F063D">
                <wp:simplePos x="0" y="0"/>
                <wp:positionH relativeFrom="margin">
                  <wp:posOffset>0</wp:posOffset>
                </wp:positionH>
                <wp:positionV relativeFrom="paragraph">
                  <wp:posOffset>353695</wp:posOffset>
                </wp:positionV>
                <wp:extent cx="6600825" cy="6905625"/>
                <wp:effectExtent l="0" t="0" r="28575" b="28575"/>
                <wp:wrapTopAndBottom/>
                <wp:docPr id="27"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6905625"/>
                        </a:xfrm>
                        <a:prstGeom prst="rect">
                          <a:avLst/>
                        </a:prstGeom>
                        <a:solidFill>
                          <a:schemeClr val="accent4">
                            <a:lumMod val="20000"/>
                            <a:lumOff val="80000"/>
                          </a:schemeClr>
                        </a:solidFill>
                        <a:ln>
                          <a:solidFill>
                            <a:schemeClr val="tx1"/>
                          </a:solidFill>
                        </a:ln>
                      </wps:spPr>
                      <wps:txbx>
                        <w:txbxContent>
                          <w:p w14:paraId="0DB59481"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grouping detected-condition {</w:t>
                            </w:r>
                          </w:p>
                          <w:p w14:paraId="0A0EE2A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leaf detected-condition-name {</w:t>
                            </w:r>
                          </w:p>
                          <w:p w14:paraId="781A90B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type tapi-common:detected;</w:t>
                            </w:r>
                          </w:p>
                          <w:p w14:paraId="2E2F7B9A"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"The name of the Condition, e.g. an alarm probable cause or the PM metric name which threshold crossing alert refers to.</w:t>
                            </w:r>
                          </w:p>
                          <w:p w14:paraId="6EA58DC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ITU-T probable cause of the failure (detected fault).</w:t>
                            </w:r>
                          </w:p>
                          <w:p w14:paraId="603DB68E"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G.806:</w:t>
                            </w:r>
                          </w:p>
                          <w:p w14:paraId="3A9151B5"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 fault: A fault is the inability of a function to perform a required action. This does not include an inability due to preventive maintenance, lack of external </w:t>
                            </w:r>
                            <w:r>
                              <w:rPr>
                                <w:rFonts w:asciiTheme="minorHAnsi" w:hAnsi="Arial"/>
                                <w:kern w:val="24"/>
                                <w:sz w:val="14"/>
                                <w:szCs w:val="14"/>
                                <w:lang w:val="en-GB"/>
                              </w:rPr>
                              <w:br/>
                              <w:t xml:space="preserve">                  </w:t>
                            </w:r>
                            <w:r w:rsidRPr="00EB342B">
                              <w:rPr>
                                <w:rFonts w:asciiTheme="minorHAnsi" w:hAnsi="Arial"/>
                                <w:kern w:val="24"/>
                                <w:sz w:val="14"/>
                                <w:szCs w:val="14"/>
                                <w:lang w:val="en-GB"/>
                              </w:rPr>
                              <w:t>resources or planned actions.</w:t>
                            </w:r>
                          </w:p>
                          <w:p w14:paraId="73F86AB6"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 fault cause: A single disturbance or fault may lead to the detection of multiple defects.</w:t>
                            </w:r>
                          </w:p>
                          <w:p w14:paraId="1C22BFC8"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 defect: The density of anomalies has reached a level where the ability to perform a required function has been interrupted.</w:t>
                            </w:r>
                          </w:p>
                          <w:p w14:paraId="7C241247"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Defects are used as input for performance monitoring, the control of consequent actions and for the determination of fault causes.</w:t>
                            </w:r>
                          </w:p>
                          <w:p w14:paraId="0EDE1798"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A fault cause is the result of a correlation process which is intended to identify the defect that is representative of the disturbance or fault that is causing </w:t>
                            </w:r>
                            <w:r>
                              <w:rPr>
                                <w:rFonts w:asciiTheme="minorHAnsi" w:hAnsi="Arial"/>
                                <w:kern w:val="24"/>
                                <w:sz w:val="14"/>
                                <w:szCs w:val="14"/>
                                <w:lang w:val="en-GB"/>
                              </w:rPr>
                              <w:br/>
                              <w:t xml:space="preserve">                </w:t>
                            </w:r>
                            <w:r w:rsidRPr="00EB342B">
                              <w:rPr>
                                <w:rFonts w:asciiTheme="minorHAnsi" w:hAnsi="Arial"/>
                                <w:kern w:val="24"/>
                                <w:sz w:val="14"/>
                                <w:szCs w:val="14"/>
                                <w:lang w:val="en-GB"/>
                              </w:rPr>
                              <w:t>the problem.</w:t>
                            </w:r>
                          </w:p>
                          <w:p w14:paraId="793BE7F9"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 failure: The fault cause persisted long enough to consider the ability of an item to perform a required function to be terminated. The item may be </w:t>
                            </w:r>
                            <w:r>
                              <w:rPr>
                                <w:rFonts w:asciiTheme="minorHAnsi" w:hAnsi="Arial"/>
                                <w:kern w:val="24"/>
                                <w:sz w:val="14"/>
                                <w:szCs w:val="14"/>
                                <w:lang w:val="en-GB"/>
                              </w:rPr>
                              <w:br/>
                              <w:t xml:space="preserve">                  </w:t>
                            </w:r>
                            <w:r w:rsidRPr="00EB342B">
                              <w:rPr>
                                <w:rFonts w:asciiTheme="minorHAnsi" w:hAnsi="Arial"/>
                                <w:kern w:val="24"/>
                                <w:sz w:val="14"/>
                                <w:szCs w:val="14"/>
                                <w:lang w:val="en-GB"/>
                              </w:rPr>
                              <w:t>considered as failed; a fault has now been detected.</w:t>
                            </w:r>
                          </w:p>
                          <w:p w14:paraId="0A3F3FC9"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 alarm: A human-observable indication that draws attention to a failure (detected fault) usually giving an indication of the severity of the fault.";</w:t>
                            </w:r>
                          </w:p>
                          <w:p w14:paraId="377EAD1B"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11C3A94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leaf detected-condition-native-name {</w:t>
                            </w:r>
                          </w:p>
                          <w:p w14:paraId="1A427CD6"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type string;</w:t>
                            </w:r>
                          </w:p>
                          <w:p w14:paraId="03BBE860"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"The name used for the Condition by the source of the information.";</w:t>
                            </w:r>
                          </w:p>
                          <w:p w14:paraId="5ACE5B0D"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3987FA0F"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leaf detected-condition-native-info {</w:t>
                            </w:r>
                          </w:p>
                          <w:p w14:paraId="3090E05A"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type string;</w:t>
                            </w:r>
                          </w:p>
                          <w:p w14:paraId="40FB9A70"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"Additional info of the Condition provided by the source of the information.";</w:t>
                            </w:r>
                          </w:p>
                          <w:p w14:paraId="0F6087F1"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054BE672"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leaf detected-condition-qualifier {</w:t>
                            </w:r>
                          </w:p>
                          <w:p w14:paraId="4BD4583D"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type string;</w:t>
                            </w:r>
                          </w:p>
                          <w:p w14:paraId="2C49F82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"Further information necessary to precisely/uniquely/unambiguously identify the Condition Detector.</w:t>
                            </w:r>
                          </w:p>
                          <w:p w14:paraId="2CC28BE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For Equipment and Processing Alarm Category, e.g. the local id of the ActualNonFieldReplaceableModule which identifies exact alarm source.</w:t>
                            </w:r>
                          </w:p>
                          <w:p w14:paraId="3E7EB1B4"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For Environment Alarm Category, e.g. on the same Device instance may appear more Environmental alarm notifications with same Alarn Name.</w:t>
                            </w:r>
                          </w:p>
                          <w:p w14:paraId="1D741F7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For Connectivity Alarm Category in case that same CEP instance includes e.g. both OTS and OMS monitoring layers.";</w:t>
                            </w:r>
                          </w:p>
                          <w:p w14:paraId="0AE88A67"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1612474B"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leaf oam-job {</w:t>
                            </w:r>
                          </w:p>
                          <w:p w14:paraId="5645D2B9"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type tapi-common:uuid;</w:t>
                            </w:r>
                          </w:p>
                          <w:p w14:paraId="4FB1F22D"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"Reference to the OamJob instance for which the Condition detection has been configured, e.g. configuration of PM metrics and threshold </w:t>
                            </w:r>
                            <w:r>
                              <w:rPr>
                                <w:rFonts w:asciiTheme="minorHAnsi" w:hAnsi="Arial"/>
                                <w:kern w:val="24"/>
                                <w:sz w:val="14"/>
                                <w:szCs w:val="14"/>
                                <w:lang w:val="en-GB"/>
                              </w:rPr>
                              <w:br/>
                              <w:t xml:space="preserve">                </w:t>
                            </w:r>
                            <w:r w:rsidRPr="00EB342B">
                              <w:rPr>
                                <w:rFonts w:asciiTheme="minorHAnsi" w:hAnsi="Arial"/>
                                <w:kern w:val="24"/>
                                <w:sz w:val="14"/>
                                <w:szCs w:val="14"/>
                                <w:lang w:val="en-GB"/>
                              </w:rPr>
                              <w:t>values and/or of the (alarm) Conditions.</w:t>
                            </w:r>
                          </w:p>
                          <w:p w14:paraId="78A4828F"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The reference is defined as simple UUID because TapiFm does not import TapiOam.</w:t>
                            </w:r>
                          </w:p>
                          <w:p w14:paraId="5A319C76"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MEF 35.1: Identification of the PM Session for which the TCA Function was configured.";</w:t>
                            </w:r>
                          </w:p>
                          <w:p w14:paraId="3C4C4617"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5529B76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container pm-metric-info {</w:t>
                            </w:r>
                          </w:p>
                          <w:p w14:paraId="3C6E869F"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uses pm-metric-info;</w:t>
                            </w:r>
                          </w:p>
                          <w:p w14:paraId="772F5A2D"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"The PM metric information.";</w:t>
                            </w:r>
                          </w:p>
                          <w:p w14:paraId="6EA35712"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0B504EF2"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container detector-info {</w:t>
                            </w:r>
                          </w:p>
                          <w:p w14:paraId="22F141B4"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uses detector-info;</w:t>
                            </w:r>
                          </w:p>
                          <w:p w14:paraId="1C725B2D"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"The detector info for alarm and TCA.";</w:t>
                            </w:r>
                          </w:p>
                          <w:p w14:paraId="6A209D72"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0044FEED"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container simple-detector {</w:t>
                            </w:r>
                          </w:p>
                          <w:p w14:paraId="71F47BC6"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uses simple-detector;</w:t>
                            </w:r>
                          </w:p>
                          <w:p w14:paraId="4B3D452E"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"The simple detector state.";</w:t>
                            </w:r>
                          </w:p>
                          <w:p w14:paraId="0893CD4E"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2937E9C7"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"A record of the state of a Detector where that Detector has two underling states that are of asymmetric importance.</w:t>
                            </w:r>
                          </w:p>
                          <w:p w14:paraId="611032D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For example, an alarm or a threshold crossing alert detected on a given resource.</w:t>
                            </w:r>
                          </w:p>
                          <w:p w14:paraId="457C0B45"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A Condition Detector represents any monitoring component that assesses properties of something and determines from those properties what conditions </w:t>
                            </w:r>
                            <w:r>
                              <w:rPr>
                                <w:rFonts w:asciiTheme="minorHAnsi" w:hAnsi="Arial"/>
                                <w:kern w:val="24"/>
                                <w:sz w:val="14"/>
                                <w:szCs w:val="14"/>
                                <w:lang w:val="en-GB"/>
                              </w:rPr>
                              <w:br/>
                              <w:t xml:space="preserve">            </w:t>
                            </w:r>
                            <w:r w:rsidRPr="00EB342B">
                              <w:rPr>
                                <w:rFonts w:asciiTheme="minorHAnsi" w:hAnsi="Arial"/>
                                <w:kern w:val="24"/>
                                <w:sz w:val="14"/>
                                <w:szCs w:val="14"/>
                                <w:lang w:val="en-GB"/>
                              </w:rPr>
                              <w:t>are associated with the thing.</w:t>
                            </w:r>
                          </w:p>
                          <w:p w14:paraId="42C93EBE"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For example, a thing might be 'too hot' or might be 'unreliable'.";</w:t>
                            </w:r>
                          </w:p>
                          <w:p w14:paraId="3D78CF59" w14:textId="77777777" w:rsidR="00930DB9" w:rsidRPr="00A56331" w:rsidRDefault="00930DB9" w:rsidP="00930DB9">
                            <w:pPr>
                              <w:spacing w:before="40" w:after="40" w:line="216" w:lineRule="auto"/>
                              <w:rPr>
                                <w:rFonts w:asciiTheme="minorHAnsi" w:hAnsi="Arial"/>
                                <w:kern w:val="24"/>
                                <w:sz w:val="12"/>
                                <w:szCs w:val="12"/>
                                <w:lang w:val="en-GB"/>
                              </w:rPr>
                            </w:pPr>
                            <w:r w:rsidRPr="00EB342B">
                              <w:rPr>
                                <w:rFonts w:asciiTheme="minorHAnsi" w:hAnsi="Arial"/>
                                <w:kern w:val="24"/>
                                <w:sz w:val="14"/>
                                <w:szCs w:val="14"/>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2A82302D" id="_x0000_s1047" style="position:absolute;margin-left:0;margin-top:27.85pt;width:519.75pt;height:543.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" fillcolor="#f9ecd4 [663]" strokecolor="#141313 [3213]">
                <v:path arrowok="t"/>
                <o:lock v:ext="edit" grouping="t"/>
                <v:textbox>
                  <w:txbxContent>
                    <w:p w14:paraId="0DB59481"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grouping </w:t>
                      </w:r>
                      <w:proofErr w:type="gramStart"/>
                      <w:r w:rsidRPr="00EB342B">
                        <w:rPr>
                          <w:rFonts w:asciiTheme="minorHAnsi" w:hAnsi="Arial"/>
                          <w:kern w:val="24"/>
                          <w:sz w:val="14"/>
                          <w:szCs w:val="14"/>
                          <w:lang w:val="en-GB"/>
                        </w:rPr>
                        <w:t>detected-condition</w:t>
                      </w:r>
                      <w:proofErr w:type="gramEnd"/>
                      <w:r w:rsidRPr="00EB342B">
                        <w:rPr>
                          <w:rFonts w:asciiTheme="minorHAnsi" w:hAnsi="Arial"/>
                          <w:kern w:val="24"/>
                          <w:sz w:val="14"/>
                          <w:szCs w:val="14"/>
                          <w:lang w:val="en-GB"/>
                        </w:rPr>
                        <w:t xml:space="preserve"> {</w:t>
                      </w:r>
                    </w:p>
                    <w:p w14:paraId="0A0EE2A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leaf detected-condition-name {</w:t>
                      </w:r>
                    </w:p>
                    <w:p w14:paraId="781A90B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type tapi-</w:t>
                      </w:r>
                      <w:proofErr w:type="gramStart"/>
                      <w:r w:rsidRPr="00EB342B">
                        <w:rPr>
                          <w:rFonts w:asciiTheme="minorHAnsi" w:hAnsi="Arial"/>
                          <w:kern w:val="24"/>
                          <w:sz w:val="14"/>
                          <w:szCs w:val="14"/>
                          <w:lang w:val="en-GB"/>
                        </w:rPr>
                        <w:t>common:detected</w:t>
                      </w:r>
                      <w:proofErr w:type="gramEnd"/>
                      <w:r w:rsidRPr="00EB342B">
                        <w:rPr>
                          <w:rFonts w:asciiTheme="minorHAnsi" w:hAnsi="Arial"/>
                          <w:kern w:val="24"/>
                          <w:sz w:val="14"/>
                          <w:szCs w:val="14"/>
                          <w:lang w:val="en-GB"/>
                        </w:rPr>
                        <w:t>;</w:t>
                      </w:r>
                    </w:p>
                    <w:p w14:paraId="2E2F7B9A"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"The name of the Condition, e.g. an alarm probable cause or the PM metric name which threshold crossing alert refers to.</w:t>
                      </w:r>
                    </w:p>
                    <w:p w14:paraId="6EA58DC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ITU-T probable cause of the failure (detected fault).</w:t>
                      </w:r>
                    </w:p>
                    <w:p w14:paraId="603DB68E"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G.806:</w:t>
                      </w:r>
                    </w:p>
                    <w:p w14:paraId="3A9151B5"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 fault: A fault is the inability of a function to perform a required action. This does not include an inability due to preventive maintenance, lack of external </w:t>
                      </w:r>
                      <w:r>
                        <w:rPr>
                          <w:rFonts w:asciiTheme="minorHAnsi" w:hAnsi="Arial"/>
                          <w:kern w:val="24"/>
                          <w:sz w:val="14"/>
                          <w:szCs w:val="14"/>
                          <w:lang w:val="en-GB"/>
                        </w:rPr>
                        <w:br/>
                        <w:t xml:space="preserve">                  </w:t>
                      </w:r>
                      <w:r w:rsidRPr="00EB342B">
                        <w:rPr>
                          <w:rFonts w:asciiTheme="minorHAnsi" w:hAnsi="Arial"/>
                          <w:kern w:val="24"/>
                          <w:sz w:val="14"/>
                          <w:szCs w:val="14"/>
                          <w:lang w:val="en-GB"/>
                        </w:rPr>
                        <w:t>resources or planned actions.</w:t>
                      </w:r>
                    </w:p>
                    <w:p w14:paraId="73F86AB6"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 fault cause: A single disturbance or fault may lead to the detection of multiple defects.</w:t>
                      </w:r>
                    </w:p>
                    <w:p w14:paraId="1C22BFC8"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 defect: The density of anomalies has reached a level where the ability to perform a required function has been interrupted.</w:t>
                      </w:r>
                    </w:p>
                    <w:p w14:paraId="7C241247"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Defects are used as input for performance monitoring, the control of consequent actions and for the determination of fault causes.</w:t>
                      </w:r>
                    </w:p>
                    <w:p w14:paraId="0EDE1798"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A fault cause is the result of a correlation process which is intended to identify the defect that is representative of the disturbance or fault that is causing </w:t>
                      </w:r>
                      <w:r>
                        <w:rPr>
                          <w:rFonts w:asciiTheme="minorHAnsi" w:hAnsi="Arial"/>
                          <w:kern w:val="24"/>
                          <w:sz w:val="14"/>
                          <w:szCs w:val="14"/>
                          <w:lang w:val="en-GB"/>
                        </w:rPr>
                        <w:br/>
                        <w:t xml:space="preserve">                </w:t>
                      </w:r>
                      <w:r w:rsidRPr="00EB342B">
                        <w:rPr>
                          <w:rFonts w:asciiTheme="minorHAnsi" w:hAnsi="Arial"/>
                          <w:kern w:val="24"/>
                          <w:sz w:val="14"/>
                          <w:szCs w:val="14"/>
                          <w:lang w:val="en-GB"/>
                        </w:rPr>
                        <w:t>the problem.</w:t>
                      </w:r>
                    </w:p>
                    <w:p w14:paraId="793BE7F9"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 failure: The fault cause persisted long enough to consider the ability of an item to perform a required function to be terminated. The item may be </w:t>
                      </w:r>
                      <w:r>
                        <w:rPr>
                          <w:rFonts w:asciiTheme="minorHAnsi" w:hAnsi="Arial"/>
                          <w:kern w:val="24"/>
                          <w:sz w:val="14"/>
                          <w:szCs w:val="14"/>
                          <w:lang w:val="en-GB"/>
                        </w:rPr>
                        <w:br/>
                        <w:t xml:space="preserve">                  </w:t>
                      </w:r>
                      <w:r w:rsidRPr="00EB342B">
                        <w:rPr>
                          <w:rFonts w:asciiTheme="minorHAnsi" w:hAnsi="Arial"/>
                          <w:kern w:val="24"/>
                          <w:sz w:val="14"/>
                          <w:szCs w:val="14"/>
                          <w:lang w:val="en-GB"/>
                        </w:rPr>
                        <w:t>considered as failed; a fault has now been detected.</w:t>
                      </w:r>
                    </w:p>
                    <w:p w14:paraId="0A3F3FC9"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 alarm: A human-observable indication that draws attention to a failure (detected fault) usually giving an indication of the severity of the fault.</w:t>
                      </w:r>
                      <w:proofErr w:type="gramStart"/>
                      <w:r w:rsidRPr="00EB342B">
                        <w:rPr>
                          <w:rFonts w:asciiTheme="minorHAnsi" w:hAnsi="Arial"/>
                          <w:kern w:val="24"/>
                          <w:sz w:val="14"/>
                          <w:szCs w:val="14"/>
                          <w:lang w:val="en-GB"/>
                        </w:rPr>
                        <w:t>";</w:t>
                      </w:r>
                      <w:proofErr w:type="gramEnd"/>
                    </w:p>
                    <w:p w14:paraId="377EAD1B"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11C3A94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leaf detected-condition-native-name {</w:t>
                      </w:r>
                    </w:p>
                    <w:p w14:paraId="1A427CD6"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type </w:t>
                      </w:r>
                      <w:proofErr w:type="gramStart"/>
                      <w:r w:rsidRPr="00EB342B">
                        <w:rPr>
                          <w:rFonts w:asciiTheme="minorHAnsi" w:hAnsi="Arial"/>
                          <w:kern w:val="24"/>
                          <w:sz w:val="14"/>
                          <w:szCs w:val="14"/>
                          <w:lang w:val="en-GB"/>
                        </w:rPr>
                        <w:t>string;</w:t>
                      </w:r>
                      <w:proofErr w:type="gramEnd"/>
                    </w:p>
                    <w:p w14:paraId="03BBE860"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"The name used for the Condition by the source of the information.</w:t>
                      </w:r>
                      <w:proofErr w:type="gramStart"/>
                      <w:r w:rsidRPr="00EB342B">
                        <w:rPr>
                          <w:rFonts w:asciiTheme="minorHAnsi" w:hAnsi="Arial"/>
                          <w:kern w:val="24"/>
                          <w:sz w:val="14"/>
                          <w:szCs w:val="14"/>
                          <w:lang w:val="en-GB"/>
                        </w:rPr>
                        <w:t>";</w:t>
                      </w:r>
                      <w:proofErr w:type="gramEnd"/>
                    </w:p>
                    <w:p w14:paraId="5ACE5B0D"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3987FA0F"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leaf detected-condition-native-info {</w:t>
                      </w:r>
                    </w:p>
                    <w:p w14:paraId="3090E05A"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type </w:t>
                      </w:r>
                      <w:proofErr w:type="gramStart"/>
                      <w:r w:rsidRPr="00EB342B">
                        <w:rPr>
                          <w:rFonts w:asciiTheme="minorHAnsi" w:hAnsi="Arial"/>
                          <w:kern w:val="24"/>
                          <w:sz w:val="14"/>
                          <w:szCs w:val="14"/>
                          <w:lang w:val="en-GB"/>
                        </w:rPr>
                        <w:t>string;</w:t>
                      </w:r>
                      <w:proofErr w:type="gramEnd"/>
                    </w:p>
                    <w:p w14:paraId="40FB9A70"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"Additional info of the Condition provided by the source of the information.</w:t>
                      </w:r>
                      <w:proofErr w:type="gramStart"/>
                      <w:r w:rsidRPr="00EB342B">
                        <w:rPr>
                          <w:rFonts w:asciiTheme="minorHAnsi" w:hAnsi="Arial"/>
                          <w:kern w:val="24"/>
                          <w:sz w:val="14"/>
                          <w:szCs w:val="14"/>
                          <w:lang w:val="en-GB"/>
                        </w:rPr>
                        <w:t>";</w:t>
                      </w:r>
                      <w:proofErr w:type="gramEnd"/>
                    </w:p>
                    <w:p w14:paraId="0F6087F1"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054BE672"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leaf detected-condition-qualifier {</w:t>
                      </w:r>
                    </w:p>
                    <w:p w14:paraId="4BD4583D"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type </w:t>
                      </w:r>
                      <w:proofErr w:type="gramStart"/>
                      <w:r w:rsidRPr="00EB342B">
                        <w:rPr>
                          <w:rFonts w:asciiTheme="minorHAnsi" w:hAnsi="Arial"/>
                          <w:kern w:val="24"/>
                          <w:sz w:val="14"/>
                          <w:szCs w:val="14"/>
                          <w:lang w:val="en-GB"/>
                        </w:rPr>
                        <w:t>string;</w:t>
                      </w:r>
                      <w:proofErr w:type="gramEnd"/>
                    </w:p>
                    <w:p w14:paraId="2C49F82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"Further information necessary to precisely/uniquely/unambiguously identify the Condition Detector.</w:t>
                      </w:r>
                    </w:p>
                    <w:p w14:paraId="2CC28BE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For Equipment and Processing Alarm Category, e.g. the local id of the ActualNonFieldReplaceableModule which identifies exact alarm source.</w:t>
                      </w:r>
                    </w:p>
                    <w:p w14:paraId="3E7EB1B4"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For Environment Alarm Category, e.g. on the same Device instance may appear more Environmental alarm notifications with same Alarn Name.</w:t>
                      </w:r>
                    </w:p>
                    <w:p w14:paraId="1D741F7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For Connectivity Alarm Category in case that same CEP instance includes e.g. both OTS and OMS monitoring layers.</w:t>
                      </w:r>
                      <w:proofErr w:type="gramStart"/>
                      <w:r w:rsidRPr="00EB342B">
                        <w:rPr>
                          <w:rFonts w:asciiTheme="minorHAnsi" w:hAnsi="Arial"/>
                          <w:kern w:val="24"/>
                          <w:sz w:val="14"/>
                          <w:szCs w:val="14"/>
                          <w:lang w:val="en-GB"/>
                        </w:rPr>
                        <w:t>";</w:t>
                      </w:r>
                      <w:proofErr w:type="gramEnd"/>
                    </w:p>
                    <w:p w14:paraId="0AE88A67"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1612474B"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leaf oam-job {</w:t>
                      </w:r>
                    </w:p>
                    <w:p w14:paraId="5645D2B9"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type tapi-</w:t>
                      </w:r>
                      <w:proofErr w:type="gramStart"/>
                      <w:r w:rsidRPr="00EB342B">
                        <w:rPr>
                          <w:rFonts w:asciiTheme="minorHAnsi" w:hAnsi="Arial"/>
                          <w:kern w:val="24"/>
                          <w:sz w:val="14"/>
                          <w:szCs w:val="14"/>
                          <w:lang w:val="en-GB"/>
                        </w:rPr>
                        <w:t>common:uuid</w:t>
                      </w:r>
                      <w:proofErr w:type="gramEnd"/>
                      <w:r w:rsidRPr="00EB342B">
                        <w:rPr>
                          <w:rFonts w:asciiTheme="minorHAnsi" w:hAnsi="Arial"/>
                          <w:kern w:val="24"/>
                          <w:sz w:val="14"/>
                          <w:szCs w:val="14"/>
                          <w:lang w:val="en-GB"/>
                        </w:rPr>
                        <w:t>;</w:t>
                      </w:r>
                    </w:p>
                    <w:p w14:paraId="4FB1F22D"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"Reference to the OamJob instance for which the Condition detection has been configured, e.g. configuration of PM metrics and threshold </w:t>
                      </w:r>
                      <w:r>
                        <w:rPr>
                          <w:rFonts w:asciiTheme="minorHAnsi" w:hAnsi="Arial"/>
                          <w:kern w:val="24"/>
                          <w:sz w:val="14"/>
                          <w:szCs w:val="14"/>
                          <w:lang w:val="en-GB"/>
                        </w:rPr>
                        <w:br/>
                        <w:t xml:space="preserve">                </w:t>
                      </w:r>
                      <w:r w:rsidRPr="00EB342B">
                        <w:rPr>
                          <w:rFonts w:asciiTheme="minorHAnsi" w:hAnsi="Arial"/>
                          <w:kern w:val="24"/>
                          <w:sz w:val="14"/>
                          <w:szCs w:val="14"/>
                          <w:lang w:val="en-GB"/>
                        </w:rPr>
                        <w:t>values and/or of the (alarm) Conditions.</w:t>
                      </w:r>
                    </w:p>
                    <w:p w14:paraId="78A4828F"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The reference is defined as simple UUID because TapiFm does not import TapiOam.</w:t>
                      </w:r>
                    </w:p>
                    <w:p w14:paraId="5A319C76"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MEF 35.1: Identification of the PM Session for which the TCA Function was configured.</w:t>
                      </w:r>
                      <w:proofErr w:type="gramStart"/>
                      <w:r w:rsidRPr="00EB342B">
                        <w:rPr>
                          <w:rFonts w:asciiTheme="minorHAnsi" w:hAnsi="Arial"/>
                          <w:kern w:val="24"/>
                          <w:sz w:val="14"/>
                          <w:szCs w:val="14"/>
                          <w:lang w:val="en-GB"/>
                        </w:rPr>
                        <w:t>";</w:t>
                      </w:r>
                      <w:proofErr w:type="gramEnd"/>
                    </w:p>
                    <w:p w14:paraId="3C4C4617"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5529B76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container pm-metric-info {</w:t>
                      </w:r>
                    </w:p>
                    <w:p w14:paraId="3C6E869F"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uses pm-metric-</w:t>
                      </w:r>
                      <w:proofErr w:type="gramStart"/>
                      <w:r w:rsidRPr="00EB342B">
                        <w:rPr>
                          <w:rFonts w:asciiTheme="minorHAnsi" w:hAnsi="Arial"/>
                          <w:kern w:val="24"/>
                          <w:sz w:val="14"/>
                          <w:szCs w:val="14"/>
                          <w:lang w:val="en-GB"/>
                        </w:rPr>
                        <w:t>info;</w:t>
                      </w:r>
                      <w:proofErr w:type="gramEnd"/>
                    </w:p>
                    <w:p w14:paraId="772F5A2D"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"The PM metric information.</w:t>
                      </w:r>
                      <w:proofErr w:type="gramStart"/>
                      <w:r w:rsidRPr="00EB342B">
                        <w:rPr>
                          <w:rFonts w:asciiTheme="minorHAnsi" w:hAnsi="Arial"/>
                          <w:kern w:val="24"/>
                          <w:sz w:val="14"/>
                          <w:szCs w:val="14"/>
                          <w:lang w:val="en-GB"/>
                        </w:rPr>
                        <w:t>";</w:t>
                      </w:r>
                      <w:proofErr w:type="gramEnd"/>
                    </w:p>
                    <w:p w14:paraId="6EA35712"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0B504EF2"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container detector-info {</w:t>
                      </w:r>
                    </w:p>
                    <w:p w14:paraId="22F141B4"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uses detector-</w:t>
                      </w:r>
                      <w:proofErr w:type="gramStart"/>
                      <w:r w:rsidRPr="00EB342B">
                        <w:rPr>
                          <w:rFonts w:asciiTheme="minorHAnsi" w:hAnsi="Arial"/>
                          <w:kern w:val="24"/>
                          <w:sz w:val="14"/>
                          <w:szCs w:val="14"/>
                          <w:lang w:val="en-GB"/>
                        </w:rPr>
                        <w:t>info;</w:t>
                      </w:r>
                      <w:proofErr w:type="gramEnd"/>
                    </w:p>
                    <w:p w14:paraId="1C725B2D"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"The detector info for alarm and TCA.</w:t>
                      </w:r>
                      <w:proofErr w:type="gramStart"/>
                      <w:r w:rsidRPr="00EB342B">
                        <w:rPr>
                          <w:rFonts w:asciiTheme="minorHAnsi" w:hAnsi="Arial"/>
                          <w:kern w:val="24"/>
                          <w:sz w:val="14"/>
                          <w:szCs w:val="14"/>
                          <w:lang w:val="en-GB"/>
                        </w:rPr>
                        <w:t>";</w:t>
                      </w:r>
                      <w:proofErr w:type="gramEnd"/>
                    </w:p>
                    <w:p w14:paraId="6A209D72"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0044FEED"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container </w:t>
                      </w:r>
                      <w:proofErr w:type="gramStart"/>
                      <w:r w:rsidRPr="00EB342B">
                        <w:rPr>
                          <w:rFonts w:asciiTheme="minorHAnsi" w:hAnsi="Arial"/>
                          <w:kern w:val="24"/>
                          <w:sz w:val="14"/>
                          <w:szCs w:val="14"/>
                          <w:lang w:val="en-GB"/>
                        </w:rPr>
                        <w:t>simple-detector</w:t>
                      </w:r>
                      <w:proofErr w:type="gramEnd"/>
                      <w:r w:rsidRPr="00EB342B">
                        <w:rPr>
                          <w:rFonts w:asciiTheme="minorHAnsi" w:hAnsi="Arial"/>
                          <w:kern w:val="24"/>
                          <w:sz w:val="14"/>
                          <w:szCs w:val="14"/>
                          <w:lang w:val="en-GB"/>
                        </w:rPr>
                        <w:t xml:space="preserve"> {</w:t>
                      </w:r>
                    </w:p>
                    <w:p w14:paraId="71F47BC6"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uses simple-</w:t>
                      </w:r>
                      <w:proofErr w:type="gramStart"/>
                      <w:r w:rsidRPr="00EB342B">
                        <w:rPr>
                          <w:rFonts w:asciiTheme="minorHAnsi" w:hAnsi="Arial"/>
                          <w:kern w:val="24"/>
                          <w:sz w:val="14"/>
                          <w:szCs w:val="14"/>
                          <w:lang w:val="en-GB"/>
                        </w:rPr>
                        <w:t>detector;</w:t>
                      </w:r>
                      <w:proofErr w:type="gramEnd"/>
                    </w:p>
                    <w:p w14:paraId="4B3D452E"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"The simple detector state.</w:t>
                      </w:r>
                      <w:proofErr w:type="gramStart"/>
                      <w:r w:rsidRPr="00EB342B">
                        <w:rPr>
                          <w:rFonts w:asciiTheme="minorHAnsi" w:hAnsi="Arial"/>
                          <w:kern w:val="24"/>
                          <w:sz w:val="14"/>
                          <w:szCs w:val="14"/>
                          <w:lang w:val="en-GB"/>
                        </w:rPr>
                        <w:t>";</w:t>
                      </w:r>
                      <w:proofErr w:type="gramEnd"/>
                    </w:p>
                    <w:p w14:paraId="0893CD4E"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w:t>
                      </w:r>
                    </w:p>
                    <w:p w14:paraId="2937E9C7"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description "A record of the state of a Detector where that Detector has two underling states that are of asymmetric importance.</w:t>
                      </w:r>
                    </w:p>
                    <w:p w14:paraId="611032DC"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For example, an alarm or a threshold crossing alert detected on a given resource.</w:t>
                      </w:r>
                    </w:p>
                    <w:p w14:paraId="457C0B45"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A Condition Detector represents any monitoring component that assesses properties of something and determines from those properties what conditions </w:t>
                      </w:r>
                      <w:r>
                        <w:rPr>
                          <w:rFonts w:asciiTheme="minorHAnsi" w:hAnsi="Arial"/>
                          <w:kern w:val="24"/>
                          <w:sz w:val="14"/>
                          <w:szCs w:val="14"/>
                          <w:lang w:val="en-GB"/>
                        </w:rPr>
                        <w:br/>
                        <w:t xml:space="preserve">            </w:t>
                      </w:r>
                      <w:r w:rsidRPr="00EB342B">
                        <w:rPr>
                          <w:rFonts w:asciiTheme="minorHAnsi" w:hAnsi="Arial"/>
                          <w:kern w:val="24"/>
                          <w:sz w:val="14"/>
                          <w:szCs w:val="14"/>
                          <w:lang w:val="en-GB"/>
                        </w:rPr>
                        <w:t>are associated with the thing.</w:t>
                      </w:r>
                    </w:p>
                    <w:p w14:paraId="42C93EBE" w14:textId="77777777" w:rsidR="00930DB9" w:rsidRPr="00EB342B" w:rsidRDefault="00930DB9" w:rsidP="00930DB9">
                      <w:pPr>
                        <w:spacing w:before="40" w:after="40" w:line="216" w:lineRule="auto"/>
                        <w:rPr>
                          <w:rFonts w:asciiTheme="minorHAnsi" w:hAnsi="Arial"/>
                          <w:kern w:val="24"/>
                          <w:sz w:val="14"/>
                          <w:szCs w:val="14"/>
                          <w:lang w:val="en-GB"/>
                        </w:rPr>
                      </w:pPr>
                      <w:r w:rsidRPr="00EB342B">
                        <w:rPr>
                          <w:rFonts w:asciiTheme="minorHAnsi" w:hAnsi="Arial"/>
                          <w:kern w:val="24"/>
                          <w:sz w:val="14"/>
                          <w:szCs w:val="14"/>
                          <w:lang w:val="en-GB"/>
                        </w:rPr>
                        <w:t xml:space="preserve">            For example, a thing might be 'too hot' or might be 'unreliable'.</w:t>
                      </w:r>
                      <w:proofErr w:type="gramStart"/>
                      <w:r w:rsidRPr="00EB342B">
                        <w:rPr>
                          <w:rFonts w:asciiTheme="minorHAnsi" w:hAnsi="Arial"/>
                          <w:kern w:val="24"/>
                          <w:sz w:val="14"/>
                          <w:szCs w:val="14"/>
                          <w:lang w:val="en-GB"/>
                        </w:rPr>
                        <w:t>";</w:t>
                      </w:r>
                      <w:proofErr w:type="gramEnd"/>
                    </w:p>
                    <w:p w14:paraId="3D78CF59" w14:textId="77777777" w:rsidR="00930DB9" w:rsidRPr="00A56331" w:rsidRDefault="00930DB9" w:rsidP="00930DB9">
                      <w:pPr>
                        <w:spacing w:before="40" w:after="40" w:line="216" w:lineRule="auto"/>
                        <w:rPr>
                          <w:rFonts w:asciiTheme="minorHAnsi" w:hAnsi="Arial"/>
                          <w:kern w:val="24"/>
                          <w:sz w:val="12"/>
                          <w:szCs w:val="12"/>
                          <w:lang w:val="en-GB"/>
                        </w:rPr>
                      </w:pPr>
                      <w:r w:rsidRPr="00EB342B">
                        <w:rPr>
                          <w:rFonts w:asciiTheme="minorHAnsi" w:hAnsi="Arial"/>
                          <w:kern w:val="24"/>
                          <w:sz w:val="14"/>
                          <w:szCs w:val="14"/>
                          <w:lang w:val="en-GB"/>
                        </w:rPr>
                        <w:t xml:space="preserve">    }</w:t>
                      </w:r>
                    </w:p>
                  </w:txbxContent>
                </v:textbox>
                <w10:wrap type="topAndBottom" anchorx="margin"/>
              </v:rect>
            </w:pict>
          </mc:Fallback>
        </mc:AlternateContent>
      </w:r>
    </w:p>
    <w:p w14:paraId="3A1500E1" w14:textId="61A7C43B" w:rsidR="00A5361C" w:rsidRDefault="00A5361C" w:rsidP="00A5361C">
      <w:pPr>
        <w:pStyle w:val="FigureCaption"/>
      </w:pPr>
      <w:bookmarkStart w:id="191" w:name="_Toc223392403"/>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24</w:t>
      </w:r>
      <w:r>
        <w:rPr>
          <w:noProof/>
        </w:rPr>
        <w:fldChar w:fldCharType="end"/>
      </w:r>
      <w:r w:rsidRPr="00CA3534">
        <w:t xml:space="preserve"> </w:t>
      </w:r>
      <w:r>
        <w:t xml:space="preserve"> </w:t>
      </w:r>
      <w:r w:rsidR="00375A28">
        <w:t>YANG</w:t>
      </w:r>
      <w:r>
        <w:t>: detected-condition</w:t>
      </w:r>
      <w:bookmarkEnd w:id="191"/>
    </w:p>
    <w:p w14:paraId="52CF9014" w14:textId="77777777" w:rsidR="000A6B82" w:rsidRDefault="000A6B82" w:rsidP="00A56331">
      <w:pPr>
        <w:rPr>
          <w:rFonts w:eastAsia="Times New Roman"/>
        </w:rPr>
      </w:pPr>
    </w:p>
    <w:p w14:paraId="7FD72F05" w14:textId="77777777" w:rsidR="000A6B82" w:rsidRDefault="000A6B82" w:rsidP="00A56331">
      <w:pPr>
        <w:rPr>
          <w:rFonts w:eastAsia="Times New Roman"/>
        </w:rPr>
      </w:pPr>
    </w:p>
    <w:p w14:paraId="7D33D843" w14:textId="77777777" w:rsidR="008A79AC" w:rsidRDefault="008A79AC" w:rsidP="00A56331">
      <w:r>
        <w:rPr>
          <w:rFonts w:eastAsia="Times New Roman"/>
        </w:rPr>
        <w:lastRenderedPageBreak/>
        <w:t>For this structure a solution shall provide the following support</w:t>
      </w:r>
      <w:r>
        <w:t>:</w:t>
      </w:r>
    </w:p>
    <w:p w14:paraId="48FC6F83" w14:textId="77777777" w:rsidR="0002764C" w:rsidRDefault="0002764C" w:rsidP="0002764C">
      <w:pPr>
        <w:numPr>
          <w:ilvl w:val="0"/>
          <w:numId w:val="10"/>
        </w:numPr>
        <w:spacing w:before="100" w:beforeAutospacing="1" w:after="100" w:afterAutospacing="1"/>
        <w:rPr>
          <w:rFonts w:eastAsia="Times New Roman"/>
        </w:rPr>
      </w:pPr>
      <w:r w:rsidRPr="008B3C46">
        <w:rPr>
          <w:rFonts w:eastAsia="Times New Roman"/>
        </w:rPr>
        <w:t>Mandatory:</w:t>
      </w:r>
    </w:p>
    <w:p w14:paraId="174EC118" w14:textId="77777777" w:rsidR="0002764C" w:rsidRDefault="00803A0F" w:rsidP="0002764C">
      <w:pPr>
        <w:numPr>
          <w:ilvl w:val="1"/>
          <w:numId w:val="10"/>
        </w:numPr>
        <w:spacing w:before="100" w:beforeAutospacing="1" w:after="100" w:afterAutospacing="1"/>
        <w:rPr>
          <w:rFonts w:eastAsia="Times New Roman"/>
        </w:rPr>
      </w:pPr>
      <w:r>
        <w:rPr>
          <w:rFonts w:eastAsia="Times New Roman"/>
        </w:rPr>
        <w:t>detected-condition-name</w:t>
      </w:r>
    </w:p>
    <w:p w14:paraId="43527AA7" w14:textId="77777777" w:rsidR="00A5361C" w:rsidRDefault="00A5361C" w:rsidP="00A56331">
      <w:pPr>
        <w:numPr>
          <w:ilvl w:val="2"/>
          <w:numId w:val="10"/>
        </w:numPr>
        <w:spacing w:before="100" w:beforeAutospacing="1" w:after="100" w:afterAutospacing="1"/>
        <w:rPr>
          <w:rFonts w:eastAsia="Times New Roman"/>
        </w:rPr>
      </w:pPr>
      <w:r>
        <w:rPr>
          <w:rFonts w:eastAsia="Times New Roman"/>
        </w:rPr>
        <w:t xml:space="preserve">Note that the </w:t>
      </w:r>
      <w:r w:rsidR="001E7B55">
        <w:rPr>
          <w:rFonts w:eastAsia="Times New Roman"/>
        </w:rPr>
        <w:t xml:space="preserve">enumerated </w:t>
      </w:r>
      <w:r>
        <w:rPr>
          <w:rFonts w:eastAsia="Times New Roman"/>
        </w:rPr>
        <w:t>string “</w:t>
      </w:r>
      <w:r w:rsidR="001E7B55">
        <w:rPr>
          <w:rFonts w:eastAsia="Times New Roman"/>
        </w:rPr>
        <w:t>ALARM_NAME_</w:t>
      </w:r>
      <w:r w:rsidR="001B2679">
        <w:rPr>
          <w:rFonts w:eastAsia="Times New Roman"/>
        </w:rPr>
        <w:t>NATIVE</w:t>
      </w:r>
      <w:r>
        <w:rPr>
          <w:rFonts w:eastAsia="Times New Roman"/>
        </w:rPr>
        <w:t>” may be used where there is no standard name available.</w:t>
      </w:r>
    </w:p>
    <w:p w14:paraId="4E3836B4" w14:textId="77777777" w:rsidR="0002764C" w:rsidRPr="008B3C46" w:rsidRDefault="00F51D0C" w:rsidP="0002764C">
      <w:pPr>
        <w:numPr>
          <w:ilvl w:val="1"/>
          <w:numId w:val="10"/>
        </w:numPr>
        <w:spacing w:before="100" w:beforeAutospacing="1" w:after="100" w:afterAutospacing="1"/>
        <w:rPr>
          <w:rFonts w:eastAsia="Times New Roman"/>
        </w:rPr>
      </w:pPr>
      <w:r>
        <w:rPr>
          <w:rFonts w:eastAsia="Times New Roman"/>
        </w:rPr>
        <w:t>detected-</w:t>
      </w:r>
      <w:r w:rsidR="0002764C" w:rsidRPr="008B3C46">
        <w:rPr>
          <w:rFonts w:eastAsia="Times New Roman"/>
        </w:rPr>
        <w:t>condition-native-name</w:t>
      </w:r>
      <w:r w:rsidR="0002764C">
        <w:rPr>
          <w:rStyle w:val="FootnoteReference"/>
          <w:rFonts w:eastAsia="Times New Roman"/>
        </w:rPr>
        <w:footnoteReference w:id="65"/>
      </w:r>
    </w:p>
    <w:p w14:paraId="5D976FA8" w14:textId="77777777" w:rsidR="0002764C" w:rsidRPr="008B3C46" w:rsidRDefault="0002764C" w:rsidP="0002764C">
      <w:pPr>
        <w:numPr>
          <w:ilvl w:val="0"/>
          <w:numId w:val="10"/>
        </w:numPr>
        <w:spacing w:before="100" w:beforeAutospacing="1" w:after="100" w:afterAutospacing="1"/>
        <w:rPr>
          <w:rFonts w:eastAsia="Times New Roman"/>
        </w:rPr>
      </w:pPr>
      <w:r>
        <w:rPr>
          <w:rFonts w:eastAsia="Times New Roman"/>
        </w:rPr>
        <w:t xml:space="preserve">Conditional Mandatory: </w:t>
      </w:r>
    </w:p>
    <w:p w14:paraId="15A358D3" w14:textId="77777777" w:rsidR="006A0E30" w:rsidRDefault="006A0E30" w:rsidP="0002764C">
      <w:pPr>
        <w:numPr>
          <w:ilvl w:val="1"/>
          <w:numId w:val="10"/>
        </w:numPr>
        <w:spacing w:before="100" w:beforeAutospacing="1" w:after="100" w:afterAutospacing="1"/>
        <w:rPr>
          <w:rFonts w:eastAsia="Times New Roman"/>
        </w:rPr>
      </w:pPr>
      <w:r>
        <w:rPr>
          <w:rFonts w:eastAsia="Times New Roman"/>
        </w:rPr>
        <w:t>detected-condition-native-info</w:t>
      </w:r>
      <w:r w:rsidR="00EE7043">
        <w:rPr>
          <w:rFonts w:eastAsia="Times New Roman"/>
        </w:rPr>
        <w:t>: Mandatory where there is additional information to convey.</w:t>
      </w:r>
    </w:p>
    <w:p w14:paraId="3693537F" w14:textId="77777777" w:rsidR="00B82AC8" w:rsidRDefault="00B82AC8" w:rsidP="0002764C">
      <w:pPr>
        <w:numPr>
          <w:ilvl w:val="1"/>
          <w:numId w:val="10"/>
        </w:numPr>
        <w:spacing w:before="100" w:beforeAutospacing="1" w:after="100" w:afterAutospacing="1"/>
        <w:rPr>
          <w:rFonts w:eastAsia="Times New Roman"/>
        </w:rPr>
      </w:pPr>
      <w:r>
        <w:rPr>
          <w:rFonts w:eastAsia="Times New Roman"/>
        </w:rPr>
        <w:t>detected-condition-qualifier</w:t>
      </w:r>
      <w:r w:rsidR="00DB0DFB">
        <w:rPr>
          <w:rFonts w:eastAsia="Times New Roman"/>
        </w:rPr>
        <w:t xml:space="preserve">: Mandatory where the </w:t>
      </w:r>
      <w:r w:rsidR="00EE7043">
        <w:rPr>
          <w:rFonts w:eastAsia="Times New Roman"/>
        </w:rPr>
        <w:t xml:space="preserve">condition requires further qualification (as for the examples provided in the </w:t>
      </w:r>
      <w:r w:rsidR="00375A28">
        <w:rPr>
          <w:rFonts w:eastAsia="Times New Roman"/>
        </w:rPr>
        <w:t>YANG</w:t>
      </w:r>
      <w:r w:rsidR="00EE7043">
        <w:rPr>
          <w:rFonts w:eastAsia="Times New Roman"/>
        </w:rPr>
        <w:t xml:space="preserve"> description)</w:t>
      </w:r>
    </w:p>
    <w:p w14:paraId="4CF6F57E" w14:textId="77777777" w:rsidR="00C95BC0" w:rsidRDefault="00C95BC0" w:rsidP="0002764C">
      <w:pPr>
        <w:numPr>
          <w:ilvl w:val="1"/>
          <w:numId w:val="10"/>
        </w:numPr>
        <w:spacing w:before="100" w:beforeAutospacing="1" w:after="100" w:afterAutospacing="1"/>
        <w:rPr>
          <w:rFonts w:eastAsia="Times New Roman"/>
        </w:rPr>
      </w:pPr>
      <w:r>
        <w:rPr>
          <w:rFonts w:eastAsia="Times New Roman"/>
        </w:rPr>
        <w:t>oam-job</w:t>
      </w:r>
      <w:r w:rsidR="0066634A">
        <w:rPr>
          <w:rFonts w:eastAsia="Times New Roman"/>
        </w:rPr>
        <w:t>: Mandatory</w:t>
      </w:r>
      <w:r w:rsidR="00EE7043">
        <w:rPr>
          <w:rFonts w:eastAsia="Times New Roman"/>
        </w:rPr>
        <w:t xml:space="preserve"> w</w:t>
      </w:r>
      <w:r w:rsidR="0066634A">
        <w:rPr>
          <w:rFonts w:eastAsia="Times New Roman"/>
        </w:rPr>
        <w:t>here there is an associated oam-job</w:t>
      </w:r>
    </w:p>
    <w:p w14:paraId="3934D21E" w14:textId="77777777" w:rsidR="00F93A06" w:rsidRDefault="0001370B" w:rsidP="0002764C">
      <w:pPr>
        <w:numPr>
          <w:ilvl w:val="1"/>
          <w:numId w:val="10"/>
        </w:numPr>
        <w:spacing w:before="100" w:beforeAutospacing="1" w:after="100" w:afterAutospacing="1"/>
        <w:rPr>
          <w:rFonts w:eastAsia="Times New Roman"/>
        </w:rPr>
      </w:pPr>
      <w:r>
        <w:rPr>
          <w:rFonts w:eastAsia="Times New Roman"/>
        </w:rPr>
        <w:t>pm-metric-info</w:t>
      </w:r>
      <w:r w:rsidR="0066634A">
        <w:rPr>
          <w:rFonts w:eastAsia="Times New Roman"/>
        </w:rPr>
        <w:t>: Mandatory</w:t>
      </w:r>
      <w:r w:rsidR="00EE7043">
        <w:rPr>
          <w:rFonts w:eastAsia="Times New Roman"/>
        </w:rPr>
        <w:t xml:space="preserve"> w</w:t>
      </w:r>
      <w:r w:rsidR="0066634A">
        <w:rPr>
          <w:rFonts w:eastAsia="Times New Roman"/>
        </w:rPr>
        <w:t>here the information relates to a pm-metric</w:t>
      </w:r>
    </w:p>
    <w:p w14:paraId="3A6D9F97" w14:textId="77777777" w:rsidR="0001370B" w:rsidRDefault="00F93A06" w:rsidP="00A56331">
      <w:pPr>
        <w:numPr>
          <w:ilvl w:val="2"/>
          <w:numId w:val="10"/>
        </w:numPr>
        <w:spacing w:before="100" w:beforeAutospacing="1" w:after="100" w:afterAutospacing="1"/>
        <w:rPr>
          <w:rFonts w:eastAsia="Times New Roman"/>
        </w:rPr>
      </w:pPr>
      <w:r>
        <w:rPr>
          <w:rFonts w:eastAsia="Times New Roman"/>
        </w:rPr>
        <w:t>Note that performance monitoring threshold crossing alerts are not covered in detail in this document</w:t>
      </w:r>
      <w:r w:rsidR="0066634A">
        <w:rPr>
          <w:rFonts w:eastAsia="Times New Roman"/>
        </w:rPr>
        <w:t>.</w:t>
      </w:r>
    </w:p>
    <w:p w14:paraId="1A9043C4" w14:textId="77777777" w:rsidR="00597877" w:rsidRDefault="00597877" w:rsidP="0002764C">
      <w:pPr>
        <w:numPr>
          <w:ilvl w:val="1"/>
          <w:numId w:val="10"/>
        </w:numPr>
        <w:spacing w:before="100" w:beforeAutospacing="1" w:after="100" w:afterAutospacing="1"/>
        <w:rPr>
          <w:rFonts w:eastAsia="Times New Roman"/>
        </w:rPr>
      </w:pPr>
      <w:r>
        <w:rPr>
          <w:rFonts w:eastAsia="Times New Roman"/>
        </w:rPr>
        <w:t>detector-info</w:t>
      </w:r>
      <w:r w:rsidR="00A36A94">
        <w:rPr>
          <w:rFonts w:eastAsia="Times New Roman"/>
        </w:rPr>
        <w:t>: Mandatory</w:t>
      </w:r>
      <w:r w:rsidR="00EE7043">
        <w:rPr>
          <w:rFonts w:eastAsia="Times New Roman"/>
        </w:rPr>
        <w:t xml:space="preserve"> w</w:t>
      </w:r>
      <w:r w:rsidR="00A36A94">
        <w:rPr>
          <w:rFonts w:eastAsia="Times New Roman"/>
        </w:rPr>
        <w:t>here detector-category is to be provided along with other legacy properties.</w:t>
      </w:r>
    </w:p>
    <w:p w14:paraId="2B847CDD" w14:textId="77777777" w:rsidR="00FA5342" w:rsidRDefault="00597877" w:rsidP="00597877">
      <w:pPr>
        <w:numPr>
          <w:ilvl w:val="1"/>
          <w:numId w:val="10"/>
        </w:numPr>
        <w:spacing w:before="100" w:beforeAutospacing="1" w:after="100" w:afterAutospacing="1"/>
        <w:rPr>
          <w:rFonts w:eastAsia="Times New Roman"/>
        </w:rPr>
      </w:pPr>
      <w:r>
        <w:rPr>
          <w:rFonts w:eastAsia="Times New Roman"/>
        </w:rPr>
        <w:t>simple-detector</w:t>
      </w:r>
      <w:r w:rsidR="00A36A94">
        <w:rPr>
          <w:rFonts w:eastAsia="Times New Roman"/>
        </w:rPr>
        <w:t>: Mandatory</w:t>
      </w:r>
      <w:r w:rsidR="00EE7043">
        <w:rPr>
          <w:rFonts w:eastAsia="Times New Roman"/>
        </w:rPr>
        <w:t xml:space="preserve"> w</w:t>
      </w:r>
      <w:r w:rsidR="00A36A94">
        <w:rPr>
          <w:rFonts w:eastAsia="Times New Roman"/>
        </w:rPr>
        <w:t>here the detector has state (e.g., for an alarm)</w:t>
      </w:r>
    </w:p>
    <w:p w14:paraId="14B6E8C7" w14:textId="77777777" w:rsidR="00FA5342" w:rsidRDefault="007061B1">
      <w:pPr>
        <w:spacing w:after="0"/>
      </w:pPr>
      <w:r>
        <w:t>The following tables provide details on the types used in the structure above.</w:t>
      </w:r>
      <w:r w:rsidR="00FA5342">
        <w:br w:type="page"/>
      </w:r>
    </w:p>
    <w:p w14:paraId="480CE080" w14:textId="77777777" w:rsidR="0002764C" w:rsidRDefault="00FA5342" w:rsidP="00A56331">
      <w:r w:rsidRPr="00F32BDC">
        <w:rPr>
          <w:noProof/>
        </w:rPr>
        <w:lastRenderedPageBreak/>
        <mc:AlternateContent>
          <mc:Choice Requires="wps">
            <w:drawing>
              <wp:anchor distT="0" distB="0" distL="114300" distR="114300" simplePos="0" relativeHeight="251672576" behindDoc="0" locked="0" layoutInCell="1" allowOverlap="0" wp14:anchorId="271F2E79" wp14:editId="7246A967">
                <wp:simplePos x="0" y="0"/>
                <wp:positionH relativeFrom="margin">
                  <wp:posOffset>0</wp:posOffset>
                </wp:positionH>
                <wp:positionV relativeFrom="paragraph">
                  <wp:posOffset>280035</wp:posOffset>
                </wp:positionV>
                <wp:extent cx="6602095" cy="7203440"/>
                <wp:effectExtent l="0" t="0" r="27305" b="16510"/>
                <wp:wrapTopAndBottom/>
                <wp:docPr id="3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7203440"/>
                        </a:xfrm>
                        <a:prstGeom prst="rect">
                          <a:avLst/>
                        </a:prstGeom>
                        <a:solidFill>
                          <a:schemeClr val="accent4">
                            <a:lumMod val="20000"/>
                            <a:lumOff val="80000"/>
                          </a:schemeClr>
                        </a:solidFill>
                        <a:ln>
                          <a:solidFill>
                            <a:schemeClr val="tx1"/>
                          </a:solidFill>
                        </a:ln>
                      </wps:spPr>
                      <wps:txbx>
                        <w:txbxContent>
                          <w:p w14:paraId="3AC67348"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grouping pm-metric-info {</w:t>
                            </w:r>
                          </w:p>
                          <w:p w14:paraId="6A41562A"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container threshold-observed-value {</w:t>
                            </w:r>
                          </w:p>
                          <w:p w14:paraId="67936E42"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uses tapi-common:pm-parameter-value;</w:t>
                            </w:r>
                          </w:p>
                          <w:p w14:paraId="1DF9D47D"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observed value of PM metric to which TCA refers to.";</w:t>
                            </w:r>
                          </w:p>
                          <w:p w14:paraId="1459723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467F614D"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container threshold-configured-value {</w:t>
                            </w:r>
                          </w:p>
                          <w:p w14:paraId="1FC49F1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uses tapi-common:pm-parameter-value;</w:t>
                            </w:r>
                          </w:p>
                          <w:p w14:paraId="55180035"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configured threshold value of PM metric to which TCA refers to.";</w:t>
                            </w:r>
                          </w:p>
                          <w:p w14:paraId="14CCDCB4"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123BAB0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container granularity-period {</w:t>
                            </w:r>
                          </w:p>
                          <w:p w14:paraId="161BEF0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uses tapi-common:time-period;</w:t>
                            </w:r>
                          </w:p>
                          <w:p w14:paraId="48AD92B8"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granularity period or measurement interval time.</w:t>
                            </w:r>
                          </w:p>
                          <w:p w14:paraId="45E2790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This parameter may be necessary when the reference to the OAM Job is not included, e.g. in case the OAM job is not visible at the </w:t>
                            </w:r>
                            <w:r w:rsidRPr="00A56331">
                              <w:rPr>
                                <w:rFonts w:asciiTheme="minorHAnsi" w:hAnsi="Arial"/>
                                <w:kern w:val="24"/>
                                <w:sz w:val="10"/>
                                <w:szCs w:val="10"/>
                              </w:rPr>
                              <w:br/>
                              <w:t xml:space="preserve">                management interface.";</w:t>
                            </w:r>
                          </w:p>
                          <w:p w14:paraId="1C49053D"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385AC1E3"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"Information associated to a Threshold Crossing Alert.";</w:t>
                            </w:r>
                          </w:p>
                          <w:p w14:paraId="0CCCFB4F"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2ED1B102" w14:textId="77777777" w:rsidR="00FA5342" w:rsidRPr="00315641" w:rsidRDefault="00FA5342" w:rsidP="00FA5342">
                            <w:pPr>
                              <w:spacing w:before="40" w:after="40" w:line="216" w:lineRule="auto"/>
                              <w:rPr>
                                <w:rFonts w:asciiTheme="minorHAnsi" w:hAnsi="Arial"/>
                                <w:color w:val="FF0000"/>
                                <w:kern w:val="24"/>
                                <w:sz w:val="10"/>
                                <w:szCs w:val="10"/>
                              </w:rPr>
                            </w:pPr>
                            <w:r w:rsidRPr="00315641">
                              <w:rPr>
                                <w:rFonts w:asciiTheme="minorHAnsi" w:hAnsi="Arial"/>
                                <w:color w:val="FF0000"/>
                                <w:kern w:val="24"/>
                                <w:sz w:val="10"/>
                                <w:szCs w:val="10"/>
                              </w:rPr>
                              <w:t>…</w:t>
                            </w:r>
                          </w:p>
                          <w:p w14:paraId="3D80731E"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grouping pm-parameter-value {</w:t>
                            </w:r>
                          </w:p>
                          <w:p w14:paraId="03CD142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pm-parameter-value {</w:t>
                            </w:r>
                          </w:p>
                          <w:p w14:paraId="6D89DB60"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decimal64 {</w:t>
                            </w:r>
                          </w:p>
                          <w:p w14:paraId="5CB1E43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fraction-digits 7;</w:t>
                            </w:r>
                          </w:p>
                          <w:p w14:paraId="2F8CF304"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4D539C8C"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PM Parameter value. The type Real allows the representation of e.g. either gauges or counters.";</w:t>
                            </w:r>
                          </w:p>
                          <w:p w14:paraId="1BA97443"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4EDDFA2B"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pm-parameter-unit {</w:t>
                            </w:r>
                          </w:p>
                          <w:p w14:paraId="34D3169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string;</w:t>
                            </w:r>
                          </w:p>
                          <w:p w14:paraId="21159570"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PM Parameter unit.";</w:t>
                            </w:r>
                          </w:p>
                          <w:p w14:paraId="5412BE95"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6E262C3F"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"PM metric value.";</w:t>
                            </w:r>
                          </w:p>
                          <w:p w14:paraId="497C7016"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45E4D7EE" w14:textId="77777777" w:rsidR="00FA5342" w:rsidRPr="00315641" w:rsidRDefault="00FA5342" w:rsidP="00FA5342">
                            <w:pPr>
                              <w:spacing w:before="40" w:after="40" w:line="216" w:lineRule="auto"/>
                              <w:rPr>
                                <w:rFonts w:asciiTheme="minorHAnsi" w:hAnsi="Arial"/>
                                <w:color w:val="FF0000"/>
                                <w:kern w:val="24"/>
                                <w:sz w:val="10"/>
                                <w:szCs w:val="10"/>
                              </w:rPr>
                            </w:pPr>
                            <w:r w:rsidRPr="00315641">
                              <w:rPr>
                                <w:rFonts w:asciiTheme="minorHAnsi" w:hAnsi="Arial"/>
                                <w:color w:val="FF0000"/>
                                <w:kern w:val="24"/>
                                <w:sz w:val="10"/>
                                <w:szCs w:val="10"/>
                              </w:rPr>
                              <w:t>…</w:t>
                            </w:r>
                          </w:p>
                          <w:p w14:paraId="773C9A6D"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grouping time-period {</w:t>
                            </w:r>
                          </w:p>
                          <w:p w14:paraId="6AFD470C"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value {</w:t>
                            </w:r>
                          </w:p>
                          <w:p w14:paraId="119B9684"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uint64;</w:t>
                            </w:r>
                          </w:p>
                          <w:p w14:paraId="18EA02DF"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specific value of the time period.";</w:t>
                            </w:r>
                          </w:p>
                          <w:p w14:paraId="647CF256"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2869B87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unit {</w:t>
                            </w:r>
                          </w:p>
                          <w:p w14:paraId="7AD6844B"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time-unit;</w:t>
                            </w:r>
                          </w:p>
                          <w:p w14:paraId="129E3400"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unit of measurement of the time period.";</w:t>
                            </w:r>
                          </w:p>
                          <w:p w14:paraId="5A3D9620"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07B53753"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"Period of time.";</w:t>
                            </w:r>
                          </w:p>
                          <w:p w14:paraId="4E181BA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0DE8DD56"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typedef time-unit {</w:t>
                            </w:r>
                          </w:p>
                          <w:p w14:paraId="397FEAA8"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enumeration {</w:t>
                            </w:r>
                          </w:p>
                          <w:p w14:paraId="7B5A14A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YEARS {</w:t>
                            </w:r>
                          </w:p>
                          <w:p w14:paraId="49D6706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
                          <w:p w14:paraId="42A217DF"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5F7AAFA9"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MONTHS {</w:t>
                            </w:r>
                          </w:p>
                          <w:p w14:paraId="00B1C495"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
                          <w:p w14:paraId="3ECF47F8"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3108C5A5"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DAYS {</w:t>
                            </w:r>
                          </w:p>
                          <w:p w14:paraId="389313FF"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
                          <w:p w14:paraId="7D72FB4B"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3F1F6E66"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HOURS {</w:t>
                            </w:r>
                          </w:p>
                          <w:p w14:paraId="33DB062A"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
                          <w:p w14:paraId="74883B3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2953C103"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MINUTES {</w:t>
                            </w:r>
                          </w:p>
                          <w:p w14:paraId="0D204D76"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
                          <w:p w14:paraId="2B48524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1089404B"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SECONDS {</w:t>
                            </w:r>
                          </w:p>
                          <w:p w14:paraId="7C743032"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
                          <w:p w14:paraId="1069DBCA"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48217DF8"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MILLISECONDS {</w:t>
                            </w:r>
                          </w:p>
                          <w:p w14:paraId="47EA65AA"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
                          <w:p w14:paraId="064B0B0B"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07F36823"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MICROSECONDS {</w:t>
                            </w:r>
                          </w:p>
                          <w:p w14:paraId="1FEEB09A"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
                          <w:p w14:paraId="22F9CC0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6414F85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NANOSECONDS {</w:t>
                            </w:r>
                          </w:p>
                          <w:p w14:paraId="13880C9B"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
                          <w:p w14:paraId="65585878"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0946DC59"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PICOSECONDS {</w:t>
                            </w:r>
                          </w:p>
                          <w:p w14:paraId="7E7FF342"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
                          <w:p w14:paraId="0DA41C46"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6BDD4F1E"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243119C0"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"Units of measurement of the time.";</w:t>
                            </w:r>
                          </w:p>
                          <w:p w14:paraId="0AB5AB4D"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76796690" w14:textId="77777777" w:rsidR="00FA5342" w:rsidRPr="00B94221" w:rsidRDefault="00FA5342" w:rsidP="00FA5342">
                            <w:pPr>
                              <w:spacing w:before="40" w:after="40" w:line="216" w:lineRule="auto"/>
                              <w:rPr>
                                <w:rFonts w:asciiTheme="minorHAnsi" w:hAnsi="Arial"/>
                                <w:kern w:val="24"/>
                                <w:sz w:val="16"/>
                                <w:szCs w:val="16"/>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271F2E79" id="_x0000_s1048" style="position:absolute;margin-left:0;margin-top:22.05pt;width:519.85pt;height:567.2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" o:allowoverlap="f" fillcolor="#f9ecd4 [663]" strokecolor="#141313 [3213]">
                <v:path arrowok="t"/>
                <o:lock v:ext="edit" grouping="t"/>
                <v:textbox>
                  <w:txbxContent>
                    <w:p w14:paraId="3AC67348"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grouping pm-metric-info {</w:t>
                      </w:r>
                    </w:p>
                    <w:p w14:paraId="6A41562A"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container threshold-observed-value {</w:t>
                      </w:r>
                    </w:p>
                    <w:p w14:paraId="67936E42"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uses tapi-common:pm-parameter-</w:t>
                      </w:r>
                      <w:proofErr w:type="gramStart"/>
                      <w:r w:rsidRPr="00A56331">
                        <w:rPr>
                          <w:rFonts w:asciiTheme="minorHAnsi" w:hAnsi="Arial"/>
                          <w:kern w:val="24"/>
                          <w:sz w:val="10"/>
                          <w:szCs w:val="10"/>
                        </w:rPr>
                        <w:t>value;</w:t>
                      </w:r>
                      <w:proofErr w:type="gramEnd"/>
                    </w:p>
                    <w:p w14:paraId="1DF9D47D"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observed value of PM metric to which TCA refers to.</w:t>
                      </w:r>
                      <w:proofErr w:type="gramStart"/>
                      <w:r w:rsidRPr="00A56331">
                        <w:rPr>
                          <w:rFonts w:asciiTheme="minorHAnsi" w:hAnsi="Arial"/>
                          <w:kern w:val="24"/>
                          <w:sz w:val="10"/>
                          <w:szCs w:val="10"/>
                        </w:rPr>
                        <w:t>";</w:t>
                      </w:r>
                      <w:proofErr w:type="gramEnd"/>
                    </w:p>
                    <w:p w14:paraId="1459723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467F614D"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container threshold-configured-value {</w:t>
                      </w:r>
                    </w:p>
                    <w:p w14:paraId="1FC49F1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uses tapi-common:pm-parameter-</w:t>
                      </w:r>
                      <w:proofErr w:type="gramStart"/>
                      <w:r w:rsidRPr="00A56331">
                        <w:rPr>
                          <w:rFonts w:asciiTheme="minorHAnsi" w:hAnsi="Arial"/>
                          <w:kern w:val="24"/>
                          <w:sz w:val="10"/>
                          <w:szCs w:val="10"/>
                        </w:rPr>
                        <w:t>value;</w:t>
                      </w:r>
                      <w:proofErr w:type="gramEnd"/>
                    </w:p>
                    <w:p w14:paraId="55180035"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configured threshold value of PM metric to which TCA refers to.</w:t>
                      </w:r>
                      <w:proofErr w:type="gramStart"/>
                      <w:r w:rsidRPr="00A56331">
                        <w:rPr>
                          <w:rFonts w:asciiTheme="minorHAnsi" w:hAnsi="Arial"/>
                          <w:kern w:val="24"/>
                          <w:sz w:val="10"/>
                          <w:szCs w:val="10"/>
                        </w:rPr>
                        <w:t>";</w:t>
                      </w:r>
                      <w:proofErr w:type="gramEnd"/>
                    </w:p>
                    <w:p w14:paraId="14CCDCB4"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123BAB0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container granularity-period {</w:t>
                      </w:r>
                    </w:p>
                    <w:p w14:paraId="161BEF0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uses tapi-</w:t>
                      </w:r>
                      <w:proofErr w:type="gramStart"/>
                      <w:r w:rsidRPr="00A56331">
                        <w:rPr>
                          <w:rFonts w:asciiTheme="minorHAnsi" w:hAnsi="Arial"/>
                          <w:kern w:val="24"/>
                          <w:sz w:val="10"/>
                          <w:szCs w:val="10"/>
                        </w:rPr>
                        <w:t>common:time</w:t>
                      </w:r>
                      <w:proofErr w:type="gramEnd"/>
                      <w:r w:rsidRPr="00A56331">
                        <w:rPr>
                          <w:rFonts w:asciiTheme="minorHAnsi" w:hAnsi="Arial"/>
                          <w:kern w:val="24"/>
                          <w:sz w:val="10"/>
                          <w:szCs w:val="10"/>
                        </w:rPr>
                        <w:t>-</w:t>
                      </w:r>
                      <w:proofErr w:type="gramStart"/>
                      <w:r w:rsidRPr="00A56331">
                        <w:rPr>
                          <w:rFonts w:asciiTheme="minorHAnsi" w:hAnsi="Arial"/>
                          <w:kern w:val="24"/>
                          <w:sz w:val="10"/>
                          <w:szCs w:val="10"/>
                        </w:rPr>
                        <w:t>period;</w:t>
                      </w:r>
                      <w:proofErr w:type="gramEnd"/>
                    </w:p>
                    <w:p w14:paraId="48AD92B8"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granularity period or measurement interval time.</w:t>
                      </w:r>
                    </w:p>
                    <w:p w14:paraId="45E2790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This parameter may be necessary when the reference to the OAM Job is not included, e.g. in case the OAM job is not visible at the </w:t>
                      </w:r>
                      <w:r w:rsidRPr="00A56331">
                        <w:rPr>
                          <w:rFonts w:asciiTheme="minorHAnsi" w:hAnsi="Arial"/>
                          <w:kern w:val="24"/>
                          <w:sz w:val="10"/>
                          <w:szCs w:val="10"/>
                        </w:rPr>
                        <w:br/>
                        <w:t xml:space="preserve">                management interface.</w:t>
                      </w:r>
                      <w:proofErr w:type="gramStart"/>
                      <w:r w:rsidRPr="00A56331">
                        <w:rPr>
                          <w:rFonts w:asciiTheme="minorHAnsi" w:hAnsi="Arial"/>
                          <w:kern w:val="24"/>
                          <w:sz w:val="10"/>
                          <w:szCs w:val="10"/>
                        </w:rPr>
                        <w:t>";</w:t>
                      </w:r>
                      <w:proofErr w:type="gramEnd"/>
                    </w:p>
                    <w:p w14:paraId="1C49053D"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385AC1E3"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"Information associated to a Threshold Crossing Alert.</w:t>
                      </w:r>
                      <w:proofErr w:type="gramStart"/>
                      <w:r w:rsidRPr="00A56331">
                        <w:rPr>
                          <w:rFonts w:asciiTheme="minorHAnsi" w:hAnsi="Arial"/>
                          <w:kern w:val="24"/>
                          <w:sz w:val="10"/>
                          <w:szCs w:val="10"/>
                        </w:rPr>
                        <w:t>";</w:t>
                      </w:r>
                      <w:proofErr w:type="gramEnd"/>
                    </w:p>
                    <w:p w14:paraId="0CCCFB4F"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2ED1B102" w14:textId="77777777" w:rsidR="00FA5342" w:rsidRPr="00315641" w:rsidRDefault="00FA5342" w:rsidP="00FA5342">
                      <w:pPr>
                        <w:spacing w:before="40" w:after="40" w:line="216" w:lineRule="auto"/>
                        <w:rPr>
                          <w:rFonts w:asciiTheme="minorHAnsi" w:hAnsi="Arial"/>
                          <w:color w:val="FF0000"/>
                          <w:kern w:val="24"/>
                          <w:sz w:val="10"/>
                          <w:szCs w:val="10"/>
                        </w:rPr>
                      </w:pPr>
                      <w:r w:rsidRPr="00315641">
                        <w:rPr>
                          <w:rFonts w:asciiTheme="minorHAnsi" w:hAnsi="Arial"/>
                          <w:color w:val="FF0000"/>
                          <w:kern w:val="24"/>
                          <w:sz w:val="10"/>
                          <w:szCs w:val="10"/>
                        </w:rPr>
                        <w:t>…</w:t>
                      </w:r>
                    </w:p>
                    <w:p w14:paraId="3D80731E"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grouping pm-parameter-value {</w:t>
                      </w:r>
                    </w:p>
                    <w:p w14:paraId="03CD142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pm-parameter-value {</w:t>
                      </w:r>
                    </w:p>
                    <w:p w14:paraId="6D89DB60"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decimal64 {</w:t>
                      </w:r>
                    </w:p>
                    <w:p w14:paraId="5CB1E43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fraction-digits </w:t>
                      </w:r>
                      <w:proofErr w:type="gramStart"/>
                      <w:r w:rsidRPr="00A56331">
                        <w:rPr>
                          <w:rFonts w:asciiTheme="minorHAnsi" w:hAnsi="Arial"/>
                          <w:kern w:val="24"/>
                          <w:sz w:val="10"/>
                          <w:szCs w:val="10"/>
                        </w:rPr>
                        <w:t>7;</w:t>
                      </w:r>
                      <w:proofErr w:type="gramEnd"/>
                    </w:p>
                    <w:p w14:paraId="2F8CF304"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4D539C8C"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PM Parameter value. The type Real allows the representation of e.g. either gauges or counters.</w:t>
                      </w:r>
                      <w:proofErr w:type="gramStart"/>
                      <w:r w:rsidRPr="00A56331">
                        <w:rPr>
                          <w:rFonts w:asciiTheme="minorHAnsi" w:hAnsi="Arial"/>
                          <w:kern w:val="24"/>
                          <w:sz w:val="10"/>
                          <w:szCs w:val="10"/>
                        </w:rPr>
                        <w:t>";</w:t>
                      </w:r>
                      <w:proofErr w:type="gramEnd"/>
                    </w:p>
                    <w:p w14:paraId="1BA97443"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4EDDFA2B"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pm-parameter-unit {</w:t>
                      </w:r>
                    </w:p>
                    <w:p w14:paraId="34D3169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w:t>
                      </w:r>
                      <w:proofErr w:type="gramStart"/>
                      <w:r w:rsidRPr="00A56331">
                        <w:rPr>
                          <w:rFonts w:asciiTheme="minorHAnsi" w:hAnsi="Arial"/>
                          <w:kern w:val="24"/>
                          <w:sz w:val="10"/>
                          <w:szCs w:val="10"/>
                        </w:rPr>
                        <w:t>string;</w:t>
                      </w:r>
                      <w:proofErr w:type="gramEnd"/>
                    </w:p>
                    <w:p w14:paraId="21159570"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PM Parameter unit.</w:t>
                      </w:r>
                      <w:proofErr w:type="gramStart"/>
                      <w:r w:rsidRPr="00A56331">
                        <w:rPr>
                          <w:rFonts w:asciiTheme="minorHAnsi" w:hAnsi="Arial"/>
                          <w:kern w:val="24"/>
                          <w:sz w:val="10"/>
                          <w:szCs w:val="10"/>
                        </w:rPr>
                        <w:t>";</w:t>
                      </w:r>
                      <w:proofErr w:type="gramEnd"/>
                    </w:p>
                    <w:p w14:paraId="5412BE95"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6E262C3F"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"PM metric value.</w:t>
                      </w:r>
                      <w:proofErr w:type="gramStart"/>
                      <w:r w:rsidRPr="00A56331">
                        <w:rPr>
                          <w:rFonts w:asciiTheme="minorHAnsi" w:hAnsi="Arial"/>
                          <w:kern w:val="24"/>
                          <w:sz w:val="10"/>
                          <w:szCs w:val="10"/>
                        </w:rPr>
                        <w:t>";</w:t>
                      </w:r>
                      <w:proofErr w:type="gramEnd"/>
                    </w:p>
                    <w:p w14:paraId="497C7016"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45E4D7EE" w14:textId="77777777" w:rsidR="00FA5342" w:rsidRPr="00315641" w:rsidRDefault="00FA5342" w:rsidP="00FA5342">
                      <w:pPr>
                        <w:spacing w:before="40" w:after="40" w:line="216" w:lineRule="auto"/>
                        <w:rPr>
                          <w:rFonts w:asciiTheme="minorHAnsi" w:hAnsi="Arial"/>
                          <w:color w:val="FF0000"/>
                          <w:kern w:val="24"/>
                          <w:sz w:val="10"/>
                          <w:szCs w:val="10"/>
                        </w:rPr>
                      </w:pPr>
                      <w:r w:rsidRPr="00315641">
                        <w:rPr>
                          <w:rFonts w:asciiTheme="minorHAnsi" w:hAnsi="Arial"/>
                          <w:color w:val="FF0000"/>
                          <w:kern w:val="24"/>
                          <w:sz w:val="10"/>
                          <w:szCs w:val="10"/>
                        </w:rPr>
                        <w:t>…</w:t>
                      </w:r>
                    </w:p>
                    <w:p w14:paraId="773C9A6D"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grouping time-period {</w:t>
                      </w:r>
                    </w:p>
                    <w:p w14:paraId="6AFD470C"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value {</w:t>
                      </w:r>
                    </w:p>
                    <w:p w14:paraId="119B9684"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w:t>
                      </w:r>
                      <w:proofErr w:type="gramStart"/>
                      <w:r w:rsidRPr="00A56331">
                        <w:rPr>
                          <w:rFonts w:asciiTheme="minorHAnsi" w:hAnsi="Arial"/>
                          <w:kern w:val="24"/>
                          <w:sz w:val="10"/>
                          <w:szCs w:val="10"/>
                        </w:rPr>
                        <w:t>uint64;</w:t>
                      </w:r>
                      <w:proofErr w:type="gramEnd"/>
                    </w:p>
                    <w:p w14:paraId="18EA02DF"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specific value of the time period.</w:t>
                      </w:r>
                      <w:proofErr w:type="gramStart"/>
                      <w:r w:rsidRPr="00A56331">
                        <w:rPr>
                          <w:rFonts w:asciiTheme="minorHAnsi" w:hAnsi="Arial"/>
                          <w:kern w:val="24"/>
                          <w:sz w:val="10"/>
                          <w:szCs w:val="10"/>
                        </w:rPr>
                        <w:t>";</w:t>
                      </w:r>
                      <w:proofErr w:type="gramEnd"/>
                    </w:p>
                    <w:p w14:paraId="647CF256"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2869B87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unit {</w:t>
                      </w:r>
                    </w:p>
                    <w:p w14:paraId="7AD6844B"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time-</w:t>
                      </w:r>
                      <w:proofErr w:type="gramStart"/>
                      <w:r w:rsidRPr="00A56331">
                        <w:rPr>
                          <w:rFonts w:asciiTheme="minorHAnsi" w:hAnsi="Arial"/>
                          <w:kern w:val="24"/>
                          <w:sz w:val="10"/>
                          <w:szCs w:val="10"/>
                        </w:rPr>
                        <w:t>unit;</w:t>
                      </w:r>
                      <w:proofErr w:type="gramEnd"/>
                    </w:p>
                    <w:p w14:paraId="129E3400"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unit of measurement of the time period.</w:t>
                      </w:r>
                      <w:proofErr w:type="gramStart"/>
                      <w:r w:rsidRPr="00A56331">
                        <w:rPr>
                          <w:rFonts w:asciiTheme="minorHAnsi" w:hAnsi="Arial"/>
                          <w:kern w:val="24"/>
                          <w:sz w:val="10"/>
                          <w:szCs w:val="10"/>
                        </w:rPr>
                        <w:t>";</w:t>
                      </w:r>
                      <w:proofErr w:type="gramEnd"/>
                    </w:p>
                    <w:p w14:paraId="5A3D9620"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07B53753"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"Period of time.</w:t>
                      </w:r>
                      <w:proofErr w:type="gramStart"/>
                      <w:r w:rsidRPr="00A56331">
                        <w:rPr>
                          <w:rFonts w:asciiTheme="minorHAnsi" w:hAnsi="Arial"/>
                          <w:kern w:val="24"/>
                          <w:sz w:val="10"/>
                          <w:szCs w:val="10"/>
                        </w:rPr>
                        <w:t>";</w:t>
                      </w:r>
                      <w:proofErr w:type="gramEnd"/>
                    </w:p>
                    <w:p w14:paraId="4E181BA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0DE8DD56"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typedef time-unit {</w:t>
                      </w:r>
                    </w:p>
                    <w:p w14:paraId="397FEAA8"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enumeration {</w:t>
                      </w:r>
                    </w:p>
                    <w:p w14:paraId="7B5A14A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YEARS {</w:t>
                      </w:r>
                    </w:p>
                    <w:p w14:paraId="49D6706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roofErr w:type="gramStart"/>
                      <w:r w:rsidRPr="00A56331">
                        <w:rPr>
                          <w:rFonts w:asciiTheme="minorHAnsi" w:hAnsi="Arial"/>
                          <w:kern w:val="24"/>
                          <w:sz w:val="10"/>
                          <w:szCs w:val="10"/>
                        </w:rPr>
                        <w:t>";</w:t>
                      </w:r>
                      <w:proofErr w:type="gramEnd"/>
                    </w:p>
                    <w:p w14:paraId="42A217DF"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5F7AAFA9"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MONTHS {</w:t>
                      </w:r>
                    </w:p>
                    <w:p w14:paraId="00B1C495"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roofErr w:type="gramStart"/>
                      <w:r w:rsidRPr="00A56331">
                        <w:rPr>
                          <w:rFonts w:asciiTheme="minorHAnsi" w:hAnsi="Arial"/>
                          <w:kern w:val="24"/>
                          <w:sz w:val="10"/>
                          <w:szCs w:val="10"/>
                        </w:rPr>
                        <w:t>";</w:t>
                      </w:r>
                      <w:proofErr w:type="gramEnd"/>
                    </w:p>
                    <w:p w14:paraId="3ECF47F8"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3108C5A5"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DAYS {</w:t>
                      </w:r>
                    </w:p>
                    <w:p w14:paraId="389313FF"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roofErr w:type="gramStart"/>
                      <w:r w:rsidRPr="00A56331">
                        <w:rPr>
                          <w:rFonts w:asciiTheme="minorHAnsi" w:hAnsi="Arial"/>
                          <w:kern w:val="24"/>
                          <w:sz w:val="10"/>
                          <w:szCs w:val="10"/>
                        </w:rPr>
                        <w:t>";</w:t>
                      </w:r>
                      <w:proofErr w:type="gramEnd"/>
                    </w:p>
                    <w:p w14:paraId="7D72FB4B"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3F1F6E66"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HOURS {</w:t>
                      </w:r>
                    </w:p>
                    <w:p w14:paraId="33DB062A"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roofErr w:type="gramStart"/>
                      <w:r w:rsidRPr="00A56331">
                        <w:rPr>
                          <w:rFonts w:asciiTheme="minorHAnsi" w:hAnsi="Arial"/>
                          <w:kern w:val="24"/>
                          <w:sz w:val="10"/>
                          <w:szCs w:val="10"/>
                        </w:rPr>
                        <w:t>";</w:t>
                      </w:r>
                      <w:proofErr w:type="gramEnd"/>
                    </w:p>
                    <w:p w14:paraId="74883B31"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2953C103"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MINUTES {</w:t>
                      </w:r>
                    </w:p>
                    <w:p w14:paraId="0D204D76"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roofErr w:type="gramStart"/>
                      <w:r w:rsidRPr="00A56331">
                        <w:rPr>
                          <w:rFonts w:asciiTheme="minorHAnsi" w:hAnsi="Arial"/>
                          <w:kern w:val="24"/>
                          <w:sz w:val="10"/>
                          <w:szCs w:val="10"/>
                        </w:rPr>
                        <w:t>";</w:t>
                      </w:r>
                      <w:proofErr w:type="gramEnd"/>
                    </w:p>
                    <w:p w14:paraId="2B48524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1089404B"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SECONDS {</w:t>
                      </w:r>
                    </w:p>
                    <w:p w14:paraId="7C743032"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roofErr w:type="gramStart"/>
                      <w:r w:rsidRPr="00A56331">
                        <w:rPr>
                          <w:rFonts w:asciiTheme="minorHAnsi" w:hAnsi="Arial"/>
                          <w:kern w:val="24"/>
                          <w:sz w:val="10"/>
                          <w:szCs w:val="10"/>
                        </w:rPr>
                        <w:t>";</w:t>
                      </w:r>
                      <w:proofErr w:type="gramEnd"/>
                    </w:p>
                    <w:p w14:paraId="1069DBCA"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48217DF8"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MILLISECONDS {</w:t>
                      </w:r>
                    </w:p>
                    <w:p w14:paraId="47EA65AA"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roofErr w:type="gramStart"/>
                      <w:r w:rsidRPr="00A56331">
                        <w:rPr>
                          <w:rFonts w:asciiTheme="minorHAnsi" w:hAnsi="Arial"/>
                          <w:kern w:val="24"/>
                          <w:sz w:val="10"/>
                          <w:szCs w:val="10"/>
                        </w:rPr>
                        <w:t>";</w:t>
                      </w:r>
                      <w:proofErr w:type="gramEnd"/>
                    </w:p>
                    <w:p w14:paraId="064B0B0B"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07F36823"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MICROSECONDS {</w:t>
                      </w:r>
                    </w:p>
                    <w:p w14:paraId="1FEEB09A"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roofErr w:type="gramStart"/>
                      <w:r w:rsidRPr="00A56331">
                        <w:rPr>
                          <w:rFonts w:asciiTheme="minorHAnsi" w:hAnsi="Arial"/>
                          <w:kern w:val="24"/>
                          <w:sz w:val="10"/>
                          <w:szCs w:val="10"/>
                        </w:rPr>
                        <w:t>";</w:t>
                      </w:r>
                      <w:proofErr w:type="gramEnd"/>
                    </w:p>
                    <w:p w14:paraId="22F9CC0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6414F857"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NANOSECONDS {</w:t>
                      </w:r>
                    </w:p>
                    <w:p w14:paraId="13880C9B"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roofErr w:type="gramStart"/>
                      <w:r w:rsidRPr="00A56331">
                        <w:rPr>
                          <w:rFonts w:asciiTheme="minorHAnsi" w:hAnsi="Arial"/>
                          <w:kern w:val="24"/>
                          <w:sz w:val="10"/>
                          <w:szCs w:val="10"/>
                        </w:rPr>
                        <w:t>";</w:t>
                      </w:r>
                      <w:proofErr w:type="gramEnd"/>
                    </w:p>
                    <w:p w14:paraId="65585878"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0946DC59"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PICOSECONDS {</w:t>
                      </w:r>
                    </w:p>
                    <w:p w14:paraId="7E7FF342"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"none</w:t>
                      </w:r>
                      <w:proofErr w:type="gramStart"/>
                      <w:r w:rsidRPr="00A56331">
                        <w:rPr>
                          <w:rFonts w:asciiTheme="minorHAnsi" w:hAnsi="Arial"/>
                          <w:kern w:val="24"/>
                          <w:sz w:val="10"/>
                          <w:szCs w:val="10"/>
                        </w:rPr>
                        <w:t>";</w:t>
                      </w:r>
                      <w:proofErr w:type="gramEnd"/>
                    </w:p>
                    <w:p w14:paraId="0DA41C46"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6BDD4F1E"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243119C0"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"Units of measurement of the time.</w:t>
                      </w:r>
                      <w:proofErr w:type="gramStart"/>
                      <w:r w:rsidRPr="00A56331">
                        <w:rPr>
                          <w:rFonts w:asciiTheme="minorHAnsi" w:hAnsi="Arial"/>
                          <w:kern w:val="24"/>
                          <w:sz w:val="10"/>
                          <w:szCs w:val="10"/>
                        </w:rPr>
                        <w:t>";</w:t>
                      </w:r>
                      <w:proofErr w:type="gramEnd"/>
                    </w:p>
                    <w:p w14:paraId="0AB5AB4D" w14:textId="77777777" w:rsidR="00FA5342" w:rsidRPr="00A56331" w:rsidRDefault="00FA5342" w:rsidP="00FA5342">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76796690" w14:textId="77777777" w:rsidR="00FA5342" w:rsidRPr="00B94221" w:rsidRDefault="00FA5342" w:rsidP="00FA5342">
                      <w:pPr>
                        <w:spacing w:before="40" w:after="40" w:line="216" w:lineRule="auto"/>
                        <w:rPr>
                          <w:rFonts w:asciiTheme="minorHAnsi" w:hAnsi="Arial"/>
                          <w:kern w:val="24"/>
                          <w:sz w:val="16"/>
                          <w:szCs w:val="16"/>
                        </w:rPr>
                      </w:pPr>
                    </w:p>
                  </w:txbxContent>
                </v:textbox>
                <w10:wrap type="topAndBottom" anchorx="margin"/>
              </v:rect>
            </w:pict>
          </mc:Fallback>
        </mc:AlternateContent>
      </w:r>
    </w:p>
    <w:p w14:paraId="310D6FE8" w14:textId="67DF4CB6" w:rsidR="000D4332" w:rsidRDefault="000D4332" w:rsidP="000D4332">
      <w:pPr>
        <w:pStyle w:val="FigureCaption"/>
      </w:pPr>
      <w:bookmarkStart w:id="192" w:name="_Toc223392404"/>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25</w:t>
      </w:r>
      <w:r>
        <w:rPr>
          <w:noProof/>
        </w:rPr>
        <w:fldChar w:fldCharType="end"/>
      </w:r>
      <w:r w:rsidRPr="00CA3534">
        <w:t xml:space="preserve"> </w:t>
      </w:r>
      <w:r>
        <w:t xml:space="preserve"> </w:t>
      </w:r>
      <w:r w:rsidR="00375A28">
        <w:t>YANG</w:t>
      </w:r>
      <w:r>
        <w:t>: pm-metric</w:t>
      </w:r>
      <w:bookmarkEnd w:id="192"/>
    </w:p>
    <w:p w14:paraId="6B8AF637" w14:textId="77777777" w:rsidR="008A79AC" w:rsidRDefault="008A79AC" w:rsidP="008A79AC">
      <w:r>
        <w:rPr>
          <w:rFonts w:eastAsia="Times New Roman"/>
        </w:rPr>
        <w:t>For this structure a solution shall provide the following support</w:t>
      </w:r>
      <w:r>
        <w:t>:</w:t>
      </w:r>
    </w:p>
    <w:p w14:paraId="4D147B24" w14:textId="77777777" w:rsidR="007061B1" w:rsidRDefault="007061B1" w:rsidP="00A56331">
      <w:pPr>
        <w:numPr>
          <w:ilvl w:val="0"/>
          <w:numId w:val="10"/>
        </w:numPr>
        <w:tabs>
          <w:tab w:val="center" w:pos="6946"/>
        </w:tabs>
        <w:spacing w:before="100" w:beforeAutospacing="1" w:after="100" w:afterAutospacing="1"/>
        <w:rPr>
          <w:rFonts w:eastAsia="Times New Roman"/>
        </w:rPr>
      </w:pPr>
      <w:r>
        <w:rPr>
          <w:rFonts w:eastAsia="Times New Roman"/>
        </w:rPr>
        <w:t>Conditional Mandatory:</w:t>
      </w:r>
    </w:p>
    <w:p w14:paraId="25C4E1EE" w14:textId="77777777" w:rsidR="00441283" w:rsidRDefault="007667B2" w:rsidP="00A56331">
      <w:pPr>
        <w:numPr>
          <w:ilvl w:val="1"/>
          <w:numId w:val="10"/>
        </w:numPr>
        <w:tabs>
          <w:tab w:val="center" w:pos="6946"/>
        </w:tabs>
        <w:spacing w:before="100" w:beforeAutospacing="1" w:after="100" w:afterAutospacing="1"/>
        <w:rPr>
          <w:rFonts w:eastAsia="Times New Roman"/>
        </w:rPr>
      </w:pPr>
      <w:r>
        <w:rPr>
          <w:rFonts w:eastAsia="Times New Roman"/>
        </w:rPr>
        <w:t>pm-metric-info</w:t>
      </w:r>
      <w:r w:rsidR="00492967">
        <w:rPr>
          <w:rFonts w:eastAsia="Times New Roman"/>
        </w:rPr>
        <w:t xml:space="preserve">: </w:t>
      </w:r>
      <w:r w:rsidR="00DC4D75">
        <w:rPr>
          <w:rFonts w:eastAsia="Times New Roman"/>
        </w:rPr>
        <w:t xml:space="preserve">Mandatory </w:t>
      </w:r>
      <w:r w:rsidR="00492967">
        <w:rPr>
          <w:rFonts w:eastAsia="Times New Roman"/>
        </w:rPr>
        <w:t>where the specific value is available and relevant</w:t>
      </w:r>
      <w:r w:rsidR="00DC4D75">
        <w:rPr>
          <w:rFonts w:eastAsia="Times New Roman"/>
        </w:rPr>
        <w:t>.</w:t>
      </w:r>
    </w:p>
    <w:p w14:paraId="0D1C36BD" w14:textId="77777777" w:rsidR="00492967" w:rsidRDefault="00492967" w:rsidP="00A56331">
      <w:pPr>
        <w:numPr>
          <w:ilvl w:val="1"/>
          <w:numId w:val="10"/>
        </w:numPr>
        <w:tabs>
          <w:tab w:val="center" w:pos="6946"/>
        </w:tabs>
        <w:spacing w:before="100" w:beforeAutospacing="1" w:after="100" w:afterAutospacing="1"/>
        <w:rPr>
          <w:rFonts w:eastAsia="Times New Roman"/>
        </w:rPr>
      </w:pPr>
      <w:r>
        <w:rPr>
          <w:rFonts w:eastAsia="Times New Roman"/>
        </w:rPr>
        <w:t xml:space="preserve">threshold-configured-value: </w:t>
      </w:r>
      <w:r w:rsidR="00DC4D75">
        <w:rPr>
          <w:rFonts w:eastAsia="Times New Roman"/>
        </w:rPr>
        <w:t xml:space="preserve">Mandatory </w:t>
      </w:r>
      <w:r>
        <w:rPr>
          <w:rFonts w:eastAsia="Times New Roman"/>
        </w:rPr>
        <w:t>where the threshold is configurable</w:t>
      </w:r>
      <w:r w:rsidR="00DC4D75">
        <w:rPr>
          <w:rFonts w:eastAsia="Times New Roman"/>
        </w:rPr>
        <w:t>.</w:t>
      </w:r>
    </w:p>
    <w:p w14:paraId="0E6CAAE2" w14:textId="77777777" w:rsidR="009F1EBB" w:rsidRPr="008B3C46" w:rsidRDefault="00FB0CCF" w:rsidP="00A56331">
      <w:pPr>
        <w:numPr>
          <w:ilvl w:val="1"/>
          <w:numId w:val="10"/>
        </w:numPr>
        <w:tabs>
          <w:tab w:val="center" w:pos="6946"/>
        </w:tabs>
        <w:spacing w:before="100" w:beforeAutospacing="1" w:after="100" w:afterAutospacing="1"/>
        <w:rPr>
          <w:rFonts w:eastAsia="Times New Roman"/>
        </w:rPr>
      </w:pPr>
      <w:r>
        <w:rPr>
          <w:rFonts w:eastAsia="Times New Roman"/>
        </w:rPr>
        <w:t>g</w:t>
      </w:r>
      <w:r w:rsidR="009F1EBB">
        <w:rPr>
          <w:rFonts w:eastAsia="Times New Roman"/>
        </w:rPr>
        <w:t xml:space="preserve">ranularity-period: Mandatory where </w:t>
      </w:r>
      <w:r w:rsidR="0042371B">
        <w:rPr>
          <w:rFonts w:eastAsia="Times New Roman"/>
        </w:rPr>
        <w:t>there is no oam-job related and the period is not obvious from the property name.</w:t>
      </w:r>
    </w:p>
    <w:p w14:paraId="79E458BF" w14:textId="77777777" w:rsidR="000D4332" w:rsidRDefault="000D4332" w:rsidP="000D4332">
      <w:pPr>
        <w:spacing w:before="100" w:beforeAutospacing="1" w:after="100" w:afterAutospacing="1"/>
      </w:pPr>
      <w:r w:rsidRPr="00F32BDC">
        <w:rPr>
          <w:noProof/>
        </w:rPr>
        <w:lastRenderedPageBreak/>
        <mc:AlternateContent>
          <mc:Choice Requires="wps">
            <w:drawing>
              <wp:anchor distT="0" distB="0" distL="114300" distR="114300" simplePos="0" relativeHeight="251668480" behindDoc="0" locked="0" layoutInCell="1" allowOverlap="0" wp14:anchorId="1BDDBF45" wp14:editId="24FF6E71">
                <wp:simplePos x="0" y="0"/>
                <wp:positionH relativeFrom="margin">
                  <wp:posOffset>3810</wp:posOffset>
                </wp:positionH>
                <wp:positionV relativeFrom="paragraph">
                  <wp:posOffset>351790</wp:posOffset>
                </wp:positionV>
                <wp:extent cx="6602095" cy="8388350"/>
                <wp:effectExtent l="0" t="0" r="27305" b="12700"/>
                <wp:wrapTopAndBottom/>
                <wp:docPr id="3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8388350"/>
                        </a:xfrm>
                        <a:prstGeom prst="rect">
                          <a:avLst/>
                        </a:prstGeom>
                        <a:solidFill>
                          <a:schemeClr val="accent4">
                            <a:lumMod val="20000"/>
                            <a:lumOff val="80000"/>
                          </a:schemeClr>
                        </a:solidFill>
                        <a:ln>
                          <a:solidFill>
                            <a:schemeClr val="tx1"/>
                          </a:solidFill>
                        </a:ln>
                      </wps:spPr>
                      <wps:txbx>
                        <w:txbxContent>
                          <w:p w14:paraId="544DE17B"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grouping detector-info {</w:t>
                            </w:r>
                          </w:p>
                          <w:p w14:paraId="4AD00D17"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perceived-severity {</w:t>
                            </w:r>
                          </w:p>
                          <w:p w14:paraId="2A930A4B"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perceived-severity-type;</w:t>
                            </w:r>
                          </w:p>
                          <w:p w14:paraId="65FE980A"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severity of the detected Condition.";</w:t>
                            </w:r>
                          </w:p>
                          <w:p w14:paraId="731BABB2"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0796B35E"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service-affecting {</w:t>
                            </w:r>
                          </w:p>
                          <w:p w14:paraId="3B6BDF9C"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service-affecting;</w:t>
                            </w:r>
                          </w:p>
                          <w:p w14:paraId="346E41EF"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impact on the service.";</w:t>
                            </w:r>
                          </w:p>
                          <w:p w14:paraId="04E434A3"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41C3F747"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is-acknowledge {</w:t>
                            </w:r>
                          </w:p>
                          <w:p w14:paraId="15F24320"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boolean;</w:t>
                            </w:r>
                          </w:p>
                          <w:p w14:paraId="0A05DE6C"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"Information on operator acknowledgement.";</w:t>
                            </w:r>
                          </w:p>
                          <w:p w14:paraId="1E3286C4"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1368C328"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detector-category {</w:t>
                            </w:r>
                          </w:p>
                          <w:p w14:paraId="3513809E"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detector-category;</w:t>
                            </w:r>
                          </w:p>
                          <w:p w14:paraId="4839F1E2"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Detector (alarm) category, based on ITU-T X.733.";</w:t>
                            </w:r>
                          </w:p>
                          <w:p w14:paraId="720145B0"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35DB61EE"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"(Legacy) information associated to a Condition (alarm).";</w:t>
                            </w:r>
                          </w:p>
                          <w:p w14:paraId="3C48BE01" w14:textId="77777777" w:rsidR="00FA37B9"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4DADFE56" w14:textId="77777777" w:rsidR="00FA37B9" w:rsidRPr="00A56331" w:rsidRDefault="00FA37B9" w:rsidP="00B8542C">
                            <w:pPr>
                              <w:spacing w:before="40" w:after="40" w:line="216" w:lineRule="auto"/>
                              <w:rPr>
                                <w:rFonts w:asciiTheme="minorHAnsi" w:hAnsi="Arial"/>
                                <w:kern w:val="24"/>
                                <w:sz w:val="10"/>
                                <w:szCs w:val="10"/>
                              </w:rPr>
                            </w:pPr>
                            <w:r w:rsidRPr="00A56331">
                              <w:rPr>
                                <w:rFonts w:asciiTheme="minorHAnsi" w:hAnsi="Arial"/>
                                <w:kern w:val="24"/>
                                <w:sz w:val="10"/>
                                <w:szCs w:val="10"/>
                              </w:rPr>
                              <w:t>…</w:t>
                            </w:r>
                          </w:p>
                          <w:p w14:paraId="2702F825"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typedef perceived-severity-type {</w:t>
                            </w:r>
                          </w:p>
                          <w:p w14:paraId="37F6612F"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enumeration {</w:t>
                            </w:r>
                          </w:p>
                          <w:p w14:paraId="01FB1554"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CRITICAL {</w:t>
                            </w:r>
                          </w:p>
                          <w:p w14:paraId="186DF569"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"ITU-T G.7710/X.733/M.3100: Indication for a service-affecting condition. Immediate corrective action is required.";</w:t>
                            </w:r>
                          </w:p>
                          <w:p w14:paraId="4D6C71F9"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545D2A1C"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MAJOR {</w:t>
                            </w:r>
                          </w:p>
                          <w:p w14:paraId="1525470C"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"ITU-T G.7710/X.733/M.3100: Indication for a service-affecting condition. Urgent corrective action is required.";</w:t>
                            </w:r>
                          </w:p>
                          <w:p w14:paraId="522346CA"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2E5F8C66"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MINOR {</w:t>
                            </w:r>
                          </w:p>
                          <w:p w14:paraId="2299F6CE"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"ITU-T G.7710/X.733/M.3100: Indication for a non-service-affecting condition. Corrective action should be taken in order </w:t>
                            </w:r>
                            <w:r w:rsidRPr="00A56331">
                              <w:rPr>
                                <w:rFonts w:asciiTheme="minorHAnsi" w:hAnsi="Arial"/>
                                <w:kern w:val="24"/>
                                <w:sz w:val="10"/>
                                <w:szCs w:val="10"/>
                              </w:rPr>
                              <w:br/>
                              <w:t xml:space="preserve">                   to prevent more serious fault.";</w:t>
                            </w:r>
                          </w:p>
                          <w:p w14:paraId="079DF6D6"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5213137B"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WARNING {</w:t>
                            </w:r>
                          </w:p>
                          <w:p w14:paraId="40DF482D"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"ITU-T G.7710/X.733/M.3100: Indication for a potential or impending service-affecting fault. Further diagnosis should be </w:t>
                            </w:r>
                            <w:r w:rsidRPr="00A56331">
                              <w:rPr>
                                <w:rFonts w:asciiTheme="minorHAnsi" w:hAnsi="Arial"/>
                                <w:kern w:val="24"/>
                                <w:sz w:val="10"/>
                                <w:szCs w:val="10"/>
                              </w:rPr>
                              <w:br/>
                              <w:t xml:space="preserve">                   made.";</w:t>
                            </w:r>
                          </w:p>
                          <w:p w14:paraId="50E0AECD"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569EE11D"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CLEARED {</w:t>
                            </w:r>
                          </w:p>
                          <w:p w14:paraId="282EEBEE"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"Included only for some possible backward compatibility purpose. It should not be used to assign a severity to a failure.</w:t>
                            </w:r>
                          </w:p>
                          <w:p w14:paraId="2B1DCD7F"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ITU-T G.7710: The severities 'cleared' and 'indeterminate' defined by [ITU-T X.733] are not included in Table 2, as it is assumed </w:t>
                            </w:r>
                            <w:r w:rsidRPr="00A56331">
                              <w:rPr>
                                <w:rFonts w:asciiTheme="minorHAnsi" w:hAnsi="Arial"/>
                                <w:kern w:val="24"/>
                                <w:sz w:val="10"/>
                                <w:szCs w:val="10"/>
                              </w:rPr>
                              <w:br/>
                              <w:t xml:space="preserve">                    that these are not to be used to assign a failure.";</w:t>
                            </w:r>
                          </w:p>
                          <w:p w14:paraId="31615848"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7E847F25" w14:textId="77777777" w:rsidR="00FA37B9"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3C0EA919" w14:textId="77777777" w:rsidR="006D42CD" w:rsidRPr="00A56331" w:rsidRDefault="006D42CD" w:rsidP="000D4332">
                            <w:pPr>
                              <w:spacing w:before="40" w:after="40" w:line="216" w:lineRule="auto"/>
                              <w:rPr>
                                <w:rFonts w:asciiTheme="minorHAnsi" w:hAnsi="Arial"/>
                                <w:kern w:val="24"/>
                                <w:sz w:val="10"/>
                                <w:szCs w:val="10"/>
                              </w:rPr>
                            </w:pPr>
                            <w:r w:rsidRPr="00A56331">
                              <w:rPr>
                                <w:rFonts w:asciiTheme="minorHAnsi" w:hAnsi="Arial"/>
                                <w:kern w:val="24"/>
                                <w:sz w:val="10"/>
                                <w:szCs w:val="10"/>
                              </w:rPr>
                              <w:t>…</w:t>
                            </w:r>
                          </w:p>
                          <w:p w14:paraId="197A0B43"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typedef service-affecting {</w:t>
                            </w:r>
                          </w:p>
                          <w:p w14:paraId="7A0EC162"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enumeration {</w:t>
                            </w:r>
                          </w:p>
                          <w:p w14:paraId="231DC7B6"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SERVICE_AFFECTING {</w:t>
                            </w:r>
                          </w:p>
                          <w:p w14:paraId="48835560"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service is affected by the detected Condition.";</w:t>
                            </w:r>
                          </w:p>
                          <w:p w14:paraId="716F2FEB"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518E47BA"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NOT_SERVICE_AFFECTING {</w:t>
                            </w:r>
                          </w:p>
                          <w:p w14:paraId="5A628010"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service is not affected by the detected Condition.";</w:t>
                            </w:r>
                          </w:p>
                          <w:p w14:paraId="0FD7C952"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64530AA8"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UNKNOWN {</w:t>
                            </w:r>
                          </w:p>
                          <w:p w14:paraId="60CCADE4"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impact on the service is unknown.";</w:t>
                            </w:r>
                          </w:p>
                          <w:p w14:paraId="2737DC05"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25007DA4"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1EE0BD8B"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possible impact on the service.";</w:t>
                            </w:r>
                          </w:p>
                          <w:p w14:paraId="2ED4437B"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202D9230" w14:textId="77777777" w:rsidR="00C203AC" w:rsidRPr="00315641" w:rsidRDefault="00C203AC" w:rsidP="000D4332">
                            <w:pPr>
                              <w:spacing w:before="40" w:after="40" w:line="216" w:lineRule="auto"/>
                              <w:rPr>
                                <w:rFonts w:asciiTheme="minorHAnsi" w:hAnsi="Arial"/>
                                <w:color w:val="FF0000"/>
                                <w:kern w:val="24"/>
                                <w:sz w:val="10"/>
                                <w:szCs w:val="10"/>
                              </w:rPr>
                            </w:pPr>
                            <w:r w:rsidRPr="00315641">
                              <w:rPr>
                                <w:rFonts w:asciiTheme="minorHAnsi" w:hAnsi="Arial"/>
                                <w:color w:val="FF0000"/>
                                <w:kern w:val="24"/>
                                <w:sz w:val="10"/>
                                <w:szCs w:val="10"/>
                              </w:rPr>
                              <w:t>…</w:t>
                            </w:r>
                          </w:p>
                          <w:p w14:paraId="0F4E0060" w14:textId="77777777" w:rsidR="00A138EE" w:rsidRPr="00A138EE" w:rsidRDefault="00A138EE" w:rsidP="00A138EE">
                            <w:pPr>
                              <w:spacing w:before="40" w:after="40" w:line="216" w:lineRule="auto"/>
                              <w:rPr>
                                <w:rFonts w:asciiTheme="minorHAnsi" w:hAnsi="Arial"/>
                                <w:kern w:val="24"/>
                                <w:sz w:val="10"/>
                                <w:szCs w:val="10"/>
                              </w:rPr>
                            </w:pPr>
                            <w:r w:rsidRPr="00A138EE">
                              <w:rPr>
                                <w:rFonts w:asciiTheme="minorHAnsi" w:hAnsi="Arial"/>
                                <w:kern w:val="24"/>
                                <w:sz w:val="10"/>
                                <w:szCs w:val="10"/>
                              </w:rPr>
                              <w:t xml:space="preserve">    typedef detector-category {</w:t>
                            </w:r>
                          </w:p>
                          <w:p w14:paraId="3E711A8C" w14:textId="77777777" w:rsidR="00A138EE" w:rsidRPr="00A138EE" w:rsidRDefault="00A138EE" w:rsidP="00A138EE">
                            <w:pPr>
                              <w:spacing w:before="40" w:after="40" w:line="216" w:lineRule="auto"/>
                              <w:rPr>
                                <w:rFonts w:asciiTheme="minorHAnsi" w:hAnsi="Arial"/>
                                <w:kern w:val="24"/>
                                <w:sz w:val="10"/>
                                <w:szCs w:val="10"/>
                              </w:rPr>
                            </w:pPr>
                            <w:r w:rsidRPr="00A138EE">
                              <w:rPr>
                                <w:rFonts w:asciiTheme="minorHAnsi" w:hAnsi="Arial"/>
                                <w:kern w:val="24"/>
                                <w:sz w:val="10"/>
                                <w:szCs w:val="10"/>
                              </w:rPr>
                              <w:t xml:space="preserve">        type identityref {</w:t>
                            </w:r>
                          </w:p>
                          <w:p w14:paraId="14144521" w14:textId="77777777" w:rsidR="00A138EE" w:rsidRPr="00A138EE" w:rsidRDefault="00A138EE" w:rsidP="00A138EE">
                            <w:pPr>
                              <w:spacing w:before="40" w:after="40" w:line="216" w:lineRule="auto"/>
                              <w:rPr>
                                <w:rFonts w:asciiTheme="minorHAnsi" w:hAnsi="Arial"/>
                                <w:kern w:val="24"/>
                                <w:sz w:val="10"/>
                                <w:szCs w:val="10"/>
                              </w:rPr>
                            </w:pPr>
                            <w:r w:rsidRPr="00A138EE">
                              <w:rPr>
                                <w:rFonts w:asciiTheme="minorHAnsi" w:hAnsi="Arial"/>
                                <w:kern w:val="24"/>
                                <w:sz w:val="10"/>
                                <w:szCs w:val="10"/>
                              </w:rPr>
                              <w:t xml:space="preserve">            base DETECTOR_CATEGORY;</w:t>
                            </w:r>
                          </w:p>
                          <w:p w14:paraId="68ACB56A" w14:textId="77777777" w:rsidR="00A138EE" w:rsidRPr="00A138EE" w:rsidRDefault="00A138EE" w:rsidP="00A138EE">
                            <w:pPr>
                              <w:spacing w:before="40" w:after="40" w:line="216" w:lineRule="auto"/>
                              <w:rPr>
                                <w:rFonts w:asciiTheme="minorHAnsi" w:hAnsi="Arial"/>
                                <w:kern w:val="24"/>
                                <w:sz w:val="10"/>
                                <w:szCs w:val="10"/>
                              </w:rPr>
                            </w:pPr>
                            <w:r w:rsidRPr="00A138EE">
                              <w:rPr>
                                <w:rFonts w:asciiTheme="minorHAnsi" w:hAnsi="Arial"/>
                                <w:kern w:val="24"/>
                                <w:sz w:val="10"/>
                                <w:szCs w:val="10"/>
                              </w:rPr>
                              <w:t xml:space="preserve">        }</w:t>
                            </w:r>
                          </w:p>
                          <w:p w14:paraId="44B886B7" w14:textId="77777777" w:rsidR="00A138EE" w:rsidRPr="00A138EE" w:rsidRDefault="00A138EE" w:rsidP="00A138EE">
                            <w:pPr>
                              <w:spacing w:before="40" w:after="40" w:line="216" w:lineRule="auto"/>
                              <w:rPr>
                                <w:rFonts w:asciiTheme="minorHAnsi" w:hAnsi="Arial"/>
                                <w:kern w:val="24"/>
                                <w:sz w:val="10"/>
                                <w:szCs w:val="10"/>
                              </w:rPr>
                            </w:pPr>
                            <w:r w:rsidRPr="00A138EE">
                              <w:rPr>
                                <w:rFonts w:asciiTheme="minorHAnsi" w:hAnsi="Arial"/>
                                <w:kern w:val="24"/>
                                <w:sz w:val="10"/>
                                <w:szCs w:val="10"/>
                              </w:rPr>
                              <w:t xml:space="preserve">        description "The Detector (alarm) category, based on ITU-T X.733.";</w:t>
                            </w:r>
                          </w:p>
                          <w:p w14:paraId="7614E0D6" w14:textId="77777777" w:rsidR="00A835E1" w:rsidRDefault="00A138EE" w:rsidP="00A138EE">
                            <w:pPr>
                              <w:spacing w:before="40" w:after="40" w:line="216" w:lineRule="auto"/>
                              <w:rPr>
                                <w:rFonts w:asciiTheme="minorHAnsi" w:hAnsi="Arial"/>
                                <w:kern w:val="24"/>
                                <w:sz w:val="10"/>
                                <w:szCs w:val="10"/>
                              </w:rPr>
                            </w:pPr>
                            <w:r w:rsidRPr="00A138EE">
                              <w:rPr>
                                <w:rFonts w:asciiTheme="minorHAnsi" w:hAnsi="Arial"/>
                                <w:kern w:val="24"/>
                                <w:sz w:val="10"/>
                                <w:szCs w:val="10"/>
                              </w:rPr>
                              <w:t xml:space="preserve">    }</w:t>
                            </w:r>
                          </w:p>
                          <w:p w14:paraId="1A026117" w14:textId="77777777" w:rsidR="00A835E1" w:rsidRDefault="00A835E1" w:rsidP="000D4332">
                            <w:pPr>
                              <w:spacing w:before="40" w:after="40" w:line="216" w:lineRule="auto"/>
                              <w:rPr>
                                <w:rFonts w:asciiTheme="minorHAnsi" w:hAnsi="Arial"/>
                                <w:kern w:val="24"/>
                                <w:sz w:val="10"/>
                                <w:szCs w:val="10"/>
                              </w:rPr>
                            </w:pPr>
                            <w:r>
                              <w:rPr>
                                <w:rFonts w:asciiTheme="minorHAnsi" w:hAnsi="Arial"/>
                                <w:kern w:val="24"/>
                                <w:sz w:val="10"/>
                                <w:szCs w:val="10"/>
                              </w:rPr>
                              <w:t>…</w:t>
                            </w:r>
                          </w:p>
                          <w:p w14:paraId="68535FD5"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identity DETECTOR_CATEGORY {</w:t>
                            </w:r>
                          </w:p>
                          <w:p w14:paraId="61905C39"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description "none";</w:t>
                            </w:r>
                          </w:p>
                          <w:p w14:paraId="7A2EDB7B"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w:t>
                            </w:r>
                          </w:p>
                          <w:p w14:paraId="72A709A6"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identity DETECTOR_CATEGORY_EQUIPMENT {</w:t>
                            </w:r>
                          </w:p>
                          <w:p w14:paraId="0D2A0AD6"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base DETECTOR_CATEGORY;</w:t>
                            </w:r>
                          </w:p>
                          <w:p w14:paraId="20EE6C04"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description "none";</w:t>
                            </w:r>
                          </w:p>
                          <w:p w14:paraId="75B298BC"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w:t>
                            </w:r>
                          </w:p>
                          <w:p w14:paraId="5F9A68D8"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identity DETECTOR_CATEGORY_ENVIRONMENT {</w:t>
                            </w:r>
                          </w:p>
                          <w:p w14:paraId="41B50CBF"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base DETECTOR_CATEGORY;</w:t>
                            </w:r>
                          </w:p>
                          <w:p w14:paraId="59B6D2E7"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description "none";</w:t>
                            </w:r>
                          </w:p>
                          <w:p w14:paraId="55C5C7C0"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w:t>
                            </w:r>
                          </w:p>
                          <w:p w14:paraId="1F8CF6CE"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identity DETECTOR_CATEGORY_CONNECTIVITY {</w:t>
                            </w:r>
                          </w:p>
                          <w:p w14:paraId="7DE4FF72"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base DETECTOR_CATEGORY;</w:t>
                            </w:r>
                          </w:p>
                          <w:p w14:paraId="5528A49C"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description "none";</w:t>
                            </w:r>
                          </w:p>
                          <w:p w14:paraId="133FD99A"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w:t>
                            </w:r>
                          </w:p>
                          <w:p w14:paraId="138BB620"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identity DETECTOR_CATEGORY_PROCESSING {</w:t>
                            </w:r>
                          </w:p>
                          <w:p w14:paraId="71D6A08B"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base DETECTOR_CATEGORY;</w:t>
                            </w:r>
                          </w:p>
                          <w:p w14:paraId="51D9FA2B"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description "none";</w:t>
                            </w:r>
                          </w:p>
                          <w:p w14:paraId="325F1F42"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w:t>
                            </w:r>
                          </w:p>
                          <w:p w14:paraId="063F0670"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identity DETECTOR_CATEGORY_SECURITY {</w:t>
                            </w:r>
                          </w:p>
                          <w:p w14:paraId="3AE6B9E6"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base DETECTOR_CATEGORY;</w:t>
                            </w:r>
                          </w:p>
                          <w:p w14:paraId="407683C6"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description "none";</w:t>
                            </w:r>
                          </w:p>
                          <w:p w14:paraId="1DAA06E4"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w:t>
                            </w:r>
                          </w:p>
                          <w:p w14:paraId="1ED72901"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identity DETECTOR_CATEGORY_UNDEFINED {</w:t>
                            </w:r>
                          </w:p>
                          <w:p w14:paraId="3F4CCC7A"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base DETECTOR_CATEGORY;</w:t>
                            </w:r>
                          </w:p>
                          <w:p w14:paraId="004D383F"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description "none";</w:t>
                            </w:r>
                          </w:p>
                          <w:p w14:paraId="2D7366C9" w14:textId="77777777" w:rsidR="00A835E1" w:rsidRPr="00A5633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w:t>
                            </w:r>
                          </w:p>
                          <w:p w14:paraId="3F3AF2B4" w14:textId="77777777" w:rsidR="000D4332" w:rsidRPr="00A56331" w:rsidRDefault="000D4332" w:rsidP="00C203AC">
                            <w:pPr>
                              <w:spacing w:before="40" w:after="40" w:line="216" w:lineRule="auto"/>
                              <w:rPr>
                                <w:rFonts w:asciiTheme="minorHAnsi" w:hAnsi="Arial"/>
                                <w:kern w:val="24"/>
                                <w:sz w:val="10"/>
                                <w:szCs w:val="10"/>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1BDDBF45" id="_x0000_s1049" style="position:absolute;margin-left:.3pt;margin-top:27.7pt;width:519.85pt;height:660.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" o:allowoverlap="f" fillcolor="#f9ecd4 [663]" strokecolor="#141313 [3213]">
                <v:path arrowok="t"/>
                <o:lock v:ext="edit" grouping="t"/>
                <v:textbox>
                  <w:txbxContent>
                    <w:p w14:paraId="544DE17B"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grouping detector-info {</w:t>
                      </w:r>
                    </w:p>
                    <w:p w14:paraId="4AD00D17"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w:t>
                      </w:r>
                      <w:proofErr w:type="gramStart"/>
                      <w:r w:rsidRPr="00A56331">
                        <w:rPr>
                          <w:rFonts w:asciiTheme="minorHAnsi" w:hAnsi="Arial"/>
                          <w:kern w:val="24"/>
                          <w:sz w:val="10"/>
                          <w:szCs w:val="10"/>
                        </w:rPr>
                        <w:t>perceived-severity</w:t>
                      </w:r>
                      <w:proofErr w:type="gramEnd"/>
                      <w:r w:rsidRPr="00A56331">
                        <w:rPr>
                          <w:rFonts w:asciiTheme="minorHAnsi" w:hAnsi="Arial"/>
                          <w:kern w:val="24"/>
                          <w:sz w:val="10"/>
                          <w:szCs w:val="10"/>
                        </w:rPr>
                        <w:t xml:space="preserve"> {</w:t>
                      </w:r>
                    </w:p>
                    <w:p w14:paraId="2A930A4B"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perceived-severity-</w:t>
                      </w:r>
                      <w:proofErr w:type="gramStart"/>
                      <w:r w:rsidRPr="00A56331">
                        <w:rPr>
                          <w:rFonts w:asciiTheme="minorHAnsi" w:hAnsi="Arial"/>
                          <w:kern w:val="24"/>
                          <w:sz w:val="10"/>
                          <w:szCs w:val="10"/>
                        </w:rPr>
                        <w:t>type;</w:t>
                      </w:r>
                      <w:proofErr w:type="gramEnd"/>
                    </w:p>
                    <w:p w14:paraId="65FE980A"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severity of the detected Condition.</w:t>
                      </w:r>
                      <w:proofErr w:type="gramStart"/>
                      <w:r w:rsidRPr="00A56331">
                        <w:rPr>
                          <w:rFonts w:asciiTheme="minorHAnsi" w:hAnsi="Arial"/>
                          <w:kern w:val="24"/>
                          <w:sz w:val="10"/>
                          <w:szCs w:val="10"/>
                        </w:rPr>
                        <w:t>";</w:t>
                      </w:r>
                      <w:proofErr w:type="gramEnd"/>
                    </w:p>
                    <w:p w14:paraId="731BABB2"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0796B35E"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service-affecting {</w:t>
                      </w:r>
                    </w:p>
                    <w:p w14:paraId="3B6BDF9C"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service-</w:t>
                      </w:r>
                      <w:proofErr w:type="gramStart"/>
                      <w:r w:rsidRPr="00A56331">
                        <w:rPr>
                          <w:rFonts w:asciiTheme="minorHAnsi" w:hAnsi="Arial"/>
                          <w:kern w:val="24"/>
                          <w:sz w:val="10"/>
                          <w:szCs w:val="10"/>
                        </w:rPr>
                        <w:t>affecting;</w:t>
                      </w:r>
                      <w:proofErr w:type="gramEnd"/>
                    </w:p>
                    <w:p w14:paraId="346E41EF"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impact on the service.</w:t>
                      </w:r>
                      <w:proofErr w:type="gramStart"/>
                      <w:r w:rsidRPr="00A56331">
                        <w:rPr>
                          <w:rFonts w:asciiTheme="minorHAnsi" w:hAnsi="Arial"/>
                          <w:kern w:val="24"/>
                          <w:sz w:val="10"/>
                          <w:szCs w:val="10"/>
                        </w:rPr>
                        <w:t>";</w:t>
                      </w:r>
                      <w:proofErr w:type="gramEnd"/>
                    </w:p>
                    <w:p w14:paraId="04E434A3"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41C3F747"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is-acknowledge {</w:t>
                      </w:r>
                    </w:p>
                    <w:p w14:paraId="15F24320"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w:t>
                      </w:r>
                      <w:proofErr w:type="gramStart"/>
                      <w:r w:rsidRPr="00A56331">
                        <w:rPr>
                          <w:rFonts w:asciiTheme="minorHAnsi" w:hAnsi="Arial"/>
                          <w:kern w:val="24"/>
                          <w:sz w:val="10"/>
                          <w:szCs w:val="10"/>
                        </w:rPr>
                        <w:t>boolean;</w:t>
                      </w:r>
                      <w:proofErr w:type="gramEnd"/>
                    </w:p>
                    <w:p w14:paraId="0A05DE6C"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"Information on operator acknowledgement.</w:t>
                      </w:r>
                      <w:proofErr w:type="gramStart"/>
                      <w:r w:rsidRPr="00A56331">
                        <w:rPr>
                          <w:rFonts w:asciiTheme="minorHAnsi" w:hAnsi="Arial"/>
                          <w:kern w:val="24"/>
                          <w:sz w:val="10"/>
                          <w:szCs w:val="10"/>
                        </w:rPr>
                        <w:t>";</w:t>
                      </w:r>
                      <w:proofErr w:type="gramEnd"/>
                    </w:p>
                    <w:p w14:paraId="1E3286C4"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1368C328"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leaf detector-category {</w:t>
                      </w:r>
                    </w:p>
                    <w:p w14:paraId="3513809E"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detector-</w:t>
                      </w:r>
                      <w:proofErr w:type="gramStart"/>
                      <w:r w:rsidRPr="00A56331">
                        <w:rPr>
                          <w:rFonts w:asciiTheme="minorHAnsi" w:hAnsi="Arial"/>
                          <w:kern w:val="24"/>
                          <w:sz w:val="10"/>
                          <w:szCs w:val="10"/>
                        </w:rPr>
                        <w:t>category;</w:t>
                      </w:r>
                      <w:proofErr w:type="gramEnd"/>
                    </w:p>
                    <w:p w14:paraId="4839F1E2"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Detector (alarm) category, based on ITU-T X.733.</w:t>
                      </w:r>
                      <w:proofErr w:type="gramStart"/>
                      <w:r w:rsidRPr="00A56331">
                        <w:rPr>
                          <w:rFonts w:asciiTheme="minorHAnsi" w:hAnsi="Arial"/>
                          <w:kern w:val="24"/>
                          <w:sz w:val="10"/>
                          <w:szCs w:val="10"/>
                        </w:rPr>
                        <w:t>";</w:t>
                      </w:r>
                      <w:proofErr w:type="gramEnd"/>
                    </w:p>
                    <w:p w14:paraId="720145B0"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35DB61EE" w14:textId="77777777" w:rsidR="00B8542C"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"(Legacy) information associated to a Condition (alarm).</w:t>
                      </w:r>
                      <w:proofErr w:type="gramStart"/>
                      <w:r w:rsidRPr="00A56331">
                        <w:rPr>
                          <w:rFonts w:asciiTheme="minorHAnsi" w:hAnsi="Arial"/>
                          <w:kern w:val="24"/>
                          <w:sz w:val="10"/>
                          <w:szCs w:val="10"/>
                        </w:rPr>
                        <w:t>";</w:t>
                      </w:r>
                      <w:proofErr w:type="gramEnd"/>
                    </w:p>
                    <w:p w14:paraId="3C48BE01" w14:textId="77777777" w:rsidR="00FA37B9" w:rsidRPr="00A56331" w:rsidRDefault="00B8542C" w:rsidP="00B8542C">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4DADFE56" w14:textId="77777777" w:rsidR="00FA37B9" w:rsidRPr="00A56331" w:rsidRDefault="00FA37B9" w:rsidP="00B8542C">
                      <w:pPr>
                        <w:spacing w:before="40" w:after="40" w:line="216" w:lineRule="auto"/>
                        <w:rPr>
                          <w:rFonts w:asciiTheme="minorHAnsi" w:hAnsi="Arial"/>
                          <w:kern w:val="24"/>
                          <w:sz w:val="10"/>
                          <w:szCs w:val="10"/>
                        </w:rPr>
                      </w:pPr>
                      <w:r w:rsidRPr="00A56331">
                        <w:rPr>
                          <w:rFonts w:asciiTheme="minorHAnsi" w:hAnsi="Arial"/>
                          <w:kern w:val="24"/>
                          <w:sz w:val="10"/>
                          <w:szCs w:val="10"/>
                        </w:rPr>
                        <w:t>…</w:t>
                      </w:r>
                    </w:p>
                    <w:p w14:paraId="2702F825"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typedef perceived-severity-type {</w:t>
                      </w:r>
                    </w:p>
                    <w:p w14:paraId="37F6612F"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enumeration {</w:t>
                      </w:r>
                    </w:p>
                    <w:p w14:paraId="01FB1554"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CRITICAL {</w:t>
                      </w:r>
                    </w:p>
                    <w:p w14:paraId="186DF569"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"ITU-T G.7710/X.733/M.3100: Indication for a service-affecting condition. Immediate corrective action is required.</w:t>
                      </w:r>
                      <w:proofErr w:type="gramStart"/>
                      <w:r w:rsidRPr="00A56331">
                        <w:rPr>
                          <w:rFonts w:asciiTheme="minorHAnsi" w:hAnsi="Arial"/>
                          <w:kern w:val="24"/>
                          <w:sz w:val="10"/>
                          <w:szCs w:val="10"/>
                        </w:rPr>
                        <w:t>";</w:t>
                      </w:r>
                      <w:proofErr w:type="gramEnd"/>
                    </w:p>
                    <w:p w14:paraId="4D6C71F9"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545D2A1C"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MAJOR {</w:t>
                      </w:r>
                    </w:p>
                    <w:p w14:paraId="1525470C"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"ITU-T G.7710/X.733/M.3100: Indication for a service-affecting condition. Urgent corrective action is required.</w:t>
                      </w:r>
                      <w:proofErr w:type="gramStart"/>
                      <w:r w:rsidRPr="00A56331">
                        <w:rPr>
                          <w:rFonts w:asciiTheme="minorHAnsi" w:hAnsi="Arial"/>
                          <w:kern w:val="24"/>
                          <w:sz w:val="10"/>
                          <w:szCs w:val="10"/>
                        </w:rPr>
                        <w:t>";</w:t>
                      </w:r>
                      <w:proofErr w:type="gramEnd"/>
                    </w:p>
                    <w:p w14:paraId="522346CA"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2E5F8C66"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MINOR {</w:t>
                      </w:r>
                    </w:p>
                    <w:p w14:paraId="2299F6CE"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"ITU-T G.7710/X.733/M.3100: Indication for a non-service-affecting condition. Corrective action should be taken in order </w:t>
                      </w:r>
                      <w:r w:rsidRPr="00A56331">
                        <w:rPr>
                          <w:rFonts w:asciiTheme="minorHAnsi" w:hAnsi="Arial"/>
                          <w:kern w:val="24"/>
                          <w:sz w:val="10"/>
                          <w:szCs w:val="10"/>
                        </w:rPr>
                        <w:br/>
                        <w:t xml:space="preserve">                   to prevent more serious fault.</w:t>
                      </w:r>
                      <w:proofErr w:type="gramStart"/>
                      <w:r w:rsidRPr="00A56331">
                        <w:rPr>
                          <w:rFonts w:asciiTheme="minorHAnsi" w:hAnsi="Arial"/>
                          <w:kern w:val="24"/>
                          <w:sz w:val="10"/>
                          <w:szCs w:val="10"/>
                        </w:rPr>
                        <w:t>";</w:t>
                      </w:r>
                      <w:proofErr w:type="gramEnd"/>
                    </w:p>
                    <w:p w14:paraId="079DF6D6"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5213137B"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WARNING {</w:t>
                      </w:r>
                    </w:p>
                    <w:p w14:paraId="40DF482D"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"ITU-T G.7710/X.733/M.3100: Indication for a potential or impending service-affecting fault. Further diagnosis should be </w:t>
                      </w:r>
                      <w:r w:rsidRPr="00A56331">
                        <w:rPr>
                          <w:rFonts w:asciiTheme="minorHAnsi" w:hAnsi="Arial"/>
                          <w:kern w:val="24"/>
                          <w:sz w:val="10"/>
                          <w:szCs w:val="10"/>
                        </w:rPr>
                        <w:br/>
                        <w:t xml:space="preserve">                   made.</w:t>
                      </w:r>
                      <w:proofErr w:type="gramStart"/>
                      <w:r w:rsidRPr="00A56331">
                        <w:rPr>
                          <w:rFonts w:asciiTheme="minorHAnsi" w:hAnsi="Arial"/>
                          <w:kern w:val="24"/>
                          <w:sz w:val="10"/>
                          <w:szCs w:val="10"/>
                        </w:rPr>
                        <w:t>";</w:t>
                      </w:r>
                      <w:proofErr w:type="gramEnd"/>
                    </w:p>
                    <w:p w14:paraId="50E0AECD"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569EE11D"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CLEARED {</w:t>
                      </w:r>
                    </w:p>
                    <w:p w14:paraId="282EEBEE"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"Included only for some possible backward compatibility purpose. It should not be used to assign a severity to a failure.</w:t>
                      </w:r>
                    </w:p>
                    <w:p w14:paraId="2B1DCD7F"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ITU-T G.7710: The severities 'cleared' and 'indeterminate' defined by [ITU-T X.733] are not included in Table 2, as it is assumed </w:t>
                      </w:r>
                      <w:r w:rsidRPr="00A56331">
                        <w:rPr>
                          <w:rFonts w:asciiTheme="minorHAnsi" w:hAnsi="Arial"/>
                          <w:kern w:val="24"/>
                          <w:sz w:val="10"/>
                          <w:szCs w:val="10"/>
                        </w:rPr>
                        <w:br/>
                        <w:t xml:space="preserve">                    that these are not to be used to assign a failure.</w:t>
                      </w:r>
                      <w:proofErr w:type="gramStart"/>
                      <w:r w:rsidRPr="00A56331">
                        <w:rPr>
                          <w:rFonts w:asciiTheme="minorHAnsi" w:hAnsi="Arial"/>
                          <w:kern w:val="24"/>
                          <w:sz w:val="10"/>
                          <w:szCs w:val="10"/>
                        </w:rPr>
                        <w:t>";</w:t>
                      </w:r>
                      <w:proofErr w:type="gramEnd"/>
                    </w:p>
                    <w:p w14:paraId="31615848" w14:textId="77777777" w:rsidR="00AC1680"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7E847F25" w14:textId="77777777" w:rsidR="00FA37B9" w:rsidRPr="00A56331" w:rsidRDefault="00AC1680" w:rsidP="00AC1680">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3C0EA919" w14:textId="77777777" w:rsidR="006D42CD" w:rsidRPr="00A56331" w:rsidRDefault="006D42CD" w:rsidP="000D4332">
                      <w:pPr>
                        <w:spacing w:before="40" w:after="40" w:line="216" w:lineRule="auto"/>
                        <w:rPr>
                          <w:rFonts w:asciiTheme="minorHAnsi" w:hAnsi="Arial"/>
                          <w:kern w:val="24"/>
                          <w:sz w:val="10"/>
                          <w:szCs w:val="10"/>
                        </w:rPr>
                      </w:pPr>
                      <w:r w:rsidRPr="00A56331">
                        <w:rPr>
                          <w:rFonts w:asciiTheme="minorHAnsi" w:hAnsi="Arial"/>
                          <w:kern w:val="24"/>
                          <w:sz w:val="10"/>
                          <w:szCs w:val="10"/>
                        </w:rPr>
                        <w:t>…</w:t>
                      </w:r>
                    </w:p>
                    <w:p w14:paraId="197A0B43"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typedef service-affecting {</w:t>
                      </w:r>
                    </w:p>
                    <w:p w14:paraId="7A0EC162"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type enumeration {</w:t>
                      </w:r>
                    </w:p>
                    <w:p w14:paraId="231DC7B6"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SERVICE_AFFECTING {</w:t>
                      </w:r>
                    </w:p>
                    <w:p w14:paraId="48835560"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service is affected by the detected Condition.</w:t>
                      </w:r>
                      <w:proofErr w:type="gramStart"/>
                      <w:r w:rsidRPr="00A56331">
                        <w:rPr>
                          <w:rFonts w:asciiTheme="minorHAnsi" w:hAnsi="Arial"/>
                          <w:kern w:val="24"/>
                          <w:sz w:val="10"/>
                          <w:szCs w:val="10"/>
                        </w:rPr>
                        <w:t>";</w:t>
                      </w:r>
                      <w:proofErr w:type="gramEnd"/>
                    </w:p>
                    <w:p w14:paraId="716F2FEB"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518E47BA"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NOT_SERVICE_AFFECTING {</w:t>
                      </w:r>
                    </w:p>
                    <w:p w14:paraId="5A628010"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service is not affected by the detected Condition.</w:t>
                      </w:r>
                      <w:proofErr w:type="gramStart"/>
                      <w:r w:rsidRPr="00A56331">
                        <w:rPr>
                          <w:rFonts w:asciiTheme="minorHAnsi" w:hAnsi="Arial"/>
                          <w:kern w:val="24"/>
                          <w:sz w:val="10"/>
                          <w:szCs w:val="10"/>
                        </w:rPr>
                        <w:t>";</w:t>
                      </w:r>
                      <w:proofErr w:type="gramEnd"/>
                    </w:p>
                    <w:p w14:paraId="0FD7C952"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64530AA8"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enum UNKNOWN {</w:t>
                      </w:r>
                    </w:p>
                    <w:p w14:paraId="60CCADE4"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impact on the service is unknown.</w:t>
                      </w:r>
                      <w:proofErr w:type="gramStart"/>
                      <w:r w:rsidRPr="00A56331">
                        <w:rPr>
                          <w:rFonts w:asciiTheme="minorHAnsi" w:hAnsi="Arial"/>
                          <w:kern w:val="24"/>
                          <w:sz w:val="10"/>
                          <w:szCs w:val="10"/>
                        </w:rPr>
                        <w:t>";</w:t>
                      </w:r>
                      <w:proofErr w:type="gramEnd"/>
                    </w:p>
                    <w:p w14:paraId="2737DC05"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25007DA4"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1EE0BD8B"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description "The possible impact on the service.</w:t>
                      </w:r>
                      <w:proofErr w:type="gramStart"/>
                      <w:r w:rsidRPr="00A56331">
                        <w:rPr>
                          <w:rFonts w:asciiTheme="minorHAnsi" w:hAnsi="Arial"/>
                          <w:kern w:val="24"/>
                          <w:sz w:val="10"/>
                          <w:szCs w:val="10"/>
                        </w:rPr>
                        <w:t>";</w:t>
                      </w:r>
                      <w:proofErr w:type="gramEnd"/>
                    </w:p>
                    <w:p w14:paraId="2ED4437B" w14:textId="77777777" w:rsidR="006D42CD" w:rsidRPr="00A56331" w:rsidRDefault="006D42CD" w:rsidP="006D42CD">
                      <w:pPr>
                        <w:spacing w:before="40" w:after="40" w:line="216" w:lineRule="auto"/>
                        <w:rPr>
                          <w:rFonts w:asciiTheme="minorHAnsi" w:hAnsi="Arial"/>
                          <w:kern w:val="24"/>
                          <w:sz w:val="10"/>
                          <w:szCs w:val="10"/>
                        </w:rPr>
                      </w:pPr>
                      <w:r w:rsidRPr="00A56331">
                        <w:rPr>
                          <w:rFonts w:asciiTheme="minorHAnsi" w:hAnsi="Arial"/>
                          <w:kern w:val="24"/>
                          <w:sz w:val="10"/>
                          <w:szCs w:val="10"/>
                        </w:rPr>
                        <w:t xml:space="preserve">    }</w:t>
                      </w:r>
                    </w:p>
                    <w:p w14:paraId="202D9230" w14:textId="77777777" w:rsidR="00C203AC" w:rsidRPr="00315641" w:rsidRDefault="00C203AC" w:rsidP="000D4332">
                      <w:pPr>
                        <w:spacing w:before="40" w:after="40" w:line="216" w:lineRule="auto"/>
                        <w:rPr>
                          <w:rFonts w:asciiTheme="minorHAnsi" w:hAnsi="Arial"/>
                          <w:color w:val="FF0000"/>
                          <w:kern w:val="24"/>
                          <w:sz w:val="10"/>
                          <w:szCs w:val="10"/>
                        </w:rPr>
                      </w:pPr>
                      <w:r w:rsidRPr="00315641">
                        <w:rPr>
                          <w:rFonts w:asciiTheme="minorHAnsi" w:hAnsi="Arial"/>
                          <w:color w:val="FF0000"/>
                          <w:kern w:val="24"/>
                          <w:sz w:val="10"/>
                          <w:szCs w:val="10"/>
                        </w:rPr>
                        <w:t>…</w:t>
                      </w:r>
                    </w:p>
                    <w:p w14:paraId="0F4E0060" w14:textId="77777777" w:rsidR="00A138EE" w:rsidRPr="00A138EE" w:rsidRDefault="00A138EE" w:rsidP="00A138EE">
                      <w:pPr>
                        <w:spacing w:before="40" w:after="40" w:line="216" w:lineRule="auto"/>
                        <w:rPr>
                          <w:rFonts w:asciiTheme="minorHAnsi" w:hAnsi="Arial"/>
                          <w:kern w:val="24"/>
                          <w:sz w:val="10"/>
                          <w:szCs w:val="10"/>
                        </w:rPr>
                      </w:pPr>
                      <w:r w:rsidRPr="00A138EE">
                        <w:rPr>
                          <w:rFonts w:asciiTheme="minorHAnsi" w:hAnsi="Arial"/>
                          <w:kern w:val="24"/>
                          <w:sz w:val="10"/>
                          <w:szCs w:val="10"/>
                        </w:rPr>
                        <w:t xml:space="preserve">    typedef detector-category {</w:t>
                      </w:r>
                    </w:p>
                    <w:p w14:paraId="3E711A8C" w14:textId="77777777" w:rsidR="00A138EE" w:rsidRPr="00A138EE" w:rsidRDefault="00A138EE" w:rsidP="00A138EE">
                      <w:pPr>
                        <w:spacing w:before="40" w:after="40" w:line="216" w:lineRule="auto"/>
                        <w:rPr>
                          <w:rFonts w:asciiTheme="minorHAnsi" w:hAnsi="Arial"/>
                          <w:kern w:val="24"/>
                          <w:sz w:val="10"/>
                          <w:szCs w:val="10"/>
                        </w:rPr>
                      </w:pPr>
                      <w:r w:rsidRPr="00A138EE">
                        <w:rPr>
                          <w:rFonts w:asciiTheme="minorHAnsi" w:hAnsi="Arial"/>
                          <w:kern w:val="24"/>
                          <w:sz w:val="10"/>
                          <w:szCs w:val="10"/>
                        </w:rPr>
                        <w:t xml:space="preserve">        type identityref {</w:t>
                      </w:r>
                    </w:p>
                    <w:p w14:paraId="14144521" w14:textId="77777777" w:rsidR="00A138EE" w:rsidRPr="00A138EE" w:rsidRDefault="00A138EE" w:rsidP="00A138EE">
                      <w:pPr>
                        <w:spacing w:before="40" w:after="40" w:line="216" w:lineRule="auto"/>
                        <w:rPr>
                          <w:rFonts w:asciiTheme="minorHAnsi" w:hAnsi="Arial"/>
                          <w:kern w:val="24"/>
                          <w:sz w:val="10"/>
                          <w:szCs w:val="10"/>
                        </w:rPr>
                      </w:pPr>
                      <w:r w:rsidRPr="00A138EE">
                        <w:rPr>
                          <w:rFonts w:asciiTheme="minorHAnsi" w:hAnsi="Arial"/>
                          <w:kern w:val="24"/>
                          <w:sz w:val="10"/>
                          <w:szCs w:val="10"/>
                        </w:rPr>
                        <w:t xml:space="preserve">            base DETECTOR_</w:t>
                      </w:r>
                      <w:proofErr w:type="gramStart"/>
                      <w:r w:rsidRPr="00A138EE">
                        <w:rPr>
                          <w:rFonts w:asciiTheme="minorHAnsi" w:hAnsi="Arial"/>
                          <w:kern w:val="24"/>
                          <w:sz w:val="10"/>
                          <w:szCs w:val="10"/>
                        </w:rPr>
                        <w:t>CATEGORY;</w:t>
                      </w:r>
                      <w:proofErr w:type="gramEnd"/>
                    </w:p>
                    <w:p w14:paraId="68ACB56A" w14:textId="77777777" w:rsidR="00A138EE" w:rsidRPr="00A138EE" w:rsidRDefault="00A138EE" w:rsidP="00A138EE">
                      <w:pPr>
                        <w:spacing w:before="40" w:after="40" w:line="216" w:lineRule="auto"/>
                        <w:rPr>
                          <w:rFonts w:asciiTheme="minorHAnsi" w:hAnsi="Arial"/>
                          <w:kern w:val="24"/>
                          <w:sz w:val="10"/>
                          <w:szCs w:val="10"/>
                        </w:rPr>
                      </w:pPr>
                      <w:r w:rsidRPr="00A138EE">
                        <w:rPr>
                          <w:rFonts w:asciiTheme="minorHAnsi" w:hAnsi="Arial"/>
                          <w:kern w:val="24"/>
                          <w:sz w:val="10"/>
                          <w:szCs w:val="10"/>
                        </w:rPr>
                        <w:t xml:space="preserve">        }</w:t>
                      </w:r>
                    </w:p>
                    <w:p w14:paraId="44B886B7" w14:textId="77777777" w:rsidR="00A138EE" w:rsidRPr="00A138EE" w:rsidRDefault="00A138EE" w:rsidP="00A138EE">
                      <w:pPr>
                        <w:spacing w:before="40" w:after="40" w:line="216" w:lineRule="auto"/>
                        <w:rPr>
                          <w:rFonts w:asciiTheme="minorHAnsi" w:hAnsi="Arial"/>
                          <w:kern w:val="24"/>
                          <w:sz w:val="10"/>
                          <w:szCs w:val="10"/>
                        </w:rPr>
                      </w:pPr>
                      <w:r w:rsidRPr="00A138EE">
                        <w:rPr>
                          <w:rFonts w:asciiTheme="minorHAnsi" w:hAnsi="Arial"/>
                          <w:kern w:val="24"/>
                          <w:sz w:val="10"/>
                          <w:szCs w:val="10"/>
                        </w:rPr>
                        <w:t xml:space="preserve">        description "The Detector (alarm) category, based on ITU-T X.733.</w:t>
                      </w:r>
                      <w:proofErr w:type="gramStart"/>
                      <w:r w:rsidRPr="00A138EE">
                        <w:rPr>
                          <w:rFonts w:asciiTheme="minorHAnsi" w:hAnsi="Arial"/>
                          <w:kern w:val="24"/>
                          <w:sz w:val="10"/>
                          <w:szCs w:val="10"/>
                        </w:rPr>
                        <w:t>";</w:t>
                      </w:r>
                      <w:proofErr w:type="gramEnd"/>
                    </w:p>
                    <w:p w14:paraId="7614E0D6" w14:textId="77777777" w:rsidR="00A835E1" w:rsidRDefault="00A138EE" w:rsidP="00A138EE">
                      <w:pPr>
                        <w:spacing w:before="40" w:after="40" w:line="216" w:lineRule="auto"/>
                        <w:rPr>
                          <w:rFonts w:asciiTheme="minorHAnsi" w:hAnsi="Arial"/>
                          <w:kern w:val="24"/>
                          <w:sz w:val="10"/>
                          <w:szCs w:val="10"/>
                        </w:rPr>
                      </w:pPr>
                      <w:r w:rsidRPr="00A138EE">
                        <w:rPr>
                          <w:rFonts w:asciiTheme="minorHAnsi" w:hAnsi="Arial"/>
                          <w:kern w:val="24"/>
                          <w:sz w:val="10"/>
                          <w:szCs w:val="10"/>
                        </w:rPr>
                        <w:t xml:space="preserve">    }</w:t>
                      </w:r>
                    </w:p>
                    <w:p w14:paraId="1A026117" w14:textId="77777777" w:rsidR="00A835E1" w:rsidRDefault="00A835E1" w:rsidP="000D4332">
                      <w:pPr>
                        <w:spacing w:before="40" w:after="40" w:line="216" w:lineRule="auto"/>
                        <w:rPr>
                          <w:rFonts w:asciiTheme="minorHAnsi" w:hAnsi="Arial"/>
                          <w:kern w:val="24"/>
                          <w:sz w:val="10"/>
                          <w:szCs w:val="10"/>
                        </w:rPr>
                      </w:pPr>
                      <w:r>
                        <w:rPr>
                          <w:rFonts w:asciiTheme="minorHAnsi" w:hAnsi="Arial"/>
                          <w:kern w:val="24"/>
                          <w:sz w:val="10"/>
                          <w:szCs w:val="10"/>
                        </w:rPr>
                        <w:t>…</w:t>
                      </w:r>
                    </w:p>
                    <w:p w14:paraId="68535FD5"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identity DETECTOR_CATEGORY {</w:t>
                      </w:r>
                    </w:p>
                    <w:p w14:paraId="61905C39"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description "none</w:t>
                      </w:r>
                      <w:proofErr w:type="gramStart"/>
                      <w:r w:rsidRPr="00A835E1">
                        <w:rPr>
                          <w:rFonts w:asciiTheme="minorHAnsi" w:hAnsi="Arial"/>
                          <w:kern w:val="24"/>
                          <w:sz w:val="10"/>
                          <w:szCs w:val="10"/>
                        </w:rPr>
                        <w:t>";</w:t>
                      </w:r>
                      <w:proofErr w:type="gramEnd"/>
                    </w:p>
                    <w:p w14:paraId="7A2EDB7B"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w:t>
                      </w:r>
                    </w:p>
                    <w:p w14:paraId="72A709A6"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identity DETECTOR_CATEGORY_EQUIPMENT {</w:t>
                      </w:r>
                    </w:p>
                    <w:p w14:paraId="0D2A0AD6"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base DETECTOR_</w:t>
                      </w:r>
                      <w:proofErr w:type="gramStart"/>
                      <w:r w:rsidRPr="00A835E1">
                        <w:rPr>
                          <w:rFonts w:asciiTheme="minorHAnsi" w:hAnsi="Arial"/>
                          <w:kern w:val="24"/>
                          <w:sz w:val="10"/>
                          <w:szCs w:val="10"/>
                        </w:rPr>
                        <w:t>CATEGORY;</w:t>
                      </w:r>
                      <w:proofErr w:type="gramEnd"/>
                    </w:p>
                    <w:p w14:paraId="20EE6C04"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description "none</w:t>
                      </w:r>
                      <w:proofErr w:type="gramStart"/>
                      <w:r w:rsidRPr="00A835E1">
                        <w:rPr>
                          <w:rFonts w:asciiTheme="minorHAnsi" w:hAnsi="Arial"/>
                          <w:kern w:val="24"/>
                          <w:sz w:val="10"/>
                          <w:szCs w:val="10"/>
                        </w:rPr>
                        <w:t>";</w:t>
                      </w:r>
                      <w:proofErr w:type="gramEnd"/>
                    </w:p>
                    <w:p w14:paraId="75B298BC"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w:t>
                      </w:r>
                    </w:p>
                    <w:p w14:paraId="5F9A68D8"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identity DETECTOR_CATEGORY_ENVIRONMENT {</w:t>
                      </w:r>
                    </w:p>
                    <w:p w14:paraId="41B50CBF"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base DETECTOR_</w:t>
                      </w:r>
                      <w:proofErr w:type="gramStart"/>
                      <w:r w:rsidRPr="00A835E1">
                        <w:rPr>
                          <w:rFonts w:asciiTheme="minorHAnsi" w:hAnsi="Arial"/>
                          <w:kern w:val="24"/>
                          <w:sz w:val="10"/>
                          <w:szCs w:val="10"/>
                        </w:rPr>
                        <w:t>CATEGORY;</w:t>
                      </w:r>
                      <w:proofErr w:type="gramEnd"/>
                    </w:p>
                    <w:p w14:paraId="59B6D2E7"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description "none</w:t>
                      </w:r>
                      <w:proofErr w:type="gramStart"/>
                      <w:r w:rsidRPr="00A835E1">
                        <w:rPr>
                          <w:rFonts w:asciiTheme="minorHAnsi" w:hAnsi="Arial"/>
                          <w:kern w:val="24"/>
                          <w:sz w:val="10"/>
                          <w:szCs w:val="10"/>
                        </w:rPr>
                        <w:t>";</w:t>
                      </w:r>
                      <w:proofErr w:type="gramEnd"/>
                    </w:p>
                    <w:p w14:paraId="55C5C7C0"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w:t>
                      </w:r>
                    </w:p>
                    <w:p w14:paraId="1F8CF6CE"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identity DETECTOR_CATEGORY_CONNECTIVITY {</w:t>
                      </w:r>
                    </w:p>
                    <w:p w14:paraId="7DE4FF72"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base DETECTOR_</w:t>
                      </w:r>
                      <w:proofErr w:type="gramStart"/>
                      <w:r w:rsidRPr="00A835E1">
                        <w:rPr>
                          <w:rFonts w:asciiTheme="minorHAnsi" w:hAnsi="Arial"/>
                          <w:kern w:val="24"/>
                          <w:sz w:val="10"/>
                          <w:szCs w:val="10"/>
                        </w:rPr>
                        <w:t>CATEGORY;</w:t>
                      </w:r>
                      <w:proofErr w:type="gramEnd"/>
                    </w:p>
                    <w:p w14:paraId="5528A49C"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description "none</w:t>
                      </w:r>
                      <w:proofErr w:type="gramStart"/>
                      <w:r w:rsidRPr="00A835E1">
                        <w:rPr>
                          <w:rFonts w:asciiTheme="minorHAnsi" w:hAnsi="Arial"/>
                          <w:kern w:val="24"/>
                          <w:sz w:val="10"/>
                          <w:szCs w:val="10"/>
                        </w:rPr>
                        <w:t>";</w:t>
                      </w:r>
                      <w:proofErr w:type="gramEnd"/>
                    </w:p>
                    <w:p w14:paraId="133FD99A"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w:t>
                      </w:r>
                    </w:p>
                    <w:p w14:paraId="138BB620"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identity DETECTOR_CATEGORY_PROCESSING {</w:t>
                      </w:r>
                    </w:p>
                    <w:p w14:paraId="71D6A08B"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base DETECTOR_</w:t>
                      </w:r>
                      <w:proofErr w:type="gramStart"/>
                      <w:r w:rsidRPr="00A835E1">
                        <w:rPr>
                          <w:rFonts w:asciiTheme="minorHAnsi" w:hAnsi="Arial"/>
                          <w:kern w:val="24"/>
                          <w:sz w:val="10"/>
                          <w:szCs w:val="10"/>
                        </w:rPr>
                        <w:t>CATEGORY;</w:t>
                      </w:r>
                      <w:proofErr w:type="gramEnd"/>
                    </w:p>
                    <w:p w14:paraId="51D9FA2B"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description "none</w:t>
                      </w:r>
                      <w:proofErr w:type="gramStart"/>
                      <w:r w:rsidRPr="00A835E1">
                        <w:rPr>
                          <w:rFonts w:asciiTheme="minorHAnsi" w:hAnsi="Arial"/>
                          <w:kern w:val="24"/>
                          <w:sz w:val="10"/>
                          <w:szCs w:val="10"/>
                        </w:rPr>
                        <w:t>";</w:t>
                      </w:r>
                      <w:proofErr w:type="gramEnd"/>
                    </w:p>
                    <w:p w14:paraId="325F1F42"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w:t>
                      </w:r>
                    </w:p>
                    <w:p w14:paraId="063F0670"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identity DETECTOR_CATEGORY_SECURITY {</w:t>
                      </w:r>
                    </w:p>
                    <w:p w14:paraId="3AE6B9E6"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base DETECTOR_</w:t>
                      </w:r>
                      <w:proofErr w:type="gramStart"/>
                      <w:r w:rsidRPr="00A835E1">
                        <w:rPr>
                          <w:rFonts w:asciiTheme="minorHAnsi" w:hAnsi="Arial"/>
                          <w:kern w:val="24"/>
                          <w:sz w:val="10"/>
                          <w:szCs w:val="10"/>
                        </w:rPr>
                        <w:t>CATEGORY;</w:t>
                      </w:r>
                      <w:proofErr w:type="gramEnd"/>
                    </w:p>
                    <w:p w14:paraId="407683C6"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description "none</w:t>
                      </w:r>
                      <w:proofErr w:type="gramStart"/>
                      <w:r w:rsidRPr="00A835E1">
                        <w:rPr>
                          <w:rFonts w:asciiTheme="minorHAnsi" w:hAnsi="Arial"/>
                          <w:kern w:val="24"/>
                          <w:sz w:val="10"/>
                          <w:szCs w:val="10"/>
                        </w:rPr>
                        <w:t>";</w:t>
                      </w:r>
                      <w:proofErr w:type="gramEnd"/>
                    </w:p>
                    <w:p w14:paraId="1DAA06E4"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w:t>
                      </w:r>
                    </w:p>
                    <w:p w14:paraId="1ED72901"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identity DETECTOR_CATEGORY_UNDEFINED {</w:t>
                      </w:r>
                    </w:p>
                    <w:p w14:paraId="3F4CCC7A"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base DETECTOR_</w:t>
                      </w:r>
                      <w:proofErr w:type="gramStart"/>
                      <w:r w:rsidRPr="00A835E1">
                        <w:rPr>
                          <w:rFonts w:asciiTheme="minorHAnsi" w:hAnsi="Arial"/>
                          <w:kern w:val="24"/>
                          <w:sz w:val="10"/>
                          <w:szCs w:val="10"/>
                        </w:rPr>
                        <w:t>CATEGORY;</w:t>
                      </w:r>
                      <w:proofErr w:type="gramEnd"/>
                    </w:p>
                    <w:p w14:paraId="004D383F" w14:textId="77777777" w:rsidR="00A835E1" w:rsidRPr="00A835E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description "none</w:t>
                      </w:r>
                      <w:proofErr w:type="gramStart"/>
                      <w:r w:rsidRPr="00A835E1">
                        <w:rPr>
                          <w:rFonts w:asciiTheme="minorHAnsi" w:hAnsi="Arial"/>
                          <w:kern w:val="24"/>
                          <w:sz w:val="10"/>
                          <w:szCs w:val="10"/>
                        </w:rPr>
                        <w:t>";</w:t>
                      </w:r>
                      <w:proofErr w:type="gramEnd"/>
                    </w:p>
                    <w:p w14:paraId="2D7366C9" w14:textId="77777777" w:rsidR="00A835E1" w:rsidRPr="00A56331" w:rsidRDefault="00A835E1" w:rsidP="00A835E1">
                      <w:pPr>
                        <w:spacing w:before="40" w:after="40" w:line="216" w:lineRule="auto"/>
                        <w:rPr>
                          <w:rFonts w:asciiTheme="minorHAnsi" w:hAnsi="Arial"/>
                          <w:kern w:val="24"/>
                          <w:sz w:val="10"/>
                          <w:szCs w:val="10"/>
                        </w:rPr>
                      </w:pPr>
                      <w:r w:rsidRPr="00A835E1">
                        <w:rPr>
                          <w:rFonts w:asciiTheme="minorHAnsi" w:hAnsi="Arial"/>
                          <w:kern w:val="24"/>
                          <w:sz w:val="10"/>
                          <w:szCs w:val="10"/>
                        </w:rPr>
                        <w:t xml:space="preserve">    }</w:t>
                      </w:r>
                    </w:p>
                    <w:p w14:paraId="3F3AF2B4" w14:textId="77777777" w:rsidR="000D4332" w:rsidRPr="00A56331" w:rsidRDefault="000D4332" w:rsidP="00C203AC">
                      <w:pPr>
                        <w:spacing w:before="40" w:after="40" w:line="216" w:lineRule="auto"/>
                        <w:rPr>
                          <w:rFonts w:asciiTheme="minorHAnsi" w:hAnsi="Arial"/>
                          <w:kern w:val="24"/>
                          <w:sz w:val="10"/>
                          <w:szCs w:val="10"/>
                        </w:rPr>
                      </w:pPr>
                    </w:p>
                  </w:txbxContent>
                </v:textbox>
                <w10:wrap type="topAndBottom" anchorx="margin"/>
              </v:rect>
            </w:pict>
          </mc:Fallback>
        </mc:AlternateContent>
      </w:r>
    </w:p>
    <w:p w14:paraId="482D7D84" w14:textId="1FCFB483" w:rsidR="000D4332" w:rsidRDefault="000D4332" w:rsidP="000D4332">
      <w:pPr>
        <w:pStyle w:val="FigureCaption"/>
      </w:pPr>
      <w:bookmarkStart w:id="193" w:name="_Toc223392405"/>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26</w:t>
      </w:r>
      <w:r>
        <w:rPr>
          <w:noProof/>
        </w:rPr>
        <w:fldChar w:fldCharType="end"/>
      </w:r>
      <w:r w:rsidRPr="00CA3534">
        <w:t xml:space="preserve"> </w:t>
      </w:r>
      <w:r>
        <w:t xml:space="preserve"> </w:t>
      </w:r>
      <w:r w:rsidR="00375A28">
        <w:t>YANG</w:t>
      </w:r>
      <w:r>
        <w:t>: detector-info</w:t>
      </w:r>
      <w:bookmarkEnd w:id="193"/>
    </w:p>
    <w:p w14:paraId="1434FA9C" w14:textId="77777777" w:rsidR="00245701" w:rsidRDefault="00245701" w:rsidP="00A56331">
      <w:r>
        <w:rPr>
          <w:rFonts w:eastAsia="Times New Roman"/>
        </w:rPr>
        <w:lastRenderedPageBreak/>
        <w:t>For this structure a solution shall provide the following support</w:t>
      </w:r>
      <w:r>
        <w:t>:</w:t>
      </w:r>
    </w:p>
    <w:p w14:paraId="4F7EFB5A" w14:textId="77777777" w:rsidR="00307148" w:rsidRDefault="00307148" w:rsidP="00307148">
      <w:pPr>
        <w:numPr>
          <w:ilvl w:val="0"/>
          <w:numId w:val="10"/>
        </w:numPr>
        <w:spacing w:before="100" w:beforeAutospacing="1" w:after="100" w:afterAutospacing="1"/>
        <w:rPr>
          <w:rFonts w:eastAsia="Times New Roman"/>
        </w:rPr>
      </w:pPr>
      <w:r>
        <w:rPr>
          <w:rFonts w:eastAsia="Times New Roman"/>
        </w:rPr>
        <w:t>Conditional Mandatory:</w:t>
      </w:r>
    </w:p>
    <w:p w14:paraId="557D8CE0" w14:textId="77777777" w:rsidR="00307148" w:rsidRDefault="00FC20A4" w:rsidP="00307148">
      <w:pPr>
        <w:numPr>
          <w:ilvl w:val="1"/>
          <w:numId w:val="10"/>
        </w:numPr>
        <w:spacing w:before="100" w:beforeAutospacing="1" w:after="100" w:afterAutospacing="1"/>
        <w:rPr>
          <w:rFonts w:eastAsia="Times New Roman"/>
        </w:rPr>
      </w:pPr>
      <w:r>
        <w:rPr>
          <w:rFonts w:eastAsia="Times New Roman"/>
        </w:rPr>
        <w:t>p</w:t>
      </w:r>
      <w:r w:rsidR="00307148">
        <w:rPr>
          <w:rFonts w:eastAsia="Times New Roman"/>
        </w:rPr>
        <w:t xml:space="preserve">erceived-severity: Mandatory </w:t>
      </w:r>
      <w:r w:rsidR="00A23BDC">
        <w:rPr>
          <w:rFonts w:eastAsia="Times New Roman"/>
        </w:rPr>
        <w:t>where a client system requires this</w:t>
      </w:r>
      <w:r w:rsidR="009A1B37">
        <w:rPr>
          <w:rFonts w:eastAsia="Times New Roman"/>
        </w:rPr>
        <w:t xml:space="preserve"> </w:t>
      </w:r>
    </w:p>
    <w:p w14:paraId="4C925DC4" w14:textId="77777777" w:rsidR="00910FB3" w:rsidRDefault="00910FB3" w:rsidP="00910FB3">
      <w:pPr>
        <w:numPr>
          <w:ilvl w:val="2"/>
          <w:numId w:val="10"/>
        </w:numPr>
        <w:spacing w:before="100" w:beforeAutospacing="1" w:after="100" w:afterAutospacing="1"/>
        <w:rPr>
          <w:rFonts w:eastAsia="Times New Roman"/>
        </w:rPr>
      </w:pPr>
      <w:r>
        <w:rPr>
          <w:rFonts w:eastAsia="Times New Roman"/>
        </w:rPr>
        <w:t>CLEARED should not be used. A cleared alarm is</w:t>
      </w:r>
      <w:r w:rsidR="00034058">
        <w:rPr>
          <w:rFonts w:eastAsia="Times New Roman"/>
        </w:rPr>
        <w:t xml:space="preserve"> represented by</w:t>
      </w:r>
      <w:r>
        <w:rPr>
          <w:rFonts w:eastAsia="Times New Roman"/>
        </w:rPr>
        <w:t xml:space="preserve"> a DELETE/TOMBSTONE</w:t>
      </w:r>
      <w:r w:rsidR="00CD28C7">
        <w:rPr>
          <w:rFonts w:eastAsia="Times New Roman"/>
        </w:rPr>
        <w:t xml:space="preserve"> record</w:t>
      </w:r>
      <w:r w:rsidR="00A4138A">
        <w:rPr>
          <w:rFonts w:eastAsia="Times New Roman"/>
        </w:rPr>
        <w:t xml:space="preserve"> pair</w:t>
      </w:r>
      <w:r>
        <w:rPr>
          <w:rFonts w:eastAsia="Times New Roman"/>
        </w:rPr>
        <w:t>.</w:t>
      </w:r>
    </w:p>
    <w:p w14:paraId="262413BA" w14:textId="77777777" w:rsidR="00E90A9F" w:rsidRDefault="00F7408F" w:rsidP="00A56331">
      <w:pPr>
        <w:numPr>
          <w:ilvl w:val="2"/>
          <w:numId w:val="10"/>
        </w:numPr>
        <w:spacing w:before="100" w:beforeAutospacing="1" w:after="100" w:afterAutospacing="1"/>
        <w:rPr>
          <w:rFonts w:eastAsia="Times New Roman"/>
        </w:rPr>
      </w:pPr>
      <w:r>
        <w:rPr>
          <w:rFonts w:eastAsia="Times New Roman"/>
        </w:rPr>
        <w:t>Perceived-s</w:t>
      </w:r>
      <w:r w:rsidR="00E90A9F">
        <w:rPr>
          <w:rFonts w:eastAsia="Times New Roman"/>
        </w:rPr>
        <w:t xml:space="preserve">everity </w:t>
      </w:r>
      <w:r>
        <w:rPr>
          <w:rFonts w:eastAsia="Times New Roman"/>
        </w:rPr>
        <w:t>provides a</w:t>
      </w:r>
      <w:r w:rsidR="00E90A9F">
        <w:rPr>
          <w:rFonts w:eastAsia="Times New Roman"/>
        </w:rPr>
        <w:t xml:space="preserve"> simplistic </w:t>
      </w:r>
      <w:r>
        <w:rPr>
          <w:rFonts w:eastAsia="Times New Roman"/>
        </w:rPr>
        <w:t xml:space="preserve">valuation of the alarm. </w:t>
      </w:r>
      <w:r w:rsidR="00EA44A5">
        <w:rPr>
          <w:rFonts w:eastAsia="Times New Roman"/>
        </w:rPr>
        <w:t>The r</w:t>
      </w:r>
      <w:r>
        <w:rPr>
          <w:rFonts w:eastAsia="Times New Roman"/>
        </w:rPr>
        <w:t xml:space="preserve">elevance </w:t>
      </w:r>
      <w:r w:rsidR="00EA44A5">
        <w:rPr>
          <w:rFonts w:eastAsia="Times New Roman"/>
        </w:rPr>
        <w:t xml:space="preserve">of this property is </w:t>
      </w:r>
      <w:r>
        <w:rPr>
          <w:rFonts w:eastAsia="Times New Roman"/>
        </w:rPr>
        <w:t>expected to reduce over time.</w:t>
      </w:r>
    </w:p>
    <w:p w14:paraId="51159325" w14:textId="77777777" w:rsidR="00307148" w:rsidRDefault="00FC20A4" w:rsidP="00307148">
      <w:pPr>
        <w:numPr>
          <w:ilvl w:val="1"/>
          <w:numId w:val="10"/>
        </w:numPr>
        <w:spacing w:before="100" w:beforeAutospacing="1" w:after="100" w:afterAutospacing="1"/>
        <w:rPr>
          <w:rFonts w:eastAsia="Times New Roman"/>
        </w:rPr>
      </w:pPr>
      <w:r>
        <w:rPr>
          <w:rFonts w:eastAsia="Times New Roman"/>
        </w:rPr>
        <w:t>service-affecting</w:t>
      </w:r>
      <w:r w:rsidR="00307148">
        <w:rPr>
          <w:rFonts w:eastAsia="Times New Roman"/>
        </w:rPr>
        <w:t xml:space="preserve">: Mandatory where </w:t>
      </w:r>
      <w:r w:rsidR="00910FB3">
        <w:rPr>
          <w:rFonts w:eastAsia="Times New Roman"/>
        </w:rPr>
        <w:t>service impact is known. Default assumed to be</w:t>
      </w:r>
      <w:r w:rsidR="00405FD6">
        <w:rPr>
          <w:rFonts w:eastAsia="Times New Roman"/>
        </w:rPr>
        <w:t xml:space="preserve"> UNKNOWN</w:t>
      </w:r>
      <w:r w:rsidR="00307148">
        <w:rPr>
          <w:rFonts w:eastAsia="Times New Roman"/>
        </w:rPr>
        <w:t>.</w:t>
      </w:r>
    </w:p>
    <w:p w14:paraId="43BAE4B5" w14:textId="77777777" w:rsidR="00F7408F" w:rsidRPr="006A0A5C" w:rsidRDefault="00F7408F" w:rsidP="00A56331">
      <w:pPr>
        <w:numPr>
          <w:ilvl w:val="2"/>
          <w:numId w:val="10"/>
        </w:numPr>
        <w:spacing w:before="100" w:beforeAutospacing="1" w:after="100" w:afterAutospacing="1"/>
        <w:rPr>
          <w:rFonts w:eastAsia="Times New Roman"/>
        </w:rPr>
      </w:pPr>
      <w:r>
        <w:rPr>
          <w:rFonts w:eastAsia="Times New Roman"/>
        </w:rPr>
        <w:t>service-affecting provides a simplistic valuation of the alarm</w:t>
      </w:r>
      <w:r w:rsidR="00625F73">
        <w:rPr>
          <w:rFonts w:eastAsia="Times New Roman"/>
        </w:rPr>
        <w:t>. The actual impact is determined by</w:t>
      </w:r>
      <w:r w:rsidR="00F26303">
        <w:rPr>
          <w:rFonts w:eastAsia="Times New Roman"/>
        </w:rPr>
        <w:t xml:space="preserve"> detailed assessment of resource topology and </w:t>
      </w:r>
      <w:r w:rsidR="00C05CCE">
        <w:rPr>
          <w:rFonts w:eastAsia="Times New Roman"/>
        </w:rPr>
        <w:t>usage.</w:t>
      </w:r>
      <w:r w:rsidR="006A0A5C">
        <w:rPr>
          <w:rFonts w:eastAsia="Times New Roman"/>
        </w:rPr>
        <w:t xml:space="preserve"> The relevance of this property is expected to reduce over time.</w:t>
      </w:r>
    </w:p>
    <w:p w14:paraId="73E4CDAA" w14:textId="77777777" w:rsidR="00307148" w:rsidRDefault="00BD2535" w:rsidP="00307148">
      <w:pPr>
        <w:numPr>
          <w:ilvl w:val="1"/>
          <w:numId w:val="10"/>
        </w:numPr>
        <w:spacing w:before="100" w:beforeAutospacing="1" w:after="100" w:afterAutospacing="1"/>
        <w:rPr>
          <w:rFonts w:eastAsia="Times New Roman"/>
        </w:rPr>
      </w:pPr>
      <w:r>
        <w:rPr>
          <w:rFonts w:eastAsia="Times New Roman"/>
        </w:rPr>
        <w:t>is-acknowledged</w:t>
      </w:r>
      <w:r w:rsidR="00307148">
        <w:rPr>
          <w:rFonts w:eastAsia="Times New Roman"/>
        </w:rPr>
        <w:t xml:space="preserve">: Mandatory where there is </w:t>
      </w:r>
      <w:r>
        <w:rPr>
          <w:rFonts w:eastAsia="Times New Roman"/>
        </w:rPr>
        <w:t xml:space="preserve">acknowledgement </w:t>
      </w:r>
      <w:r w:rsidR="0086146F">
        <w:rPr>
          <w:rFonts w:eastAsia="Times New Roman"/>
        </w:rPr>
        <w:t xml:space="preserve">information related to the alarm and this is </w:t>
      </w:r>
      <w:r w:rsidR="001919CB">
        <w:rPr>
          <w:rFonts w:eastAsia="Times New Roman"/>
        </w:rPr>
        <w:t>required by the client</w:t>
      </w:r>
      <w:r w:rsidR="00307148">
        <w:rPr>
          <w:rFonts w:eastAsia="Times New Roman"/>
        </w:rPr>
        <w:t>.</w:t>
      </w:r>
    </w:p>
    <w:p w14:paraId="2BB2F1C3" w14:textId="77777777" w:rsidR="00C05CCE" w:rsidRPr="00EA44A5" w:rsidRDefault="002E160D" w:rsidP="00A56331">
      <w:pPr>
        <w:numPr>
          <w:ilvl w:val="2"/>
          <w:numId w:val="10"/>
        </w:numPr>
        <w:spacing w:before="100" w:beforeAutospacing="1" w:after="100" w:afterAutospacing="1"/>
        <w:rPr>
          <w:rFonts w:eastAsia="Times New Roman"/>
        </w:rPr>
      </w:pPr>
      <w:r>
        <w:rPr>
          <w:rFonts w:eastAsia="Times New Roman"/>
        </w:rPr>
        <w:t>Is-acknowle</w:t>
      </w:r>
      <w:r w:rsidR="00EA44A5">
        <w:rPr>
          <w:rFonts w:eastAsia="Times New Roman"/>
        </w:rPr>
        <w:t>dged relates to traditional per alarm manual operation. The relevance of this property is expected to reduce over time.</w:t>
      </w:r>
    </w:p>
    <w:p w14:paraId="0AF19B30" w14:textId="77777777" w:rsidR="00F4069C" w:rsidRDefault="00565415" w:rsidP="00307148">
      <w:pPr>
        <w:numPr>
          <w:ilvl w:val="1"/>
          <w:numId w:val="10"/>
        </w:numPr>
        <w:spacing w:before="100" w:beforeAutospacing="1" w:after="100" w:afterAutospacing="1"/>
        <w:rPr>
          <w:rFonts w:eastAsia="Times New Roman"/>
        </w:rPr>
      </w:pPr>
      <w:r>
        <w:rPr>
          <w:rFonts w:eastAsia="Times New Roman"/>
        </w:rPr>
        <w:t xml:space="preserve">detector-category: Mandatory where category is </w:t>
      </w:r>
      <w:r w:rsidR="00F4069C">
        <w:rPr>
          <w:rFonts w:eastAsia="Times New Roman"/>
        </w:rPr>
        <w:t xml:space="preserve">required by the client. </w:t>
      </w:r>
    </w:p>
    <w:p w14:paraId="71DB2FA4" w14:textId="77777777" w:rsidR="006A0A5C" w:rsidRDefault="00C05CCE" w:rsidP="006A0A5C">
      <w:pPr>
        <w:numPr>
          <w:ilvl w:val="2"/>
          <w:numId w:val="10"/>
        </w:numPr>
        <w:spacing w:before="100" w:beforeAutospacing="1" w:after="100" w:afterAutospacing="1"/>
        <w:rPr>
          <w:rFonts w:eastAsia="Times New Roman"/>
        </w:rPr>
      </w:pPr>
      <w:r>
        <w:rPr>
          <w:rFonts w:eastAsia="Times New Roman"/>
        </w:rPr>
        <w:t>detector-category is a relatively blunt categorization of an alarm</w:t>
      </w:r>
      <w:r w:rsidR="002E160D">
        <w:rPr>
          <w:rFonts w:eastAsia="Times New Roman"/>
        </w:rPr>
        <w:t xml:space="preserve"> where</w:t>
      </w:r>
      <w:r w:rsidR="00F4069C">
        <w:rPr>
          <w:rFonts w:eastAsia="Times New Roman"/>
        </w:rPr>
        <w:t xml:space="preserve"> the alarm and its source dictate category </w:t>
      </w:r>
      <w:r w:rsidR="002E160D">
        <w:rPr>
          <w:rFonts w:eastAsia="Times New Roman"/>
        </w:rPr>
        <w:t>(</w:t>
      </w:r>
      <w:r w:rsidR="00F4069C">
        <w:rPr>
          <w:rFonts w:eastAsia="Times New Roman"/>
        </w:rPr>
        <w:t>this property is derivable</w:t>
      </w:r>
      <w:r w:rsidR="002E160D">
        <w:rPr>
          <w:rFonts w:eastAsia="Times New Roman"/>
        </w:rPr>
        <w:t>)</w:t>
      </w:r>
      <w:r w:rsidR="00F4069C">
        <w:rPr>
          <w:rFonts w:eastAsia="Times New Roman"/>
        </w:rPr>
        <w:t>.</w:t>
      </w:r>
      <w:r w:rsidR="006A0A5C">
        <w:rPr>
          <w:rFonts w:eastAsia="Times New Roman"/>
        </w:rPr>
        <w:t xml:space="preserve"> The relevance of this property is expected to reduce over time.</w:t>
      </w:r>
    </w:p>
    <w:p w14:paraId="00BF910E" w14:textId="77777777" w:rsidR="000D4332" w:rsidRDefault="00245701" w:rsidP="000D4332">
      <w:pPr>
        <w:spacing w:before="100" w:beforeAutospacing="1" w:after="100" w:afterAutospacing="1"/>
      </w:pPr>
      <w:r w:rsidRPr="00F32BDC">
        <w:rPr>
          <w:noProof/>
        </w:rPr>
        <w:lastRenderedPageBreak/>
        <mc:AlternateContent>
          <mc:Choice Requires="wps">
            <w:drawing>
              <wp:anchor distT="0" distB="0" distL="114300" distR="114300" simplePos="0" relativeHeight="251670528" behindDoc="0" locked="0" layoutInCell="1" allowOverlap="0" wp14:anchorId="763CBD9D" wp14:editId="134324B4">
                <wp:simplePos x="0" y="0"/>
                <wp:positionH relativeFrom="margin">
                  <wp:posOffset>0</wp:posOffset>
                </wp:positionH>
                <wp:positionV relativeFrom="paragraph">
                  <wp:posOffset>350520</wp:posOffset>
                </wp:positionV>
                <wp:extent cx="6602095" cy="6339840"/>
                <wp:effectExtent l="0" t="0" r="27305" b="22860"/>
                <wp:wrapTopAndBottom/>
                <wp:docPr id="3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6339840"/>
                        </a:xfrm>
                        <a:prstGeom prst="rect">
                          <a:avLst/>
                        </a:prstGeom>
                        <a:solidFill>
                          <a:schemeClr val="accent4">
                            <a:lumMod val="20000"/>
                            <a:lumOff val="80000"/>
                          </a:schemeClr>
                        </a:solidFill>
                        <a:ln>
                          <a:solidFill>
                            <a:schemeClr val="tx1"/>
                          </a:solidFill>
                        </a:ln>
                      </wps:spPr>
                      <wps:txbx>
                        <w:txbxContent>
                          <w:p w14:paraId="1B8BFE31" w14:textId="77777777" w:rsidR="00C1594E" w:rsidRPr="00C1594E"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grouping simple-detector {</w:t>
                            </w:r>
                          </w:p>
                          <w:p w14:paraId="64A3625C" w14:textId="77777777" w:rsidR="00C1594E" w:rsidRPr="00C1594E"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leaf simple-detector-state {</w:t>
                            </w:r>
                          </w:p>
                          <w:p w14:paraId="6B0144FA" w14:textId="77777777" w:rsidR="00C1594E" w:rsidRPr="00C1594E"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type simple-detector-state;</w:t>
                            </w:r>
                          </w:p>
                          <w:p w14:paraId="2AC017B1" w14:textId="77777777" w:rsidR="00C1594E" w:rsidRPr="00C1594E"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description "The (simple) state of the Detector.</w:t>
                            </w:r>
                          </w:p>
                          <w:p w14:paraId="2659B84B" w14:textId="77777777" w:rsidR="00C1594E" w:rsidRPr="00C1594E"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The Detector state accounts for the time characteristics of the detected Condition.";</w:t>
                            </w:r>
                          </w:p>
                          <w:p w14:paraId="5AFFEAAA" w14:textId="77777777" w:rsidR="00C1594E" w:rsidRPr="00C1594E"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w:t>
                            </w:r>
                          </w:p>
                          <w:p w14:paraId="26DA584C" w14:textId="77777777" w:rsidR="00C1594E" w:rsidRPr="00C1594E"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description "Information regarding the (simple) state of the Detector.";</w:t>
                            </w:r>
                          </w:p>
                          <w:p w14:paraId="217A1B9A" w14:textId="77777777" w:rsidR="00674A27"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w:t>
                            </w:r>
                          </w:p>
                          <w:p w14:paraId="64819B11" w14:textId="77777777" w:rsidR="00674A27" w:rsidRPr="004E7571" w:rsidRDefault="00674A27" w:rsidP="00C1594E">
                            <w:pPr>
                              <w:spacing w:before="40" w:after="40" w:line="216" w:lineRule="auto"/>
                              <w:rPr>
                                <w:rFonts w:asciiTheme="minorHAnsi" w:hAnsi="Arial"/>
                                <w:color w:val="FF0000"/>
                                <w:kern w:val="24"/>
                                <w:sz w:val="16"/>
                                <w:szCs w:val="16"/>
                              </w:rPr>
                            </w:pPr>
                            <w:r w:rsidRPr="004E7571">
                              <w:rPr>
                                <w:rFonts w:asciiTheme="minorHAnsi" w:hAnsi="Arial"/>
                                <w:color w:val="FF0000"/>
                                <w:kern w:val="24"/>
                                <w:sz w:val="16"/>
                                <w:szCs w:val="16"/>
                              </w:rPr>
                              <w:t>…</w:t>
                            </w:r>
                          </w:p>
                          <w:p w14:paraId="5B26B6E3" w14:textId="77777777" w:rsidR="0062596A" w:rsidRPr="0062596A" w:rsidRDefault="0062596A" w:rsidP="0062596A">
                            <w:pPr>
                              <w:spacing w:before="40" w:after="40" w:line="216" w:lineRule="auto"/>
                              <w:rPr>
                                <w:rFonts w:asciiTheme="minorHAnsi" w:hAnsi="Arial"/>
                                <w:kern w:val="24"/>
                                <w:sz w:val="16"/>
                                <w:szCs w:val="16"/>
                              </w:rPr>
                            </w:pPr>
                            <w:r w:rsidRPr="0062596A">
                              <w:rPr>
                                <w:rFonts w:asciiTheme="minorHAnsi" w:hAnsi="Arial"/>
                                <w:kern w:val="24"/>
                                <w:sz w:val="16"/>
                                <w:szCs w:val="16"/>
                              </w:rPr>
                              <w:t xml:space="preserve">    typedef simple-detector-state {</w:t>
                            </w:r>
                          </w:p>
                          <w:p w14:paraId="774308E4" w14:textId="77777777" w:rsidR="0062596A" w:rsidRPr="0062596A" w:rsidRDefault="0062596A" w:rsidP="0062596A">
                            <w:pPr>
                              <w:spacing w:before="40" w:after="40" w:line="216" w:lineRule="auto"/>
                              <w:rPr>
                                <w:rFonts w:asciiTheme="minorHAnsi" w:hAnsi="Arial"/>
                                <w:kern w:val="24"/>
                                <w:sz w:val="16"/>
                                <w:szCs w:val="16"/>
                              </w:rPr>
                            </w:pPr>
                            <w:r w:rsidRPr="0062596A">
                              <w:rPr>
                                <w:rFonts w:asciiTheme="minorHAnsi" w:hAnsi="Arial"/>
                                <w:kern w:val="24"/>
                                <w:sz w:val="16"/>
                                <w:szCs w:val="16"/>
                              </w:rPr>
                              <w:t xml:space="preserve">        type identityref {</w:t>
                            </w:r>
                          </w:p>
                          <w:p w14:paraId="61B8F848" w14:textId="77777777" w:rsidR="0062596A" w:rsidRPr="0062596A" w:rsidRDefault="0062596A" w:rsidP="0062596A">
                            <w:pPr>
                              <w:spacing w:before="40" w:after="40" w:line="216" w:lineRule="auto"/>
                              <w:rPr>
                                <w:rFonts w:asciiTheme="minorHAnsi" w:hAnsi="Arial"/>
                                <w:kern w:val="24"/>
                                <w:sz w:val="16"/>
                                <w:szCs w:val="16"/>
                              </w:rPr>
                            </w:pPr>
                            <w:r w:rsidRPr="0062596A">
                              <w:rPr>
                                <w:rFonts w:asciiTheme="minorHAnsi" w:hAnsi="Arial"/>
                                <w:kern w:val="24"/>
                                <w:sz w:val="16"/>
                                <w:szCs w:val="16"/>
                              </w:rPr>
                              <w:t xml:space="preserve">            base SIMPLE_DETECTOR_STATE;</w:t>
                            </w:r>
                          </w:p>
                          <w:p w14:paraId="1019B9E7" w14:textId="77777777" w:rsidR="0062596A" w:rsidRPr="0062596A" w:rsidRDefault="0062596A" w:rsidP="0062596A">
                            <w:pPr>
                              <w:spacing w:before="40" w:after="40" w:line="216" w:lineRule="auto"/>
                              <w:rPr>
                                <w:rFonts w:asciiTheme="minorHAnsi" w:hAnsi="Arial"/>
                                <w:kern w:val="24"/>
                                <w:sz w:val="16"/>
                                <w:szCs w:val="16"/>
                              </w:rPr>
                            </w:pPr>
                            <w:r w:rsidRPr="0062596A">
                              <w:rPr>
                                <w:rFonts w:asciiTheme="minorHAnsi" w:hAnsi="Arial"/>
                                <w:kern w:val="24"/>
                                <w:sz w:val="16"/>
                                <w:szCs w:val="16"/>
                              </w:rPr>
                              <w:t xml:space="preserve">        }</w:t>
                            </w:r>
                          </w:p>
                          <w:p w14:paraId="45FD7AEE" w14:textId="77777777" w:rsidR="0062596A" w:rsidRPr="0062596A" w:rsidRDefault="0062596A" w:rsidP="0062596A">
                            <w:pPr>
                              <w:spacing w:before="40" w:after="40" w:line="216" w:lineRule="auto"/>
                              <w:rPr>
                                <w:rFonts w:asciiTheme="minorHAnsi" w:hAnsi="Arial"/>
                                <w:kern w:val="24"/>
                                <w:sz w:val="16"/>
                                <w:szCs w:val="16"/>
                              </w:rPr>
                            </w:pPr>
                            <w:r w:rsidRPr="0062596A">
                              <w:rPr>
                                <w:rFonts w:asciiTheme="minorHAnsi" w:hAnsi="Arial"/>
                                <w:kern w:val="24"/>
                                <w:sz w:val="16"/>
                                <w:szCs w:val="16"/>
                              </w:rPr>
                              <w:t xml:space="preserve">        description "The states of the detector.";</w:t>
                            </w:r>
                          </w:p>
                          <w:p w14:paraId="2861D627" w14:textId="77777777" w:rsidR="00674A27" w:rsidRDefault="0062596A" w:rsidP="0062596A">
                            <w:pPr>
                              <w:spacing w:before="40" w:after="40" w:line="216" w:lineRule="auto"/>
                              <w:rPr>
                                <w:rFonts w:asciiTheme="minorHAnsi" w:hAnsi="Arial"/>
                                <w:kern w:val="24"/>
                                <w:sz w:val="16"/>
                                <w:szCs w:val="16"/>
                              </w:rPr>
                            </w:pPr>
                            <w:r w:rsidRPr="0062596A">
                              <w:rPr>
                                <w:rFonts w:asciiTheme="minorHAnsi" w:hAnsi="Arial"/>
                                <w:kern w:val="24"/>
                                <w:sz w:val="16"/>
                                <w:szCs w:val="16"/>
                              </w:rPr>
                              <w:t xml:space="preserve">    }</w:t>
                            </w:r>
                          </w:p>
                          <w:p w14:paraId="4C6159E7" w14:textId="77777777" w:rsidR="00713152" w:rsidRPr="004E7571" w:rsidRDefault="00713152" w:rsidP="0062596A">
                            <w:pPr>
                              <w:spacing w:before="40" w:after="40" w:line="216" w:lineRule="auto"/>
                              <w:rPr>
                                <w:rFonts w:asciiTheme="minorHAnsi" w:hAnsi="Arial"/>
                                <w:color w:val="FF0000"/>
                                <w:kern w:val="24"/>
                                <w:sz w:val="16"/>
                                <w:szCs w:val="16"/>
                              </w:rPr>
                            </w:pPr>
                            <w:r w:rsidRPr="004E7571">
                              <w:rPr>
                                <w:rFonts w:asciiTheme="minorHAnsi" w:hAnsi="Arial"/>
                                <w:color w:val="FF0000"/>
                                <w:kern w:val="24"/>
                                <w:sz w:val="16"/>
                                <w:szCs w:val="16"/>
                              </w:rPr>
                              <w:t>…</w:t>
                            </w:r>
                          </w:p>
                          <w:p w14:paraId="4DC2D48D"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identity SIMPLE_DETECTOR_STATE {</w:t>
                            </w:r>
                          </w:p>
                          <w:p w14:paraId="4660F2B3"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description "none";</w:t>
                            </w:r>
                          </w:p>
                          <w:p w14:paraId="104B8FD4"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w:t>
                            </w:r>
                          </w:p>
                          <w:p w14:paraId="3DD9607A"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identity SIMPLE_DETECTOR_STATE_ACTIVE {</w:t>
                            </w:r>
                          </w:p>
                          <w:p w14:paraId="57570575"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base SIMPLE_DETECTOR_STATE;</w:t>
                            </w:r>
                          </w:p>
                          <w:p w14:paraId="40792AE0"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description "The detector is indicating the operation of the monitored entity is not within acceptable bounds with respect to the specific </w:t>
                            </w:r>
                            <w:r w:rsidR="00AB175C">
                              <w:rPr>
                                <w:rFonts w:asciiTheme="minorHAnsi" w:hAnsi="Arial"/>
                                <w:kern w:val="24"/>
                                <w:sz w:val="16"/>
                                <w:szCs w:val="16"/>
                              </w:rPr>
                              <w:br/>
                              <w:t xml:space="preserve">            </w:t>
                            </w:r>
                            <w:r w:rsidRPr="00713152">
                              <w:rPr>
                                <w:rFonts w:asciiTheme="minorHAnsi" w:hAnsi="Arial"/>
                                <w:kern w:val="24"/>
                                <w:sz w:val="16"/>
                                <w:szCs w:val="16"/>
                              </w:rPr>
                              <w:t>condition measured.</w:t>
                            </w:r>
                          </w:p>
                          <w:p w14:paraId="036EB742"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If INTERMITTENT is supported there may be a requirement for persisted unacceptable operation after a problem occurs before </w:t>
                            </w:r>
                            <w:r w:rsidR="00AB175C">
                              <w:rPr>
                                <w:rFonts w:asciiTheme="minorHAnsi" w:hAnsi="Arial"/>
                                <w:kern w:val="24"/>
                                <w:sz w:val="16"/>
                                <w:szCs w:val="16"/>
                              </w:rPr>
                              <w:br/>
                              <w:t xml:space="preserve">            </w:t>
                            </w:r>
                            <w:r w:rsidRPr="00713152">
                              <w:rPr>
                                <w:rFonts w:asciiTheme="minorHAnsi" w:hAnsi="Arial"/>
                                <w:kern w:val="24"/>
                                <w:sz w:val="16"/>
                                <w:szCs w:val="16"/>
                              </w:rPr>
                              <w:t>ACTIVE is declared. An alternative may be to declare INTERMITTENT.</w:t>
                            </w:r>
                          </w:p>
                          <w:p w14:paraId="49791753"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Where INTERMITTENT is supported, ACTIVE indicates the stable presence of a problem.";</w:t>
                            </w:r>
                          </w:p>
                          <w:p w14:paraId="45809568"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w:t>
                            </w:r>
                          </w:p>
                          <w:p w14:paraId="70F090D8"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identity SIMPLE_DETECTOR_STATE_CLEAR {</w:t>
                            </w:r>
                          </w:p>
                          <w:p w14:paraId="57F1950B"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base SIMPLE_DETECTOR_STATE;</w:t>
                            </w:r>
                          </w:p>
                          <w:p w14:paraId="69EFBA75"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description "The detector is indicating the operation of the monitored entity is within acceptable bounds with respect to the specific </w:t>
                            </w:r>
                            <w:r w:rsidR="00AB175C">
                              <w:rPr>
                                <w:rFonts w:asciiTheme="minorHAnsi" w:hAnsi="Arial"/>
                                <w:kern w:val="24"/>
                                <w:sz w:val="16"/>
                                <w:szCs w:val="16"/>
                              </w:rPr>
                              <w:br/>
                              <w:t xml:space="preserve">            </w:t>
                            </w:r>
                            <w:r w:rsidRPr="00713152">
                              <w:rPr>
                                <w:rFonts w:asciiTheme="minorHAnsi" w:hAnsi="Arial"/>
                                <w:kern w:val="24"/>
                                <w:sz w:val="16"/>
                                <w:szCs w:val="16"/>
                              </w:rPr>
                              <w:t>condition measured.";</w:t>
                            </w:r>
                          </w:p>
                          <w:p w14:paraId="2CD11730"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w:t>
                            </w:r>
                          </w:p>
                          <w:p w14:paraId="6C734980"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identity SIMPLE_DETECTOR_STATE_INTERMITTENT {</w:t>
                            </w:r>
                          </w:p>
                          <w:p w14:paraId="1DD7B521"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base SIMPLE_DETECTOR_STATE;</w:t>
                            </w:r>
                          </w:p>
                          <w:p w14:paraId="774C6FC1"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description "The detector is indicating the operation of the monitored entity is intermittently not within acceptable bounds with respect to </w:t>
                            </w:r>
                            <w:r w:rsidR="00AB175C">
                              <w:rPr>
                                <w:rFonts w:asciiTheme="minorHAnsi" w:hAnsi="Arial"/>
                                <w:kern w:val="24"/>
                                <w:sz w:val="16"/>
                                <w:szCs w:val="16"/>
                              </w:rPr>
                              <w:br/>
                              <w:t xml:space="preserve">            </w:t>
                            </w:r>
                            <w:r w:rsidRPr="00713152">
                              <w:rPr>
                                <w:rFonts w:asciiTheme="minorHAnsi" w:hAnsi="Arial"/>
                                <w:kern w:val="24"/>
                                <w:sz w:val="16"/>
                                <w:szCs w:val="16"/>
                              </w:rPr>
                              <w:t>the specific condition measured.</w:t>
                            </w:r>
                          </w:p>
                          <w:p w14:paraId="4A6824DE"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INTERMITTENT support is optional. Where it is supported there may be a requirement for persisted unacceptable operation after a </w:t>
                            </w:r>
                            <w:r w:rsidR="00AB175C">
                              <w:rPr>
                                <w:rFonts w:asciiTheme="minorHAnsi" w:hAnsi="Arial"/>
                                <w:kern w:val="24"/>
                                <w:sz w:val="16"/>
                                <w:szCs w:val="16"/>
                              </w:rPr>
                              <w:br/>
                              <w:t xml:space="preserve">            </w:t>
                            </w:r>
                            <w:r w:rsidRPr="00713152">
                              <w:rPr>
                                <w:rFonts w:asciiTheme="minorHAnsi" w:hAnsi="Arial"/>
                                <w:kern w:val="24"/>
                                <w:sz w:val="16"/>
                                <w:szCs w:val="16"/>
                              </w:rPr>
                              <w:t>problem occurs before ACTIVE or INTERMITTENT is declared.";</w:t>
                            </w:r>
                          </w:p>
                          <w:p w14:paraId="185B25E7"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w:t>
                            </w:r>
                          </w:p>
                          <w:p w14:paraId="7BC9CCCE"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identity SIMPLE_DETECTOR_STATE_FLEETING {</w:t>
                            </w:r>
                          </w:p>
                          <w:p w14:paraId="07C2FC64"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base SIMPLE_DETECTOR_STATE;</w:t>
                            </w:r>
                          </w:p>
                          <w:p w14:paraId="5E593E0D"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description "Event has a very short life (Active-Clear), hence is notified/streamed after its occurrence.";</w:t>
                            </w:r>
                          </w:p>
                          <w:p w14:paraId="20AE5BA1"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w:t>
                            </w:r>
                          </w:p>
                          <w:p w14:paraId="5BFE0056"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identity SIMPLE_DETECTOR_STATE_ACTIVE_NO_EXPLICIT_CLEAR {</w:t>
                            </w:r>
                          </w:p>
                          <w:p w14:paraId="3A5FBCB5"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base SIMPLE_DETECTOR_STATE;</w:t>
                            </w:r>
                          </w:p>
                          <w:p w14:paraId="05D740F4"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description "Same as Active, but an explicit transition to Clear is not foreseen.</w:t>
                            </w:r>
                          </w:p>
                          <w:p w14:paraId="2DE371E9"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This e.g. applies to PM metrics which can only increase (counters), hence the 'clear' criteria is conventionally the end of a </w:t>
                            </w:r>
                            <w:r w:rsidR="00AB175C">
                              <w:rPr>
                                <w:rFonts w:asciiTheme="minorHAnsi" w:hAnsi="Arial"/>
                                <w:kern w:val="24"/>
                                <w:sz w:val="16"/>
                                <w:szCs w:val="16"/>
                              </w:rPr>
                              <w:br/>
                              <w:t xml:space="preserve">            </w:t>
                            </w:r>
                            <w:r w:rsidRPr="00713152">
                              <w:rPr>
                                <w:rFonts w:asciiTheme="minorHAnsi" w:hAnsi="Arial"/>
                                <w:kern w:val="24"/>
                                <w:sz w:val="16"/>
                                <w:szCs w:val="16"/>
                              </w:rPr>
                              <w:t>measurement period.";</w:t>
                            </w:r>
                          </w:p>
                          <w:p w14:paraId="0995C400" w14:textId="77777777" w:rsidR="000D4332" w:rsidRPr="00B94221" w:rsidRDefault="00713152" w:rsidP="000D433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763CBD9D" id="_x0000_s1050" style="position:absolute;margin-left:0;margin-top:27.6pt;width:519.85pt;height:499.2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" o:allowoverlap="f" fillcolor="#f9ecd4 [663]" strokecolor="#141313 [3213]">
                <v:path arrowok="t"/>
                <o:lock v:ext="edit" grouping="t"/>
                <v:textbox>
                  <w:txbxContent>
                    <w:p w14:paraId="1B8BFE31" w14:textId="77777777" w:rsidR="00C1594E" w:rsidRPr="00C1594E"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grouping </w:t>
                      </w:r>
                      <w:proofErr w:type="gramStart"/>
                      <w:r w:rsidRPr="00C1594E">
                        <w:rPr>
                          <w:rFonts w:asciiTheme="minorHAnsi" w:hAnsi="Arial"/>
                          <w:kern w:val="24"/>
                          <w:sz w:val="16"/>
                          <w:szCs w:val="16"/>
                        </w:rPr>
                        <w:t>simple-detector</w:t>
                      </w:r>
                      <w:proofErr w:type="gramEnd"/>
                      <w:r w:rsidRPr="00C1594E">
                        <w:rPr>
                          <w:rFonts w:asciiTheme="minorHAnsi" w:hAnsi="Arial"/>
                          <w:kern w:val="24"/>
                          <w:sz w:val="16"/>
                          <w:szCs w:val="16"/>
                        </w:rPr>
                        <w:t xml:space="preserve"> {</w:t>
                      </w:r>
                    </w:p>
                    <w:p w14:paraId="64A3625C" w14:textId="77777777" w:rsidR="00C1594E" w:rsidRPr="00C1594E"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leaf simple-detector-state {</w:t>
                      </w:r>
                    </w:p>
                    <w:p w14:paraId="6B0144FA" w14:textId="77777777" w:rsidR="00C1594E" w:rsidRPr="00C1594E"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type simple-detector-</w:t>
                      </w:r>
                      <w:proofErr w:type="gramStart"/>
                      <w:r w:rsidRPr="00C1594E">
                        <w:rPr>
                          <w:rFonts w:asciiTheme="minorHAnsi" w:hAnsi="Arial"/>
                          <w:kern w:val="24"/>
                          <w:sz w:val="16"/>
                          <w:szCs w:val="16"/>
                        </w:rPr>
                        <w:t>state;</w:t>
                      </w:r>
                      <w:proofErr w:type="gramEnd"/>
                    </w:p>
                    <w:p w14:paraId="2AC017B1" w14:textId="77777777" w:rsidR="00C1594E" w:rsidRPr="00C1594E"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description "The (simple) state of the Detector.</w:t>
                      </w:r>
                    </w:p>
                    <w:p w14:paraId="2659B84B" w14:textId="77777777" w:rsidR="00C1594E" w:rsidRPr="00C1594E"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The Detector state accounts for the time characteristics of the detected Condition.</w:t>
                      </w:r>
                      <w:proofErr w:type="gramStart"/>
                      <w:r w:rsidRPr="00C1594E">
                        <w:rPr>
                          <w:rFonts w:asciiTheme="minorHAnsi" w:hAnsi="Arial"/>
                          <w:kern w:val="24"/>
                          <w:sz w:val="16"/>
                          <w:szCs w:val="16"/>
                        </w:rPr>
                        <w:t>";</w:t>
                      </w:r>
                      <w:proofErr w:type="gramEnd"/>
                    </w:p>
                    <w:p w14:paraId="5AFFEAAA" w14:textId="77777777" w:rsidR="00C1594E" w:rsidRPr="00C1594E"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w:t>
                      </w:r>
                    </w:p>
                    <w:p w14:paraId="26DA584C" w14:textId="77777777" w:rsidR="00C1594E" w:rsidRPr="00C1594E"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description "Information regarding the (simple) state of the Detector.</w:t>
                      </w:r>
                      <w:proofErr w:type="gramStart"/>
                      <w:r w:rsidRPr="00C1594E">
                        <w:rPr>
                          <w:rFonts w:asciiTheme="minorHAnsi" w:hAnsi="Arial"/>
                          <w:kern w:val="24"/>
                          <w:sz w:val="16"/>
                          <w:szCs w:val="16"/>
                        </w:rPr>
                        <w:t>";</w:t>
                      </w:r>
                      <w:proofErr w:type="gramEnd"/>
                    </w:p>
                    <w:p w14:paraId="217A1B9A" w14:textId="77777777" w:rsidR="00674A27" w:rsidRDefault="00C1594E" w:rsidP="00C1594E">
                      <w:pPr>
                        <w:spacing w:before="40" w:after="40" w:line="216" w:lineRule="auto"/>
                        <w:rPr>
                          <w:rFonts w:asciiTheme="minorHAnsi" w:hAnsi="Arial"/>
                          <w:kern w:val="24"/>
                          <w:sz w:val="16"/>
                          <w:szCs w:val="16"/>
                        </w:rPr>
                      </w:pPr>
                      <w:r w:rsidRPr="00C1594E">
                        <w:rPr>
                          <w:rFonts w:asciiTheme="minorHAnsi" w:hAnsi="Arial"/>
                          <w:kern w:val="24"/>
                          <w:sz w:val="16"/>
                          <w:szCs w:val="16"/>
                        </w:rPr>
                        <w:t xml:space="preserve">    }</w:t>
                      </w:r>
                    </w:p>
                    <w:p w14:paraId="64819B11" w14:textId="77777777" w:rsidR="00674A27" w:rsidRPr="004E7571" w:rsidRDefault="00674A27" w:rsidP="00C1594E">
                      <w:pPr>
                        <w:spacing w:before="40" w:after="40" w:line="216" w:lineRule="auto"/>
                        <w:rPr>
                          <w:rFonts w:asciiTheme="minorHAnsi" w:hAnsi="Arial"/>
                          <w:color w:val="FF0000"/>
                          <w:kern w:val="24"/>
                          <w:sz w:val="16"/>
                          <w:szCs w:val="16"/>
                        </w:rPr>
                      </w:pPr>
                      <w:r w:rsidRPr="004E7571">
                        <w:rPr>
                          <w:rFonts w:asciiTheme="minorHAnsi" w:hAnsi="Arial"/>
                          <w:color w:val="FF0000"/>
                          <w:kern w:val="24"/>
                          <w:sz w:val="16"/>
                          <w:szCs w:val="16"/>
                        </w:rPr>
                        <w:t>…</w:t>
                      </w:r>
                    </w:p>
                    <w:p w14:paraId="5B26B6E3" w14:textId="77777777" w:rsidR="0062596A" w:rsidRPr="0062596A" w:rsidRDefault="0062596A" w:rsidP="0062596A">
                      <w:pPr>
                        <w:spacing w:before="40" w:after="40" w:line="216" w:lineRule="auto"/>
                        <w:rPr>
                          <w:rFonts w:asciiTheme="minorHAnsi" w:hAnsi="Arial"/>
                          <w:kern w:val="24"/>
                          <w:sz w:val="16"/>
                          <w:szCs w:val="16"/>
                        </w:rPr>
                      </w:pPr>
                      <w:r w:rsidRPr="0062596A">
                        <w:rPr>
                          <w:rFonts w:asciiTheme="minorHAnsi" w:hAnsi="Arial"/>
                          <w:kern w:val="24"/>
                          <w:sz w:val="16"/>
                          <w:szCs w:val="16"/>
                        </w:rPr>
                        <w:t xml:space="preserve">    typedef simple-detector-state {</w:t>
                      </w:r>
                    </w:p>
                    <w:p w14:paraId="774308E4" w14:textId="77777777" w:rsidR="0062596A" w:rsidRPr="0062596A" w:rsidRDefault="0062596A" w:rsidP="0062596A">
                      <w:pPr>
                        <w:spacing w:before="40" w:after="40" w:line="216" w:lineRule="auto"/>
                        <w:rPr>
                          <w:rFonts w:asciiTheme="minorHAnsi" w:hAnsi="Arial"/>
                          <w:kern w:val="24"/>
                          <w:sz w:val="16"/>
                          <w:szCs w:val="16"/>
                        </w:rPr>
                      </w:pPr>
                      <w:r w:rsidRPr="0062596A">
                        <w:rPr>
                          <w:rFonts w:asciiTheme="minorHAnsi" w:hAnsi="Arial"/>
                          <w:kern w:val="24"/>
                          <w:sz w:val="16"/>
                          <w:szCs w:val="16"/>
                        </w:rPr>
                        <w:t xml:space="preserve">        type identityref {</w:t>
                      </w:r>
                    </w:p>
                    <w:p w14:paraId="61B8F848" w14:textId="77777777" w:rsidR="0062596A" w:rsidRPr="0062596A" w:rsidRDefault="0062596A" w:rsidP="0062596A">
                      <w:pPr>
                        <w:spacing w:before="40" w:after="40" w:line="216" w:lineRule="auto"/>
                        <w:rPr>
                          <w:rFonts w:asciiTheme="minorHAnsi" w:hAnsi="Arial"/>
                          <w:kern w:val="24"/>
                          <w:sz w:val="16"/>
                          <w:szCs w:val="16"/>
                        </w:rPr>
                      </w:pPr>
                      <w:r w:rsidRPr="0062596A">
                        <w:rPr>
                          <w:rFonts w:asciiTheme="minorHAnsi" w:hAnsi="Arial"/>
                          <w:kern w:val="24"/>
                          <w:sz w:val="16"/>
                          <w:szCs w:val="16"/>
                        </w:rPr>
                        <w:t xml:space="preserve">            base SIMPLE_DETECTOR_</w:t>
                      </w:r>
                      <w:proofErr w:type="gramStart"/>
                      <w:r w:rsidRPr="0062596A">
                        <w:rPr>
                          <w:rFonts w:asciiTheme="minorHAnsi" w:hAnsi="Arial"/>
                          <w:kern w:val="24"/>
                          <w:sz w:val="16"/>
                          <w:szCs w:val="16"/>
                        </w:rPr>
                        <w:t>STATE;</w:t>
                      </w:r>
                      <w:proofErr w:type="gramEnd"/>
                    </w:p>
                    <w:p w14:paraId="1019B9E7" w14:textId="77777777" w:rsidR="0062596A" w:rsidRPr="0062596A" w:rsidRDefault="0062596A" w:rsidP="0062596A">
                      <w:pPr>
                        <w:spacing w:before="40" w:after="40" w:line="216" w:lineRule="auto"/>
                        <w:rPr>
                          <w:rFonts w:asciiTheme="minorHAnsi" w:hAnsi="Arial"/>
                          <w:kern w:val="24"/>
                          <w:sz w:val="16"/>
                          <w:szCs w:val="16"/>
                        </w:rPr>
                      </w:pPr>
                      <w:r w:rsidRPr="0062596A">
                        <w:rPr>
                          <w:rFonts w:asciiTheme="minorHAnsi" w:hAnsi="Arial"/>
                          <w:kern w:val="24"/>
                          <w:sz w:val="16"/>
                          <w:szCs w:val="16"/>
                        </w:rPr>
                        <w:t xml:space="preserve">        }</w:t>
                      </w:r>
                    </w:p>
                    <w:p w14:paraId="45FD7AEE" w14:textId="77777777" w:rsidR="0062596A" w:rsidRPr="0062596A" w:rsidRDefault="0062596A" w:rsidP="0062596A">
                      <w:pPr>
                        <w:spacing w:before="40" w:after="40" w:line="216" w:lineRule="auto"/>
                        <w:rPr>
                          <w:rFonts w:asciiTheme="minorHAnsi" w:hAnsi="Arial"/>
                          <w:kern w:val="24"/>
                          <w:sz w:val="16"/>
                          <w:szCs w:val="16"/>
                        </w:rPr>
                      </w:pPr>
                      <w:r w:rsidRPr="0062596A">
                        <w:rPr>
                          <w:rFonts w:asciiTheme="minorHAnsi" w:hAnsi="Arial"/>
                          <w:kern w:val="24"/>
                          <w:sz w:val="16"/>
                          <w:szCs w:val="16"/>
                        </w:rPr>
                        <w:t xml:space="preserve">        description "The states of the detector.</w:t>
                      </w:r>
                      <w:proofErr w:type="gramStart"/>
                      <w:r w:rsidRPr="0062596A">
                        <w:rPr>
                          <w:rFonts w:asciiTheme="minorHAnsi" w:hAnsi="Arial"/>
                          <w:kern w:val="24"/>
                          <w:sz w:val="16"/>
                          <w:szCs w:val="16"/>
                        </w:rPr>
                        <w:t>";</w:t>
                      </w:r>
                      <w:proofErr w:type="gramEnd"/>
                    </w:p>
                    <w:p w14:paraId="2861D627" w14:textId="77777777" w:rsidR="00674A27" w:rsidRDefault="0062596A" w:rsidP="0062596A">
                      <w:pPr>
                        <w:spacing w:before="40" w:after="40" w:line="216" w:lineRule="auto"/>
                        <w:rPr>
                          <w:rFonts w:asciiTheme="minorHAnsi" w:hAnsi="Arial"/>
                          <w:kern w:val="24"/>
                          <w:sz w:val="16"/>
                          <w:szCs w:val="16"/>
                        </w:rPr>
                      </w:pPr>
                      <w:r w:rsidRPr="0062596A">
                        <w:rPr>
                          <w:rFonts w:asciiTheme="minorHAnsi" w:hAnsi="Arial"/>
                          <w:kern w:val="24"/>
                          <w:sz w:val="16"/>
                          <w:szCs w:val="16"/>
                        </w:rPr>
                        <w:t xml:space="preserve">    }</w:t>
                      </w:r>
                    </w:p>
                    <w:p w14:paraId="4C6159E7" w14:textId="77777777" w:rsidR="00713152" w:rsidRPr="004E7571" w:rsidRDefault="00713152" w:rsidP="0062596A">
                      <w:pPr>
                        <w:spacing w:before="40" w:after="40" w:line="216" w:lineRule="auto"/>
                        <w:rPr>
                          <w:rFonts w:asciiTheme="minorHAnsi" w:hAnsi="Arial"/>
                          <w:color w:val="FF0000"/>
                          <w:kern w:val="24"/>
                          <w:sz w:val="16"/>
                          <w:szCs w:val="16"/>
                        </w:rPr>
                      </w:pPr>
                      <w:r w:rsidRPr="004E7571">
                        <w:rPr>
                          <w:rFonts w:asciiTheme="minorHAnsi" w:hAnsi="Arial"/>
                          <w:color w:val="FF0000"/>
                          <w:kern w:val="24"/>
                          <w:sz w:val="16"/>
                          <w:szCs w:val="16"/>
                        </w:rPr>
                        <w:t>…</w:t>
                      </w:r>
                    </w:p>
                    <w:p w14:paraId="4DC2D48D"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identity SIMPLE_DETECTOR_STATE {</w:t>
                      </w:r>
                    </w:p>
                    <w:p w14:paraId="4660F2B3"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description "none</w:t>
                      </w:r>
                      <w:proofErr w:type="gramStart"/>
                      <w:r w:rsidRPr="00713152">
                        <w:rPr>
                          <w:rFonts w:asciiTheme="minorHAnsi" w:hAnsi="Arial"/>
                          <w:kern w:val="24"/>
                          <w:sz w:val="16"/>
                          <w:szCs w:val="16"/>
                        </w:rPr>
                        <w:t>";</w:t>
                      </w:r>
                      <w:proofErr w:type="gramEnd"/>
                    </w:p>
                    <w:p w14:paraId="104B8FD4"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w:t>
                      </w:r>
                    </w:p>
                    <w:p w14:paraId="3DD9607A"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identity SIMPLE_DETECTOR_STATE_ACTIVE {</w:t>
                      </w:r>
                    </w:p>
                    <w:p w14:paraId="57570575"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base SIMPLE_DETECTOR_</w:t>
                      </w:r>
                      <w:proofErr w:type="gramStart"/>
                      <w:r w:rsidRPr="00713152">
                        <w:rPr>
                          <w:rFonts w:asciiTheme="minorHAnsi" w:hAnsi="Arial"/>
                          <w:kern w:val="24"/>
                          <w:sz w:val="16"/>
                          <w:szCs w:val="16"/>
                        </w:rPr>
                        <w:t>STATE;</w:t>
                      </w:r>
                      <w:proofErr w:type="gramEnd"/>
                    </w:p>
                    <w:p w14:paraId="40792AE0"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description "The detector is indicating the operation of the monitored entity is not within acceptable bounds with respect to the specific </w:t>
                      </w:r>
                      <w:r w:rsidR="00AB175C">
                        <w:rPr>
                          <w:rFonts w:asciiTheme="minorHAnsi" w:hAnsi="Arial"/>
                          <w:kern w:val="24"/>
                          <w:sz w:val="16"/>
                          <w:szCs w:val="16"/>
                        </w:rPr>
                        <w:br/>
                        <w:t xml:space="preserve">            </w:t>
                      </w:r>
                      <w:r w:rsidRPr="00713152">
                        <w:rPr>
                          <w:rFonts w:asciiTheme="minorHAnsi" w:hAnsi="Arial"/>
                          <w:kern w:val="24"/>
                          <w:sz w:val="16"/>
                          <w:szCs w:val="16"/>
                        </w:rPr>
                        <w:t>condition measured.</w:t>
                      </w:r>
                    </w:p>
                    <w:p w14:paraId="036EB742"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If INTERMITTENT is supported there may be a requirement for persisted unacceptable operation after a problem occurs before </w:t>
                      </w:r>
                      <w:r w:rsidR="00AB175C">
                        <w:rPr>
                          <w:rFonts w:asciiTheme="minorHAnsi" w:hAnsi="Arial"/>
                          <w:kern w:val="24"/>
                          <w:sz w:val="16"/>
                          <w:szCs w:val="16"/>
                        </w:rPr>
                        <w:br/>
                        <w:t xml:space="preserve">            </w:t>
                      </w:r>
                      <w:r w:rsidRPr="00713152">
                        <w:rPr>
                          <w:rFonts w:asciiTheme="minorHAnsi" w:hAnsi="Arial"/>
                          <w:kern w:val="24"/>
                          <w:sz w:val="16"/>
                          <w:szCs w:val="16"/>
                        </w:rPr>
                        <w:t>ACTIVE is declared. An alternative may be to declare INTERMITTENT.</w:t>
                      </w:r>
                    </w:p>
                    <w:p w14:paraId="49791753"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Where INTERMITTENT is supported, ACTIVE indicates the stable presence of a problem.</w:t>
                      </w:r>
                      <w:proofErr w:type="gramStart"/>
                      <w:r w:rsidRPr="00713152">
                        <w:rPr>
                          <w:rFonts w:asciiTheme="minorHAnsi" w:hAnsi="Arial"/>
                          <w:kern w:val="24"/>
                          <w:sz w:val="16"/>
                          <w:szCs w:val="16"/>
                        </w:rPr>
                        <w:t>";</w:t>
                      </w:r>
                      <w:proofErr w:type="gramEnd"/>
                    </w:p>
                    <w:p w14:paraId="45809568"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w:t>
                      </w:r>
                    </w:p>
                    <w:p w14:paraId="70F090D8"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identity SIMPLE_DETECTOR_STATE_CLEAR {</w:t>
                      </w:r>
                    </w:p>
                    <w:p w14:paraId="57F1950B"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base SIMPLE_DETECTOR_</w:t>
                      </w:r>
                      <w:proofErr w:type="gramStart"/>
                      <w:r w:rsidRPr="00713152">
                        <w:rPr>
                          <w:rFonts w:asciiTheme="minorHAnsi" w:hAnsi="Arial"/>
                          <w:kern w:val="24"/>
                          <w:sz w:val="16"/>
                          <w:szCs w:val="16"/>
                        </w:rPr>
                        <w:t>STATE;</w:t>
                      </w:r>
                      <w:proofErr w:type="gramEnd"/>
                    </w:p>
                    <w:p w14:paraId="69EFBA75"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description "The detector is indicating the operation of the monitored entity is within acceptable bounds with respect to the specific </w:t>
                      </w:r>
                      <w:r w:rsidR="00AB175C">
                        <w:rPr>
                          <w:rFonts w:asciiTheme="minorHAnsi" w:hAnsi="Arial"/>
                          <w:kern w:val="24"/>
                          <w:sz w:val="16"/>
                          <w:szCs w:val="16"/>
                        </w:rPr>
                        <w:br/>
                        <w:t xml:space="preserve">            </w:t>
                      </w:r>
                      <w:r w:rsidRPr="00713152">
                        <w:rPr>
                          <w:rFonts w:asciiTheme="minorHAnsi" w:hAnsi="Arial"/>
                          <w:kern w:val="24"/>
                          <w:sz w:val="16"/>
                          <w:szCs w:val="16"/>
                        </w:rPr>
                        <w:t>condition measured.</w:t>
                      </w:r>
                      <w:proofErr w:type="gramStart"/>
                      <w:r w:rsidRPr="00713152">
                        <w:rPr>
                          <w:rFonts w:asciiTheme="minorHAnsi" w:hAnsi="Arial"/>
                          <w:kern w:val="24"/>
                          <w:sz w:val="16"/>
                          <w:szCs w:val="16"/>
                        </w:rPr>
                        <w:t>";</w:t>
                      </w:r>
                      <w:proofErr w:type="gramEnd"/>
                    </w:p>
                    <w:p w14:paraId="2CD11730"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w:t>
                      </w:r>
                    </w:p>
                    <w:p w14:paraId="6C734980"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identity SIMPLE_DETECTOR_STATE_INTERMITTENT {</w:t>
                      </w:r>
                    </w:p>
                    <w:p w14:paraId="1DD7B521"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base SIMPLE_DETECTOR_</w:t>
                      </w:r>
                      <w:proofErr w:type="gramStart"/>
                      <w:r w:rsidRPr="00713152">
                        <w:rPr>
                          <w:rFonts w:asciiTheme="minorHAnsi" w:hAnsi="Arial"/>
                          <w:kern w:val="24"/>
                          <w:sz w:val="16"/>
                          <w:szCs w:val="16"/>
                        </w:rPr>
                        <w:t>STATE;</w:t>
                      </w:r>
                      <w:proofErr w:type="gramEnd"/>
                    </w:p>
                    <w:p w14:paraId="774C6FC1"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description "The detector is indicating the operation of the monitored entity is intermittently not within acceptable bounds with respect to </w:t>
                      </w:r>
                      <w:r w:rsidR="00AB175C">
                        <w:rPr>
                          <w:rFonts w:asciiTheme="minorHAnsi" w:hAnsi="Arial"/>
                          <w:kern w:val="24"/>
                          <w:sz w:val="16"/>
                          <w:szCs w:val="16"/>
                        </w:rPr>
                        <w:br/>
                        <w:t xml:space="preserve">            </w:t>
                      </w:r>
                      <w:r w:rsidRPr="00713152">
                        <w:rPr>
                          <w:rFonts w:asciiTheme="minorHAnsi" w:hAnsi="Arial"/>
                          <w:kern w:val="24"/>
                          <w:sz w:val="16"/>
                          <w:szCs w:val="16"/>
                        </w:rPr>
                        <w:t>the specific condition measured.</w:t>
                      </w:r>
                    </w:p>
                    <w:p w14:paraId="4A6824DE"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INTERMITTENT support is optional. Where it is supported there may be a requirement for persisted unacceptable operation after a </w:t>
                      </w:r>
                      <w:r w:rsidR="00AB175C">
                        <w:rPr>
                          <w:rFonts w:asciiTheme="minorHAnsi" w:hAnsi="Arial"/>
                          <w:kern w:val="24"/>
                          <w:sz w:val="16"/>
                          <w:szCs w:val="16"/>
                        </w:rPr>
                        <w:br/>
                        <w:t xml:space="preserve">            </w:t>
                      </w:r>
                      <w:r w:rsidRPr="00713152">
                        <w:rPr>
                          <w:rFonts w:asciiTheme="minorHAnsi" w:hAnsi="Arial"/>
                          <w:kern w:val="24"/>
                          <w:sz w:val="16"/>
                          <w:szCs w:val="16"/>
                        </w:rPr>
                        <w:t>problem occurs before ACTIVE or INTERMITTENT is declared.</w:t>
                      </w:r>
                      <w:proofErr w:type="gramStart"/>
                      <w:r w:rsidRPr="00713152">
                        <w:rPr>
                          <w:rFonts w:asciiTheme="minorHAnsi" w:hAnsi="Arial"/>
                          <w:kern w:val="24"/>
                          <w:sz w:val="16"/>
                          <w:szCs w:val="16"/>
                        </w:rPr>
                        <w:t>";</w:t>
                      </w:r>
                      <w:proofErr w:type="gramEnd"/>
                    </w:p>
                    <w:p w14:paraId="185B25E7"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w:t>
                      </w:r>
                    </w:p>
                    <w:p w14:paraId="7BC9CCCE"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identity SIMPLE_DETECTOR_STATE_FLEETING {</w:t>
                      </w:r>
                    </w:p>
                    <w:p w14:paraId="07C2FC64"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base SIMPLE_DETECTOR_</w:t>
                      </w:r>
                      <w:proofErr w:type="gramStart"/>
                      <w:r w:rsidRPr="00713152">
                        <w:rPr>
                          <w:rFonts w:asciiTheme="minorHAnsi" w:hAnsi="Arial"/>
                          <w:kern w:val="24"/>
                          <w:sz w:val="16"/>
                          <w:szCs w:val="16"/>
                        </w:rPr>
                        <w:t>STATE;</w:t>
                      </w:r>
                      <w:proofErr w:type="gramEnd"/>
                    </w:p>
                    <w:p w14:paraId="5E593E0D"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description "Event has a very short life (Active-Clear), hence is notified/streamed after its occurrence.</w:t>
                      </w:r>
                      <w:proofErr w:type="gramStart"/>
                      <w:r w:rsidRPr="00713152">
                        <w:rPr>
                          <w:rFonts w:asciiTheme="minorHAnsi" w:hAnsi="Arial"/>
                          <w:kern w:val="24"/>
                          <w:sz w:val="16"/>
                          <w:szCs w:val="16"/>
                        </w:rPr>
                        <w:t>";</w:t>
                      </w:r>
                      <w:proofErr w:type="gramEnd"/>
                    </w:p>
                    <w:p w14:paraId="20AE5BA1"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w:t>
                      </w:r>
                    </w:p>
                    <w:p w14:paraId="5BFE0056"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identity SIMPLE_DETECTOR_STATE_ACTIVE_NO_EXPLICIT_CLEAR {</w:t>
                      </w:r>
                    </w:p>
                    <w:p w14:paraId="3A5FBCB5"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base SIMPLE_DETECTOR_</w:t>
                      </w:r>
                      <w:proofErr w:type="gramStart"/>
                      <w:r w:rsidRPr="00713152">
                        <w:rPr>
                          <w:rFonts w:asciiTheme="minorHAnsi" w:hAnsi="Arial"/>
                          <w:kern w:val="24"/>
                          <w:sz w:val="16"/>
                          <w:szCs w:val="16"/>
                        </w:rPr>
                        <w:t>STATE;</w:t>
                      </w:r>
                      <w:proofErr w:type="gramEnd"/>
                    </w:p>
                    <w:p w14:paraId="05D740F4"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description "Same as Active, but an explicit transition to Clear is not foreseen.</w:t>
                      </w:r>
                    </w:p>
                    <w:p w14:paraId="2DE371E9" w14:textId="77777777" w:rsidR="00713152" w:rsidRPr="00713152" w:rsidRDefault="00713152" w:rsidP="0071315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This e.g. applies to PM metrics which can only increase (counters), hence the 'clear' criteria </w:t>
                      </w:r>
                      <w:proofErr w:type="gramStart"/>
                      <w:r w:rsidRPr="00713152">
                        <w:rPr>
                          <w:rFonts w:asciiTheme="minorHAnsi" w:hAnsi="Arial"/>
                          <w:kern w:val="24"/>
                          <w:sz w:val="16"/>
                          <w:szCs w:val="16"/>
                        </w:rPr>
                        <w:t>is</w:t>
                      </w:r>
                      <w:proofErr w:type="gramEnd"/>
                      <w:r w:rsidRPr="00713152">
                        <w:rPr>
                          <w:rFonts w:asciiTheme="minorHAnsi" w:hAnsi="Arial"/>
                          <w:kern w:val="24"/>
                          <w:sz w:val="16"/>
                          <w:szCs w:val="16"/>
                        </w:rPr>
                        <w:t xml:space="preserve"> conventionally the end of a </w:t>
                      </w:r>
                      <w:r w:rsidR="00AB175C">
                        <w:rPr>
                          <w:rFonts w:asciiTheme="minorHAnsi" w:hAnsi="Arial"/>
                          <w:kern w:val="24"/>
                          <w:sz w:val="16"/>
                          <w:szCs w:val="16"/>
                        </w:rPr>
                        <w:br/>
                        <w:t xml:space="preserve">            </w:t>
                      </w:r>
                      <w:r w:rsidRPr="00713152">
                        <w:rPr>
                          <w:rFonts w:asciiTheme="minorHAnsi" w:hAnsi="Arial"/>
                          <w:kern w:val="24"/>
                          <w:sz w:val="16"/>
                          <w:szCs w:val="16"/>
                        </w:rPr>
                        <w:t>measurement period.</w:t>
                      </w:r>
                      <w:proofErr w:type="gramStart"/>
                      <w:r w:rsidRPr="00713152">
                        <w:rPr>
                          <w:rFonts w:asciiTheme="minorHAnsi" w:hAnsi="Arial"/>
                          <w:kern w:val="24"/>
                          <w:sz w:val="16"/>
                          <w:szCs w:val="16"/>
                        </w:rPr>
                        <w:t>";</w:t>
                      </w:r>
                      <w:proofErr w:type="gramEnd"/>
                    </w:p>
                    <w:p w14:paraId="0995C400" w14:textId="77777777" w:rsidR="000D4332" w:rsidRPr="00B94221" w:rsidRDefault="00713152" w:rsidP="000D4332">
                      <w:pPr>
                        <w:spacing w:before="40" w:after="40" w:line="216" w:lineRule="auto"/>
                        <w:rPr>
                          <w:rFonts w:asciiTheme="minorHAnsi" w:hAnsi="Arial"/>
                          <w:kern w:val="24"/>
                          <w:sz w:val="16"/>
                          <w:szCs w:val="16"/>
                        </w:rPr>
                      </w:pPr>
                      <w:r w:rsidRPr="00713152">
                        <w:rPr>
                          <w:rFonts w:asciiTheme="minorHAnsi" w:hAnsi="Arial"/>
                          <w:kern w:val="24"/>
                          <w:sz w:val="16"/>
                          <w:szCs w:val="16"/>
                        </w:rPr>
                        <w:t xml:space="preserve">    }</w:t>
                      </w:r>
                    </w:p>
                  </w:txbxContent>
                </v:textbox>
                <w10:wrap type="topAndBottom" anchorx="margin"/>
              </v:rect>
            </w:pict>
          </mc:Fallback>
        </mc:AlternateContent>
      </w:r>
    </w:p>
    <w:p w14:paraId="502C7DE8" w14:textId="009076DF" w:rsidR="000D4332" w:rsidRDefault="000D4332" w:rsidP="000D4332">
      <w:pPr>
        <w:pStyle w:val="FigureCaption"/>
      </w:pPr>
      <w:bookmarkStart w:id="194" w:name="_Toc223392406"/>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27</w:t>
      </w:r>
      <w:r>
        <w:rPr>
          <w:noProof/>
        </w:rPr>
        <w:fldChar w:fldCharType="end"/>
      </w:r>
      <w:r w:rsidRPr="00CA3534">
        <w:t xml:space="preserve"> </w:t>
      </w:r>
      <w:r>
        <w:t xml:space="preserve"> </w:t>
      </w:r>
      <w:r w:rsidR="00375A28">
        <w:t>YANG</w:t>
      </w:r>
      <w:r>
        <w:t>: simple-detector</w:t>
      </w:r>
      <w:bookmarkEnd w:id="194"/>
    </w:p>
    <w:p w14:paraId="55E7137C" w14:textId="77777777" w:rsidR="00245701" w:rsidRDefault="00245701" w:rsidP="00A56331">
      <w:r>
        <w:rPr>
          <w:rFonts w:eastAsia="Times New Roman"/>
        </w:rPr>
        <w:t>For this structure a solution shall provide the following support</w:t>
      </w:r>
      <w:r>
        <w:t>:</w:t>
      </w:r>
    </w:p>
    <w:p w14:paraId="1CE35810" w14:textId="77777777" w:rsidR="004450D6" w:rsidRDefault="004450D6" w:rsidP="004450D6">
      <w:pPr>
        <w:numPr>
          <w:ilvl w:val="0"/>
          <w:numId w:val="10"/>
        </w:numPr>
        <w:spacing w:before="100" w:beforeAutospacing="1" w:after="100" w:afterAutospacing="1"/>
        <w:rPr>
          <w:rFonts w:eastAsia="Times New Roman"/>
        </w:rPr>
      </w:pPr>
      <w:r>
        <w:rPr>
          <w:rFonts w:eastAsia="Times New Roman"/>
        </w:rPr>
        <w:t>Mandatory:</w:t>
      </w:r>
    </w:p>
    <w:p w14:paraId="58B61363" w14:textId="77777777" w:rsidR="00600F1A" w:rsidRDefault="006F1864" w:rsidP="004450D6">
      <w:pPr>
        <w:numPr>
          <w:ilvl w:val="1"/>
          <w:numId w:val="10"/>
        </w:numPr>
        <w:spacing w:before="100" w:beforeAutospacing="1" w:after="100" w:afterAutospacing="1"/>
        <w:rPr>
          <w:rFonts w:eastAsia="Times New Roman"/>
        </w:rPr>
      </w:pPr>
      <w:r>
        <w:rPr>
          <w:rFonts w:eastAsia="Times New Roman"/>
        </w:rPr>
        <w:t>simple-</w:t>
      </w:r>
      <w:r w:rsidR="004450D6">
        <w:rPr>
          <w:rFonts w:eastAsia="Times New Roman"/>
        </w:rPr>
        <w:t xml:space="preserve">detector-state: </w:t>
      </w:r>
      <w:r w:rsidR="00AF0DC6">
        <w:rPr>
          <w:rFonts w:eastAsia="Times New Roman"/>
        </w:rPr>
        <w:t>Where</w:t>
      </w:r>
      <w:r w:rsidR="00600F1A">
        <w:rPr>
          <w:rFonts w:eastAsia="Times New Roman"/>
        </w:rPr>
        <w:t xml:space="preserve"> state depends upon underlying system capability</w:t>
      </w:r>
    </w:p>
    <w:p w14:paraId="5C1291EF" w14:textId="77777777" w:rsidR="00600F1A" w:rsidRDefault="00600F1A" w:rsidP="00600F1A">
      <w:pPr>
        <w:numPr>
          <w:ilvl w:val="2"/>
          <w:numId w:val="10"/>
        </w:numPr>
        <w:spacing w:before="100" w:beforeAutospacing="1" w:after="100" w:afterAutospacing="1"/>
        <w:rPr>
          <w:rFonts w:eastAsia="Times New Roman"/>
        </w:rPr>
      </w:pPr>
      <w:r>
        <w:rPr>
          <w:rFonts w:eastAsia="Times New Roman"/>
        </w:rPr>
        <w:t>For alarms</w:t>
      </w:r>
    </w:p>
    <w:p w14:paraId="4F7556EA" w14:textId="77777777" w:rsidR="004450D6" w:rsidRDefault="00600F1A" w:rsidP="00600F1A">
      <w:pPr>
        <w:numPr>
          <w:ilvl w:val="3"/>
          <w:numId w:val="10"/>
        </w:numPr>
        <w:spacing w:before="100" w:beforeAutospacing="1" w:after="100" w:afterAutospacing="1"/>
        <w:rPr>
          <w:rFonts w:eastAsia="Times New Roman"/>
        </w:rPr>
      </w:pPr>
      <w:r>
        <w:rPr>
          <w:rFonts w:eastAsia="Times New Roman"/>
        </w:rPr>
        <w:t>ACTIVE and CLEAR (</w:t>
      </w:r>
      <w:r w:rsidR="003B7DC8">
        <w:rPr>
          <w:rFonts w:eastAsia="Times New Roman"/>
        </w:rPr>
        <w:t xml:space="preserve">may be </w:t>
      </w:r>
      <w:r>
        <w:rPr>
          <w:rFonts w:eastAsia="Times New Roman"/>
        </w:rPr>
        <w:t xml:space="preserve">used in the DELETE </w:t>
      </w:r>
      <w:r w:rsidR="00796019">
        <w:rPr>
          <w:rFonts w:eastAsia="Times New Roman"/>
        </w:rPr>
        <w:t>record</w:t>
      </w:r>
      <w:r>
        <w:rPr>
          <w:rFonts w:eastAsia="Times New Roman"/>
        </w:rPr>
        <w:t>) are mandatory</w:t>
      </w:r>
      <w:r w:rsidR="004450D6">
        <w:rPr>
          <w:rFonts w:eastAsia="Times New Roman"/>
        </w:rPr>
        <w:t xml:space="preserve"> </w:t>
      </w:r>
    </w:p>
    <w:p w14:paraId="639427B9" w14:textId="77777777" w:rsidR="0029655B" w:rsidRDefault="0029655B" w:rsidP="00600F1A">
      <w:pPr>
        <w:numPr>
          <w:ilvl w:val="3"/>
          <w:numId w:val="10"/>
        </w:numPr>
        <w:spacing w:before="100" w:beforeAutospacing="1" w:after="100" w:afterAutospacing="1"/>
        <w:rPr>
          <w:rFonts w:eastAsia="Times New Roman"/>
        </w:rPr>
      </w:pPr>
      <w:r>
        <w:rPr>
          <w:rFonts w:eastAsia="Times New Roman"/>
        </w:rPr>
        <w:t>INTERMITTENT and FLEETING depend upon underlying alarm processing</w:t>
      </w:r>
      <w:r w:rsidR="003B7DC8">
        <w:rPr>
          <w:rFonts w:eastAsia="Times New Roman"/>
        </w:rPr>
        <w:t xml:space="preserve"> and hence are conditional mandatory</w:t>
      </w:r>
    </w:p>
    <w:p w14:paraId="45C4C072" w14:textId="77777777" w:rsidR="0029655B" w:rsidRDefault="0029655B" w:rsidP="0029655B">
      <w:pPr>
        <w:numPr>
          <w:ilvl w:val="2"/>
          <w:numId w:val="10"/>
        </w:numPr>
        <w:spacing w:before="100" w:beforeAutospacing="1" w:after="100" w:afterAutospacing="1"/>
        <w:rPr>
          <w:rFonts w:eastAsia="Times New Roman"/>
        </w:rPr>
      </w:pPr>
      <w:r>
        <w:rPr>
          <w:rFonts w:eastAsia="Times New Roman"/>
        </w:rPr>
        <w:t>For PM thresholds</w:t>
      </w:r>
    </w:p>
    <w:p w14:paraId="28179FE5" w14:textId="77777777" w:rsidR="00AB7F96" w:rsidRDefault="00AB7F96" w:rsidP="00AB7F96">
      <w:pPr>
        <w:numPr>
          <w:ilvl w:val="3"/>
          <w:numId w:val="10"/>
        </w:numPr>
        <w:spacing w:before="100" w:beforeAutospacing="1" w:after="100" w:afterAutospacing="1"/>
        <w:rPr>
          <w:rFonts w:eastAsia="Times New Roman"/>
        </w:rPr>
      </w:pPr>
      <w:r>
        <w:rPr>
          <w:rFonts w:eastAsia="Times New Roman"/>
        </w:rPr>
        <w:t xml:space="preserve">ACTIVE and CLEAR </w:t>
      </w:r>
      <w:r w:rsidR="00E567F4">
        <w:rPr>
          <w:rFonts w:eastAsia="Times New Roman"/>
        </w:rPr>
        <w:t xml:space="preserve">(in DELETE </w:t>
      </w:r>
      <w:r w:rsidR="00796019">
        <w:rPr>
          <w:rFonts w:eastAsia="Times New Roman"/>
        </w:rPr>
        <w:t>record</w:t>
      </w:r>
      <w:r w:rsidR="00E567F4">
        <w:rPr>
          <w:rFonts w:eastAsia="Times New Roman"/>
        </w:rPr>
        <w:t xml:space="preserve">) </w:t>
      </w:r>
      <w:r>
        <w:rPr>
          <w:rFonts w:eastAsia="Times New Roman"/>
        </w:rPr>
        <w:t>used where there is an explicit clear</w:t>
      </w:r>
      <w:r w:rsidR="00E567F4">
        <w:rPr>
          <w:rFonts w:eastAsia="Times New Roman"/>
        </w:rPr>
        <w:t xml:space="preserve"> </w:t>
      </w:r>
    </w:p>
    <w:p w14:paraId="2D5DDCCC" w14:textId="77777777" w:rsidR="00AB7F96" w:rsidRDefault="00AB7F96" w:rsidP="00AB7F96">
      <w:pPr>
        <w:numPr>
          <w:ilvl w:val="3"/>
          <w:numId w:val="10"/>
        </w:numPr>
        <w:spacing w:before="100" w:beforeAutospacing="1" w:after="100" w:afterAutospacing="1"/>
        <w:rPr>
          <w:rFonts w:eastAsia="Times New Roman"/>
        </w:rPr>
      </w:pPr>
      <w:r>
        <w:rPr>
          <w:rFonts w:eastAsia="Times New Roman"/>
        </w:rPr>
        <w:t>ACTIVE_NO_EXPLICIT_CLEAR used where there is no explicit cl</w:t>
      </w:r>
      <w:r w:rsidR="00711F11">
        <w:rPr>
          <w:rFonts w:eastAsia="Times New Roman"/>
        </w:rPr>
        <w:t>ear.</w:t>
      </w:r>
    </w:p>
    <w:p w14:paraId="04EC5854" w14:textId="77777777" w:rsidR="00C37B24" w:rsidRPr="00AB7F96" w:rsidRDefault="00C37B24" w:rsidP="00A56331">
      <w:r>
        <w:lastRenderedPageBreak/>
        <w:t>Note that simple-detector provides a broader range of options than that provided by detector-state in</w:t>
      </w:r>
      <w:r w:rsidR="00AF0DC6">
        <w:t xml:space="preserve"> TAPI</w:t>
      </w:r>
      <w:r>
        <w:t xml:space="preserve"> 2.1.3.</w:t>
      </w:r>
    </w:p>
    <w:p w14:paraId="7A05364D" w14:textId="77777777" w:rsidR="005857CB" w:rsidRDefault="005857CB" w:rsidP="005857CB">
      <w:pPr>
        <w:pStyle w:val="Heading3"/>
      </w:pPr>
      <w:bookmarkStart w:id="195" w:name="_Ref116472244"/>
      <w:bookmarkStart w:id="196" w:name="_Toc223392254"/>
      <w:r>
        <w:t>alarm-condition-detector-detai</w:t>
      </w:r>
      <w:r w:rsidR="002D0D94">
        <w:t>l</w:t>
      </w:r>
      <w:r>
        <w:t xml:space="preserve"> from tapi-streaming.yang</w:t>
      </w:r>
      <w:bookmarkEnd w:id="195"/>
      <w:bookmarkEnd w:id="196"/>
    </w:p>
    <w:p w14:paraId="3501131F" w14:textId="61321116" w:rsidR="00072C9E" w:rsidRDefault="002B62E3" w:rsidP="00651CFE">
      <w:r>
        <w:t xml:space="preserve">In TAPI 2.1.3 </w:t>
      </w:r>
      <w:r w:rsidR="00D2692A">
        <w:t>alarm reporting was supported by an augmentation of detected-condition with alarm</w:t>
      </w:r>
      <w:r w:rsidR="00072C9E">
        <w:t xml:space="preserve">-condition-detector detail. This approach has been </w:t>
      </w:r>
      <w:r w:rsidR="00072C9E" w:rsidRPr="00A56331">
        <w:rPr>
          <w:color w:val="FF0000"/>
          <w:u w:val="single"/>
        </w:rPr>
        <w:t xml:space="preserve">deprecated </w:t>
      </w:r>
      <w:r w:rsidR="00072C9E">
        <w:t>in</w:t>
      </w:r>
      <w:r w:rsidR="00AE2310">
        <w:t xml:space="preserve"> TAPI 2.4 in</w:t>
      </w:r>
      <w:r w:rsidR="00072C9E">
        <w:t xml:space="preserve"> favor of the approach detailed in tapi-fm </w:t>
      </w:r>
      <w:r w:rsidR="00666059">
        <w:t>in section</w:t>
      </w:r>
      <w:r w:rsidR="00D264D6">
        <w:t xml:space="preserve"> </w:t>
      </w:r>
      <w:r w:rsidR="00D264D6">
        <w:fldChar w:fldCharType="begin"/>
      </w:r>
      <w:r w:rsidR="00D264D6">
        <w:instrText xml:space="preserve"> REF _Ref116472050 \r \h </w:instrText>
      </w:r>
      <w:r w:rsidR="00D264D6">
        <w:fldChar w:fldCharType="separate"/>
      </w:r>
      <w:r w:rsidR="00916DFC">
        <w:t>4.5.2</w:t>
      </w:r>
      <w:r w:rsidR="00D264D6">
        <w:fldChar w:fldCharType="end"/>
      </w:r>
      <w:r w:rsidR="00D264D6">
        <w:t xml:space="preserve"> </w:t>
      </w:r>
      <w:r w:rsidR="00D264D6">
        <w:fldChar w:fldCharType="begin"/>
      </w:r>
      <w:r w:rsidR="00D264D6">
        <w:instrText xml:space="preserve"> REF _Ref116472050 \h </w:instrText>
      </w:r>
      <w:r w:rsidR="00D264D6">
        <w:fldChar w:fldCharType="separate"/>
      </w:r>
      <w:r w:rsidR="00916DFC">
        <w:t>detected-condition from tapi-fm.yang</w:t>
      </w:r>
      <w:r w:rsidR="00D264D6">
        <w:fldChar w:fldCharType="end"/>
      </w:r>
      <w:r w:rsidR="00D264D6">
        <w:t xml:space="preserve"> on page </w:t>
      </w:r>
      <w:r w:rsidR="00D264D6">
        <w:fldChar w:fldCharType="begin"/>
      </w:r>
      <w:r w:rsidR="00D264D6">
        <w:instrText xml:space="preserve"> PAGEREF _Ref116472050 \h </w:instrText>
      </w:r>
      <w:r w:rsidR="00D264D6">
        <w:fldChar w:fldCharType="separate"/>
      </w:r>
      <w:r w:rsidR="00916DFC">
        <w:rPr>
          <w:noProof/>
        </w:rPr>
        <w:t>60</w:t>
      </w:r>
      <w:r w:rsidR="00D264D6">
        <w:fldChar w:fldCharType="end"/>
      </w:r>
      <w:r w:rsidR="00C555A7">
        <w:t>. The TAPI 2.1.3 approach described in this section is still available for use but is not recommended.</w:t>
      </w:r>
    </w:p>
    <w:p w14:paraId="05475C84" w14:textId="77777777" w:rsidR="00651CFE" w:rsidRPr="000702E7" w:rsidRDefault="00072C9E" w:rsidP="00651CFE">
      <w:r w:rsidRPr="00F32BDC">
        <w:rPr>
          <w:noProof/>
        </w:rPr>
        <mc:AlternateContent>
          <mc:Choice Requires="wps">
            <w:drawing>
              <wp:anchor distT="0" distB="0" distL="114300" distR="114300" simplePos="0" relativeHeight="251639808" behindDoc="0" locked="0" layoutInCell="1" allowOverlap="1" wp14:anchorId="11E3B9D4" wp14:editId="685CA27A">
                <wp:simplePos x="0" y="0"/>
                <wp:positionH relativeFrom="margin">
                  <wp:posOffset>0</wp:posOffset>
                </wp:positionH>
                <wp:positionV relativeFrom="paragraph">
                  <wp:posOffset>342265</wp:posOffset>
                </wp:positionV>
                <wp:extent cx="6600825" cy="3705225"/>
                <wp:effectExtent l="0" t="0" r="28575" b="28575"/>
                <wp:wrapTopAndBottom/>
                <wp:docPr id="1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3705225"/>
                        </a:xfrm>
                        <a:prstGeom prst="rect">
                          <a:avLst/>
                        </a:prstGeom>
                        <a:solidFill>
                          <a:schemeClr val="accent4">
                            <a:lumMod val="20000"/>
                            <a:lumOff val="80000"/>
                          </a:schemeClr>
                        </a:solidFill>
                        <a:ln>
                          <a:solidFill>
                            <a:schemeClr val="tx1"/>
                          </a:solidFill>
                        </a:ln>
                      </wps:spPr>
                      <wps:txbx>
                        <w:txbxContent>
                          <w:p w14:paraId="26201EEA"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grouping alarm-condition-detector-detail {</w:t>
                            </w:r>
                          </w:p>
                          <w:p w14:paraId="394ECE86"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leaf alarm-detector-state {</w:t>
                            </w:r>
                          </w:p>
                          <w:p w14:paraId="1F55CA84"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type alarm-detector-state;</w:t>
                            </w:r>
                          </w:p>
                          <w:p w14:paraId="3946E9A5"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false;</w:t>
                            </w:r>
                          </w:p>
                          <w:p w14:paraId="707E218D"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31DA0A6C"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container legacy-properties {</w:t>
                            </w:r>
                          </w:p>
                          <w:p w14:paraId="14CE8FCD"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false;</w:t>
                            </w:r>
                          </w:p>
                          <w:p w14:paraId="536F78A6"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uses legacy-properties;</w:t>
                            </w:r>
                          </w:p>
                          <w:p w14:paraId="76745596"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6804612A" w14:textId="77777777" w:rsidR="00033784" w:rsidRDefault="00033784" w:rsidP="008023C6">
                            <w:pPr>
                              <w:spacing w:before="40" w:after="40" w:line="216" w:lineRule="auto"/>
                              <w:rPr>
                                <w:rFonts w:asciiTheme="minorHAnsi" w:hAnsi="Arial"/>
                                <w:kern w:val="24"/>
                                <w:sz w:val="16"/>
                                <w:szCs w:val="16"/>
                              </w:rPr>
                            </w:pPr>
                            <w:r>
                              <w:rPr>
                                <w:rFonts w:asciiTheme="minorHAnsi" w:hAnsi="Arial"/>
                                <w:kern w:val="24"/>
                                <w:sz w:val="16"/>
                                <w:szCs w:val="16"/>
                              </w:rPr>
                              <w:t>}</w:t>
                            </w:r>
                          </w:p>
                          <w:p w14:paraId="0B1063E6" w14:textId="77777777" w:rsidR="00033784" w:rsidRDefault="00033784" w:rsidP="008023C6">
                            <w:pPr>
                              <w:spacing w:before="40" w:after="40" w:line="216" w:lineRule="auto"/>
                              <w:rPr>
                                <w:rFonts w:asciiTheme="minorHAnsi" w:hAnsi="Arial"/>
                                <w:kern w:val="24"/>
                                <w:sz w:val="16"/>
                                <w:szCs w:val="16"/>
                              </w:rPr>
                            </w:pPr>
                          </w:p>
                          <w:p w14:paraId="0ED527A7" w14:textId="77777777" w:rsidR="00033784" w:rsidRPr="004E7571" w:rsidRDefault="00033784" w:rsidP="008023C6">
                            <w:pPr>
                              <w:spacing w:before="40" w:after="40" w:line="216" w:lineRule="auto"/>
                              <w:rPr>
                                <w:rFonts w:asciiTheme="minorHAnsi" w:hAnsi="Arial"/>
                                <w:color w:val="FF0000"/>
                                <w:kern w:val="24"/>
                                <w:sz w:val="16"/>
                                <w:szCs w:val="16"/>
                              </w:rPr>
                            </w:pPr>
                            <w:r w:rsidRPr="004E7571">
                              <w:rPr>
                                <w:rFonts w:asciiTheme="minorHAnsi" w:hAnsi="Arial"/>
                                <w:color w:val="FF0000"/>
                                <w:kern w:val="24"/>
                                <w:sz w:val="16"/>
                                <w:szCs w:val="16"/>
                              </w:rPr>
                              <w:t>…</w:t>
                            </w:r>
                          </w:p>
                          <w:p w14:paraId="225EF4E1" w14:textId="77777777" w:rsidR="00033784" w:rsidRDefault="00033784" w:rsidP="008023C6">
                            <w:pPr>
                              <w:spacing w:before="40" w:after="40" w:line="216" w:lineRule="auto"/>
                              <w:rPr>
                                <w:rFonts w:asciiTheme="minorHAnsi" w:hAnsi="Arial"/>
                                <w:kern w:val="24"/>
                                <w:sz w:val="16"/>
                                <w:szCs w:val="16"/>
                              </w:rPr>
                            </w:pPr>
                          </w:p>
                          <w:p w14:paraId="2FE532F5"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grouping legacy-properties {</w:t>
                            </w:r>
                          </w:p>
                          <w:p w14:paraId="06E0A4F8"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perceived-severity {</w:t>
                            </w:r>
                          </w:p>
                          <w:p w14:paraId="732567E7"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perceived-severity;</w:t>
                            </w:r>
                          </w:p>
                          <w:p w14:paraId="7D0FF064"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678626AF"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service-affect {</w:t>
                            </w:r>
                          </w:p>
                          <w:p w14:paraId="2086F93E"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service-affect;</w:t>
                            </w:r>
                          </w:p>
                          <w:p w14:paraId="7514880D"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2FB45455"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is-acknowledged {</w:t>
                            </w:r>
                          </w:p>
                          <w:p w14:paraId="3414133A"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boolean;</w:t>
                            </w:r>
                          </w:p>
                          <w:p w14:paraId="01326374"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051E0248"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leaf-list additional-alarm-info {</w:t>
                            </w:r>
                          </w:p>
                          <w:p w14:paraId="6B4A2CEB"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string;</w:t>
                            </w:r>
                          </w:p>
                          <w:p w14:paraId="17AA1184"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726EBCF5" w14:textId="77777777" w:rsidR="00033784" w:rsidRPr="008E5F48"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11E3B9D4" id="_x0000_s1051" style="position:absolute;margin-left:0;margin-top:26.95pt;width:519.75pt;height:291.75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" fillcolor="#f9ecd4 [663]" strokecolor="#141313 [3213]">
                <v:path arrowok="t"/>
                <o:lock v:ext="edit" grouping="t"/>
                <v:textbox>
                  <w:txbxContent>
                    <w:p w14:paraId="26201EEA"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grouping alarm-condition-detector-detail {</w:t>
                      </w:r>
                    </w:p>
                    <w:p w14:paraId="394ECE86"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leaf alarm-detector-state {</w:t>
                      </w:r>
                    </w:p>
                    <w:p w14:paraId="1F55CA84"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type alarm-detector-</w:t>
                      </w:r>
                      <w:proofErr w:type="gramStart"/>
                      <w:r w:rsidRPr="008023C6">
                        <w:rPr>
                          <w:rFonts w:asciiTheme="minorHAnsi" w:hAnsi="Arial"/>
                          <w:kern w:val="24"/>
                          <w:sz w:val="16"/>
                          <w:szCs w:val="16"/>
                          <w:lang w:val="en-GB"/>
                        </w:rPr>
                        <w:t>state;</w:t>
                      </w:r>
                      <w:proofErr w:type="gramEnd"/>
                    </w:p>
                    <w:p w14:paraId="3946E9A5"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w:t>
                      </w:r>
                      <w:proofErr w:type="gramStart"/>
                      <w:r w:rsidRPr="008023C6">
                        <w:rPr>
                          <w:rFonts w:asciiTheme="minorHAnsi" w:hAnsi="Arial"/>
                          <w:kern w:val="24"/>
                          <w:sz w:val="16"/>
                          <w:szCs w:val="16"/>
                          <w:lang w:val="en-GB"/>
                        </w:rPr>
                        <w:t>false;</w:t>
                      </w:r>
                      <w:proofErr w:type="gramEnd"/>
                    </w:p>
                    <w:p w14:paraId="707E218D"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31DA0A6C"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container legacy-properties {</w:t>
                      </w:r>
                    </w:p>
                    <w:p w14:paraId="14CE8FCD"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w:t>
                      </w:r>
                      <w:proofErr w:type="gramStart"/>
                      <w:r w:rsidRPr="008023C6">
                        <w:rPr>
                          <w:rFonts w:asciiTheme="minorHAnsi" w:hAnsi="Arial"/>
                          <w:kern w:val="24"/>
                          <w:sz w:val="16"/>
                          <w:szCs w:val="16"/>
                          <w:lang w:val="en-GB"/>
                        </w:rPr>
                        <w:t>false;</w:t>
                      </w:r>
                      <w:proofErr w:type="gramEnd"/>
                    </w:p>
                    <w:p w14:paraId="536F78A6"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uses legacy-</w:t>
                      </w:r>
                      <w:proofErr w:type="gramStart"/>
                      <w:r w:rsidRPr="008023C6">
                        <w:rPr>
                          <w:rFonts w:asciiTheme="minorHAnsi" w:hAnsi="Arial"/>
                          <w:kern w:val="24"/>
                          <w:sz w:val="16"/>
                          <w:szCs w:val="16"/>
                          <w:lang w:val="en-GB"/>
                        </w:rPr>
                        <w:t>properties;</w:t>
                      </w:r>
                      <w:proofErr w:type="gramEnd"/>
                    </w:p>
                    <w:p w14:paraId="76745596"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6804612A" w14:textId="77777777" w:rsidR="00033784" w:rsidRDefault="00033784" w:rsidP="008023C6">
                      <w:pPr>
                        <w:spacing w:before="40" w:after="40" w:line="216" w:lineRule="auto"/>
                        <w:rPr>
                          <w:rFonts w:asciiTheme="minorHAnsi" w:hAnsi="Arial"/>
                          <w:kern w:val="24"/>
                          <w:sz w:val="16"/>
                          <w:szCs w:val="16"/>
                        </w:rPr>
                      </w:pPr>
                      <w:r>
                        <w:rPr>
                          <w:rFonts w:asciiTheme="minorHAnsi" w:hAnsi="Arial"/>
                          <w:kern w:val="24"/>
                          <w:sz w:val="16"/>
                          <w:szCs w:val="16"/>
                        </w:rPr>
                        <w:t>}</w:t>
                      </w:r>
                    </w:p>
                    <w:p w14:paraId="0B1063E6" w14:textId="77777777" w:rsidR="00033784" w:rsidRDefault="00033784" w:rsidP="008023C6">
                      <w:pPr>
                        <w:spacing w:before="40" w:after="40" w:line="216" w:lineRule="auto"/>
                        <w:rPr>
                          <w:rFonts w:asciiTheme="minorHAnsi" w:hAnsi="Arial"/>
                          <w:kern w:val="24"/>
                          <w:sz w:val="16"/>
                          <w:szCs w:val="16"/>
                        </w:rPr>
                      </w:pPr>
                    </w:p>
                    <w:p w14:paraId="0ED527A7" w14:textId="77777777" w:rsidR="00033784" w:rsidRPr="004E7571" w:rsidRDefault="00033784" w:rsidP="008023C6">
                      <w:pPr>
                        <w:spacing w:before="40" w:after="40" w:line="216" w:lineRule="auto"/>
                        <w:rPr>
                          <w:rFonts w:asciiTheme="minorHAnsi" w:hAnsi="Arial"/>
                          <w:color w:val="FF0000"/>
                          <w:kern w:val="24"/>
                          <w:sz w:val="16"/>
                          <w:szCs w:val="16"/>
                        </w:rPr>
                      </w:pPr>
                      <w:r w:rsidRPr="004E7571">
                        <w:rPr>
                          <w:rFonts w:asciiTheme="minorHAnsi" w:hAnsi="Arial"/>
                          <w:color w:val="FF0000"/>
                          <w:kern w:val="24"/>
                          <w:sz w:val="16"/>
                          <w:szCs w:val="16"/>
                        </w:rPr>
                        <w:t>…</w:t>
                      </w:r>
                    </w:p>
                    <w:p w14:paraId="225EF4E1" w14:textId="77777777" w:rsidR="00033784" w:rsidRDefault="00033784" w:rsidP="008023C6">
                      <w:pPr>
                        <w:spacing w:before="40" w:after="40" w:line="216" w:lineRule="auto"/>
                        <w:rPr>
                          <w:rFonts w:asciiTheme="minorHAnsi" w:hAnsi="Arial"/>
                          <w:kern w:val="24"/>
                          <w:sz w:val="16"/>
                          <w:szCs w:val="16"/>
                        </w:rPr>
                      </w:pPr>
                    </w:p>
                    <w:p w14:paraId="2FE532F5"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grouping legacy-properties {</w:t>
                      </w:r>
                    </w:p>
                    <w:p w14:paraId="06E0A4F8"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w:t>
                      </w:r>
                      <w:proofErr w:type="gramStart"/>
                      <w:r w:rsidRPr="00715B4C">
                        <w:rPr>
                          <w:rFonts w:asciiTheme="minorHAnsi" w:hAnsi="Arial"/>
                          <w:kern w:val="24"/>
                          <w:sz w:val="16"/>
                          <w:szCs w:val="16"/>
                          <w:lang w:val="en-GB"/>
                        </w:rPr>
                        <w:t>perceived-severity</w:t>
                      </w:r>
                      <w:proofErr w:type="gramEnd"/>
                      <w:r w:rsidRPr="00715B4C">
                        <w:rPr>
                          <w:rFonts w:asciiTheme="minorHAnsi" w:hAnsi="Arial"/>
                          <w:kern w:val="24"/>
                          <w:sz w:val="16"/>
                          <w:szCs w:val="16"/>
                          <w:lang w:val="en-GB"/>
                        </w:rPr>
                        <w:t xml:space="preserve"> {</w:t>
                      </w:r>
                    </w:p>
                    <w:p w14:paraId="732567E7"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perceived-</w:t>
                      </w:r>
                      <w:proofErr w:type="gramStart"/>
                      <w:r w:rsidRPr="00715B4C">
                        <w:rPr>
                          <w:rFonts w:asciiTheme="minorHAnsi" w:hAnsi="Arial"/>
                          <w:kern w:val="24"/>
                          <w:sz w:val="16"/>
                          <w:szCs w:val="16"/>
                          <w:lang w:val="en-GB"/>
                        </w:rPr>
                        <w:t>severity;</w:t>
                      </w:r>
                      <w:proofErr w:type="gramEnd"/>
                    </w:p>
                    <w:p w14:paraId="7D0FF064"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678626AF"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service-affect {</w:t>
                      </w:r>
                    </w:p>
                    <w:p w14:paraId="2086F93E"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service-</w:t>
                      </w:r>
                      <w:proofErr w:type="gramStart"/>
                      <w:r w:rsidRPr="00715B4C">
                        <w:rPr>
                          <w:rFonts w:asciiTheme="minorHAnsi" w:hAnsi="Arial"/>
                          <w:kern w:val="24"/>
                          <w:sz w:val="16"/>
                          <w:szCs w:val="16"/>
                          <w:lang w:val="en-GB"/>
                        </w:rPr>
                        <w:t>affect;</w:t>
                      </w:r>
                      <w:proofErr w:type="gramEnd"/>
                    </w:p>
                    <w:p w14:paraId="7514880D"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2FB45455"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is-acknowledged {</w:t>
                      </w:r>
                    </w:p>
                    <w:p w14:paraId="3414133A"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w:t>
                      </w:r>
                      <w:proofErr w:type="gramStart"/>
                      <w:r w:rsidRPr="00715B4C">
                        <w:rPr>
                          <w:rFonts w:asciiTheme="minorHAnsi" w:hAnsi="Arial"/>
                          <w:kern w:val="24"/>
                          <w:sz w:val="16"/>
                          <w:szCs w:val="16"/>
                          <w:lang w:val="en-GB"/>
                        </w:rPr>
                        <w:t>boolean;</w:t>
                      </w:r>
                      <w:proofErr w:type="gramEnd"/>
                    </w:p>
                    <w:p w14:paraId="01326374"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051E0248"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leaf-list additional-alarm-info {</w:t>
                      </w:r>
                    </w:p>
                    <w:p w14:paraId="6B4A2CEB"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w:t>
                      </w:r>
                      <w:proofErr w:type="gramStart"/>
                      <w:r w:rsidRPr="00715B4C">
                        <w:rPr>
                          <w:rFonts w:asciiTheme="minorHAnsi" w:hAnsi="Arial"/>
                          <w:kern w:val="24"/>
                          <w:sz w:val="16"/>
                          <w:szCs w:val="16"/>
                          <w:lang w:val="en-GB"/>
                        </w:rPr>
                        <w:t>string;</w:t>
                      </w:r>
                      <w:proofErr w:type="gramEnd"/>
                    </w:p>
                    <w:p w14:paraId="17AA1184"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726EBCF5" w14:textId="77777777" w:rsidR="00033784" w:rsidRPr="008E5F48"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txbxContent>
                </v:textbox>
                <w10:wrap type="topAndBottom" anchorx="margin"/>
              </v:rect>
            </w:pict>
          </mc:Fallback>
        </mc:AlternateContent>
      </w:r>
      <w:r w:rsidR="00D92F8A">
        <w:t xml:space="preserve">The condition-detector </w:t>
      </w:r>
      <w:r w:rsidR="00F25CAE">
        <w:t xml:space="preserve">can be augmented with </w:t>
      </w:r>
      <w:r w:rsidR="00651CFE">
        <w:t>properties related to alarms as follows:</w:t>
      </w:r>
    </w:p>
    <w:p w14:paraId="1DB4D5AC" w14:textId="6F7C1AFA" w:rsidR="00651CFE" w:rsidRDefault="00651CFE" w:rsidP="00651CFE">
      <w:pPr>
        <w:pStyle w:val="FigureCaption"/>
      </w:pPr>
      <w:bookmarkStart w:id="197" w:name="_Toc223392407"/>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28</w:t>
      </w:r>
      <w:r>
        <w:rPr>
          <w:noProof/>
        </w:rPr>
        <w:fldChar w:fldCharType="end"/>
      </w:r>
      <w:r w:rsidRPr="00CA3534">
        <w:t xml:space="preserve"> </w:t>
      </w:r>
      <w:r>
        <w:t xml:space="preserve"> </w:t>
      </w:r>
      <w:r w:rsidR="00375A28">
        <w:t>YANG</w:t>
      </w:r>
      <w:r>
        <w:t xml:space="preserve">: </w:t>
      </w:r>
      <w:r w:rsidR="00716648">
        <w:t>alarm</w:t>
      </w:r>
      <w:r>
        <w:t>-detector</w:t>
      </w:r>
      <w:r w:rsidR="00716648">
        <w:t xml:space="preserve"> and legacy-properties</w:t>
      </w:r>
      <w:r>
        <w:t xml:space="preserve"> (de</w:t>
      </w:r>
      <w:r w:rsidR="00AF0A66">
        <w:t>s</w:t>
      </w:r>
      <w:r>
        <w:t>criptions omitted)</w:t>
      </w:r>
      <w:bookmarkEnd w:id="197"/>
    </w:p>
    <w:p w14:paraId="3D75F749" w14:textId="77777777" w:rsidR="009B3369" w:rsidRDefault="0032538A" w:rsidP="009B3369">
      <w:r>
        <w:rPr>
          <w:rFonts w:eastAsia="Times New Roman"/>
        </w:rPr>
        <w:t>For this structure</w:t>
      </w:r>
      <w:r w:rsidR="00EB62A7">
        <w:rPr>
          <w:rFonts w:eastAsia="Times New Roman"/>
        </w:rPr>
        <w:t>,</w:t>
      </w:r>
      <w:r>
        <w:rPr>
          <w:rFonts w:eastAsia="Times New Roman"/>
        </w:rPr>
        <w:t xml:space="preserve"> a solution shall provide the following support</w:t>
      </w:r>
      <w:r w:rsidR="009B3369">
        <w:t>:</w:t>
      </w:r>
    </w:p>
    <w:p w14:paraId="719C7027" w14:textId="77777777" w:rsidR="009B3369" w:rsidRDefault="009B3369" w:rsidP="00D66FC5">
      <w:pPr>
        <w:numPr>
          <w:ilvl w:val="0"/>
          <w:numId w:val="45"/>
        </w:numPr>
        <w:spacing w:before="100" w:beforeAutospacing="1" w:after="100" w:afterAutospacing="1"/>
        <w:rPr>
          <w:rFonts w:eastAsia="Times New Roman"/>
        </w:rPr>
      </w:pPr>
      <w:r w:rsidRPr="008B3C46">
        <w:rPr>
          <w:rFonts w:eastAsia="Times New Roman"/>
        </w:rPr>
        <w:t>Mandatory:</w:t>
      </w:r>
    </w:p>
    <w:p w14:paraId="198770B2" w14:textId="77777777" w:rsidR="009B3369" w:rsidRDefault="009B3369" w:rsidP="00D66FC5">
      <w:pPr>
        <w:pStyle w:val="ListParagraph"/>
        <w:numPr>
          <w:ilvl w:val="1"/>
          <w:numId w:val="45"/>
        </w:numPr>
      </w:pPr>
      <w:r w:rsidRPr="009B3369">
        <w:t>alarm-detector-state</w:t>
      </w:r>
      <w:r w:rsidR="00CC084C">
        <w:t xml:space="preserve">: </w:t>
      </w:r>
      <w:r w:rsidR="00CC084C" w:rsidRPr="00CC084C">
        <w:t>indicates whether the alarm is ACTIVE, INTERMITTENT or CLEAR.</w:t>
      </w:r>
      <w:r w:rsidR="00CC084C">
        <w:t xml:space="preserve"> </w:t>
      </w:r>
      <w:r w:rsidR="00CC084C" w:rsidRPr="00CC084C">
        <w:t xml:space="preserve">This is the essential state of the </w:t>
      </w:r>
      <w:r w:rsidR="00F81405" w:rsidRPr="00CC084C">
        <w:t>alarm.</w:t>
      </w:r>
    </w:p>
    <w:p w14:paraId="7BFB1F1F" w14:textId="77777777" w:rsidR="009B3369" w:rsidRDefault="009B3369" w:rsidP="00D66FC5">
      <w:pPr>
        <w:pStyle w:val="ListParagraph"/>
        <w:numPr>
          <w:ilvl w:val="0"/>
          <w:numId w:val="45"/>
        </w:numPr>
      </w:pPr>
      <w:r>
        <w:t>Optional</w:t>
      </w:r>
      <w:r w:rsidR="008D4FE7">
        <w:t xml:space="preserve"> (see following text)</w:t>
      </w:r>
      <w:r w:rsidR="00C1630D">
        <w:t>:</w:t>
      </w:r>
    </w:p>
    <w:p w14:paraId="6BE5ECE2" w14:textId="77777777" w:rsidR="00C1630D" w:rsidRDefault="00C1630D" w:rsidP="00D66FC5">
      <w:pPr>
        <w:pStyle w:val="ListParagraph"/>
        <w:numPr>
          <w:ilvl w:val="1"/>
          <w:numId w:val="45"/>
        </w:numPr>
      </w:pPr>
      <w:r>
        <w:t>perceived-severity</w:t>
      </w:r>
    </w:p>
    <w:p w14:paraId="6EBD876B" w14:textId="77777777" w:rsidR="00C1630D" w:rsidRDefault="00C1630D" w:rsidP="00D66FC5">
      <w:pPr>
        <w:pStyle w:val="ListParagraph"/>
        <w:numPr>
          <w:ilvl w:val="1"/>
          <w:numId w:val="45"/>
        </w:numPr>
      </w:pPr>
      <w:r>
        <w:t>service-affect</w:t>
      </w:r>
    </w:p>
    <w:p w14:paraId="780114AB" w14:textId="77777777" w:rsidR="00C1630D" w:rsidRDefault="00C1630D" w:rsidP="00D66FC5">
      <w:pPr>
        <w:pStyle w:val="ListParagraph"/>
        <w:numPr>
          <w:ilvl w:val="1"/>
          <w:numId w:val="45"/>
        </w:numPr>
      </w:pPr>
      <w:r>
        <w:t>is-acknowledged</w:t>
      </w:r>
    </w:p>
    <w:p w14:paraId="5C82ED9D" w14:textId="29A1FD24" w:rsidR="00697E27" w:rsidRDefault="00EB62A7" w:rsidP="00697E27">
      <w:r>
        <w:rPr>
          <w:lang w:val="en-GB"/>
        </w:rPr>
        <w:t>M</w:t>
      </w:r>
      <w:r w:rsidR="00CA23F4" w:rsidRPr="008C0A57">
        <w:rPr>
          <w:lang w:val="en-GB"/>
        </w:rPr>
        <w:t>any solutions and operational practices continue to use the historic schemes</w:t>
      </w:r>
      <w:r>
        <w:rPr>
          <w:lang w:val="en-GB"/>
        </w:rPr>
        <w:t xml:space="preserve"> (see section </w:t>
      </w:r>
      <w:r>
        <w:rPr>
          <w:lang w:val="en-GB"/>
        </w:rPr>
        <w:fldChar w:fldCharType="begin"/>
      </w:r>
      <w:r>
        <w:rPr>
          <w:lang w:val="en-GB"/>
        </w:rPr>
        <w:instrText xml:space="preserve"> REF _Ref86739734 \r \h </w:instrText>
      </w:r>
      <w:r>
        <w:rPr>
          <w:lang w:val="en-GB"/>
        </w:rPr>
      </w:r>
      <w:r>
        <w:rPr>
          <w:lang w:val="en-GB"/>
        </w:rPr>
        <w:fldChar w:fldCharType="separate"/>
      </w:r>
      <w:r w:rsidR="00916DFC">
        <w:rPr>
          <w:lang w:val="en-GB"/>
        </w:rPr>
        <w:t>8.4.8</w:t>
      </w:r>
      <w:r>
        <w:rPr>
          <w:lang w:val="en-GB"/>
        </w:rPr>
        <w:fldChar w:fldCharType="end"/>
      </w:r>
      <w:r>
        <w:rPr>
          <w:lang w:val="en-GB"/>
        </w:rPr>
        <w:t xml:space="preserve"> </w:t>
      </w:r>
      <w:r>
        <w:rPr>
          <w:lang w:val="en-GB"/>
        </w:rPr>
        <w:fldChar w:fldCharType="begin"/>
      </w:r>
      <w:r>
        <w:rPr>
          <w:lang w:val="en-GB"/>
        </w:rPr>
        <w:instrText xml:space="preserve"> REF _Ref86739734 \h </w:instrText>
      </w:r>
      <w:r>
        <w:rPr>
          <w:lang w:val="en-GB"/>
        </w:rPr>
      </w:r>
      <w:r>
        <w:rPr>
          <w:lang w:val="en-GB"/>
        </w:rPr>
        <w:fldChar w:fldCharType="separate"/>
      </w:r>
      <w:r w:rsidR="00916DFC">
        <w:t>Traditional alarm reporting and legacy-properties</w:t>
      </w:r>
      <w:r>
        <w:rPr>
          <w:lang w:val="en-GB"/>
        </w:rPr>
        <w:fldChar w:fldCharType="end"/>
      </w:r>
      <w:r>
        <w:rPr>
          <w:lang w:val="en-GB"/>
        </w:rPr>
        <w:t xml:space="preserve"> on page </w:t>
      </w:r>
      <w:r>
        <w:rPr>
          <w:lang w:val="en-GB"/>
        </w:rPr>
        <w:fldChar w:fldCharType="begin"/>
      </w:r>
      <w:r>
        <w:rPr>
          <w:lang w:val="en-GB"/>
        </w:rPr>
        <w:instrText xml:space="preserve"> PAGEREF _Ref86739734 \h </w:instrText>
      </w:r>
      <w:r>
        <w:rPr>
          <w:lang w:val="en-GB"/>
        </w:rPr>
      </w:r>
      <w:r>
        <w:rPr>
          <w:lang w:val="en-GB"/>
        </w:rPr>
        <w:fldChar w:fldCharType="separate"/>
      </w:r>
      <w:r w:rsidR="00916DFC">
        <w:rPr>
          <w:noProof/>
          <w:lang w:val="en-GB"/>
        </w:rPr>
        <w:t>136</w:t>
      </w:r>
      <w:r>
        <w:rPr>
          <w:lang w:val="en-GB"/>
        </w:rPr>
        <w:fldChar w:fldCharType="end"/>
      </w:r>
      <w:r>
        <w:rPr>
          <w:lang w:val="en-GB"/>
        </w:rPr>
        <w:t>)</w:t>
      </w:r>
      <w:r w:rsidR="00CA23F4" w:rsidRPr="008C0A57">
        <w:rPr>
          <w:lang w:val="en-GB"/>
        </w:rPr>
        <w:t>.</w:t>
      </w:r>
      <w:r w:rsidR="00697E27">
        <w:rPr>
          <w:lang w:val="en-GB"/>
        </w:rPr>
        <w:t xml:space="preserve"> </w:t>
      </w:r>
      <w:r w:rsidR="00CA23F4" w:rsidRPr="008C0A57">
        <w:rPr>
          <w:lang w:val="en-GB"/>
        </w:rPr>
        <w:t>On that basis, the schemes are supported but relegated to optional</w:t>
      </w:r>
      <w:r w:rsidR="00697E27">
        <w:rPr>
          <w:lang w:val="en-GB"/>
        </w:rPr>
        <w:t xml:space="preserve">. </w:t>
      </w:r>
      <w:r w:rsidR="00697E27" w:rsidRPr="00715B4C">
        <w:t xml:space="preserve">At this point in the evolution of control solutions </w:t>
      </w:r>
      <w:r w:rsidR="00697E27">
        <w:t>l</w:t>
      </w:r>
      <w:r w:rsidR="00697E27" w:rsidRPr="00715B4C">
        <w:t>egacy</w:t>
      </w:r>
      <w:r w:rsidR="007A12CF">
        <w:t>-p</w:t>
      </w:r>
      <w:r w:rsidR="00697E27" w:rsidRPr="00715B4C">
        <w:t xml:space="preserve">roperties are probably mandatory, however, it is anticipated that as control solutions advance the </w:t>
      </w:r>
      <w:r w:rsidR="007A12CF">
        <w:t>l</w:t>
      </w:r>
      <w:r w:rsidR="00697E27" w:rsidRPr="00715B4C">
        <w:t>egacy</w:t>
      </w:r>
      <w:r w:rsidR="007A12CF">
        <w:t>-p</w:t>
      </w:r>
      <w:r w:rsidR="00697E27" w:rsidRPr="00715B4C">
        <w:t>roperties will become irrelevant</w:t>
      </w:r>
      <w:r w:rsidR="00697E27">
        <w:t>.</w:t>
      </w:r>
    </w:p>
    <w:p w14:paraId="25E285DD" w14:textId="77777777" w:rsidR="00CA23F4" w:rsidRPr="00715B4C" w:rsidRDefault="007A12CF" w:rsidP="00CA23F4">
      <w:pPr>
        <w:rPr>
          <w:lang w:val="en-GB"/>
        </w:rPr>
      </w:pPr>
      <w:r>
        <w:rPr>
          <w:lang w:val="en-GB"/>
        </w:rPr>
        <w:t>The legacy-properties are:</w:t>
      </w:r>
    </w:p>
    <w:p w14:paraId="7E36435A" w14:textId="77777777" w:rsidR="00715B4C" w:rsidRPr="007A12CF" w:rsidRDefault="00715B4C" w:rsidP="00D66FC5">
      <w:pPr>
        <w:pStyle w:val="ListParagraph"/>
        <w:numPr>
          <w:ilvl w:val="0"/>
          <w:numId w:val="25"/>
        </w:numPr>
        <w:rPr>
          <w:lang w:val="en-GB"/>
        </w:rPr>
      </w:pPr>
      <w:r w:rsidRPr="007A12CF">
        <w:rPr>
          <w:lang w:val="en-GB"/>
        </w:rPr>
        <w:lastRenderedPageBreak/>
        <w:t>perceived-severity</w:t>
      </w:r>
      <w:r w:rsidR="00405C65" w:rsidRPr="007A12CF">
        <w:rPr>
          <w:lang w:val="en-GB"/>
        </w:rPr>
        <w:t>:</w:t>
      </w:r>
      <w:r w:rsidR="004F69E5">
        <w:rPr>
          <w:lang w:val="en-GB"/>
        </w:rPr>
        <w:t xml:space="preserve"> </w:t>
      </w:r>
      <w:r w:rsidRPr="00715B4C">
        <w:t xml:space="preserve">A </w:t>
      </w:r>
      <w:r w:rsidR="00A048BF">
        <w:t xml:space="preserve">network </w:t>
      </w:r>
      <w:r w:rsidRPr="00715B4C">
        <w:t>device will provide an indication of importance for each alarm. This property indicates the importance.</w:t>
      </w:r>
      <w:r w:rsidR="00405C65">
        <w:t xml:space="preserve"> </w:t>
      </w:r>
      <w:r w:rsidRPr="00715B4C">
        <w:t>In some cases</w:t>
      </w:r>
      <w:r w:rsidR="004F69E5">
        <w:t>,</w:t>
      </w:r>
      <w:r w:rsidRPr="00715B4C">
        <w:t xml:space="preserve"> the severity may change through the life of an active alarm.</w:t>
      </w:r>
    </w:p>
    <w:p w14:paraId="02C2CC42" w14:textId="77777777" w:rsidR="001869CF" w:rsidRPr="007A12CF" w:rsidRDefault="00715B4C" w:rsidP="00D66FC5">
      <w:pPr>
        <w:pStyle w:val="ListParagraph"/>
        <w:numPr>
          <w:ilvl w:val="0"/>
          <w:numId w:val="25"/>
        </w:numPr>
        <w:rPr>
          <w:lang w:val="en-GB"/>
        </w:rPr>
      </w:pPr>
      <w:r w:rsidRPr="007A12CF">
        <w:rPr>
          <w:lang w:val="en-GB"/>
        </w:rPr>
        <w:t>service-affect</w:t>
      </w:r>
      <w:r w:rsidR="001869CF" w:rsidRPr="007A12CF">
        <w:rPr>
          <w:lang w:val="en-GB"/>
        </w:rPr>
        <w:t xml:space="preserve">: </w:t>
      </w:r>
      <w:r w:rsidRPr="00715B4C">
        <w:t xml:space="preserve">Some </w:t>
      </w:r>
      <w:r w:rsidR="00A048BF">
        <w:t xml:space="preserve">network </w:t>
      </w:r>
      <w:r w:rsidRPr="00715B4C">
        <w:t xml:space="preserve">devices will indicate, from its very narrow viewpoint, whether service has been </w:t>
      </w:r>
      <w:r w:rsidR="00C266A3">
        <w:t>affected.</w:t>
      </w:r>
    </w:p>
    <w:p w14:paraId="0622BD7F" w14:textId="77777777" w:rsidR="00715B4C" w:rsidRPr="007A12CF" w:rsidRDefault="00715B4C" w:rsidP="00D66FC5">
      <w:pPr>
        <w:pStyle w:val="ListParagraph"/>
        <w:numPr>
          <w:ilvl w:val="0"/>
          <w:numId w:val="25"/>
        </w:numPr>
        <w:rPr>
          <w:lang w:val="en-GB"/>
        </w:rPr>
      </w:pPr>
      <w:r w:rsidRPr="007A12CF">
        <w:rPr>
          <w:lang w:val="en-GB"/>
        </w:rPr>
        <w:t>is-acknowledged</w:t>
      </w:r>
      <w:r w:rsidR="001869CF" w:rsidRPr="007A12CF">
        <w:rPr>
          <w:lang w:val="en-GB"/>
        </w:rPr>
        <w:t xml:space="preserve">: </w:t>
      </w:r>
      <w:r w:rsidR="00A048BF">
        <w:rPr>
          <w:lang w:val="en-GB"/>
        </w:rPr>
        <w:t xml:space="preserve">Network </w:t>
      </w:r>
      <w:r w:rsidR="00A048BF">
        <w:t>de</w:t>
      </w:r>
      <w:r w:rsidRPr="00715B4C">
        <w:t>vices offer a capability to acknowledge alarms (to stop the bells ringing)</w:t>
      </w:r>
      <w:r w:rsidR="001869CF">
        <w:t xml:space="preserve">. </w:t>
      </w:r>
      <w:r w:rsidRPr="00715B4C">
        <w:t>Often an EMS will offer a similar capability. This property reflects the current acknowledge state.</w:t>
      </w:r>
    </w:p>
    <w:p w14:paraId="7DCC697B" w14:textId="77777777" w:rsidR="00715B4C" w:rsidRPr="00A048BF" w:rsidRDefault="00715B4C" w:rsidP="00D66FC5">
      <w:pPr>
        <w:pStyle w:val="ListParagraph"/>
        <w:numPr>
          <w:ilvl w:val="0"/>
          <w:numId w:val="25"/>
        </w:numPr>
        <w:rPr>
          <w:lang w:val="en-GB"/>
        </w:rPr>
      </w:pPr>
      <w:r w:rsidRPr="007A12CF">
        <w:rPr>
          <w:lang w:val="en-GB"/>
        </w:rPr>
        <w:t>additional-alarm-info</w:t>
      </w:r>
      <w:r w:rsidR="001869CF" w:rsidRPr="007A12CF">
        <w:rPr>
          <w:lang w:val="en-GB"/>
        </w:rPr>
        <w:t xml:space="preserve">: </w:t>
      </w:r>
      <w:r w:rsidRPr="00715B4C">
        <w:t xml:space="preserve">Often, alarms raised by </w:t>
      </w:r>
      <w:r w:rsidR="00A048BF">
        <w:t xml:space="preserve">network </w:t>
      </w:r>
      <w:r w:rsidRPr="00715B4C">
        <w:t>devices have additional information. This property can be used to convey this</w:t>
      </w:r>
      <w:r w:rsidR="00150ED5">
        <w:t>.</w:t>
      </w:r>
    </w:p>
    <w:p w14:paraId="25F79B4C" w14:textId="77777777" w:rsidR="00A048BF" w:rsidRPr="00A048BF" w:rsidRDefault="00A048BF" w:rsidP="00A048BF">
      <w:pPr>
        <w:rPr>
          <w:lang w:val="en-GB"/>
        </w:rPr>
      </w:pPr>
      <w:r>
        <w:rPr>
          <w:lang w:val="en-GB"/>
        </w:rPr>
        <w:t>Although originating from network device control, the above properties may be supported by other device types.</w:t>
      </w:r>
    </w:p>
    <w:p w14:paraId="270D7479" w14:textId="77777777" w:rsidR="007B4527" w:rsidRDefault="007B4527" w:rsidP="00EB62A7">
      <w:pPr>
        <w:pStyle w:val="Heading2"/>
      </w:pPr>
      <w:bookmarkStart w:id="198" w:name="_Ref52869122"/>
      <w:bookmarkStart w:id="199" w:name="_Toc223392255"/>
      <w:r>
        <w:t>Alarm Identifier and location</w:t>
      </w:r>
      <w:bookmarkEnd w:id="198"/>
      <w:bookmarkEnd w:id="199"/>
    </w:p>
    <w:p w14:paraId="4A3A12D5" w14:textId="77777777" w:rsidR="00AF0A66" w:rsidRPr="00AF0A66" w:rsidRDefault="00AF0A66" w:rsidP="00AF0A66">
      <w:r>
        <w:t>This section further clarifies the rationale for the choices of mandatory and optional identifiers</w:t>
      </w:r>
      <w:r w:rsidR="00AD0093">
        <w:t xml:space="preserve"> and provides further requirements</w:t>
      </w:r>
      <w:r>
        <w:t>.</w:t>
      </w:r>
    </w:p>
    <w:p w14:paraId="30F15D28" w14:textId="77777777" w:rsidR="008B3C46" w:rsidRDefault="007B4527" w:rsidP="006B0A86">
      <w:pPr>
        <w:numPr>
          <w:ilvl w:val="0"/>
          <w:numId w:val="10"/>
        </w:numPr>
        <w:spacing w:before="100" w:beforeAutospacing="1" w:after="100" w:afterAutospacing="1"/>
        <w:rPr>
          <w:rFonts w:eastAsia="Times New Roman"/>
        </w:rPr>
      </w:pPr>
      <w:r w:rsidRPr="008B3C46">
        <w:rPr>
          <w:rFonts w:eastAsia="Times New Roman"/>
        </w:rPr>
        <w:t>The identifier</w:t>
      </w:r>
      <w:r w:rsidR="007A63D3">
        <w:rPr>
          <w:rFonts w:eastAsia="Times New Roman"/>
        </w:rPr>
        <w:t xml:space="preserve"> of the alarm</w:t>
      </w:r>
      <w:r w:rsidRPr="008B3C46">
        <w:rPr>
          <w:rFonts w:eastAsia="Times New Roman"/>
        </w:rPr>
        <w:t xml:space="preserve"> </w:t>
      </w:r>
      <w:r w:rsidR="00975DB3" w:rsidRPr="008B3C46">
        <w:rPr>
          <w:rFonts w:eastAsia="Times New Roman"/>
        </w:rPr>
        <w:t xml:space="preserve">is </w:t>
      </w:r>
      <w:r w:rsidRPr="008B3C46">
        <w:rPr>
          <w:rFonts w:eastAsia="Times New Roman"/>
        </w:rPr>
        <w:t>essentially</w:t>
      </w:r>
      <w:r w:rsidR="005128B8" w:rsidRPr="008B3C46">
        <w:rPr>
          <w:rFonts w:eastAsia="Times New Roman"/>
        </w:rPr>
        <w:t xml:space="preserve"> </w:t>
      </w:r>
      <w:r w:rsidRPr="008B3C46">
        <w:rPr>
          <w:rFonts w:eastAsia="Times New Roman"/>
        </w:rPr>
        <w:t>the identifier of the detector</w:t>
      </w:r>
      <w:r w:rsidR="00691F30">
        <w:rPr>
          <w:rFonts w:eastAsia="Times New Roman"/>
        </w:rPr>
        <w:t xml:space="preserve"> (detector-native-id)</w:t>
      </w:r>
      <w:r w:rsidRPr="008B3C46">
        <w:rPr>
          <w:rFonts w:eastAsia="Times New Roman"/>
        </w:rPr>
        <w:t xml:space="preserve">. This </w:t>
      </w:r>
      <w:r w:rsidR="00D4468B">
        <w:rPr>
          <w:rFonts w:eastAsia="Times New Roman"/>
        </w:rPr>
        <w:t>shall</w:t>
      </w:r>
      <w:r w:rsidR="00975DB3" w:rsidRPr="008B3C46">
        <w:rPr>
          <w:rFonts w:eastAsia="Times New Roman"/>
        </w:rPr>
        <w:t xml:space="preserve"> </w:t>
      </w:r>
      <w:r w:rsidRPr="008B3C46">
        <w:rPr>
          <w:rFonts w:eastAsia="Times New Roman"/>
        </w:rPr>
        <w:t xml:space="preserve">be based upon native </w:t>
      </w:r>
      <w:r w:rsidR="006B7591">
        <w:rPr>
          <w:rFonts w:eastAsia="Times New Roman"/>
        </w:rPr>
        <w:t>d</w:t>
      </w:r>
      <w:r w:rsidR="00D15E81">
        <w:rPr>
          <w:rFonts w:eastAsia="Times New Roman"/>
        </w:rPr>
        <w:t>evice</w:t>
      </w:r>
      <w:r w:rsidRPr="008B3C46">
        <w:rPr>
          <w:rFonts w:eastAsia="Times New Roman"/>
        </w:rPr>
        <w:t xml:space="preserve"> </w:t>
      </w:r>
      <w:r w:rsidR="005128B8" w:rsidRPr="008B3C46">
        <w:rPr>
          <w:rFonts w:eastAsia="Times New Roman"/>
        </w:rPr>
        <w:t>values</w:t>
      </w:r>
      <w:r w:rsidRPr="008B3C46">
        <w:rPr>
          <w:rFonts w:eastAsia="Times New Roman"/>
        </w:rPr>
        <w:t xml:space="preserve"> to ensure consistency over time and across resilient systems etc. </w:t>
      </w:r>
    </w:p>
    <w:p w14:paraId="368F90F6" w14:textId="77777777" w:rsidR="008B3C46" w:rsidRDefault="007B4527" w:rsidP="006B0A86">
      <w:pPr>
        <w:numPr>
          <w:ilvl w:val="1"/>
          <w:numId w:val="10"/>
        </w:numPr>
        <w:spacing w:before="100" w:beforeAutospacing="1" w:after="100" w:afterAutospacing="1"/>
        <w:rPr>
          <w:rFonts w:eastAsia="Times New Roman"/>
        </w:rPr>
      </w:pPr>
      <w:r w:rsidRPr="00AF0A66">
        <w:t xml:space="preserve">The detector is at a functional location in the solution and detects a particular condition at that location. It </w:t>
      </w:r>
      <w:r w:rsidR="00AD0093">
        <w:t>shall</w:t>
      </w:r>
      <w:r w:rsidRPr="00AF0A66">
        <w:t xml:space="preserve"> be identified by these two key properties. </w:t>
      </w:r>
      <w:r w:rsidR="00F81405" w:rsidRPr="00AF0A66">
        <w:t>i.e.,</w:t>
      </w:r>
      <w:r w:rsidRPr="00AF0A66">
        <w:t xml:space="preserve"> functional location and condition.</w:t>
      </w:r>
    </w:p>
    <w:p w14:paraId="3CB90782" w14:textId="77777777" w:rsidR="005128B8" w:rsidRPr="008B3C46" w:rsidRDefault="007B4527" w:rsidP="006B0A86">
      <w:pPr>
        <w:numPr>
          <w:ilvl w:val="1"/>
          <w:numId w:val="10"/>
        </w:numPr>
        <w:spacing w:before="100" w:beforeAutospacing="1" w:after="100" w:afterAutospacing="1"/>
        <w:rPr>
          <w:rFonts w:eastAsia="Times New Roman"/>
        </w:rPr>
      </w:pPr>
      <w:r w:rsidRPr="00AF0A66">
        <w:t>The detector is long lived and may emit many active and clear events through its life</w:t>
      </w:r>
      <w:r w:rsidR="006B7591">
        <w:t>.</w:t>
      </w:r>
    </w:p>
    <w:p w14:paraId="2161CD69" w14:textId="77777777" w:rsidR="007B4527" w:rsidRPr="008B3C46" w:rsidRDefault="007B4527" w:rsidP="006B0A86">
      <w:pPr>
        <w:numPr>
          <w:ilvl w:val="0"/>
          <w:numId w:val="10"/>
        </w:numPr>
        <w:spacing w:before="100" w:beforeAutospacing="1" w:after="100" w:afterAutospacing="1"/>
        <w:rPr>
          <w:rFonts w:eastAsia="Times New Roman"/>
        </w:rPr>
      </w:pPr>
      <w:r w:rsidRPr="008B3C46">
        <w:rPr>
          <w:rFonts w:eastAsia="Times New Roman"/>
        </w:rPr>
        <w:t xml:space="preserve">The alarm </w:t>
      </w:r>
      <w:r w:rsidR="00176F3A" w:rsidRPr="008B3C46">
        <w:rPr>
          <w:rFonts w:eastAsia="Times New Roman"/>
        </w:rPr>
        <w:t>will</w:t>
      </w:r>
      <w:r w:rsidRPr="008B3C46">
        <w:rPr>
          <w:rFonts w:eastAsia="Times New Roman"/>
        </w:rPr>
        <w:t xml:space="preserve"> normally be reported via TAPI against a valid TAPI entity and hence the overall location of the detector </w:t>
      </w:r>
      <w:r w:rsidR="00176F3A" w:rsidRPr="008B3C46">
        <w:rPr>
          <w:rFonts w:eastAsia="Times New Roman"/>
        </w:rPr>
        <w:t>will</w:t>
      </w:r>
      <w:r w:rsidRPr="008B3C46">
        <w:rPr>
          <w:rFonts w:eastAsia="Times New Roman"/>
        </w:rPr>
        <w:t xml:space="preserve"> include the identifier of the TAPI entity</w:t>
      </w:r>
      <w:r w:rsidR="006B7591">
        <w:rPr>
          <w:rFonts w:eastAsia="Times New Roman"/>
        </w:rPr>
        <w:t>.</w:t>
      </w:r>
      <w:r w:rsidRPr="008B3C46">
        <w:rPr>
          <w:rFonts w:eastAsia="Times New Roman"/>
        </w:rPr>
        <w:t xml:space="preserve"> </w:t>
      </w:r>
    </w:p>
    <w:p w14:paraId="4011FE0D" w14:textId="77777777" w:rsidR="007B4527" w:rsidRPr="008B3C46" w:rsidRDefault="007B4527" w:rsidP="006B0A86">
      <w:pPr>
        <w:numPr>
          <w:ilvl w:val="1"/>
          <w:numId w:val="10"/>
        </w:numPr>
        <w:spacing w:before="100" w:beforeAutospacing="1" w:after="100" w:afterAutospacing="1"/>
        <w:rPr>
          <w:rFonts w:eastAsia="Times New Roman"/>
        </w:rPr>
      </w:pPr>
      <w:r w:rsidRPr="008B3C46">
        <w:rPr>
          <w:rFonts w:eastAsia="Times New Roman"/>
        </w:rPr>
        <w:t xml:space="preserve">The </w:t>
      </w:r>
      <w:r w:rsidR="00176F3A" w:rsidRPr="008B3C46">
        <w:rPr>
          <w:rFonts w:eastAsia="Times New Roman"/>
        </w:rPr>
        <w:t>report</w:t>
      </w:r>
      <w:r w:rsidRPr="008B3C46">
        <w:rPr>
          <w:rFonts w:eastAsia="Times New Roman"/>
        </w:rPr>
        <w:t xml:space="preserve"> </w:t>
      </w:r>
      <w:r w:rsidR="00AD0093">
        <w:rPr>
          <w:rFonts w:eastAsia="Times New Roman"/>
        </w:rPr>
        <w:t xml:space="preserve">shall </w:t>
      </w:r>
      <w:r w:rsidRPr="008B3C46">
        <w:rPr>
          <w:rFonts w:eastAsia="Times New Roman"/>
        </w:rPr>
        <w:t xml:space="preserve">also include information in the location from the </w:t>
      </w:r>
      <w:r w:rsidR="006B7591">
        <w:rPr>
          <w:rFonts w:eastAsia="Times New Roman"/>
        </w:rPr>
        <w:t>d</w:t>
      </w:r>
      <w:r w:rsidR="00060488">
        <w:rPr>
          <w:rFonts w:eastAsia="Times New Roman"/>
        </w:rPr>
        <w:t>evice</w:t>
      </w:r>
      <w:r w:rsidRPr="008B3C46">
        <w:rPr>
          <w:rFonts w:eastAsia="Times New Roman"/>
        </w:rPr>
        <w:t xml:space="preserve"> in </w:t>
      </w:r>
      <w:r w:rsidR="006B7591">
        <w:rPr>
          <w:rFonts w:eastAsia="Times New Roman"/>
        </w:rPr>
        <w:t>d</w:t>
      </w:r>
      <w:r w:rsidR="00060488">
        <w:rPr>
          <w:rFonts w:eastAsia="Times New Roman"/>
        </w:rPr>
        <w:t>evice</w:t>
      </w:r>
      <w:r w:rsidRPr="008B3C46">
        <w:rPr>
          <w:rFonts w:eastAsia="Times New Roman"/>
        </w:rPr>
        <w:t xml:space="preserve"> terminology to enable the relating of information acquired directly at the </w:t>
      </w:r>
      <w:r w:rsidR="006B7591">
        <w:rPr>
          <w:rFonts w:eastAsia="Times New Roman"/>
        </w:rPr>
        <w:t>d</w:t>
      </w:r>
      <w:r w:rsidR="00D15E81">
        <w:rPr>
          <w:rFonts w:eastAsia="Times New Roman"/>
        </w:rPr>
        <w:t>evice</w:t>
      </w:r>
      <w:r w:rsidRPr="008B3C46">
        <w:rPr>
          <w:rFonts w:eastAsia="Times New Roman"/>
        </w:rPr>
        <w:t xml:space="preserve"> with information acquired at a higher system</w:t>
      </w:r>
      <w:r w:rsidR="006B7591">
        <w:rPr>
          <w:rFonts w:eastAsia="Times New Roman"/>
        </w:rPr>
        <w:t>.</w:t>
      </w:r>
    </w:p>
    <w:p w14:paraId="0D4C0873" w14:textId="77777777" w:rsidR="007B4527" w:rsidRPr="008B3C46" w:rsidRDefault="007B4527" w:rsidP="006B0A86">
      <w:pPr>
        <w:numPr>
          <w:ilvl w:val="1"/>
          <w:numId w:val="10"/>
        </w:numPr>
        <w:spacing w:before="100" w:beforeAutospacing="1" w:after="100" w:afterAutospacing="1"/>
        <w:rPr>
          <w:rFonts w:eastAsia="Times New Roman"/>
        </w:rPr>
      </w:pPr>
      <w:r w:rsidRPr="008B3C46">
        <w:rPr>
          <w:rFonts w:eastAsia="Times New Roman"/>
        </w:rPr>
        <w:t xml:space="preserve">The TAPI </w:t>
      </w:r>
      <w:r w:rsidR="00DA1BAE" w:rsidRPr="008B3C46">
        <w:rPr>
          <w:rFonts w:eastAsia="Times New Roman"/>
        </w:rPr>
        <w:t>model</w:t>
      </w:r>
      <w:r w:rsidRPr="008B3C46">
        <w:rPr>
          <w:rFonts w:eastAsia="Times New Roman"/>
        </w:rPr>
        <w:t xml:space="preserve"> allow</w:t>
      </w:r>
      <w:r w:rsidR="00DA1BAE" w:rsidRPr="008B3C46">
        <w:rPr>
          <w:rFonts w:eastAsia="Times New Roman"/>
        </w:rPr>
        <w:t>s</w:t>
      </w:r>
      <w:r w:rsidRPr="008B3C46">
        <w:rPr>
          <w:rFonts w:eastAsia="Times New Roman"/>
        </w:rPr>
        <w:t xml:space="preserve"> for alarms without a full TAPI resource id, although this should be a rare case</w:t>
      </w:r>
      <w:r w:rsidR="006B7591">
        <w:rPr>
          <w:rFonts w:eastAsia="Times New Roman"/>
        </w:rPr>
        <w:t>.</w:t>
      </w:r>
    </w:p>
    <w:p w14:paraId="38ECE172" w14:textId="77777777" w:rsidR="007B4527" w:rsidRPr="008B3C46" w:rsidRDefault="007B4527" w:rsidP="006B0A86">
      <w:pPr>
        <w:numPr>
          <w:ilvl w:val="0"/>
          <w:numId w:val="10"/>
        </w:numPr>
        <w:spacing w:before="100" w:beforeAutospacing="1" w:after="100" w:afterAutospacing="1"/>
        <w:rPr>
          <w:rFonts w:eastAsia="Times New Roman"/>
        </w:rPr>
      </w:pPr>
      <w:r w:rsidRPr="008B3C46">
        <w:rPr>
          <w:rFonts w:eastAsia="Times New Roman"/>
        </w:rPr>
        <w:t xml:space="preserve">Where the detector relates to a thing that is not fully modeled in TAPI, e.g., a power supply, then: </w:t>
      </w:r>
    </w:p>
    <w:p w14:paraId="729198B2" w14:textId="77777777" w:rsidR="007B4527" w:rsidRPr="008B3C46" w:rsidRDefault="007B4527" w:rsidP="006B0A86">
      <w:pPr>
        <w:numPr>
          <w:ilvl w:val="1"/>
          <w:numId w:val="10"/>
        </w:numPr>
        <w:spacing w:before="100" w:beforeAutospacing="1" w:after="100" w:afterAutospacing="1"/>
        <w:rPr>
          <w:rFonts w:eastAsia="Times New Roman"/>
        </w:rPr>
      </w:pPr>
      <w:r w:rsidRPr="008B3C46">
        <w:rPr>
          <w:rFonts w:eastAsia="Times New Roman"/>
        </w:rPr>
        <w:t xml:space="preserve">The alarm </w:t>
      </w:r>
      <w:r w:rsidR="00AD0093">
        <w:rPr>
          <w:rFonts w:eastAsia="Times New Roman"/>
        </w:rPr>
        <w:t>shall</w:t>
      </w:r>
      <w:r w:rsidRPr="008B3C46">
        <w:rPr>
          <w:rFonts w:eastAsia="Times New Roman"/>
        </w:rPr>
        <w:t xml:space="preserve"> be reported against a containing TAPI entity</w:t>
      </w:r>
      <w:r w:rsidR="006B7591">
        <w:rPr>
          <w:rFonts w:eastAsia="Times New Roman"/>
        </w:rPr>
        <w:t>.</w:t>
      </w:r>
    </w:p>
    <w:p w14:paraId="569BCD0A" w14:textId="77777777" w:rsidR="007B4527" w:rsidRPr="008B3C46" w:rsidRDefault="00DA1BAE" w:rsidP="006B0A86">
      <w:pPr>
        <w:numPr>
          <w:ilvl w:val="1"/>
          <w:numId w:val="10"/>
        </w:numPr>
        <w:spacing w:before="100" w:beforeAutospacing="1" w:after="100" w:afterAutospacing="1"/>
        <w:rPr>
          <w:rFonts w:eastAsia="Times New Roman"/>
        </w:rPr>
      </w:pPr>
      <w:r w:rsidRPr="008B3C46">
        <w:rPr>
          <w:rFonts w:eastAsia="Times New Roman"/>
        </w:rPr>
        <w:t>The i</w:t>
      </w:r>
      <w:r w:rsidR="007B4527" w:rsidRPr="008B3C46">
        <w:rPr>
          <w:rFonts w:eastAsia="Times New Roman"/>
        </w:rPr>
        <w:t xml:space="preserve">dentifier of that detector </w:t>
      </w:r>
      <w:r w:rsidR="00AD0093">
        <w:rPr>
          <w:rFonts w:eastAsia="Times New Roman"/>
        </w:rPr>
        <w:t>shall</w:t>
      </w:r>
      <w:r w:rsidR="007B4527" w:rsidRPr="008B3C46">
        <w:rPr>
          <w:rFonts w:eastAsia="Times New Roman"/>
        </w:rPr>
        <w:t xml:space="preserve"> include a meaningful index that include interpretable sub</w:t>
      </w:r>
      <w:r w:rsidR="00EB036B" w:rsidRPr="008B3C46">
        <w:rPr>
          <w:rFonts w:eastAsia="Times New Roman"/>
        </w:rPr>
        <w:t>-</w:t>
      </w:r>
      <w:r w:rsidR="007B4527" w:rsidRPr="008B3C46">
        <w:rPr>
          <w:rFonts w:eastAsia="Times New Roman"/>
        </w:rPr>
        <w:t xml:space="preserve">structuring to describe the position of the detector (again based upon </w:t>
      </w:r>
      <w:r w:rsidR="006B7591">
        <w:rPr>
          <w:rFonts w:eastAsia="Times New Roman"/>
        </w:rPr>
        <w:t>d</w:t>
      </w:r>
      <w:r w:rsidR="001B6EA8">
        <w:rPr>
          <w:rFonts w:eastAsia="Times New Roman"/>
        </w:rPr>
        <w:t>evice</w:t>
      </w:r>
      <w:r w:rsidR="007B4527" w:rsidRPr="008B3C46">
        <w:rPr>
          <w:rFonts w:eastAsia="Times New Roman"/>
        </w:rPr>
        <w:t xml:space="preserve"> </w:t>
      </w:r>
      <w:r w:rsidR="004620A7" w:rsidRPr="008B3C46">
        <w:rPr>
          <w:rFonts w:eastAsia="Times New Roman"/>
        </w:rPr>
        <w:t>values</w:t>
      </w:r>
      <w:r w:rsidR="007B4527" w:rsidRPr="008B3C46">
        <w:rPr>
          <w:rFonts w:eastAsia="Times New Roman"/>
        </w:rPr>
        <w:t>)</w:t>
      </w:r>
    </w:p>
    <w:p w14:paraId="3215D386" w14:textId="77777777" w:rsidR="007B4527" w:rsidRDefault="007B4527" w:rsidP="00EB62A7">
      <w:pPr>
        <w:pStyle w:val="Heading2"/>
      </w:pPr>
      <w:bookmarkStart w:id="200" w:name="_Ref48041017"/>
      <w:bookmarkStart w:id="201" w:name="_Ref48041020"/>
      <w:bookmarkStart w:id="202" w:name="_Ref48041025"/>
      <w:bookmarkStart w:id="203" w:name="_Ref52454882"/>
      <w:bookmarkStart w:id="204" w:name="_Toc223392256"/>
      <w:r>
        <w:t xml:space="preserve">Alarm </w:t>
      </w:r>
      <w:r w:rsidR="00CD28C7">
        <w:t>TOMBSTONE</w:t>
      </w:r>
      <w:r>
        <w:t xml:space="preserve"> </w:t>
      </w:r>
      <w:r w:rsidR="00CD28C7">
        <w:t xml:space="preserve">record </w:t>
      </w:r>
      <w:r>
        <w:t>behavior</w:t>
      </w:r>
      <w:bookmarkEnd w:id="200"/>
      <w:bookmarkEnd w:id="201"/>
      <w:bookmarkEnd w:id="202"/>
      <w:bookmarkEnd w:id="203"/>
      <w:bookmarkEnd w:id="204"/>
    </w:p>
    <w:p w14:paraId="0A607BD2" w14:textId="77777777" w:rsidR="007B4527" w:rsidRDefault="007B4527" w:rsidP="007B4527">
      <w:pPr>
        <w:pStyle w:val="NormalWeb"/>
        <w:rPr>
          <w:rFonts w:eastAsiaTheme="minorEastAsia"/>
        </w:rPr>
      </w:pPr>
      <w:r>
        <w:t xml:space="preserve">As noted </w:t>
      </w:r>
      <w:r w:rsidR="00EB036B">
        <w:t>earlier</w:t>
      </w:r>
      <w:r>
        <w:t>, the alarm</w:t>
      </w:r>
      <w:r w:rsidR="00687153">
        <w:t xml:space="preserve"> </w:t>
      </w:r>
      <w:r w:rsidR="005A37C9">
        <w:t>DELETE record</w:t>
      </w:r>
      <w:r w:rsidR="00687153">
        <w:t xml:space="preserve"> (representing the alarm</w:t>
      </w:r>
      <w:r>
        <w:t xml:space="preserve"> clear</w:t>
      </w:r>
      <w:r w:rsidR="00687153">
        <w:t>)</w:t>
      </w:r>
      <w:r>
        <w:t xml:space="preserve"> </w:t>
      </w:r>
      <w:r w:rsidR="00695BEB">
        <w:t>shall</w:t>
      </w:r>
      <w:r>
        <w:t xml:space="preserve"> be followed immediately by a </w:t>
      </w:r>
      <w:r w:rsidR="00A4138A">
        <w:t>TOMBSTONE</w:t>
      </w:r>
      <w:r>
        <w:t xml:space="preserve"> record. As also noted</w:t>
      </w:r>
      <w:r w:rsidR="00A355F7">
        <w:t>,</w:t>
      </w:r>
      <w:r>
        <w:t xml:space="preserve"> the deletion of an alarm detector, where the alarm was active prior to the deletion, </w:t>
      </w:r>
      <w:r w:rsidR="00695BEB">
        <w:t>shall</w:t>
      </w:r>
      <w:r>
        <w:t xml:space="preserve"> cause at least the logging of a </w:t>
      </w:r>
      <w:r w:rsidR="00A4138A">
        <w:t>TOMBSTONE</w:t>
      </w:r>
      <w:r>
        <w:t xml:space="preserve"> record. Allowing for compaction delay:</w:t>
      </w:r>
    </w:p>
    <w:p w14:paraId="327AED59" w14:textId="77777777" w:rsidR="007B4527" w:rsidRDefault="007B4527" w:rsidP="006B0A86">
      <w:pPr>
        <w:numPr>
          <w:ilvl w:val="0"/>
          <w:numId w:val="13"/>
        </w:numPr>
        <w:spacing w:before="100" w:beforeAutospacing="1" w:after="100" w:afterAutospacing="1"/>
        <w:rPr>
          <w:rFonts w:eastAsia="Times New Roman"/>
        </w:rPr>
      </w:pPr>
      <w:r>
        <w:rPr>
          <w:rFonts w:eastAsia="Times New Roman"/>
        </w:rPr>
        <w:t xml:space="preserve">The </w:t>
      </w:r>
      <w:r w:rsidR="00A4138A">
        <w:rPr>
          <w:rFonts w:eastAsia="Times New Roman"/>
        </w:rPr>
        <w:t>DELETE/TOMBSTONE</w:t>
      </w:r>
      <w:r w:rsidR="005A37C9">
        <w:rPr>
          <w:rFonts w:eastAsia="Times New Roman"/>
        </w:rPr>
        <w:t xml:space="preserve"> </w:t>
      </w:r>
      <w:r w:rsidR="00CD28C7">
        <w:rPr>
          <w:rFonts w:eastAsia="Times New Roman"/>
        </w:rPr>
        <w:t xml:space="preserve">record pair </w:t>
      </w:r>
      <w:r w:rsidR="005A37C9">
        <w:rPr>
          <w:rFonts w:eastAsia="Times New Roman"/>
        </w:rPr>
        <w:t xml:space="preserve">(representing the alarm clear) </w:t>
      </w:r>
      <w:r w:rsidR="00782445">
        <w:rPr>
          <w:rFonts w:eastAsia="Times New Roman"/>
        </w:rPr>
        <w:t>shall</w:t>
      </w:r>
      <w:r w:rsidR="00A355F7">
        <w:rPr>
          <w:rFonts w:eastAsia="Times New Roman"/>
        </w:rPr>
        <w:t xml:space="preserve"> cause the compaction process to remove</w:t>
      </w:r>
      <w:r>
        <w:rPr>
          <w:rFonts w:eastAsia="Times New Roman"/>
        </w:rPr>
        <w:t xml:space="preserve"> the corresponding active alarm</w:t>
      </w:r>
      <w:r w:rsidR="006B7591">
        <w:rPr>
          <w:rFonts w:eastAsia="Times New Roman"/>
        </w:rPr>
        <w:t>.</w:t>
      </w:r>
    </w:p>
    <w:p w14:paraId="30F042CE" w14:textId="77777777" w:rsidR="007B4527" w:rsidRDefault="007B4527" w:rsidP="006B0A86">
      <w:pPr>
        <w:numPr>
          <w:ilvl w:val="0"/>
          <w:numId w:val="13"/>
        </w:numPr>
        <w:spacing w:before="100" w:beforeAutospacing="1" w:after="100" w:afterAutospacing="1"/>
        <w:rPr>
          <w:rFonts w:eastAsia="Times New Roman"/>
        </w:rPr>
      </w:pPr>
      <w:r>
        <w:rPr>
          <w:rFonts w:eastAsia="Times New Roman"/>
        </w:rPr>
        <w:t xml:space="preserve">The </w:t>
      </w:r>
      <w:r w:rsidR="00A4138A">
        <w:rPr>
          <w:rFonts w:eastAsia="Times New Roman"/>
        </w:rPr>
        <w:t>TOMBSTONE</w:t>
      </w:r>
      <w:r>
        <w:rPr>
          <w:rFonts w:eastAsia="Times New Roman"/>
        </w:rPr>
        <w:t xml:space="preserve"> </w:t>
      </w:r>
      <w:r w:rsidR="00A4138A">
        <w:rPr>
          <w:rFonts w:eastAsia="Times New Roman"/>
        </w:rPr>
        <w:t xml:space="preserve">record </w:t>
      </w:r>
      <w:r w:rsidR="00782445">
        <w:rPr>
          <w:rFonts w:eastAsia="Times New Roman"/>
        </w:rPr>
        <w:t>shall</w:t>
      </w:r>
      <w:r>
        <w:rPr>
          <w:rFonts w:eastAsia="Times New Roman"/>
        </w:rPr>
        <w:t xml:space="preserve"> </w:t>
      </w:r>
      <w:r w:rsidR="00A355F7">
        <w:rPr>
          <w:rFonts w:eastAsia="Times New Roman"/>
        </w:rPr>
        <w:t xml:space="preserve">also cause the compaction </w:t>
      </w:r>
      <w:r w:rsidR="003D705A">
        <w:rPr>
          <w:rFonts w:eastAsia="Times New Roman"/>
        </w:rPr>
        <w:t xml:space="preserve">process </w:t>
      </w:r>
      <w:r w:rsidR="00A355F7">
        <w:rPr>
          <w:rFonts w:eastAsia="Times New Roman"/>
        </w:rPr>
        <w:t xml:space="preserve">to remove </w:t>
      </w:r>
      <w:r>
        <w:rPr>
          <w:rFonts w:eastAsia="Times New Roman"/>
        </w:rPr>
        <w:t xml:space="preserve">the </w:t>
      </w:r>
      <w:r w:rsidR="00F82748">
        <w:rPr>
          <w:rFonts w:eastAsia="Times New Roman"/>
        </w:rPr>
        <w:t>D</w:t>
      </w:r>
      <w:r w:rsidR="00A4138A">
        <w:rPr>
          <w:rFonts w:eastAsia="Times New Roman"/>
        </w:rPr>
        <w:t>ELETE</w:t>
      </w:r>
      <w:r w:rsidR="00F82748">
        <w:rPr>
          <w:rFonts w:eastAsia="Times New Roman"/>
        </w:rPr>
        <w:t xml:space="preserve"> record </w:t>
      </w:r>
      <w:r>
        <w:rPr>
          <w:rFonts w:eastAsia="Times New Roman"/>
        </w:rPr>
        <w:t>(that immediately precedes it)</w:t>
      </w:r>
    </w:p>
    <w:p w14:paraId="0C3F99A7" w14:textId="77777777" w:rsidR="007B4527" w:rsidRDefault="007B4527" w:rsidP="006B0A86">
      <w:pPr>
        <w:numPr>
          <w:ilvl w:val="0"/>
          <w:numId w:val="13"/>
        </w:numPr>
        <w:spacing w:before="100" w:beforeAutospacing="1" w:after="100" w:afterAutospacing="1"/>
        <w:rPr>
          <w:rFonts w:eastAsia="Times New Roman"/>
        </w:rPr>
      </w:pPr>
      <w:r>
        <w:rPr>
          <w:rFonts w:eastAsia="Times New Roman"/>
        </w:rPr>
        <w:t>The</w:t>
      </w:r>
      <w:r w:rsidR="003C1B0D">
        <w:rPr>
          <w:rFonts w:eastAsia="Times New Roman"/>
        </w:rPr>
        <w:t xml:space="preserve"> </w:t>
      </w:r>
      <w:r w:rsidR="00A4138A">
        <w:rPr>
          <w:rFonts w:eastAsia="Times New Roman"/>
        </w:rPr>
        <w:t>TOMBSTONE record</w:t>
      </w:r>
      <w:r>
        <w:rPr>
          <w:rFonts w:eastAsia="Times New Roman"/>
        </w:rPr>
        <w:t xml:space="preserve"> </w:t>
      </w:r>
      <w:r w:rsidR="00782445">
        <w:rPr>
          <w:rFonts w:eastAsia="Times New Roman"/>
        </w:rPr>
        <w:t>shall</w:t>
      </w:r>
      <w:r>
        <w:rPr>
          <w:rFonts w:eastAsia="Times New Roman"/>
        </w:rPr>
        <w:t xml:space="preserve"> eventually be removed as a result of tombstone</w:t>
      </w:r>
      <w:r w:rsidR="00CD28C7">
        <w:rPr>
          <w:rFonts w:eastAsia="Times New Roman"/>
        </w:rPr>
        <w:t>-</w:t>
      </w:r>
      <w:r>
        <w:rPr>
          <w:rFonts w:eastAsia="Times New Roman"/>
        </w:rPr>
        <w:t>retention</w:t>
      </w:r>
      <w:r w:rsidR="00692A81">
        <w:rPr>
          <w:rFonts w:eastAsia="Times New Roman"/>
        </w:rPr>
        <w:t xml:space="preserve"> </w:t>
      </w:r>
      <w:r w:rsidR="00DB0BC3">
        <w:rPr>
          <w:rFonts w:eastAsia="Times New Roman"/>
        </w:rPr>
        <w:t>duration</w:t>
      </w:r>
      <w:r w:rsidR="004C34A5">
        <w:rPr>
          <w:rFonts w:eastAsia="Times New Roman"/>
        </w:rPr>
        <w:t xml:space="preserve"> being reached</w:t>
      </w:r>
      <w:r w:rsidR="00B67B41">
        <w:rPr>
          <w:rFonts w:eastAsia="Times New Roman"/>
        </w:rPr>
        <w:t>.</w:t>
      </w:r>
    </w:p>
    <w:p w14:paraId="7EF653B6" w14:textId="77777777" w:rsidR="007B4527" w:rsidRDefault="007B4527" w:rsidP="00EB62A7">
      <w:pPr>
        <w:pStyle w:val="Heading2"/>
      </w:pPr>
      <w:bookmarkStart w:id="205" w:name="_Ref52454933"/>
      <w:bookmarkStart w:id="206" w:name="_Toc223392257"/>
      <w:r>
        <w:lastRenderedPageBreak/>
        <w:t>Time</w:t>
      </w:r>
      <w:bookmarkEnd w:id="205"/>
      <w:bookmarkEnd w:id="206"/>
    </w:p>
    <w:p w14:paraId="4AF66839" w14:textId="77777777" w:rsidR="007243B0" w:rsidRDefault="007B4527" w:rsidP="007B4527">
      <w:pPr>
        <w:pStyle w:val="NormalWeb"/>
      </w:pPr>
      <w:r>
        <w:t xml:space="preserve">Whilst the timestamp for the alarm is not a </w:t>
      </w:r>
      <w:r w:rsidR="00F03C9D">
        <w:t>provider</w:t>
      </w:r>
      <w:r>
        <w:t xml:space="preserve"> responsibility (other than for </w:t>
      </w:r>
      <w:r w:rsidR="00F03C9D">
        <w:t>provider</w:t>
      </w:r>
      <w:r>
        <w:t xml:space="preserve"> generated alarms, e.g., disc full), there is an expectation of correct behavior. </w:t>
      </w:r>
    </w:p>
    <w:p w14:paraId="6A093D54" w14:textId="77777777" w:rsidR="007243B0" w:rsidRDefault="007243B0" w:rsidP="007B4527">
      <w:pPr>
        <w:pStyle w:val="NormalWeb"/>
      </w:pPr>
      <w:r>
        <w:t xml:space="preserve">A </w:t>
      </w:r>
      <w:r w:rsidR="00E5242E">
        <w:t>versatile approximate-data-and-time structure has bee</w:t>
      </w:r>
      <w:r w:rsidR="00524320">
        <w:t>n used for the event-time-stamp to allow representation of inaccuracies.</w:t>
      </w:r>
    </w:p>
    <w:p w14:paraId="7F82AB8F" w14:textId="77777777" w:rsidR="007B4527" w:rsidRDefault="007243B0" w:rsidP="007B4527">
      <w:pPr>
        <w:pStyle w:val="NormalWeb"/>
        <w:rPr>
          <w:rFonts w:eastAsiaTheme="minorEastAsia"/>
        </w:rPr>
      </w:pPr>
      <w:r>
        <w:t>The time stamp for an alarm s</w:t>
      </w:r>
      <w:r w:rsidR="003A7E12">
        <w:t>hall</w:t>
      </w:r>
      <w:r>
        <w:t xml:space="preserve"> be as follows</w:t>
      </w:r>
      <w:r w:rsidR="007B4527">
        <w:t>:</w:t>
      </w:r>
    </w:p>
    <w:p w14:paraId="52FC8A4E" w14:textId="77777777" w:rsidR="00517043" w:rsidRDefault="007B4527" w:rsidP="006B0A86">
      <w:pPr>
        <w:numPr>
          <w:ilvl w:val="0"/>
          <w:numId w:val="10"/>
        </w:numPr>
        <w:spacing w:before="100" w:beforeAutospacing="1" w:after="100" w:afterAutospacing="1"/>
        <w:rPr>
          <w:rFonts w:eastAsia="Times New Roman"/>
        </w:rPr>
      </w:pPr>
      <w:r w:rsidRPr="00517043">
        <w:rPr>
          <w:rFonts w:eastAsia="Times New Roman"/>
        </w:rPr>
        <w:t>The timestamp from the ultimate source, representing the time of occurrence of the event that triggered the raising or clearing of the alarm</w:t>
      </w:r>
      <w:r w:rsidR="00540CDD" w:rsidRPr="00517043">
        <w:rPr>
          <w:rFonts w:eastAsia="Times New Roman"/>
        </w:rPr>
        <w:t xml:space="preserve">, </w:t>
      </w:r>
      <w:r w:rsidR="003A7E12">
        <w:rPr>
          <w:rFonts w:eastAsia="Times New Roman"/>
        </w:rPr>
        <w:t>shall</w:t>
      </w:r>
      <w:r w:rsidRPr="00517043">
        <w:rPr>
          <w:rFonts w:eastAsia="Times New Roman"/>
        </w:rPr>
        <w:t xml:space="preserve"> be preserved through the entire passage</w:t>
      </w:r>
      <w:r w:rsidR="00540CDD" w:rsidRPr="00517043">
        <w:rPr>
          <w:rFonts w:eastAsia="Times New Roman"/>
        </w:rPr>
        <w:t xml:space="preserve"> of the alarm information</w:t>
      </w:r>
      <w:r w:rsidRPr="00517043">
        <w:rPr>
          <w:rFonts w:eastAsia="Times New Roman"/>
        </w:rPr>
        <w:t xml:space="preserve"> through the source</w:t>
      </w:r>
      <w:r w:rsidR="00A355F7" w:rsidRPr="00517043">
        <w:rPr>
          <w:rFonts w:eastAsia="Times New Roman"/>
        </w:rPr>
        <w:t xml:space="preserve"> device,</w:t>
      </w:r>
      <w:r w:rsidRPr="00517043">
        <w:rPr>
          <w:rFonts w:eastAsia="Times New Roman"/>
        </w:rPr>
        <w:t xml:space="preserve"> and any chain of </w:t>
      </w:r>
      <w:r w:rsidR="00466820">
        <w:rPr>
          <w:rFonts w:eastAsia="Times New Roman"/>
        </w:rPr>
        <w:t>c</w:t>
      </w:r>
      <w:r w:rsidRPr="00517043">
        <w:rPr>
          <w:rFonts w:eastAsia="Times New Roman"/>
        </w:rPr>
        <w:t>ontrollers</w:t>
      </w:r>
      <w:r w:rsidR="00A355F7" w:rsidRPr="00517043">
        <w:rPr>
          <w:rFonts w:eastAsia="Times New Roman"/>
        </w:rPr>
        <w:t>,</w:t>
      </w:r>
      <w:r w:rsidRPr="00517043">
        <w:rPr>
          <w:rFonts w:eastAsia="Times New Roman"/>
        </w:rPr>
        <w:t xml:space="preserve"> and presented in the appropriate field in the TAPI</w:t>
      </w:r>
      <w:r w:rsidR="00540CDD" w:rsidRPr="00517043">
        <w:rPr>
          <w:rFonts w:eastAsia="Times New Roman"/>
        </w:rPr>
        <w:t xml:space="preserve"> log-record-body</w:t>
      </w:r>
      <w:r w:rsidRPr="00517043">
        <w:rPr>
          <w:rFonts w:eastAsia="Times New Roman"/>
        </w:rPr>
        <w:t xml:space="preserve">. </w:t>
      </w:r>
    </w:p>
    <w:p w14:paraId="3D52A7D4" w14:textId="77777777" w:rsidR="00517043" w:rsidRDefault="007B4527" w:rsidP="006B0A86">
      <w:pPr>
        <w:numPr>
          <w:ilvl w:val="1"/>
          <w:numId w:val="10"/>
        </w:numPr>
        <w:spacing w:before="100" w:beforeAutospacing="1" w:after="100" w:afterAutospacing="1"/>
        <w:rPr>
          <w:rFonts w:eastAsia="Times New Roman"/>
        </w:rPr>
      </w:pPr>
      <w:r w:rsidRPr="00517043">
        <w:rPr>
          <w:rFonts w:eastAsia="Times New Roman"/>
        </w:rPr>
        <w:t xml:space="preserve">Where the source does not provide a time stamp, </w:t>
      </w:r>
      <w:r w:rsidR="00CE24A3" w:rsidRPr="00517043">
        <w:rPr>
          <w:rFonts w:eastAsia="Times New Roman"/>
        </w:rPr>
        <w:t xml:space="preserve">a timestamp </w:t>
      </w:r>
      <w:r w:rsidR="00923BE3">
        <w:rPr>
          <w:rFonts w:eastAsia="Times New Roman"/>
        </w:rPr>
        <w:t>shall</w:t>
      </w:r>
      <w:r w:rsidR="00CE24A3" w:rsidRPr="00517043">
        <w:rPr>
          <w:rFonts w:eastAsia="Times New Roman"/>
        </w:rPr>
        <w:t xml:space="preserve"> be added by a </w:t>
      </w:r>
      <w:r w:rsidR="00F03C9D">
        <w:rPr>
          <w:rFonts w:eastAsia="Times New Roman"/>
        </w:rPr>
        <w:t>provider</w:t>
      </w:r>
      <w:r w:rsidR="00CE24A3" w:rsidRPr="00517043">
        <w:rPr>
          <w:rFonts w:eastAsia="Times New Roman"/>
        </w:rPr>
        <w:t xml:space="preserve"> as the alarm progresses through the solution. </w:t>
      </w:r>
      <w:r w:rsidRPr="00517043">
        <w:rPr>
          <w:rFonts w:eastAsia="Times New Roman"/>
        </w:rPr>
        <w:t xml:space="preserve">This timestamp </w:t>
      </w:r>
      <w:r w:rsidR="00923BE3">
        <w:rPr>
          <w:rFonts w:eastAsia="Times New Roman"/>
        </w:rPr>
        <w:t>shall</w:t>
      </w:r>
      <w:r w:rsidR="009F7B68" w:rsidRPr="00517043">
        <w:rPr>
          <w:rFonts w:eastAsia="Times New Roman"/>
        </w:rPr>
        <w:t xml:space="preserve"> be marked with a spread value BEFORE</w:t>
      </w:r>
    </w:p>
    <w:p w14:paraId="26FD5386" w14:textId="77777777" w:rsidR="00517043" w:rsidRDefault="007B4527" w:rsidP="006B0A86">
      <w:pPr>
        <w:numPr>
          <w:ilvl w:val="0"/>
          <w:numId w:val="10"/>
        </w:numPr>
        <w:spacing w:before="100" w:beforeAutospacing="1" w:after="100" w:afterAutospacing="1"/>
        <w:rPr>
          <w:rFonts w:eastAsia="Times New Roman"/>
        </w:rPr>
      </w:pPr>
      <w:r w:rsidRPr="00517043">
        <w:rPr>
          <w:rFonts w:eastAsia="Times New Roman"/>
        </w:rPr>
        <w:t xml:space="preserve">In general, it is extremely important to accurately capture the leading edge of a problem. Hence, for each detector, the time of first occurrence of an active alarm after a "long" period of clear is the most significant time. </w:t>
      </w:r>
    </w:p>
    <w:p w14:paraId="5F79F78C" w14:textId="77777777" w:rsidR="00517043" w:rsidRDefault="007B4527" w:rsidP="006B0A86">
      <w:pPr>
        <w:numPr>
          <w:ilvl w:val="1"/>
          <w:numId w:val="10"/>
        </w:numPr>
        <w:spacing w:before="100" w:beforeAutospacing="1" w:after="100" w:afterAutospacing="1"/>
        <w:rPr>
          <w:rFonts w:eastAsia="Times New Roman"/>
        </w:rPr>
      </w:pPr>
      <w:r w:rsidRPr="00517043">
        <w:rPr>
          <w:rFonts w:eastAsia="Times New Roman"/>
        </w:rPr>
        <w:t xml:space="preserve">The time of clearing can be less </w:t>
      </w:r>
      <w:r w:rsidR="00F81405" w:rsidRPr="00517043">
        <w:rPr>
          <w:rFonts w:eastAsia="Times New Roman"/>
        </w:rPr>
        <w:t>precise.</w:t>
      </w:r>
    </w:p>
    <w:p w14:paraId="651A94B7" w14:textId="77777777" w:rsidR="00517043" w:rsidRDefault="007B4527" w:rsidP="006B0A86">
      <w:pPr>
        <w:numPr>
          <w:ilvl w:val="0"/>
          <w:numId w:val="10"/>
        </w:numPr>
        <w:spacing w:before="100" w:beforeAutospacing="1" w:after="100" w:afterAutospacing="1"/>
        <w:rPr>
          <w:rFonts w:eastAsia="Times New Roman"/>
        </w:rPr>
      </w:pPr>
      <w:r w:rsidRPr="00517043">
        <w:rPr>
          <w:rFonts w:eastAsia="Times New Roman"/>
        </w:rPr>
        <w:t xml:space="preserve">The log record </w:t>
      </w:r>
      <w:r w:rsidR="006B2EB4" w:rsidRPr="00517043">
        <w:rPr>
          <w:rFonts w:eastAsia="Times New Roman"/>
        </w:rPr>
        <w:t>also has a log-append-time-</w:t>
      </w:r>
      <w:r w:rsidR="00F81405" w:rsidRPr="00517043">
        <w:rPr>
          <w:rFonts w:eastAsia="Times New Roman"/>
        </w:rPr>
        <w:t>stamp.</w:t>
      </w:r>
    </w:p>
    <w:p w14:paraId="47C82F09" w14:textId="77777777" w:rsidR="009B7E5E" w:rsidRDefault="007B4527" w:rsidP="006B0A86">
      <w:pPr>
        <w:numPr>
          <w:ilvl w:val="0"/>
          <w:numId w:val="10"/>
        </w:numPr>
        <w:spacing w:before="100" w:beforeAutospacing="1" w:after="100" w:afterAutospacing="1"/>
        <w:rPr>
          <w:rFonts w:eastAsia="Times New Roman"/>
        </w:rPr>
      </w:pPr>
      <w:r w:rsidRPr="00517043">
        <w:rPr>
          <w:rFonts w:eastAsia="Times New Roman"/>
        </w:rPr>
        <w:t>Ideally, the time of occurrence of an alarm should be the time of the entry into the confirmed assessment as to whether an alarm has occurred (and not the time of exit from that assessment).</w:t>
      </w:r>
    </w:p>
    <w:p w14:paraId="65C13E17" w14:textId="77777777" w:rsidR="007B4527" w:rsidRPr="009B7E5E" w:rsidRDefault="007B4527" w:rsidP="006B0A86">
      <w:pPr>
        <w:numPr>
          <w:ilvl w:val="1"/>
          <w:numId w:val="10"/>
        </w:numPr>
        <w:spacing w:before="100" w:beforeAutospacing="1" w:after="100" w:afterAutospacing="1"/>
        <w:rPr>
          <w:rFonts w:eastAsia="Times New Roman"/>
        </w:rPr>
      </w:pPr>
      <w:r w:rsidRPr="009B7E5E">
        <w:rPr>
          <w:rFonts w:eastAsia="Times New Roman"/>
        </w:rPr>
        <w:t>Likewise</w:t>
      </w:r>
      <w:r w:rsidR="006B2EB4" w:rsidRPr="009B7E5E">
        <w:rPr>
          <w:rFonts w:eastAsia="Times New Roman"/>
        </w:rPr>
        <w:t>,</w:t>
      </w:r>
      <w:r w:rsidRPr="009B7E5E">
        <w:rPr>
          <w:rFonts w:eastAsia="Times New Roman"/>
        </w:rPr>
        <w:t xml:space="preserve"> the time of clearing of the alarm should be the time of entry into the confirmed assessment as to whether an alarm has cleared.</w:t>
      </w:r>
    </w:p>
    <w:p w14:paraId="4177DFAF" w14:textId="77777777" w:rsidR="007B4527" w:rsidRDefault="007B4527" w:rsidP="00EB62A7">
      <w:pPr>
        <w:pStyle w:val="Heading2"/>
      </w:pPr>
      <w:bookmarkStart w:id="207" w:name="_Ref52455046"/>
      <w:bookmarkStart w:id="208" w:name="_Toc223392258"/>
      <w:r>
        <w:t>Detected Condition normalization</w:t>
      </w:r>
      <w:bookmarkEnd w:id="207"/>
      <w:bookmarkEnd w:id="208"/>
    </w:p>
    <w:p w14:paraId="2ECD028F" w14:textId="77777777" w:rsidR="007B4527" w:rsidRDefault="007B4527" w:rsidP="007B4527">
      <w:pPr>
        <w:pStyle w:val="NormalWeb"/>
        <w:rPr>
          <w:rFonts w:eastAsiaTheme="minorEastAsia"/>
        </w:rPr>
      </w:pPr>
      <w:r>
        <w:t>The alarm detected condition shall be presented:</w:t>
      </w:r>
    </w:p>
    <w:p w14:paraId="09E7F474" w14:textId="77777777" w:rsidR="007B4527" w:rsidRPr="00AA37FC" w:rsidRDefault="007B4527" w:rsidP="00D66FC5">
      <w:pPr>
        <w:pStyle w:val="ListParagraph"/>
        <w:numPr>
          <w:ilvl w:val="0"/>
          <w:numId w:val="24"/>
        </w:numPr>
      </w:pPr>
      <w:r w:rsidRPr="00AA37FC">
        <w:t xml:space="preserve">Minimally: In native form, i.e., as provided by the </w:t>
      </w:r>
      <w:r w:rsidR="001B6EA8">
        <w:t>Device</w:t>
      </w:r>
      <w:r w:rsidRPr="00AA37FC">
        <w:t> </w:t>
      </w:r>
    </w:p>
    <w:p w14:paraId="2299CB14" w14:textId="77777777" w:rsidR="00C36C20" w:rsidRDefault="007B4527" w:rsidP="00D66FC5">
      <w:pPr>
        <w:pStyle w:val="ListParagraph"/>
        <w:numPr>
          <w:ilvl w:val="0"/>
          <w:numId w:val="24"/>
        </w:numPr>
      </w:pPr>
      <w:r w:rsidRPr="00AA37FC">
        <w:t xml:space="preserve">Additionally: In normalized form, i.e., complying with </w:t>
      </w:r>
      <w:r w:rsidR="00F94E59">
        <w:t>the</w:t>
      </w:r>
      <w:r w:rsidR="00F94E59" w:rsidRPr="00AA37FC">
        <w:t xml:space="preserve"> </w:t>
      </w:r>
      <w:r w:rsidRPr="00AA37FC">
        <w:t>list of standard alarm</w:t>
      </w:r>
      <w:r w:rsidR="00F05317">
        <w:t>/TCA</w:t>
      </w:r>
      <w:r w:rsidRPr="00AA37FC">
        <w:t xml:space="preserve"> types</w:t>
      </w:r>
      <w:r w:rsidR="002C2241">
        <w:t xml:space="preserve"> in</w:t>
      </w:r>
      <w:r w:rsidR="002B0D41">
        <w:t xml:space="preserve"> the normative</w:t>
      </w:r>
      <w:r w:rsidR="00D87FB4">
        <w:t xml:space="preserve"> [RIA</w:t>
      </w:r>
      <w:r w:rsidR="00E72FFD">
        <w:t xml:space="preserve"> </w:t>
      </w:r>
      <w:r w:rsidR="00D87FB4">
        <w:t>A</w:t>
      </w:r>
      <w:r w:rsidR="00E72FFD">
        <w:t>T</w:t>
      </w:r>
      <w:r w:rsidR="00D87FB4">
        <w:t>]</w:t>
      </w:r>
    </w:p>
    <w:p w14:paraId="011075F1" w14:textId="77777777" w:rsidR="007B4527" w:rsidRPr="00AA37FC" w:rsidRDefault="00C36C20" w:rsidP="001B11F4">
      <w:r>
        <w:t xml:space="preserve">An alternative is to provide </w:t>
      </w:r>
      <w:r w:rsidR="007B4527" w:rsidRPr="00AA37FC">
        <w:t>translation metadata to enable normalization from the native form at the client</w:t>
      </w:r>
      <w:r>
        <w:t xml:space="preserve">. </w:t>
      </w:r>
      <w:r w:rsidR="007B4527" w:rsidRPr="00AA37FC">
        <w:t>This metadata can be provided separately from the alarm stream and related to each detector with a relevant mapping</w:t>
      </w:r>
      <w:r w:rsidR="001B11F4">
        <w:t>. There is not standard expression for translation metadata.</w:t>
      </w:r>
    </w:p>
    <w:p w14:paraId="6F895073" w14:textId="77777777" w:rsidR="007B4527" w:rsidRDefault="007B4527" w:rsidP="00EB62A7">
      <w:pPr>
        <w:pStyle w:val="Heading2"/>
      </w:pPr>
      <w:bookmarkStart w:id="209" w:name="_Ref52869349"/>
      <w:bookmarkStart w:id="210" w:name="_Toc223392259"/>
      <w:r>
        <w:t>Meaningful detection (device or any other source)</w:t>
      </w:r>
      <w:bookmarkEnd w:id="209"/>
      <w:bookmarkEnd w:id="210"/>
    </w:p>
    <w:p w14:paraId="01E04AF0" w14:textId="77777777" w:rsidR="007B4527" w:rsidRDefault="007B4527" w:rsidP="007B4527">
      <w:pPr>
        <w:pStyle w:val="NormalWeb"/>
        <w:rPr>
          <w:rFonts w:eastAsiaTheme="minorEastAsia"/>
        </w:rPr>
      </w:pPr>
      <w:r>
        <w:t>Under certain circumstances a detected condition may:</w:t>
      </w:r>
    </w:p>
    <w:p w14:paraId="14A77B48" w14:textId="77777777" w:rsidR="009B7E5E" w:rsidRDefault="00AB5981" w:rsidP="006B0A86">
      <w:pPr>
        <w:numPr>
          <w:ilvl w:val="0"/>
          <w:numId w:val="10"/>
        </w:numPr>
        <w:spacing w:before="100" w:beforeAutospacing="1" w:after="100" w:afterAutospacing="1"/>
        <w:rPr>
          <w:rFonts w:eastAsia="Times New Roman"/>
        </w:rPr>
      </w:pPr>
      <w:r>
        <w:rPr>
          <w:rFonts w:eastAsia="Times New Roman"/>
        </w:rPr>
        <w:t>B</w:t>
      </w:r>
      <w:r w:rsidR="007B4527">
        <w:rPr>
          <w:rFonts w:eastAsia="Times New Roman"/>
        </w:rPr>
        <w:t>ecome meaningless, e.g., when a remote function is disabled, in which case the</w:t>
      </w:r>
      <w:r w:rsidR="00CD28C7">
        <w:rPr>
          <w:rFonts w:eastAsia="Times New Roman"/>
        </w:rPr>
        <w:t xml:space="preserve"> a TOMBSTONE record for</w:t>
      </w:r>
      <w:r w:rsidR="007B4527">
        <w:rPr>
          <w:rFonts w:eastAsia="Times New Roman"/>
        </w:rPr>
        <w:t xml:space="preserve"> alarm shall be </w:t>
      </w:r>
      <w:r w:rsidR="00CD28C7">
        <w:rPr>
          <w:rFonts w:eastAsia="Times New Roman"/>
        </w:rPr>
        <w:t>appended to the log</w:t>
      </w:r>
      <w:r w:rsidR="00F81405">
        <w:rPr>
          <w:rFonts w:eastAsia="Times New Roman"/>
        </w:rPr>
        <w:t>.</w:t>
      </w:r>
      <w:r w:rsidR="007B4527">
        <w:rPr>
          <w:rFonts w:eastAsia="Times New Roman"/>
        </w:rPr>
        <w:t xml:space="preserve"> </w:t>
      </w:r>
    </w:p>
    <w:p w14:paraId="7831456F" w14:textId="77777777" w:rsidR="009B7E5E" w:rsidRDefault="007B4527" w:rsidP="006B0A86">
      <w:pPr>
        <w:numPr>
          <w:ilvl w:val="1"/>
          <w:numId w:val="10"/>
        </w:numPr>
        <w:spacing w:before="100" w:beforeAutospacing="1" w:after="100" w:afterAutospacing="1"/>
        <w:rPr>
          <w:rFonts w:eastAsia="Times New Roman"/>
        </w:rPr>
      </w:pPr>
      <w:r w:rsidRPr="009B7E5E">
        <w:rPr>
          <w:rFonts w:eastAsia="Times New Roman"/>
        </w:rPr>
        <w:t xml:space="preserve">This may require function disable action to be taken on the local </w:t>
      </w:r>
      <w:r w:rsidR="00F81405" w:rsidRPr="009B7E5E">
        <w:rPr>
          <w:rFonts w:eastAsia="Times New Roman"/>
        </w:rPr>
        <w:t>system.</w:t>
      </w:r>
    </w:p>
    <w:p w14:paraId="1541A0B9" w14:textId="77777777" w:rsidR="009B7E5E" w:rsidRDefault="00AB5981" w:rsidP="006B0A86">
      <w:pPr>
        <w:numPr>
          <w:ilvl w:val="0"/>
          <w:numId w:val="10"/>
        </w:numPr>
        <w:spacing w:before="100" w:beforeAutospacing="1" w:after="100" w:afterAutospacing="1"/>
        <w:rPr>
          <w:rFonts w:eastAsia="Times New Roman"/>
        </w:rPr>
      </w:pPr>
      <w:r>
        <w:rPr>
          <w:rFonts w:eastAsia="Times New Roman"/>
        </w:rPr>
        <w:t>H</w:t>
      </w:r>
      <w:r w:rsidR="007B4527" w:rsidRPr="009B7E5E">
        <w:rPr>
          <w:rFonts w:eastAsia="Times New Roman"/>
        </w:rPr>
        <w:t>ave inverted meaning, e.g., when signal should not be present on a port, in which case, if there is a "signal not present" alarm active, then</w:t>
      </w:r>
      <w:r w:rsidR="00CD28C7">
        <w:rPr>
          <w:rFonts w:eastAsia="Times New Roman"/>
        </w:rPr>
        <w:t xml:space="preserve"> a TOMBSTONE record for that alarm should be appended to the log</w:t>
      </w:r>
      <w:r w:rsidR="007B4527" w:rsidRPr="009B7E5E">
        <w:rPr>
          <w:rFonts w:eastAsia="Times New Roman"/>
        </w:rPr>
        <w:t xml:space="preserve"> and if there is a signal present a "signal present" alarm should be </w:t>
      </w:r>
      <w:r w:rsidR="00A1407C" w:rsidRPr="009B7E5E">
        <w:rPr>
          <w:rFonts w:eastAsia="Times New Roman"/>
        </w:rPr>
        <w:t>raised.</w:t>
      </w:r>
      <w:r w:rsidR="007B4527" w:rsidRPr="009B7E5E">
        <w:rPr>
          <w:rFonts w:eastAsia="Times New Roman"/>
        </w:rPr>
        <w:t xml:space="preserve"> </w:t>
      </w:r>
    </w:p>
    <w:p w14:paraId="11BF942E" w14:textId="77777777" w:rsidR="00DA109B" w:rsidRDefault="007B4527" w:rsidP="006B0A86">
      <w:pPr>
        <w:numPr>
          <w:ilvl w:val="1"/>
          <w:numId w:val="10"/>
        </w:numPr>
        <w:spacing w:before="100" w:beforeAutospacing="1" w:after="100" w:afterAutospacing="1"/>
        <w:rPr>
          <w:rFonts w:eastAsia="Times New Roman"/>
        </w:rPr>
      </w:pPr>
      <w:r w:rsidRPr="009B7E5E">
        <w:rPr>
          <w:rFonts w:eastAsia="Times New Roman"/>
        </w:rPr>
        <w:t xml:space="preserve">This may result from some local action on the entities supporting signal </w:t>
      </w:r>
      <w:r w:rsidR="00A1407C" w:rsidRPr="009B7E5E">
        <w:rPr>
          <w:rFonts w:eastAsia="Times New Roman"/>
        </w:rPr>
        <w:t>flow</w:t>
      </w:r>
    </w:p>
    <w:p w14:paraId="7DA45A4F" w14:textId="77777777" w:rsidR="009B7E5E" w:rsidRDefault="00DA109B" w:rsidP="006B0A86">
      <w:pPr>
        <w:numPr>
          <w:ilvl w:val="1"/>
          <w:numId w:val="10"/>
        </w:numPr>
        <w:spacing w:before="100" w:beforeAutospacing="1" w:after="100" w:afterAutospacing="1"/>
        <w:rPr>
          <w:rFonts w:eastAsia="Times New Roman"/>
        </w:rPr>
      </w:pPr>
      <w:r w:rsidRPr="00204CB8">
        <w:rPr>
          <w:rFonts w:eastAsia="Times New Roman"/>
        </w:rPr>
        <w:lastRenderedPageBreak/>
        <w:t>Essentially, the "signal not present" condition detection becomes meaningless</w:t>
      </w:r>
      <w:r>
        <w:rPr>
          <w:rFonts w:eastAsia="Times New Roman"/>
        </w:rPr>
        <w:t>,</w:t>
      </w:r>
      <w:r w:rsidRPr="00204CB8">
        <w:rPr>
          <w:rFonts w:eastAsia="Times New Roman"/>
        </w:rPr>
        <w:t xml:space="preserve"> and a "signal present" condition detection becomes meaningful</w:t>
      </w:r>
      <w:r w:rsidR="00A1407C" w:rsidRPr="009B7E5E">
        <w:rPr>
          <w:rFonts w:eastAsia="Times New Roman"/>
        </w:rPr>
        <w:t>.</w:t>
      </w:r>
    </w:p>
    <w:p w14:paraId="25299258" w14:textId="77777777" w:rsidR="000C3B09" w:rsidRDefault="000C3B09">
      <w:pPr>
        <w:spacing w:after="0"/>
        <w:rPr>
          <w:rFonts w:eastAsia="Times New Roman"/>
        </w:rPr>
      </w:pPr>
      <w:r>
        <w:rPr>
          <w:rFonts w:eastAsia="Times New Roman"/>
        </w:rPr>
        <w:br w:type="page"/>
      </w:r>
    </w:p>
    <w:p w14:paraId="46E0075F" w14:textId="77777777" w:rsidR="00D95492" w:rsidRDefault="00EE0954" w:rsidP="00D95492">
      <w:pPr>
        <w:pStyle w:val="Heading1"/>
      </w:pPr>
      <w:bookmarkStart w:id="211" w:name="_Ref138751965"/>
      <w:bookmarkStart w:id="212" w:name="_Toc223392260"/>
      <w:bookmarkStart w:id="213" w:name="_Ref48038543"/>
      <w:bookmarkStart w:id="214" w:name="_Ref48038549"/>
      <w:bookmarkStart w:id="215" w:name="_Ref48038554"/>
      <w:r>
        <w:lastRenderedPageBreak/>
        <w:t>Reporting Change Only</w:t>
      </w:r>
      <w:bookmarkEnd w:id="211"/>
      <w:bookmarkEnd w:id="212"/>
    </w:p>
    <w:p w14:paraId="1B879357" w14:textId="77777777" w:rsidR="007E546D" w:rsidRDefault="007E546D" w:rsidP="007E546D">
      <w:r>
        <w:t>Whilst the WHOLE_ENTITY method provides an easy and consistent approach to reporting creation and change, where the whole entity is always reported, it is also potentially inefficient. Some entities are very large and if there is a property in a very large entity, perhaps a Boolean, that changes often, then the whole large entity must be reported to convey the Boolean change.</w:t>
      </w:r>
    </w:p>
    <w:p w14:paraId="3B2C438D" w14:textId="77777777" w:rsidR="007E546D" w:rsidRDefault="007E546D" w:rsidP="007E546D">
      <w:r>
        <w:t>It can be argued that each potentially fast-changing property (e.g., operational-state) should be extracted from the entity that it applies to and reported separately referencing the entity (using the same approach as is used for alarms), this would lead to significant changes to the model and as, essentially, any property could change rapidly this may require a complete refactoring of the model.</w:t>
      </w:r>
    </w:p>
    <w:p w14:paraId="2C2854FC" w14:textId="77777777" w:rsidR="007E546D" w:rsidRDefault="007E546D" w:rsidP="007E546D">
      <w:r>
        <w:t>To maintain the model whilst reducing the change reporting overhead an approach of reporting only change can be used. This does benefit from some adjustments to details of the model, but none to the tree structure and positioning of properties.</w:t>
      </w:r>
    </w:p>
    <w:p w14:paraId="22511C71" w14:textId="77777777" w:rsidR="007E546D" w:rsidRDefault="007E546D" w:rsidP="007E546D">
      <w:r>
        <w:t xml:space="preserve">Reporting a change fundamentally requires only the skeleton of the structure of the tree that leads to the property (leaf) that has changed along with the new state of the property. Clearly, this is somewhat simplified as some changes are complex. But regardless, the change is localized to a small part of a large instance and only that part need be conveyed. </w:t>
      </w:r>
      <w:r w:rsidRPr="00C376FD">
        <w:t>Each changed property would appear at the appropriate place in the mainly empty tree structure</w:t>
      </w:r>
      <w:r>
        <w:t>. The complexities of change to ordered list structures and removal of items from a list will be dealt with later in this section.</w:t>
      </w:r>
    </w:p>
    <w:p w14:paraId="1CBCED2D" w14:textId="77777777" w:rsidR="007E546D" w:rsidRDefault="007E546D" w:rsidP="007E546D">
      <w:r>
        <w:t xml:space="preserve">It is important that the reporting of change is conformant with the </w:t>
      </w:r>
      <w:r w:rsidR="00375A28">
        <w:t>YANG</w:t>
      </w:r>
      <w:r>
        <w:t xml:space="preserve"> model. Clearly, to be conformant, all mandatory properties must be reported, even if they have not changed. Ideally, from this perspective, there would be no properties that are mandatory in the </w:t>
      </w:r>
      <w:r w:rsidR="00375A28">
        <w:t>YANG</w:t>
      </w:r>
      <w:r>
        <w:t xml:space="preserve"> model (other than perhaps the </w:t>
      </w:r>
      <w:bookmarkStart w:id="216" w:name="_Hlk135994993"/>
      <w:r>
        <w:t xml:space="preserve">entity id and list key </w:t>
      </w:r>
      <w:bookmarkEnd w:id="216"/>
      <w:r>
        <w:t>which are fundamental to model structure (structural properties)). On the surface it appears that some properties are mandatory under all network use case circumstances, however, closer inspection brings the realization that no (non-structural) properties are mandatory under all circumstances. For example, it is always possible that under some circumstances the property value is not available</w:t>
      </w:r>
      <w:r>
        <w:rPr>
          <w:rStyle w:val="FootnoteReference"/>
        </w:rPr>
        <w:footnoteReference w:id="66"/>
      </w:r>
      <w:r>
        <w:t>.</w:t>
      </w:r>
    </w:p>
    <w:p w14:paraId="16E38DD3" w14:textId="77777777" w:rsidR="007E546D" w:rsidRPr="001E41F8" w:rsidRDefault="007E546D" w:rsidP="007E546D">
      <w:r>
        <w:t xml:space="preserve">Considering the above, it is likely that each property in the TAPI </w:t>
      </w:r>
      <w:r w:rsidR="00375A28">
        <w:t>YANG</w:t>
      </w:r>
      <w:r>
        <w:t xml:space="preserve"> model will become optional and that conditions for its inclusion will be enhanced in TR-547 to ensure that it is clear under which conditions the property is “mandatory”. </w:t>
      </w:r>
      <w:r w:rsidRPr="001E41F8">
        <w:t>Full adjustment to a “</w:t>
      </w:r>
      <w:r w:rsidR="00375A28" w:rsidRPr="001E41F8">
        <w:t>YANG</w:t>
      </w:r>
      <w:r w:rsidRPr="001E41F8">
        <w:t xml:space="preserve"> optional TR-547 conditional mandatory” approach may take several releases.</w:t>
      </w:r>
    </w:p>
    <w:p w14:paraId="32C48D27" w14:textId="77777777" w:rsidR="007E546D" w:rsidRDefault="007E546D" w:rsidP="007E546D">
      <w:r w:rsidRPr="001E41F8">
        <w:t>The following sections describe the application of CHANGE_ONLY streaming in the above context.</w:t>
      </w:r>
    </w:p>
    <w:p w14:paraId="3967DF2B" w14:textId="77777777" w:rsidR="007E546D" w:rsidRPr="000E78B0" w:rsidRDefault="007E546D" w:rsidP="000E78B0">
      <w:pPr>
        <w:pStyle w:val="Heading2"/>
      </w:pPr>
      <w:bookmarkStart w:id="217" w:name="_Toc223392261"/>
      <w:r w:rsidRPr="000E78B0">
        <w:t>Behaviors and Capabilities</w:t>
      </w:r>
      <w:bookmarkEnd w:id="217"/>
    </w:p>
    <w:p w14:paraId="60E951D5" w14:textId="77777777" w:rsidR="007E546D" w:rsidRPr="001E41F8" w:rsidRDefault="007E546D" w:rsidP="001E41F8">
      <w:r w:rsidRPr="001E41F8">
        <w:t>Whilst the TAPI model has allowed for reporting of CHANGE_ONLY, the approach to streaming only changes, as opposed to WHOLE_ENTITY, has not been described in previous versions of this document. TAPI 2.4.0 offered some improvements to some structures of the streaming model that provide greater clarity when reporting the availability of the CHANGE_ONLY streaming method.</w:t>
      </w:r>
    </w:p>
    <w:p w14:paraId="71F530B7" w14:textId="77777777" w:rsidR="007E546D" w:rsidRPr="001E41F8" w:rsidRDefault="007E546D" w:rsidP="001E41F8">
      <w:r w:rsidRPr="001E41F8">
        <w:t>The CHANGE_ONLY method takes advantage of conditional mandatory properties in parts of TAPI 2.4 (as conditional mandatory essentially allows the property to be omitted if it has not changed) and where necessary assumes an implicit conditional mandatory, even where properties are currently declared as mandatory in TR-547. The necessary additional condition is that in the CHANGE_ONLY stream, a property is only mandatorily present when it has changes since the last report of the property. A property may be mandatory in a GET under the prevailing circumstances, but it may still be omitted from the stream record as it has not changed.</w:t>
      </w:r>
    </w:p>
    <w:p w14:paraId="665AE29A" w14:textId="77777777" w:rsidR="007E546D" w:rsidRPr="001E41F8" w:rsidRDefault="007E546D" w:rsidP="001E41F8">
      <w:r w:rsidRPr="001E41F8">
        <w:lastRenderedPageBreak/>
        <w:t xml:space="preserve">The CHANGE_ONLY report should be </w:t>
      </w:r>
      <w:r w:rsidR="00375A28" w:rsidRPr="001E41F8">
        <w:t>YANG</w:t>
      </w:r>
      <w:r w:rsidRPr="001E41F8">
        <w:t xml:space="preserve"> model compliant so where there is an element, branch of a tree etc. that is mandatory in </w:t>
      </w:r>
      <w:r w:rsidR="00375A28" w:rsidRPr="001E41F8">
        <w:t>YANG</w:t>
      </w:r>
      <w:r w:rsidRPr="001E41F8">
        <w:t xml:space="preserve">, it should be included in the stream data. As noted, it is the expectation that all properties will become optional in the </w:t>
      </w:r>
      <w:r w:rsidR="00375A28" w:rsidRPr="001E41F8">
        <w:t>YANG</w:t>
      </w:r>
      <w:r w:rsidRPr="001E41F8">
        <w:t xml:space="preserve"> and conditional (or optional) in TR-547. At this point in the development, it is allowed for a non-mandatory property that has not changed to be included in the report if this is considered in some way beneficial. Clearly, parent address, entity ids and list keys are mandatory.</w:t>
      </w:r>
    </w:p>
    <w:p w14:paraId="47B40D2E" w14:textId="77777777" w:rsidR="007E546D" w:rsidRPr="001E41F8" w:rsidRDefault="007E546D" w:rsidP="001E41F8">
      <w:r w:rsidRPr="001E41F8">
        <w:t>The following section briefly describes the CHANGE_ONLY streaming approach.</w:t>
      </w:r>
    </w:p>
    <w:p w14:paraId="616A7261" w14:textId="77777777" w:rsidR="007E546D" w:rsidRPr="008B6ACC" w:rsidRDefault="007E546D" w:rsidP="000E78B0">
      <w:pPr>
        <w:pStyle w:val="Heading2"/>
      </w:pPr>
      <w:bookmarkStart w:id="218" w:name="_Toc223392262"/>
      <w:r w:rsidRPr="008B6ACC">
        <w:t>CHANGE_ONLY Streaming</w:t>
      </w:r>
      <w:bookmarkEnd w:id="218"/>
    </w:p>
    <w:p w14:paraId="4BB2D6D1" w14:textId="77777777" w:rsidR="007E546D" w:rsidRPr="00B3624E" w:rsidRDefault="007E546D" w:rsidP="001E41F8">
      <w:pPr>
        <w:rPr>
          <w:rFonts w:cs="Times New Roman"/>
          <w:color w:val="auto"/>
          <w:szCs w:val="24"/>
        </w:rPr>
      </w:pPr>
      <w:r w:rsidRPr="00B3624E">
        <w:rPr>
          <w:rFonts w:cs="Times New Roman"/>
          <w:color w:val="auto"/>
          <w:szCs w:val="24"/>
        </w:rPr>
        <w:t>Clearly, for a statement of change to be interpreted by the client it is necessary that it has a complete view of the state before the change. The effect of the compacted log behavior needs to be considered carefully. As discussed, there are essentially three areas in the compacted log:</w:t>
      </w:r>
    </w:p>
    <w:p w14:paraId="26E7F921" w14:textId="77777777" w:rsidR="007E546D" w:rsidRPr="00B3624E" w:rsidRDefault="007E546D" w:rsidP="007E546D">
      <w:pPr>
        <w:pStyle w:val="ListParagraph"/>
        <w:numPr>
          <w:ilvl w:val="0"/>
          <w:numId w:val="71"/>
        </w:numPr>
        <w:shd w:val="clear" w:color="auto" w:fill="FFFFFF"/>
        <w:spacing w:before="150" w:after="0"/>
        <w:rPr>
          <w:rFonts w:eastAsia="Times New Roman" w:cs="Times New Roman"/>
          <w:color w:val="auto"/>
          <w:szCs w:val="24"/>
        </w:rPr>
      </w:pPr>
      <w:r w:rsidRPr="00B3624E">
        <w:rPr>
          <w:rFonts w:eastAsia="Times New Roman" w:cs="Times New Roman"/>
          <w:color w:val="auto"/>
          <w:szCs w:val="24"/>
        </w:rPr>
        <w:t>Non-compacted: where all recent records (including the most recent) are present including potentially many records about the same entity</w:t>
      </w:r>
    </w:p>
    <w:p w14:paraId="2C4D1B5D" w14:textId="77777777" w:rsidR="007E546D" w:rsidRPr="00B3624E" w:rsidRDefault="007E546D" w:rsidP="007E546D">
      <w:pPr>
        <w:pStyle w:val="ListParagraph"/>
        <w:numPr>
          <w:ilvl w:val="0"/>
          <w:numId w:val="71"/>
        </w:numPr>
        <w:shd w:val="clear" w:color="auto" w:fill="FFFFFF"/>
        <w:spacing w:before="150" w:after="0"/>
        <w:rPr>
          <w:rFonts w:eastAsia="Times New Roman" w:cs="Times New Roman"/>
          <w:color w:val="auto"/>
          <w:szCs w:val="24"/>
        </w:rPr>
      </w:pPr>
      <w:r w:rsidRPr="00B3624E">
        <w:rPr>
          <w:rFonts w:eastAsia="Times New Roman" w:cs="Times New Roman"/>
          <w:color w:val="auto"/>
          <w:szCs w:val="24"/>
        </w:rPr>
        <w:t xml:space="preserve">Compacted: where only the most recent full record of state of an entity is guaranteed to be present, but all deletes, represented by </w:t>
      </w:r>
      <w:r w:rsidR="00CD28C7" w:rsidRPr="00B3624E">
        <w:rPr>
          <w:rFonts w:eastAsia="Times New Roman" w:cs="Times New Roman"/>
          <w:color w:val="auto"/>
          <w:szCs w:val="24"/>
        </w:rPr>
        <w:t>TOMBSTONE records</w:t>
      </w:r>
      <w:r w:rsidRPr="00B3624E">
        <w:rPr>
          <w:rFonts w:eastAsia="Times New Roman" w:cs="Times New Roman"/>
          <w:color w:val="auto"/>
          <w:szCs w:val="24"/>
        </w:rPr>
        <w:t xml:space="preserve"> will also be present so maintaining alignment can be assured.</w:t>
      </w:r>
    </w:p>
    <w:p w14:paraId="251F975A" w14:textId="77777777" w:rsidR="007E546D" w:rsidRPr="00B3624E" w:rsidRDefault="007E546D" w:rsidP="007E546D">
      <w:pPr>
        <w:pStyle w:val="ListParagraph"/>
        <w:numPr>
          <w:ilvl w:val="0"/>
          <w:numId w:val="71"/>
        </w:numPr>
        <w:shd w:val="clear" w:color="auto" w:fill="FFFFFF"/>
        <w:spacing w:before="150" w:after="0"/>
        <w:rPr>
          <w:rFonts w:eastAsia="Times New Roman" w:cs="Times New Roman"/>
          <w:color w:val="auto"/>
          <w:szCs w:val="24"/>
        </w:rPr>
      </w:pPr>
      <w:r w:rsidRPr="00B3624E">
        <w:rPr>
          <w:rFonts w:eastAsia="Times New Roman" w:cs="Times New Roman"/>
          <w:color w:val="auto"/>
          <w:szCs w:val="24"/>
        </w:rPr>
        <w:t>Older than tombstone</w:t>
      </w:r>
      <w:r w:rsidR="00CD28C7" w:rsidRPr="00B3624E">
        <w:rPr>
          <w:rFonts w:eastAsia="Times New Roman" w:cs="Times New Roman"/>
          <w:color w:val="auto"/>
          <w:szCs w:val="24"/>
        </w:rPr>
        <w:t>-</w:t>
      </w:r>
      <w:r w:rsidRPr="00B3624E">
        <w:rPr>
          <w:rFonts w:eastAsia="Times New Roman" w:cs="Times New Roman"/>
          <w:color w:val="auto"/>
          <w:szCs w:val="24"/>
        </w:rPr>
        <w:t xml:space="preserve">retention: where only the most recent records of state of an entity are guaranteed to be present and there are no records of delete (i.e., no </w:t>
      </w:r>
      <w:r w:rsidR="00CD28C7" w:rsidRPr="00B3624E">
        <w:rPr>
          <w:rFonts w:eastAsia="Times New Roman" w:cs="Times New Roman"/>
          <w:color w:val="auto"/>
          <w:szCs w:val="24"/>
        </w:rPr>
        <w:t>TOMBSTONE record</w:t>
      </w:r>
      <w:r w:rsidRPr="00B3624E">
        <w:rPr>
          <w:rFonts w:eastAsia="Times New Roman" w:cs="Times New Roman"/>
          <w:color w:val="auto"/>
          <w:szCs w:val="24"/>
        </w:rPr>
        <w:t>s)</w:t>
      </w:r>
    </w:p>
    <w:p w14:paraId="47FE25FF" w14:textId="77777777" w:rsidR="007E546D" w:rsidRPr="00B3624E" w:rsidRDefault="007E546D" w:rsidP="007E546D">
      <w:pPr>
        <w:shd w:val="clear" w:color="auto" w:fill="FFFFFF"/>
        <w:spacing w:before="150" w:after="0"/>
        <w:rPr>
          <w:rFonts w:eastAsia="Times New Roman" w:cs="Times New Roman"/>
          <w:color w:val="auto"/>
          <w:szCs w:val="24"/>
        </w:rPr>
      </w:pPr>
      <w:r w:rsidRPr="00B3624E">
        <w:rPr>
          <w:rFonts w:eastAsia="Times New Roman" w:cs="Times New Roman"/>
          <w:color w:val="auto"/>
          <w:szCs w:val="24"/>
        </w:rPr>
        <w:t>The following discussion assumes that the client is well behaved and has progressed correctly from the oldest record through the alignment process to get to a particular point in the log/stream. Where the client is receiving records from the</w:t>
      </w:r>
    </w:p>
    <w:p w14:paraId="7C047A5B" w14:textId="77777777" w:rsidR="007E546D" w:rsidRPr="00B3624E" w:rsidRDefault="007E546D" w:rsidP="007E546D">
      <w:pPr>
        <w:pStyle w:val="ListParagraph"/>
        <w:numPr>
          <w:ilvl w:val="0"/>
          <w:numId w:val="72"/>
        </w:numPr>
        <w:shd w:val="clear" w:color="auto" w:fill="FFFFFF"/>
        <w:spacing w:before="150" w:after="0"/>
        <w:rPr>
          <w:rFonts w:eastAsia="Times New Roman" w:cs="Times New Roman"/>
          <w:color w:val="auto"/>
          <w:szCs w:val="24"/>
        </w:rPr>
      </w:pPr>
      <w:r w:rsidRPr="00B3624E">
        <w:rPr>
          <w:rFonts w:eastAsia="Times New Roman" w:cs="Times New Roman"/>
          <w:color w:val="auto"/>
          <w:szCs w:val="24"/>
        </w:rPr>
        <w:t>Non-compacted area of the log</w:t>
      </w:r>
    </w:p>
    <w:p w14:paraId="52D6E347" w14:textId="77777777" w:rsidR="007E546D" w:rsidRPr="00B3624E" w:rsidRDefault="007E546D" w:rsidP="007E546D">
      <w:pPr>
        <w:pStyle w:val="ListParagraph"/>
        <w:numPr>
          <w:ilvl w:val="1"/>
          <w:numId w:val="72"/>
        </w:numPr>
        <w:shd w:val="clear" w:color="auto" w:fill="FFFFFF"/>
        <w:spacing w:before="150" w:after="0"/>
        <w:rPr>
          <w:rFonts w:eastAsia="Times New Roman" w:cs="Times New Roman"/>
          <w:color w:val="auto"/>
          <w:szCs w:val="24"/>
        </w:rPr>
      </w:pPr>
      <w:r w:rsidRPr="00B3624E">
        <w:rPr>
          <w:rFonts w:eastAsia="Times New Roman" w:cs="Times New Roman"/>
          <w:color w:val="auto"/>
          <w:szCs w:val="24"/>
        </w:rPr>
        <w:t>The client is aligned with the state of the system at the time of the most recently processed record</w:t>
      </w:r>
    </w:p>
    <w:p w14:paraId="18D9FC21" w14:textId="77777777" w:rsidR="007E546D" w:rsidRPr="00B3624E" w:rsidRDefault="007E546D" w:rsidP="007E546D">
      <w:pPr>
        <w:pStyle w:val="ListParagraph"/>
        <w:numPr>
          <w:ilvl w:val="1"/>
          <w:numId w:val="72"/>
        </w:numPr>
        <w:shd w:val="clear" w:color="auto" w:fill="FFFFFF"/>
        <w:spacing w:before="150" w:after="0"/>
        <w:rPr>
          <w:rFonts w:eastAsia="Times New Roman" w:cs="Times New Roman"/>
          <w:color w:val="auto"/>
          <w:szCs w:val="24"/>
        </w:rPr>
      </w:pPr>
      <w:r w:rsidRPr="00B3624E">
        <w:rPr>
          <w:rFonts w:eastAsia="Times New Roman" w:cs="Times New Roman"/>
          <w:color w:val="auto"/>
          <w:szCs w:val="24"/>
        </w:rPr>
        <w:t>All changes that have taken place since that point in time are recorded in the log from that point up to the latest change</w:t>
      </w:r>
    </w:p>
    <w:p w14:paraId="7DAA2F96" w14:textId="77777777" w:rsidR="007E546D" w:rsidRPr="00B3624E" w:rsidRDefault="007E546D" w:rsidP="007E546D">
      <w:pPr>
        <w:pStyle w:val="ListParagraph"/>
        <w:numPr>
          <w:ilvl w:val="1"/>
          <w:numId w:val="72"/>
        </w:numPr>
        <w:shd w:val="clear" w:color="auto" w:fill="FFFFFF"/>
        <w:spacing w:before="150" w:after="0"/>
        <w:rPr>
          <w:rFonts w:eastAsia="Times New Roman" w:cs="Times New Roman"/>
          <w:color w:val="auto"/>
          <w:szCs w:val="24"/>
        </w:rPr>
      </w:pPr>
      <w:r w:rsidRPr="00B3624E">
        <w:rPr>
          <w:rFonts w:eastAsia="Times New Roman" w:cs="Times New Roman"/>
          <w:color w:val="auto"/>
          <w:szCs w:val="24"/>
        </w:rPr>
        <w:t>A CHANGE_ONLY record would provide enough detail to allow the client to maintain that alignment</w:t>
      </w:r>
    </w:p>
    <w:p w14:paraId="04F09724" w14:textId="77777777" w:rsidR="007E546D" w:rsidRPr="00B3624E" w:rsidRDefault="007E546D" w:rsidP="007E546D">
      <w:pPr>
        <w:pStyle w:val="ListParagraph"/>
        <w:numPr>
          <w:ilvl w:val="0"/>
          <w:numId w:val="72"/>
        </w:numPr>
        <w:shd w:val="clear" w:color="auto" w:fill="FFFFFF"/>
        <w:spacing w:before="150" w:after="0"/>
        <w:rPr>
          <w:rFonts w:eastAsia="Times New Roman" w:cs="Times New Roman"/>
          <w:color w:val="auto"/>
          <w:szCs w:val="24"/>
        </w:rPr>
      </w:pPr>
      <w:r w:rsidRPr="00B3624E">
        <w:rPr>
          <w:rFonts w:eastAsia="Times New Roman" w:cs="Times New Roman"/>
          <w:color w:val="auto"/>
          <w:szCs w:val="24"/>
        </w:rPr>
        <w:t>Compacted area of the log</w:t>
      </w:r>
    </w:p>
    <w:p w14:paraId="1CE2E71E" w14:textId="77777777" w:rsidR="007E546D" w:rsidRPr="00B3624E" w:rsidRDefault="007E546D" w:rsidP="007E546D">
      <w:pPr>
        <w:pStyle w:val="ListParagraph"/>
        <w:numPr>
          <w:ilvl w:val="1"/>
          <w:numId w:val="72"/>
        </w:numPr>
        <w:shd w:val="clear" w:color="auto" w:fill="FFFFFF"/>
        <w:spacing w:before="150" w:after="0"/>
        <w:rPr>
          <w:rFonts w:eastAsia="Times New Roman" w:cs="Times New Roman"/>
          <w:color w:val="auto"/>
          <w:szCs w:val="24"/>
        </w:rPr>
      </w:pPr>
      <w:r w:rsidRPr="00B3624E">
        <w:rPr>
          <w:rFonts w:eastAsia="Times New Roman" w:cs="Times New Roman"/>
          <w:color w:val="auto"/>
          <w:szCs w:val="24"/>
        </w:rPr>
        <w:t>The client is aligned with the state of the system at the time of the most recently processed record</w:t>
      </w:r>
    </w:p>
    <w:p w14:paraId="47C935BA" w14:textId="77777777" w:rsidR="007E546D" w:rsidRPr="00B3624E" w:rsidRDefault="007E546D" w:rsidP="007E546D">
      <w:pPr>
        <w:pStyle w:val="ListParagraph"/>
        <w:numPr>
          <w:ilvl w:val="1"/>
          <w:numId w:val="72"/>
        </w:numPr>
        <w:shd w:val="clear" w:color="auto" w:fill="FFFFFF"/>
        <w:spacing w:before="150" w:after="0"/>
        <w:rPr>
          <w:rFonts w:eastAsia="Times New Roman" w:cs="Times New Roman"/>
          <w:color w:val="auto"/>
          <w:szCs w:val="24"/>
        </w:rPr>
      </w:pPr>
      <w:r w:rsidRPr="00B3624E">
        <w:rPr>
          <w:rFonts w:eastAsia="Times New Roman" w:cs="Times New Roman"/>
          <w:color w:val="auto"/>
          <w:szCs w:val="24"/>
        </w:rPr>
        <w:t>Some changes that have taken place since that point in time have been compacted away such that the next record may represent several changes</w:t>
      </w:r>
    </w:p>
    <w:p w14:paraId="0D1EF385" w14:textId="77777777" w:rsidR="007E546D" w:rsidRPr="00B3624E" w:rsidRDefault="007E546D" w:rsidP="007E546D">
      <w:pPr>
        <w:pStyle w:val="ListParagraph"/>
        <w:numPr>
          <w:ilvl w:val="1"/>
          <w:numId w:val="72"/>
        </w:numPr>
        <w:shd w:val="clear" w:color="auto" w:fill="FFFFFF"/>
        <w:spacing w:before="150" w:after="0"/>
        <w:rPr>
          <w:rFonts w:eastAsia="Times New Roman" w:cs="Times New Roman"/>
          <w:color w:val="auto"/>
          <w:szCs w:val="24"/>
        </w:rPr>
      </w:pPr>
      <w:r w:rsidRPr="00B3624E">
        <w:rPr>
          <w:rFonts w:eastAsia="Times New Roman" w:cs="Times New Roman"/>
          <w:color w:val="auto"/>
          <w:szCs w:val="24"/>
        </w:rPr>
        <w:t>The compaction process does not update any records, it simply deletes “redundant” records</w:t>
      </w:r>
    </w:p>
    <w:p w14:paraId="7770EBB6" w14:textId="77777777" w:rsidR="007E546D" w:rsidRPr="00B3624E" w:rsidRDefault="007E546D" w:rsidP="007E546D">
      <w:pPr>
        <w:pStyle w:val="ListParagraph"/>
        <w:numPr>
          <w:ilvl w:val="1"/>
          <w:numId w:val="72"/>
        </w:numPr>
        <w:shd w:val="clear" w:color="auto" w:fill="FFFFFF"/>
        <w:spacing w:before="150" w:after="0"/>
        <w:rPr>
          <w:rFonts w:eastAsia="Times New Roman" w:cs="Times New Roman"/>
          <w:color w:val="auto"/>
          <w:szCs w:val="24"/>
        </w:rPr>
      </w:pPr>
      <w:r w:rsidRPr="00B3624E">
        <w:rPr>
          <w:rFonts w:eastAsia="Times New Roman" w:cs="Times New Roman"/>
          <w:color w:val="auto"/>
          <w:szCs w:val="24"/>
        </w:rPr>
        <w:t xml:space="preserve">A WHOLE_ENTITY record needs to be sent to the client (if the log contained CHANGE_ONLY records, changes would be lost) </w:t>
      </w:r>
    </w:p>
    <w:p w14:paraId="420FA060" w14:textId="77777777" w:rsidR="007E546D" w:rsidRPr="00B3624E" w:rsidRDefault="007E546D" w:rsidP="007E546D">
      <w:pPr>
        <w:pStyle w:val="ListParagraph"/>
        <w:numPr>
          <w:ilvl w:val="0"/>
          <w:numId w:val="72"/>
        </w:numPr>
        <w:shd w:val="clear" w:color="auto" w:fill="FFFFFF"/>
        <w:spacing w:before="150" w:after="0"/>
        <w:rPr>
          <w:rFonts w:eastAsia="Times New Roman" w:cs="Times New Roman"/>
          <w:color w:val="auto"/>
          <w:szCs w:val="24"/>
        </w:rPr>
      </w:pPr>
      <w:r w:rsidRPr="00B3624E">
        <w:rPr>
          <w:rFonts w:eastAsia="Times New Roman" w:cs="Times New Roman"/>
          <w:color w:val="auto"/>
          <w:szCs w:val="24"/>
        </w:rPr>
        <w:t xml:space="preserve">Area where records are older than </w:t>
      </w:r>
      <w:r w:rsidR="00CD28C7" w:rsidRPr="00B3624E">
        <w:rPr>
          <w:rFonts w:eastAsia="Times New Roman" w:cs="Times New Roman"/>
          <w:color w:val="auto"/>
          <w:szCs w:val="24"/>
        </w:rPr>
        <w:t>-</w:t>
      </w:r>
      <w:r w:rsidRPr="00B3624E">
        <w:rPr>
          <w:rFonts w:eastAsia="Times New Roman" w:cs="Times New Roman"/>
          <w:color w:val="auto"/>
          <w:szCs w:val="24"/>
        </w:rPr>
        <w:t>retention</w:t>
      </w:r>
    </w:p>
    <w:p w14:paraId="6C885512" w14:textId="77777777" w:rsidR="007E546D" w:rsidRPr="00B3624E" w:rsidRDefault="007E546D" w:rsidP="007E546D">
      <w:pPr>
        <w:pStyle w:val="ListParagraph"/>
        <w:numPr>
          <w:ilvl w:val="1"/>
          <w:numId w:val="72"/>
        </w:numPr>
        <w:shd w:val="clear" w:color="auto" w:fill="FFFFFF"/>
        <w:spacing w:before="150" w:after="0"/>
        <w:rPr>
          <w:rFonts w:eastAsia="Times New Roman" w:cs="Times New Roman"/>
          <w:color w:val="auto"/>
          <w:szCs w:val="24"/>
        </w:rPr>
      </w:pPr>
      <w:r w:rsidRPr="00B3624E">
        <w:rPr>
          <w:rFonts w:eastAsia="Times New Roman" w:cs="Times New Roman"/>
          <w:color w:val="auto"/>
          <w:szCs w:val="24"/>
        </w:rPr>
        <w:t>The client will need to realign as usual and will need all records to be WHOLE_ENTITY</w:t>
      </w:r>
    </w:p>
    <w:p w14:paraId="45347758" w14:textId="77777777" w:rsidR="007E546D" w:rsidRPr="00B3624E" w:rsidRDefault="007E546D" w:rsidP="007E546D">
      <w:pPr>
        <w:shd w:val="clear" w:color="auto" w:fill="FFFFFF"/>
        <w:spacing w:before="150" w:after="0"/>
        <w:rPr>
          <w:rFonts w:eastAsia="Times New Roman" w:cs="Times New Roman"/>
          <w:color w:val="auto"/>
          <w:szCs w:val="24"/>
        </w:rPr>
      </w:pPr>
      <w:r w:rsidRPr="00B3624E">
        <w:rPr>
          <w:rFonts w:eastAsia="Times New Roman" w:cs="Times New Roman"/>
          <w:color w:val="auto"/>
          <w:szCs w:val="24"/>
        </w:rPr>
        <w:t>On that basis, to achieve CHANGE_ONLY streaming, the provider must log the whole entity, to support the WHOLE_ENTITY reporting when required, with some identification of the parts that have changed, to support CHANGE_ONLY reporting when possible.</w:t>
      </w:r>
    </w:p>
    <w:p w14:paraId="08D342B7" w14:textId="77777777" w:rsidR="007E546D" w:rsidRPr="00B3624E" w:rsidRDefault="007E546D" w:rsidP="007E546D">
      <w:pPr>
        <w:shd w:val="clear" w:color="auto" w:fill="FFFFFF"/>
        <w:spacing w:before="150" w:after="0"/>
        <w:rPr>
          <w:rFonts w:eastAsia="Times New Roman" w:cs="Times New Roman"/>
          <w:color w:val="auto"/>
          <w:szCs w:val="24"/>
        </w:rPr>
      </w:pPr>
      <w:r w:rsidRPr="00B3624E">
        <w:rPr>
          <w:rFonts w:eastAsia="Times New Roman" w:cs="Times New Roman"/>
          <w:color w:val="auto"/>
          <w:szCs w:val="24"/>
        </w:rPr>
        <w:t>The provider is responsible for making the choice of which record type to send:</w:t>
      </w:r>
    </w:p>
    <w:p w14:paraId="2BB30E7E" w14:textId="77777777" w:rsidR="007E546D" w:rsidRPr="00B3624E" w:rsidRDefault="007E546D" w:rsidP="007E546D">
      <w:pPr>
        <w:numPr>
          <w:ilvl w:val="0"/>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b/>
          <w:bCs/>
          <w:color w:val="auto"/>
          <w:szCs w:val="24"/>
        </w:rPr>
        <w:t xml:space="preserve">CHANGE </w:t>
      </w:r>
      <w:r w:rsidRPr="00B3624E">
        <w:rPr>
          <w:rFonts w:eastAsia="Times New Roman" w:cs="Times New Roman"/>
          <w:color w:val="auto"/>
          <w:szCs w:val="24"/>
        </w:rPr>
        <w:t>(change only)</w:t>
      </w:r>
    </w:p>
    <w:p w14:paraId="0F3FD177"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Sent when reading from the non-compacted part of the log, where the client can be assumed to have an up-to-date view of the entity and a change is to be reported</w:t>
      </w:r>
    </w:p>
    <w:p w14:paraId="1E5385F8" w14:textId="77777777" w:rsidR="007E546D" w:rsidRPr="00B3624E" w:rsidRDefault="007E546D" w:rsidP="007E546D">
      <w:pPr>
        <w:numPr>
          <w:ilvl w:val="0"/>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b/>
          <w:bCs/>
          <w:color w:val="auto"/>
          <w:szCs w:val="24"/>
        </w:rPr>
        <w:lastRenderedPageBreak/>
        <w:t xml:space="preserve">UPDATE </w:t>
      </w:r>
      <w:r w:rsidRPr="00B3624E">
        <w:rPr>
          <w:rFonts w:eastAsia="Times New Roman" w:cs="Times New Roman"/>
          <w:color w:val="auto"/>
          <w:szCs w:val="24"/>
        </w:rPr>
        <w:t>(whole entity)</w:t>
      </w:r>
    </w:p>
    <w:p w14:paraId="0547365E"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Used where the provider is distinguishing between the case where the entity existed before and the case where the entity did not exist</w:t>
      </w:r>
    </w:p>
    <w:p w14:paraId="17FD5B44"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Sent when reading from the compacted part of the log, where the provider knows the entity existed and wants to report a change but cannot use CHANGE as the client may not be aligned with the state before the change</w:t>
      </w:r>
    </w:p>
    <w:p w14:paraId="6DA2EC22"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The record includes all details of the entity</w:t>
      </w:r>
    </w:p>
    <w:p w14:paraId="1E49C98B"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Considering compaction, the client may interpret an UPDATE as a CREATE when the CREATE has been compacted</w:t>
      </w:r>
    </w:p>
    <w:p w14:paraId="0FC59046" w14:textId="77777777" w:rsidR="007E546D" w:rsidRPr="00B3624E" w:rsidRDefault="007E546D" w:rsidP="007E546D">
      <w:pPr>
        <w:numPr>
          <w:ilvl w:val="2"/>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As a simplification the provider may send a CREATE_UPDATE</w:t>
      </w:r>
    </w:p>
    <w:p w14:paraId="293C7871" w14:textId="77777777" w:rsidR="007E546D" w:rsidRPr="00B3624E" w:rsidRDefault="007E546D" w:rsidP="007E546D">
      <w:pPr>
        <w:numPr>
          <w:ilvl w:val="0"/>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b/>
          <w:bCs/>
          <w:color w:val="auto"/>
          <w:szCs w:val="24"/>
        </w:rPr>
        <w:t xml:space="preserve">CREATE </w:t>
      </w:r>
      <w:r w:rsidRPr="00B3624E">
        <w:rPr>
          <w:rFonts w:eastAsia="Times New Roman" w:cs="Times New Roman"/>
          <w:color w:val="auto"/>
          <w:szCs w:val="24"/>
        </w:rPr>
        <w:t>(whole entity)</w:t>
      </w:r>
    </w:p>
    <w:p w14:paraId="0FE54492"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Used where the provider is distinguishing between the case where the entity existed before and the case where the entity did not exist</w:t>
      </w:r>
    </w:p>
    <w:p w14:paraId="69844D62"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Sent where provider knows the entity has not existed before or where the provider was not previously aware of the entity</w:t>
      </w:r>
    </w:p>
    <w:p w14:paraId="13999939"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Sent regardless of where in the log the client is receiving from</w:t>
      </w:r>
    </w:p>
    <w:p w14:paraId="0697D369"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The record includes all details of the entity</w:t>
      </w:r>
    </w:p>
    <w:p w14:paraId="0996235D" w14:textId="77777777" w:rsidR="007E546D" w:rsidRPr="00B3624E" w:rsidRDefault="007E546D" w:rsidP="007E546D">
      <w:pPr>
        <w:numPr>
          <w:ilvl w:val="0"/>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b/>
          <w:bCs/>
          <w:color w:val="auto"/>
          <w:szCs w:val="24"/>
        </w:rPr>
        <w:t xml:space="preserve">CREATE_UPDATE </w:t>
      </w:r>
      <w:r w:rsidRPr="00B3624E">
        <w:rPr>
          <w:rFonts w:eastAsia="Times New Roman" w:cs="Times New Roman"/>
          <w:color w:val="auto"/>
          <w:szCs w:val="24"/>
        </w:rPr>
        <w:t>(whole entity)</w:t>
      </w:r>
    </w:p>
    <w:p w14:paraId="5FD74D72"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Used where the provider is not distinguishing between the case where the entity existed before and the case where the entity did not exist</w:t>
      </w:r>
    </w:p>
    <w:p w14:paraId="61C30420"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 xml:space="preserve">Sent when reading from the compacted part of the log, </w:t>
      </w:r>
    </w:p>
    <w:p w14:paraId="1182272E"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The record includes all details of the entity</w:t>
      </w:r>
    </w:p>
    <w:p w14:paraId="4925C43C" w14:textId="77777777" w:rsidR="007E546D" w:rsidRPr="00B3624E" w:rsidRDefault="007E546D" w:rsidP="007E546D">
      <w:pPr>
        <w:numPr>
          <w:ilvl w:val="0"/>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b/>
          <w:bCs/>
          <w:color w:val="auto"/>
          <w:szCs w:val="24"/>
        </w:rPr>
        <w:t>DELETE</w:t>
      </w:r>
    </w:p>
    <w:p w14:paraId="48E6184C"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Always sent as a DELETE record</w:t>
      </w:r>
    </w:p>
    <w:p w14:paraId="3E3F0808"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The record includes relevant ids and may include other entity details</w:t>
      </w:r>
    </w:p>
    <w:p w14:paraId="1323EE61" w14:textId="77777777" w:rsidR="007E546D" w:rsidRPr="00B3624E" w:rsidRDefault="007E546D" w:rsidP="007E546D">
      <w:pPr>
        <w:numPr>
          <w:ilvl w:val="0"/>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b/>
          <w:bCs/>
          <w:color w:val="auto"/>
          <w:szCs w:val="24"/>
        </w:rPr>
        <w:t>TOMBSTONE</w:t>
      </w:r>
    </w:p>
    <w:p w14:paraId="647CC00D"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Logged along with a DELETE</w:t>
      </w:r>
      <w:r w:rsidR="001B4E19" w:rsidRPr="00B3624E">
        <w:rPr>
          <w:rFonts w:eastAsia="Times New Roman" w:cs="Times New Roman"/>
          <w:color w:val="auto"/>
          <w:szCs w:val="24"/>
        </w:rPr>
        <w:t xml:space="preserve"> record</w:t>
      </w:r>
    </w:p>
    <w:p w14:paraId="20E09122"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Always sent as a TOMBSTONE record</w:t>
      </w:r>
    </w:p>
    <w:p w14:paraId="622C9A18" w14:textId="77777777" w:rsidR="007E546D" w:rsidRPr="00B3624E" w:rsidRDefault="007E546D" w:rsidP="007E546D">
      <w:pPr>
        <w:shd w:val="clear" w:color="auto" w:fill="FFFFFF"/>
        <w:spacing w:before="150" w:after="0"/>
        <w:rPr>
          <w:rFonts w:eastAsia="Times New Roman" w:cs="Times New Roman"/>
          <w:color w:val="auto"/>
          <w:szCs w:val="24"/>
        </w:rPr>
      </w:pPr>
      <w:r w:rsidRPr="00B3624E">
        <w:rPr>
          <w:rFonts w:eastAsia="Times New Roman" w:cs="Times New Roman"/>
          <w:color w:val="auto"/>
          <w:szCs w:val="24"/>
        </w:rPr>
        <w:t>The figure below summarizes the behavior required at the provider.</w:t>
      </w:r>
    </w:p>
    <w:p w14:paraId="64207544" w14:textId="77777777" w:rsidR="007E546D" w:rsidRDefault="007E546D" w:rsidP="007E546D">
      <w:pPr>
        <w:shd w:val="clear" w:color="auto" w:fill="FFFFFF"/>
        <w:spacing w:before="150" w:after="0"/>
        <w:rPr>
          <w:rFonts w:ascii="Segoe UI" w:eastAsia="Times New Roman" w:hAnsi="Segoe UI" w:cs="Segoe UI"/>
          <w:color w:val="172B4D"/>
          <w:sz w:val="21"/>
          <w:szCs w:val="21"/>
        </w:rPr>
      </w:pPr>
      <w:r>
        <w:rPr>
          <w:rFonts w:ascii="Segoe UI" w:eastAsia="Times New Roman" w:hAnsi="Segoe UI" w:cs="Segoe UI"/>
          <w:color w:val="172B4D"/>
          <w:sz w:val="21"/>
          <w:szCs w:val="21"/>
        </w:rPr>
        <w:object w:dxaOrig="7939" w:dyaOrig="2550" w14:anchorId="44D1FF75">
          <v:shape id="_x0000_i1027" type="#_x0000_t75" style="width:467.15pt;height:150.35pt" o:ole="">
            <v:imagedata r:id="rId24" o:title=""/>
          </v:shape>
          <o:OLEObject Type="Embed" ProgID="PowerPoint.Slide.12" ShapeID="_x0000_i1027" DrawAspect="Content" ObjectID="_1834006545" r:id="rId25"/>
        </w:object>
      </w:r>
    </w:p>
    <w:p w14:paraId="4C3F96C8" w14:textId="48C20C84" w:rsidR="00A22CEA" w:rsidRPr="00A22CEA" w:rsidRDefault="00A22CEA" w:rsidP="00A22CEA">
      <w:pPr>
        <w:pStyle w:val="FigureCaption"/>
      </w:pPr>
      <w:bookmarkStart w:id="219" w:name="_Toc223392408"/>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29</w:t>
      </w:r>
      <w:r>
        <w:rPr>
          <w:noProof/>
        </w:rPr>
        <w:fldChar w:fldCharType="end"/>
      </w:r>
      <w:r w:rsidRPr="00CA3534">
        <w:t xml:space="preserve"> </w:t>
      </w:r>
      <w:r>
        <w:t xml:space="preserve"> Delta stream compacted log behavior</w:t>
      </w:r>
      <w:bookmarkEnd w:id="219"/>
    </w:p>
    <w:p w14:paraId="3E8851C5" w14:textId="77777777" w:rsidR="007E546D" w:rsidRPr="007C5668" w:rsidRDefault="007E546D" w:rsidP="007E546D">
      <w:pPr>
        <w:shd w:val="clear" w:color="auto" w:fill="FFFFFF"/>
        <w:spacing w:before="150" w:after="0"/>
        <w:rPr>
          <w:rFonts w:eastAsia="Times New Roman" w:cs="Times New Roman"/>
          <w:color w:val="172B4D"/>
          <w:szCs w:val="24"/>
        </w:rPr>
      </w:pPr>
      <w:r w:rsidRPr="007C5668">
        <w:rPr>
          <w:rFonts w:eastAsia="Times New Roman" w:cs="Times New Roman"/>
          <w:color w:val="172B4D"/>
          <w:szCs w:val="24"/>
        </w:rPr>
        <w:t>Similar behavior applies to the emulated compacted log stream solution and a stream solution with zero length compaction zone.</w:t>
      </w:r>
    </w:p>
    <w:p w14:paraId="0EB5C79D" w14:textId="77777777" w:rsidR="007E546D" w:rsidRDefault="007E546D" w:rsidP="007E546D">
      <w:pPr>
        <w:shd w:val="clear" w:color="auto" w:fill="FFFFFF"/>
        <w:spacing w:before="150" w:after="0"/>
        <w:rPr>
          <w:rFonts w:ascii="Segoe UI" w:eastAsia="Times New Roman" w:hAnsi="Segoe UI" w:cs="Segoe UI"/>
          <w:color w:val="172B4D"/>
          <w:sz w:val="21"/>
          <w:szCs w:val="21"/>
        </w:rPr>
      </w:pPr>
      <w:r>
        <w:rPr>
          <w:rFonts w:ascii="Segoe UI" w:eastAsia="Times New Roman" w:hAnsi="Segoe UI" w:cs="Segoe UI"/>
          <w:color w:val="172B4D"/>
          <w:sz w:val="21"/>
          <w:szCs w:val="21"/>
        </w:rPr>
        <w:object w:dxaOrig="7938" w:dyaOrig="2549" w14:anchorId="4741FCE0">
          <v:shape id="_x0000_i1028" type="#_x0000_t75" style="width:466.55pt;height:150.35pt" o:ole="">
            <v:imagedata r:id="rId26" o:title=""/>
          </v:shape>
          <o:OLEObject Type="Embed" ProgID="PowerPoint.Slide.12" ShapeID="_x0000_i1028" DrawAspect="Content" ObjectID="_1834006546" r:id="rId27"/>
        </w:object>
      </w:r>
    </w:p>
    <w:p w14:paraId="6EB78BBA" w14:textId="59EFE285" w:rsidR="00A22CEA" w:rsidRPr="00A22CEA" w:rsidRDefault="00A22CEA" w:rsidP="00A22CEA">
      <w:pPr>
        <w:pStyle w:val="FigureCaption"/>
      </w:pPr>
      <w:bookmarkStart w:id="220" w:name="_Toc223392409"/>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30</w:t>
      </w:r>
      <w:r>
        <w:rPr>
          <w:noProof/>
        </w:rPr>
        <w:fldChar w:fldCharType="end"/>
      </w:r>
      <w:r w:rsidRPr="00CA3534">
        <w:t xml:space="preserve"> </w:t>
      </w:r>
      <w:r>
        <w:t xml:space="preserve"> Delta stream compacted log emulation behavior</w:t>
      </w:r>
      <w:bookmarkEnd w:id="220"/>
    </w:p>
    <w:p w14:paraId="12785988" w14:textId="77777777" w:rsidR="007E546D" w:rsidRPr="009F7615" w:rsidRDefault="007E546D" w:rsidP="00B33BEC">
      <w:pPr>
        <w:pStyle w:val="Heading2"/>
        <w:rPr>
          <w:color w:val="auto"/>
        </w:rPr>
      </w:pPr>
      <w:bookmarkStart w:id="221" w:name="_Toc223392263"/>
      <w:r w:rsidRPr="009F7615">
        <w:rPr>
          <w:color w:val="auto"/>
          <w:lang w:val="en-GB"/>
        </w:rPr>
        <w:t>Client view of sequence number</w:t>
      </w:r>
      <w:bookmarkEnd w:id="221"/>
    </w:p>
    <w:p w14:paraId="2E0F6CBB" w14:textId="77777777" w:rsidR="007E546D" w:rsidRPr="00B3624E" w:rsidRDefault="007E546D" w:rsidP="007E546D">
      <w:pPr>
        <w:shd w:val="clear" w:color="auto" w:fill="FFFFFF"/>
        <w:spacing w:before="100" w:beforeAutospacing="1" w:after="100" w:afterAutospacing="1"/>
        <w:rPr>
          <w:rFonts w:eastAsia="Times New Roman" w:cs="Times New Roman"/>
          <w:color w:val="auto"/>
          <w:szCs w:val="24"/>
          <w:lang w:val="en-GB"/>
        </w:rPr>
      </w:pPr>
      <w:r w:rsidRPr="00B3624E">
        <w:rPr>
          <w:rFonts w:eastAsia="Times New Roman" w:cs="Times New Roman"/>
          <w:color w:val="auto"/>
          <w:szCs w:val="24"/>
          <w:lang w:val="en-GB"/>
        </w:rPr>
        <w:t>The log record has a sequence number. Compaction causes the sequence number of adjacent records to not to be contiguously sequential. For CHANGE_ONLY, assuming transactional writes, a client in the “No compaction” zone can expect sequence number increments of 1.</w:t>
      </w:r>
    </w:p>
    <w:p w14:paraId="20CB0FDC" w14:textId="77777777" w:rsidR="007E546D" w:rsidRPr="009F7615" w:rsidRDefault="007E546D" w:rsidP="009F7615">
      <w:pPr>
        <w:pStyle w:val="Heading2"/>
      </w:pPr>
      <w:bookmarkStart w:id="222" w:name="_Toc223392264"/>
      <w:r w:rsidRPr="009F7615">
        <w:t>Client processing considerations</w:t>
      </w:r>
      <w:bookmarkEnd w:id="222"/>
    </w:p>
    <w:p w14:paraId="292C412B" w14:textId="77777777" w:rsidR="007E546D" w:rsidRPr="00B3624E" w:rsidRDefault="007E546D" w:rsidP="007E546D">
      <w:pPr>
        <w:shd w:val="clear" w:color="auto" w:fill="FFFFFF"/>
        <w:spacing w:before="100" w:beforeAutospacing="1" w:after="100" w:afterAutospacing="1"/>
        <w:rPr>
          <w:rFonts w:eastAsia="Times New Roman" w:cs="Times New Roman"/>
          <w:color w:val="auto"/>
          <w:szCs w:val="24"/>
          <w:lang w:val="en-GB"/>
        </w:rPr>
      </w:pPr>
      <w:r w:rsidRPr="00B3624E">
        <w:rPr>
          <w:rFonts w:eastAsia="Times New Roman" w:cs="Times New Roman"/>
          <w:color w:val="auto"/>
          <w:szCs w:val="24"/>
          <w:lang w:val="en-GB"/>
        </w:rPr>
        <w:t>When the client receives a record for an entity it should check for the presence of that entity in its repository. If the entity is present and the record is:</w:t>
      </w:r>
    </w:p>
    <w:p w14:paraId="21CCC4B9" w14:textId="77777777" w:rsidR="007E546D" w:rsidRPr="00B3624E" w:rsidRDefault="007E546D" w:rsidP="007E546D">
      <w:pPr>
        <w:numPr>
          <w:ilvl w:val="0"/>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b/>
          <w:bCs/>
          <w:color w:val="auto"/>
          <w:szCs w:val="24"/>
        </w:rPr>
        <w:t xml:space="preserve">CHANGE </w:t>
      </w:r>
      <w:r w:rsidRPr="00B3624E">
        <w:rPr>
          <w:rFonts w:eastAsia="Times New Roman" w:cs="Times New Roman"/>
          <w:color w:val="auto"/>
          <w:szCs w:val="24"/>
        </w:rPr>
        <w:t>(change only)</w:t>
      </w:r>
    </w:p>
    <w:p w14:paraId="47A3A63A"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If the entity is present in the client’s repository, the client should simply update with the properties provided (some of which may not have changed)</w:t>
      </w:r>
    </w:p>
    <w:p w14:paraId="6C2CE1AC"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If the entity is not present in the client’s repository, the client should initiate a realignment by initiating a request with no token.</w:t>
      </w:r>
    </w:p>
    <w:p w14:paraId="10DA8530" w14:textId="77777777" w:rsidR="007E546D" w:rsidRPr="00B3624E" w:rsidRDefault="007E546D" w:rsidP="007E546D">
      <w:pPr>
        <w:numPr>
          <w:ilvl w:val="0"/>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b/>
          <w:bCs/>
          <w:color w:val="auto"/>
          <w:szCs w:val="24"/>
        </w:rPr>
        <w:t xml:space="preserve">UPDATE </w:t>
      </w:r>
      <w:r w:rsidRPr="00B3624E">
        <w:rPr>
          <w:rFonts w:eastAsia="Times New Roman" w:cs="Times New Roman"/>
          <w:color w:val="auto"/>
          <w:szCs w:val="24"/>
        </w:rPr>
        <w:t>(whole entity)</w:t>
      </w:r>
    </w:p>
    <w:p w14:paraId="2A344619"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If the entity is present in the client’s repository, the client can simply replace the old entity values with the new entity values.</w:t>
      </w:r>
    </w:p>
    <w:p w14:paraId="327207BF"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If the entity is not present in the client’s repository, the client should create the entity.</w:t>
      </w:r>
    </w:p>
    <w:p w14:paraId="5B9FFBFB" w14:textId="77777777" w:rsidR="007E546D" w:rsidRPr="00B3624E" w:rsidRDefault="007E546D" w:rsidP="007E546D">
      <w:pPr>
        <w:numPr>
          <w:ilvl w:val="0"/>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b/>
          <w:bCs/>
          <w:color w:val="auto"/>
          <w:szCs w:val="24"/>
        </w:rPr>
        <w:t xml:space="preserve">CREATE </w:t>
      </w:r>
      <w:r w:rsidRPr="00B3624E">
        <w:rPr>
          <w:rFonts w:eastAsia="Times New Roman" w:cs="Times New Roman"/>
          <w:color w:val="auto"/>
          <w:szCs w:val="24"/>
        </w:rPr>
        <w:t>(whole entity)</w:t>
      </w:r>
    </w:p>
    <w:p w14:paraId="2392C4F8"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If the entity is present in the client’s repository, the client can simply replace the old entity values with the new entity values. The client may record this as an unexpected create.</w:t>
      </w:r>
    </w:p>
    <w:p w14:paraId="509B3070"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If the entity is not present in the client’s repository, the client should create the entity.</w:t>
      </w:r>
    </w:p>
    <w:p w14:paraId="6C9E2A6D" w14:textId="77777777" w:rsidR="007E546D" w:rsidRPr="00B3624E" w:rsidRDefault="007E546D" w:rsidP="007E546D">
      <w:pPr>
        <w:numPr>
          <w:ilvl w:val="0"/>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b/>
          <w:bCs/>
          <w:color w:val="auto"/>
          <w:szCs w:val="24"/>
        </w:rPr>
        <w:t xml:space="preserve">CREATE_UPDATE </w:t>
      </w:r>
      <w:r w:rsidRPr="00B3624E">
        <w:rPr>
          <w:rFonts w:eastAsia="Times New Roman" w:cs="Times New Roman"/>
          <w:color w:val="auto"/>
          <w:szCs w:val="24"/>
        </w:rPr>
        <w:t>(whole entity)</w:t>
      </w:r>
    </w:p>
    <w:p w14:paraId="0ACE8D77"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If the entity is present in the client’s repository, the client can simply replace the old entity values with the new entity values.</w:t>
      </w:r>
    </w:p>
    <w:p w14:paraId="3115B711"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 xml:space="preserve">If the entity is not present in the client’s repository, the client should create the entity. </w:t>
      </w:r>
    </w:p>
    <w:p w14:paraId="291CE0CB" w14:textId="77777777" w:rsidR="007E546D" w:rsidRPr="00B3624E" w:rsidRDefault="007E546D" w:rsidP="007E546D">
      <w:pPr>
        <w:numPr>
          <w:ilvl w:val="0"/>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b/>
          <w:bCs/>
          <w:color w:val="auto"/>
          <w:szCs w:val="24"/>
        </w:rPr>
        <w:t>DELETE / TOMBSTONE</w:t>
      </w:r>
    </w:p>
    <w:p w14:paraId="53E88883"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If the entity is present in the client’s repository, the corresponding entity should be deleted from the client repository.</w:t>
      </w:r>
    </w:p>
    <w:p w14:paraId="1AC9EF58" w14:textId="77777777" w:rsidR="007E546D" w:rsidRPr="00B3624E" w:rsidRDefault="007E546D" w:rsidP="007E546D">
      <w:pPr>
        <w:numPr>
          <w:ilvl w:val="1"/>
          <w:numId w:val="68"/>
        </w:num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If the entity is not present in the client’s repository, no action should be taken.</w:t>
      </w:r>
    </w:p>
    <w:p w14:paraId="4FEFD012" w14:textId="77777777" w:rsidR="007E546D" w:rsidRPr="00B3624E" w:rsidRDefault="007E546D" w:rsidP="007E546D">
      <w:p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lang w:val="en-GB"/>
        </w:rPr>
        <w:t>On arrival of a record related to a particular entity, the</w:t>
      </w:r>
      <w:r w:rsidRPr="00B3624E">
        <w:rPr>
          <w:rFonts w:eastAsia="Times New Roman" w:cs="Times New Roman"/>
          <w:color w:val="auto"/>
          <w:szCs w:val="24"/>
        </w:rPr>
        <w:t xml:space="preserve"> client may want to determine the specific change in that entity by comparison of the new record with their existing record for that entity.</w:t>
      </w:r>
    </w:p>
    <w:p w14:paraId="3E0E18DB" w14:textId="77777777" w:rsidR="007E546D" w:rsidRPr="00B3624E" w:rsidRDefault="007E546D" w:rsidP="007E546D">
      <w:pPr>
        <w:shd w:val="clear" w:color="auto" w:fill="FFFFFF"/>
        <w:spacing w:before="100" w:beforeAutospacing="1" w:after="100" w:afterAutospacing="1"/>
        <w:rPr>
          <w:rFonts w:eastAsia="Times New Roman" w:cs="Times New Roman"/>
          <w:color w:val="auto"/>
          <w:szCs w:val="24"/>
        </w:rPr>
      </w:pPr>
      <w:r w:rsidRPr="00B3624E">
        <w:rPr>
          <w:rFonts w:eastAsia="Times New Roman" w:cs="Times New Roman"/>
          <w:color w:val="auto"/>
          <w:szCs w:val="24"/>
        </w:rPr>
        <w:t xml:space="preserve">The client can be sure that once the first CHANGE notification has been received, the provider is streaming from the non-compacted head. However, as the stream flow may be delayed at any moment, and hence the </w:t>
      </w:r>
      <w:r w:rsidRPr="00B3624E">
        <w:rPr>
          <w:rFonts w:eastAsia="Times New Roman" w:cs="Times New Roman"/>
          <w:color w:val="auto"/>
          <w:szCs w:val="24"/>
        </w:rPr>
        <w:lastRenderedPageBreak/>
        <w:t>stream may slip back into the compaction zone. On that basis the client should deal with any mix of CHANGE and UPDATE messages.</w:t>
      </w:r>
    </w:p>
    <w:p w14:paraId="3DDC6CFD" w14:textId="77777777" w:rsidR="007E546D" w:rsidRPr="00BA7DA4" w:rsidRDefault="007E546D" w:rsidP="00B33BEC">
      <w:pPr>
        <w:pStyle w:val="Heading2"/>
        <w:rPr>
          <w:color w:val="auto"/>
          <w:lang w:val="en-GB"/>
        </w:rPr>
      </w:pPr>
      <w:bookmarkStart w:id="223" w:name="_Toc223392265"/>
      <w:r w:rsidRPr="00BA7DA4">
        <w:rPr>
          <w:color w:val="auto"/>
          <w:lang w:val="en-GB"/>
        </w:rPr>
        <w:t>Dealing with changes in lists</w:t>
      </w:r>
      <w:bookmarkEnd w:id="223"/>
    </w:p>
    <w:p w14:paraId="4C4E012C" w14:textId="77777777" w:rsidR="007E546D" w:rsidRPr="004F3701" w:rsidRDefault="007E546D" w:rsidP="007E546D">
      <w:pPr>
        <w:shd w:val="clear" w:color="auto" w:fill="FFFFFF"/>
        <w:spacing w:before="100" w:beforeAutospacing="1" w:after="100" w:afterAutospacing="1"/>
        <w:rPr>
          <w:rFonts w:eastAsia="Times New Roman" w:cs="Times New Roman"/>
          <w:color w:val="auto"/>
          <w:szCs w:val="24"/>
          <w:lang w:val="en-GB"/>
        </w:rPr>
      </w:pPr>
      <w:r w:rsidRPr="004F3701">
        <w:rPr>
          <w:rFonts w:eastAsia="Times New Roman" w:cs="Times New Roman"/>
          <w:color w:val="auto"/>
          <w:szCs w:val="24"/>
          <w:lang w:val="en-GB"/>
        </w:rPr>
        <w:t xml:space="preserve">The CHANGE record can deal with a complex change by reporting an entire sub-tree. For example, if: </w:t>
      </w:r>
    </w:p>
    <w:p w14:paraId="678FD7F6" w14:textId="77777777" w:rsidR="007E546D" w:rsidRPr="004F3701" w:rsidRDefault="007E546D" w:rsidP="007E546D">
      <w:pPr>
        <w:pStyle w:val="ListParagraph"/>
        <w:numPr>
          <w:ilvl w:val="0"/>
          <w:numId w:val="73"/>
        </w:numPr>
        <w:shd w:val="clear" w:color="auto" w:fill="FFFFFF"/>
        <w:spacing w:before="100" w:beforeAutospacing="1" w:after="100" w:afterAutospacing="1"/>
        <w:rPr>
          <w:rFonts w:eastAsia="Times New Roman" w:cs="Times New Roman"/>
          <w:color w:val="auto"/>
          <w:szCs w:val="24"/>
          <w:lang w:val="en-GB"/>
        </w:rPr>
      </w:pPr>
      <w:r w:rsidRPr="004F3701">
        <w:rPr>
          <w:rFonts w:eastAsia="Times New Roman" w:cs="Times New Roman"/>
          <w:color w:val="auto"/>
          <w:szCs w:val="24"/>
          <w:lang w:val="en-GB"/>
        </w:rPr>
        <w:t>an item is inserted in or removed from a list, the entire list may be sent</w:t>
      </w:r>
    </w:p>
    <w:p w14:paraId="145CF68D" w14:textId="77777777" w:rsidR="007E546D" w:rsidRPr="004F3701" w:rsidRDefault="007E546D" w:rsidP="007E546D">
      <w:pPr>
        <w:pStyle w:val="ListParagraph"/>
        <w:numPr>
          <w:ilvl w:val="0"/>
          <w:numId w:val="73"/>
        </w:numPr>
        <w:shd w:val="clear" w:color="auto" w:fill="FFFFFF"/>
        <w:spacing w:before="100" w:beforeAutospacing="1" w:after="100" w:afterAutospacing="1"/>
        <w:rPr>
          <w:rFonts w:eastAsia="Times New Roman" w:cs="Times New Roman"/>
          <w:color w:val="auto"/>
          <w:szCs w:val="24"/>
          <w:lang w:val="en-GB"/>
        </w:rPr>
      </w:pPr>
      <w:r w:rsidRPr="004F3701">
        <w:rPr>
          <w:rFonts w:eastAsia="Times New Roman" w:cs="Times New Roman"/>
          <w:color w:val="auto"/>
          <w:szCs w:val="24"/>
          <w:lang w:val="en-GB"/>
        </w:rPr>
        <w:t>a structure has parts rearranged, the entire structure that the change is in may be sent</w:t>
      </w:r>
    </w:p>
    <w:p w14:paraId="4D6B2E34" w14:textId="77777777" w:rsidR="007E546D" w:rsidRPr="004F3701" w:rsidRDefault="007E546D" w:rsidP="007E546D">
      <w:pPr>
        <w:shd w:val="clear" w:color="auto" w:fill="FFFFFF"/>
        <w:spacing w:before="100" w:beforeAutospacing="1" w:after="100" w:afterAutospacing="1"/>
        <w:rPr>
          <w:rFonts w:eastAsia="Times New Roman" w:cs="Times New Roman"/>
          <w:color w:val="auto"/>
          <w:szCs w:val="24"/>
          <w:lang w:val="en-GB"/>
        </w:rPr>
      </w:pPr>
      <w:r w:rsidRPr="004F3701">
        <w:rPr>
          <w:rFonts w:eastAsia="Times New Roman" w:cs="Times New Roman"/>
          <w:color w:val="auto"/>
          <w:szCs w:val="24"/>
          <w:lang w:val="en-GB"/>
        </w:rPr>
        <w:t>Note that this may be such that a whole substructure is sent even though only one property in that substructure has changed.</w:t>
      </w:r>
    </w:p>
    <w:p w14:paraId="23D85676" w14:textId="77777777" w:rsidR="007E546D" w:rsidRPr="004F3701" w:rsidRDefault="007E546D" w:rsidP="007E546D">
      <w:pPr>
        <w:shd w:val="clear" w:color="auto" w:fill="FFFFFF"/>
        <w:spacing w:before="150" w:after="0"/>
        <w:rPr>
          <w:rFonts w:eastAsia="Times New Roman" w:cs="Times New Roman"/>
          <w:color w:val="auto"/>
          <w:szCs w:val="24"/>
        </w:rPr>
      </w:pPr>
      <w:r w:rsidRPr="004F3701">
        <w:rPr>
          <w:rFonts w:eastAsia="Times New Roman" w:cs="Times New Roman"/>
          <w:color w:val="auto"/>
          <w:szCs w:val="24"/>
        </w:rPr>
        <w:t>Beyond this release a more sophisticated approach may be possible (see</w:t>
      </w:r>
      <w:r w:rsidR="002C20B9" w:rsidRPr="004F3701">
        <w:rPr>
          <w:rFonts w:eastAsia="Times New Roman" w:cs="Times New Roman"/>
          <w:color w:val="auto"/>
          <w:szCs w:val="24"/>
        </w:rPr>
        <w:t xml:space="preserve"> </w:t>
      </w:r>
      <w:bookmarkStart w:id="224" w:name="_Hlk143673849"/>
      <w:r w:rsidR="002C20B9" w:rsidRPr="004F3701">
        <w:rPr>
          <w:rFonts w:eastAsia="Times New Roman" w:cs="Times New Roman"/>
          <w:color w:val="auto"/>
          <w:szCs w:val="24"/>
        </w:rPr>
        <w:t>[RFC6902]</w:t>
      </w:r>
      <w:bookmarkEnd w:id="224"/>
      <w:r w:rsidRPr="004F3701">
        <w:rPr>
          <w:rFonts w:eastAsia="Times New Roman" w:cs="Times New Roman"/>
          <w:color w:val="auto"/>
          <w:szCs w:val="24"/>
        </w:rPr>
        <w:t>) to deal with:</w:t>
      </w:r>
    </w:p>
    <w:p w14:paraId="3D79B0FA" w14:textId="77777777" w:rsidR="007E546D" w:rsidRPr="004F3701" w:rsidRDefault="007E546D" w:rsidP="007E546D">
      <w:pPr>
        <w:numPr>
          <w:ilvl w:val="0"/>
          <w:numId w:val="70"/>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Add: specific value in specific field in list</w:t>
      </w:r>
    </w:p>
    <w:p w14:paraId="008744EF" w14:textId="77777777" w:rsidR="007E546D" w:rsidRPr="004F3701" w:rsidRDefault="007E546D" w:rsidP="007E546D">
      <w:pPr>
        <w:numPr>
          <w:ilvl w:val="0"/>
          <w:numId w:val="70"/>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Remove: specific field in list</w:t>
      </w:r>
    </w:p>
    <w:p w14:paraId="606C3DB1" w14:textId="77777777" w:rsidR="007E546D" w:rsidRPr="004F3701" w:rsidRDefault="007E546D" w:rsidP="007E546D">
      <w:pPr>
        <w:numPr>
          <w:ilvl w:val="0"/>
          <w:numId w:val="70"/>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Insert: add field with value in particular place in list between two existing list entries</w:t>
      </w:r>
    </w:p>
    <w:p w14:paraId="3387AA56" w14:textId="77777777" w:rsidR="007E546D" w:rsidRPr="004F3701" w:rsidRDefault="007E546D" w:rsidP="007E546D">
      <w:pPr>
        <w:numPr>
          <w:ilvl w:val="0"/>
          <w:numId w:val="70"/>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Append: add field with value to the end of the list</w:t>
      </w:r>
    </w:p>
    <w:p w14:paraId="769E6DEB" w14:textId="77777777" w:rsidR="007E546D" w:rsidRPr="004F3701" w:rsidRDefault="007E546D" w:rsidP="007E546D">
      <w:pPr>
        <w:numPr>
          <w:ilvl w:val="0"/>
          <w:numId w:val="70"/>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Replace: overwrite existing value of specific field with new value</w:t>
      </w:r>
    </w:p>
    <w:p w14:paraId="36EBD7EB" w14:textId="77777777" w:rsidR="007E546D" w:rsidRPr="004F3701" w:rsidRDefault="007E546D" w:rsidP="007E546D">
      <w:pPr>
        <w:numPr>
          <w:ilvl w:val="0"/>
          <w:numId w:val="70"/>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Move: take field with value from one place in the list and place elsewhere in the list</w:t>
      </w:r>
    </w:p>
    <w:p w14:paraId="10C71C7A" w14:textId="77777777" w:rsidR="007E546D" w:rsidRPr="004F3701" w:rsidRDefault="007E546D" w:rsidP="007E546D">
      <w:pPr>
        <w:numPr>
          <w:ilvl w:val="0"/>
          <w:numId w:val="70"/>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Swap: Take two fields with values and swap their positions</w:t>
      </w:r>
    </w:p>
    <w:p w14:paraId="419C4073" w14:textId="77777777" w:rsidR="007E546D" w:rsidRPr="004F3701" w:rsidRDefault="007E546D" w:rsidP="007E546D">
      <w:pPr>
        <w:numPr>
          <w:ilvl w:val="0"/>
          <w:numId w:val="70"/>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Copy: take a field with value and apply it to an existing list using Add/Insert/Append</w:t>
      </w:r>
    </w:p>
    <w:p w14:paraId="2261443C" w14:textId="77777777" w:rsidR="007E546D" w:rsidRPr="00BA7DA4" w:rsidRDefault="007E546D" w:rsidP="009B6D35">
      <w:pPr>
        <w:pStyle w:val="Heading2"/>
        <w:rPr>
          <w:color w:val="auto"/>
        </w:rPr>
      </w:pPr>
      <w:bookmarkStart w:id="225" w:name="_Toc223392266"/>
      <w:r w:rsidRPr="00BA7DA4">
        <w:rPr>
          <w:color w:val="auto"/>
        </w:rPr>
        <w:t>Future opportunities for stream tuning</w:t>
      </w:r>
      <w:bookmarkEnd w:id="225"/>
    </w:p>
    <w:p w14:paraId="08837E14" w14:textId="77777777" w:rsidR="007E546D" w:rsidRPr="004F3701" w:rsidRDefault="007E546D" w:rsidP="007E546D">
      <w:pPr>
        <w:numPr>
          <w:ilvl w:val="0"/>
          <w:numId w:val="69"/>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No readers</w:t>
      </w:r>
    </w:p>
    <w:p w14:paraId="3788754C" w14:textId="77777777" w:rsidR="007E546D" w:rsidRPr="004F3701" w:rsidRDefault="00CD28C7" w:rsidP="007E546D">
      <w:pPr>
        <w:numPr>
          <w:ilvl w:val="1"/>
          <w:numId w:val="69"/>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c</w:t>
      </w:r>
      <w:r w:rsidR="007E546D" w:rsidRPr="004F3701">
        <w:rPr>
          <w:rFonts w:eastAsia="Times New Roman" w:cs="Times New Roman"/>
          <w:color w:val="auto"/>
          <w:szCs w:val="24"/>
        </w:rPr>
        <w:t>ompaction</w:t>
      </w:r>
      <w:r w:rsidRPr="004F3701">
        <w:rPr>
          <w:rFonts w:eastAsia="Times New Roman" w:cs="Times New Roman"/>
          <w:color w:val="auto"/>
          <w:szCs w:val="24"/>
        </w:rPr>
        <w:t>-</w:t>
      </w:r>
      <w:r w:rsidR="007E546D" w:rsidRPr="004F3701">
        <w:rPr>
          <w:rFonts w:eastAsia="Times New Roman" w:cs="Times New Roman"/>
          <w:color w:val="auto"/>
          <w:szCs w:val="24"/>
        </w:rPr>
        <w:t>delay is zero</w:t>
      </w:r>
    </w:p>
    <w:p w14:paraId="0908A8A6" w14:textId="77777777" w:rsidR="007E546D" w:rsidRPr="004F3701" w:rsidRDefault="00CD28C7" w:rsidP="007E546D">
      <w:pPr>
        <w:numPr>
          <w:ilvl w:val="1"/>
          <w:numId w:val="69"/>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t</w:t>
      </w:r>
      <w:r w:rsidR="007E546D" w:rsidRPr="004F3701">
        <w:rPr>
          <w:rFonts w:eastAsia="Times New Roman" w:cs="Times New Roman"/>
          <w:color w:val="auto"/>
          <w:szCs w:val="24"/>
        </w:rPr>
        <w:t>ombstone</w:t>
      </w:r>
      <w:r w:rsidRPr="004F3701">
        <w:rPr>
          <w:rFonts w:eastAsia="Times New Roman" w:cs="Times New Roman"/>
          <w:color w:val="auto"/>
          <w:szCs w:val="24"/>
        </w:rPr>
        <w:t>-</w:t>
      </w:r>
      <w:r w:rsidR="007E546D" w:rsidRPr="004F3701">
        <w:rPr>
          <w:rFonts w:eastAsia="Times New Roman" w:cs="Times New Roman"/>
          <w:color w:val="auto"/>
          <w:szCs w:val="24"/>
        </w:rPr>
        <w:t>retention zero</w:t>
      </w:r>
    </w:p>
    <w:p w14:paraId="2C3A9916" w14:textId="77777777" w:rsidR="007E546D" w:rsidRPr="004F3701" w:rsidRDefault="007E546D" w:rsidP="007E546D">
      <w:pPr>
        <w:numPr>
          <w:ilvl w:val="0"/>
          <w:numId w:val="69"/>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First reader arrives</w:t>
      </w:r>
    </w:p>
    <w:p w14:paraId="5F0F9DFB" w14:textId="77777777" w:rsidR="007E546D" w:rsidRPr="004F3701" w:rsidRDefault="00CD28C7" w:rsidP="007E546D">
      <w:pPr>
        <w:numPr>
          <w:ilvl w:val="1"/>
          <w:numId w:val="69"/>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c</w:t>
      </w:r>
      <w:r w:rsidR="007E546D" w:rsidRPr="004F3701">
        <w:rPr>
          <w:rFonts w:eastAsia="Times New Roman" w:cs="Times New Roman"/>
          <w:color w:val="auto"/>
          <w:szCs w:val="24"/>
        </w:rPr>
        <w:t>ompaction</w:t>
      </w:r>
      <w:r w:rsidRPr="004F3701">
        <w:rPr>
          <w:rFonts w:eastAsia="Times New Roman" w:cs="Times New Roman"/>
          <w:color w:val="auto"/>
          <w:szCs w:val="24"/>
        </w:rPr>
        <w:t>-</w:t>
      </w:r>
      <w:r w:rsidR="007E546D" w:rsidRPr="004F3701">
        <w:rPr>
          <w:rFonts w:eastAsia="Times New Roman" w:cs="Times New Roman"/>
          <w:color w:val="auto"/>
          <w:szCs w:val="24"/>
        </w:rPr>
        <w:t>delay, e.g., 30 minutes</w:t>
      </w:r>
    </w:p>
    <w:p w14:paraId="752CA0D7" w14:textId="77777777" w:rsidR="007E546D" w:rsidRPr="004F3701" w:rsidRDefault="00CD28C7" w:rsidP="007E546D">
      <w:pPr>
        <w:numPr>
          <w:ilvl w:val="1"/>
          <w:numId w:val="69"/>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t</w:t>
      </w:r>
      <w:r w:rsidR="007E546D" w:rsidRPr="004F3701">
        <w:rPr>
          <w:rFonts w:eastAsia="Times New Roman" w:cs="Times New Roman"/>
          <w:color w:val="auto"/>
          <w:szCs w:val="24"/>
        </w:rPr>
        <w:t>ombstone</w:t>
      </w:r>
      <w:r w:rsidRPr="004F3701">
        <w:rPr>
          <w:rFonts w:eastAsia="Times New Roman" w:cs="Times New Roman"/>
          <w:color w:val="auto"/>
          <w:szCs w:val="24"/>
        </w:rPr>
        <w:t>-</w:t>
      </w:r>
      <w:r w:rsidR="007E546D" w:rsidRPr="004F3701">
        <w:rPr>
          <w:rFonts w:eastAsia="Times New Roman" w:cs="Times New Roman"/>
          <w:color w:val="auto"/>
          <w:szCs w:val="24"/>
        </w:rPr>
        <w:t>retention, e.g., 4 hours</w:t>
      </w:r>
    </w:p>
    <w:p w14:paraId="4C233F35" w14:textId="77777777" w:rsidR="007E546D" w:rsidRPr="004F3701" w:rsidRDefault="007E546D" w:rsidP="007E546D">
      <w:pPr>
        <w:numPr>
          <w:ilvl w:val="0"/>
          <w:numId w:val="69"/>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Last reader was connected longer than tombstone retention ago</w:t>
      </w:r>
    </w:p>
    <w:p w14:paraId="7F3CABB1" w14:textId="77777777" w:rsidR="007E546D" w:rsidRPr="004F3701" w:rsidRDefault="007E546D" w:rsidP="007E546D">
      <w:pPr>
        <w:numPr>
          <w:ilvl w:val="1"/>
          <w:numId w:val="69"/>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Return to “no readers” state</w:t>
      </w:r>
    </w:p>
    <w:p w14:paraId="5593A487" w14:textId="77777777" w:rsidR="007E546D" w:rsidRPr="004F3701" w:rsidRDefault="007E546D" w:rsidP="007E546D">
      <w:pPr>
        <w:numPr>
          <w:ilvl w:val="0"/>
          <w:numId w:val="69"/>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 xml:space="preserve">Reader dropped for </w:t>
      </w:r>
      <w:r w:rsidR="0045534B" w:rsidRPr="004F3701">
        <w:rPr>
          <w:rFonts w:eastAsia="Times New Roman" w:cs="Times New Roman"/>
          <w:color w:val="auto"/>
          <w:szCs w:val="24"/>
        </w:rPr>
        <w:t xml:space="preserve">a period </w:t>
      </w:r>
      <w:r w:rsidRPr="004F3701">
        <w:rPr>
          <w:rFonts w:eastAsia="Times New Roman" w:cs="Times New Roman"/>
          <w:color w:val="auto"/>
          <w:szCs w:val="24"/>
        </w:rPr>
        <w:t>close to tombstone retention</w:t>
      </w:r>
      <w:r w:rsidR="0045534B" w:rsidRPr="004F3701">
        <w:rPr>
          <w:rFonts w:eastAsia="Times New Roman" w:cs="Times New Roman"/>
          <w:color w:val="auto"/>
          <w:szCs w:val="24"/>
        </w:rPr>
        <w:t xml:space="preserve"> time</w:t>
      </w:r>
    </w:p>
    <w:p w14:paraId="1C1BB95E" w14:textId="77777777" w:rsidR="006F4953" w:rsidRPr="004F3701" w:rsidRDefault="007E546D" w:rsidP="00D95492">
      <w:pPr>
        <w:numPr>
          <w:ilvl w:val="1"/>
          <w:numId w:val="69"/>
        </w:numPr>
        <w:shd w:val="clear" w:color="auto" w:fill="FFFFFF"/>
        <w:spacing w:before="100" w:beforeAutospacing="1" w:after="100" w:afterAutospacing="1"/>
        <w:rPr>
          <w:rFonts w:eastAsia="Times New Roman" w:cs="Times New Roman"/>
          <w:color w:val="auto"/>
          <w:szCs w:val="24"/>
        </w:rPr>
      </w:pPr>
      <w:r w:rsidRPr="004F3701">
        <w:rPr>
          <w:rFonts w:eastAsia="Times New Roman" w:cs="Times New Roman"/>
          <w:color w:val="auto"/>
          <w:szCs w:val="24"/>
        </w:rPr>
        <w:t>Can extend tombstone</w:t>
      </w:r>
      <w:r w:rsidR="00CD28C7" w:rsidRPr="004F3701">
        <w:rPr>
          <w:rFonts w:eastAsia="Times New Roman" w:cs="Times New Roman"/>
          <w:color w:val="auto"/>
          <w:szCs w:val="24"/>
        </w:rPr>
        <w:t>-</w:t>
      </w:r>
      <w:r w:rsidRPr="004F3701">
        <w:rPr>
          <w:rFonts w:eastAsia="Times New Roman" w:cs="Times New Roman"/>
          <w:color w:val="auto"/>
          <w:szCs w:val="24"/>
        </w:rPr>
        <w:t>retention if requested</w:t>
      </w:r>
    </w:p>
    <w:p w14:paraId="6EA31B52" w14:textId="77777777" w:rsidR="000C3B09" w:rsidRDefault="000C3B09">
      <w:pPr>
        <w:spacing w:after="0"/>
        <w:rPr>
          <w:rFonts w:ascii="Segoe UI" w:eastAsia="Times New Roman" w:hAnsi="Segoe UI" w:cs="Segoe UI"/>
          <w:color w:val="172B4D"/>
          <w:sz w:val="21"/>
          <w:szCs w:val="21"/>
        </w:rPr>
      </w:pPr>
      <w:r>
        <w:rPr>
          <w:rFonts w:ascii="Segoe UI" w:eastAsia="Times New Roman" w:hAnsi="Segoe UI" w:cs="Segoe UI"/>
          <w:color w:val="172B4D"/>
          <w:sz w:val="21"/>
          <w:szCs w:val="21"/>
        </w:rPr>
        <w:br w:type="page"/>
      </w:r>
    </w:p>
    <w:p w14:paraId="025C0045" w14:textId="77777777" w:rsidR="006F4953" w:rsidRDefault="006F4953" w:rsidP="006F4953">
      <w:pPr>
        <w:pStyle w:val="Heading1"/>
      </w:pPr>
      <w:bookmarkStart w:id="226" w:name="_Ref143676668"/>
      <w:bookmarkStart w:id="227" w:name="_Toc223392267"/>
      <w:r>
        <w:lastRenderedPageBreak/>
        <w:t xml:space="preserve">Streaming of </w:t>
      </w:r>
      <w:r w:rsidR="001925CA">
        <w:t xml:space="preserve">measurement </w:t>
      </w:r>
      <w:r>
        <w:t>data</w:t>
      </w:r>
      <w:r w:rsidR="001925CA">
        <w:t xml:space="preserve"> for performance monitoring</w:t>
      </w:r>
      <w:bookmarkEnd w:id="226"/>
      <w:bookmarkEnd w:id="227"/>
    </w:p>
    <w:p w14:paraId="1E8304B3" w14:textId="77777777" w:rsidR="00A447F3" w:rsidRDefault="001925CA" w:rsidP="001925CA">
      <w:pPr>
        <w:pStyle w:val="Heading2"/>
      </w:pPr>
      <w:bookmarkStart w:id="228" w:name="_Toc223392268"/>
      <w:r>
        <w:t>R</w:t>
      </w:r>
      <w:r w:rsidR="00A447F3">
        <w:t>eporting</w:t>
      </w:r>
      <w:r>
        <w:t xml:space="preserve"> measurement data</w:t>
      </w:r>
      <w:bookmarkEnd w:id="228"/>
    </w:p>
    <w:p w14:paraId="23581243" w14:textId="77777777" w:rsidR="00A447F3" w:rsidRDefault="00A447F3" w:rsidP="00A447F3">
      <w:r>
        <w:t>Analysis of network characteristics enables a control solution to identify issues and take necessary action to maximize the support for services provided. Measurement of a subset of network characteristics of a particular type, where counting occurrences or examining levels, is considered as performance measurement</w:t>
      </w:r>
    </w:p>
    <w:p w14:paraId="04C1468C" w14:textId="77777777" w:rsidR="001925CA" w:rsidRDefault="001925CA" w:rsidP="001925CA">
      <w:pPr>
        <w:pStyle w:val="Heading3"/>
      </w:pPr>
      <w:bookmarkStart w:id="229" w:name="_Toc223392269"/>
      <w:r>
        <w:t>Volume of data</w:t>
      </w:r>
      <w:bookmarkEnd w:id="229"/>
    </w:p>
    <w:p w14:paraId="05BC10CD" w14:textId="77777777" w:rsidR="00A447F3" w:rsidRDefault="00A447F3" w:rsidP="00A447F3">
      <w:r>
        <w:t>In a network there can be vast number of enabled performance measurements (many per service etc.) where the measurements are sampled on a regular rapid basis and hence there is a massive quantity of data to be collected ongoing. The data can be used by a range of applications some of which require near real time visibility.</w:t>
      </w:r>
    </w:p>
    <w:p w14:paraId="1ADD34D5" w14:textId="77777777" w:rsidR="00A447F3" w:rsidRDefault="00A447F3" w:rsidP="00A447F3">
      <w:pPr>
        <w:ind w:left="720"/>
      </w:pPr>
      <w:r w:rsidRPr="00C154AC">
        <w:rPr>
          <w:b/>
          <w:bCs/>
        </w:rPr>
        <w:t>Requirement:</w:t>
      </w:r>
      <w:r>
        <w:t xml:space="preserve"> The controller, monitoring the performance measures, shall provide performance data in an efficient fashion with little delay to a client where performance data, both recent and historic, will be analyzed.</w:t>
      </w:r>
    </w:p>
    <w:p w14:paraId="3340973C" w14:textId="77777777" w:rsidR="00A447F3" w:rsidRDefault="00A447F3" w:rsidP="00A447F3">
      <w:r>
        <w:t>The approach in TAPI 2.4.1 to reporting PMs relies on a traditional method of getting current and history data in the context of an oam-job. Notification of changes is currently not fully defined (as there are many unresolved behaviors, for example one property in current data is an incrementing timer. Clearly, change to this must not be notified). In addition, the current data is known at the counters in the device but clearly, it is not reasonable to have ongoing knowledge of current data at the controller!</w:t>
      </w:r>
    </w:p>
    <w:p w14:paraId="4FF6BA0E" w14:textId="77777777" w:rsidR="00A447F3" w:rsidRDefault="00A447F3" w:rsidP="00A447F3">
      <w:r>
        <w:t>The response to the GET method in TAPI 2.4.1 is encoded in Restconf JSON and is verbose in that invariant fields are present. The current method cannot deal well with suspect and partial results.</w:t>
      </w:r>
    </w:p>
    <w:p w14:paraId="474C7C15" w14:textId="77777777" w:rsidR="00A447F3" w:rsidRDefault="00A447F3" w:rsidP="00A447F3">
      <w:r>
        <w:t>There are several distinct measurement property characteristics:</w:t>
      </w:r>
    </w:p>
    <w:p w14:paraId="5C411907" w14:textId="77777777" w:rsidR="00A447F3" w:rsidRDefault="00A447F3" w:rsidP="00A447F3">
      <w:pPr>
        <w:pStyle w:val="ListParagraph"/>
        <w:numPr>
          <w:ilvl w:val="0"/>
          <w:numId w:val="80"/>
        </w:numPr>
        <w:spacing w:line="259" w:lineRule="auto"/>
      </w:pPr>
      <w:r>
        <w:t>A value that tends to be mainly constant but that may increase or decrease over time (e.g., power)</w:t>
      </w:r>
    </w:p>
    <w:p w14:paraId="486A14DB" w14:textId="77777777" w:rsidR="00A447F3" w:rsidRDefault="00A447F3" w:rsidP="00A447F3">
      <w:pPr>
        <w:pStyle w:val="ListParagraph"/>
        <w:numPr>
          <w:ilvl w:val="0"/>
          <w:numId w:val="80"/>
        </w:numPr>
        <w:spacing w:line="259" w:lineRule="auto"/>
      </w:pPr>
      <w:r>
        <w:t>A value that relates to a counter that can remain constant but that normally increment, potentially rapidly, over time (e.g., a packet counter)</w:t>
      </w:r>
    </w:p>
    <w:p w14:paraId="28AF044E" w14:textId="77777777" w:rsidR="00A447F3" w:rsidRDefault="00A447F3" w:rsidP="00A447F3">
      <w:pPr>
        <w:pStyle w:val="ListParagraph"/>
        <w:numPr>
          <w:ilvl w:val="0"/>
          <w:numId w:val="80"/>
        </w:numPr>
        <w:spacing w:line="259" w:lineRule="auto"/>
      </w:pPr>
      <w:r>
        <w:t>A value that changes relatively often initially, but that gradually reduces in rate of change (e.g., for property of a particular contained characteristic, an average, a max, a min)</w:t>
      </w:r>
    </w:p>
    <w:p w14:paraId="5D44E9A5" w14:textId="77777777" w:rsidR="00A447F3" w:rsidRDefault="00A447F3" w:rsidP="00A447F3">
      <w:pPr>
        <w:pStyle w:val="ListParagraph"/>
        <w:numPr>
          <w:ilvl w:val="0"/>
          <w:numId w:val="80"/>
        </w:numPr>
        <w:spacing w:line="259" w:lineRule="auto"/>
      </w:pPr>
      <w:r>
        <w:t>Etc.</w:t>
      </w:r>
    </w:p>
    <w:p w14:paraId="37C43975" w14:textId="77777777" w:rsidR="00A447F3" w:rsidRDefault="00A447F3" w:rsidP="00A447F3">
      <w:r>
        <w:t>It may be required to acquire</w:t>
      </w:r>
    </w:p>
    <w:p w14:paraId="7DDD0129" w14:textId="77777777" w:rsidR="00A447F3" w:rsidRDefault="00A447F3" w:rsidP="00A447F3">
      <w:pPr>
        <w:pStyle w:val="ListParagraph"/>
        <w:numPr>
          <w:ilvl w:val="0"/>
          <w:numId w:val="77"/>
        </w:numPr>
        <w:spacing w:line="259" w:lineRule="auto"/>
      </w:pPr>
      <w:r>
        <w:t>Completed measurements where there is a defined measurement period and where at the end of the period the values from the current data are captured, potentially reported, and potentially maintained in history data (e.g., an error counter)</w:t>
      </w:r>
    </w:p>
    <w:p w14:paraId="228282EC" w14:textId="77777777" w:rsidR="00A447F3" w:rsidRDefault="00A447F3" w:rsidP="00A447F3">
      <w:pPr>
        <w:pStyle w:val="ListParagraph"/>
        <w:numPr>
          <w:ilvl w:val="0"/>
          <w:numId w:val="77"/>
        </w:numPr>
        <w:spacing w:line="259" w:lineRule="auto"/>
      </w:pPr>
      <w:r>
        <w:t>Periodic views of the values of continuously changing measures (e.g., power)</w:t>
      </w:r>
    </w:p>
    <w:p w14:paraId="03E5697C" w14:textId="77777777" w:rsidR="00A447F3" w:rsidRDefault="00A447F3" w:rsidP="00A447F3">
      <w:pPr>
        <w:pStyle w:val="ListParagraph"/>
        <w:numPr>
          <w:ilvl w:val="0"/>
          <w:numId w:val="77"/>
        </w:numPr>
        <w:spacing w:line="259" w:lineRule="auto"/>
      </w:pPr>
      <w:r>
        <w:t>Current values at some point in an ongoing measurement (which is maintained in current data)</w:t>
      </w:r>
    </w:p>
    <w:p w14:paraId="130C740B" w14:textId="77777777" w:rsidR="00A447F3" w:rsidRDefault="00A447F3" w:rsidP="00A447F3">
      <w:pPr>
        <w:pStyle w:val="ListParagraph"/>
        <w:numPr>
          <w:ilvl w:val="0"/>
          <w:numId w:val="77"/>
        </w:numPr>
        <w:spacing w:line="259" w:lineRule="auto"/>
      </w:pPr>
      <w:r>
        <w:t>Values at a specific time or between two specific times where the timing is not aligned with the normal measurement period (where there may be a requirement to calculate average, peak etc. in the period).</w:t>
      </w:r>
    </w:p>
    <w:p w14:paraId="5FCC9419" w14:textId="77777777" w:rsidR="00A447F3" w:rsidRDefault="00A447F3" w:rsidP="00A447F3">
      <w:pPr>
        <w:pStyle w:val="ListParagraph"/>
        <w:numPr>
          <w:ilvl w:val="0"/>
          <w:numId w:val="77"/>
        </w:numPr>
        <w:spacing w:line="259" w:lineRule="auto"/>
      </w:pPr>
      <w:r>
        <w:t>A measurement that takes a long time to process and hence will be significantly delayed.</w:t>
      </w:r>
    </w:p>
    <w:p w14:paraId="465A7593" w14:textId="77777777" w:rsidR="00A447F3" w:rsidRDefault="00A447F3" w:rsidP="00A447F3">
      <w:r>
        <w:t>Note that this document focusses on (1) and (2) above. Items (3), (4) and (5) are for further study and relate to the snapshot stream method touched on elsewhere.</w:t>
      </w:r>
    </w:p>
    <w:p w14:paraId="175D50DC" w14:textId="77777777" w:rsidR="00A447F3" w:rsidRPr="000D3526" w:rsidRDefault="00A447F3" w:rsidP="00A447F3">
      <w:pPr>
        <w:ind w:left="720"/>
      </w:pPr>
      <w:r>
        <w:rPr>
          <w:b/>
          <w:bCs/>
        </w:rPr>
        <w:t xml:space="preserve">Requirement: </w:t>
      </w:r>
      <w:r>
        <w:t xml:space="preserve">The solution shall support the reporting a stream of “periodic completed measurements” (where there is a defined measurement period over which a count is accumulated) </w:t>
      </w:r>
      <w:r>
        <w:lastRenderedPageBreak/>
        <w:t xml:space="preserve">and “periodic views” (where there is a sampling of an ongoing value). Note that the type of measurement will be sufficient to allow interpretation of the report (and it is not necessary to indicate whether the report is a completed measurement or a view). </w:t>
      </w:r>
    </w:p>
    <w:p w14:paraId="71F3D432" w14:textId="77777777" w:rsidR="00A447F3" w:rsidRDefault="00A447F3" w:rsidP="00A447F3">
      <w:r>
        <w:t>Considering the need for near real time visibility, a notification/streaming method would appear more appropriate than a GET method as the stream of data can be initiated by the provider</w:t>
      </w:r>
      <w:r>
        <w:rPr>
          <w:rStyle w:val="FootnoteReference"/>
        </w:rPr>
        <w:footnoteReference w:id="67"/>
      </w:r>
      <w:r>
        <w:t xml:space="preserve"> at the moment the data is available.</w:t>
      </w:r>
    </w:p>
    <w:p w14:paraId="32207EEC" w14:textId="77777777" w:rsidR="00A447F3" w:rsidRDefault="00A447F3" w:rsidP="001925CA">
      <w:pPr>
        <w:pStyle w:val="Heading3"/>
      </w:pPr>
      <w:bookmarkStart w:id="230" w:name="_Toc223392270"/>
      <w:r>
        <w:t xml:space="preserve">Responsibility for </w:t>
      </w:r>
      <w:r w:rsidR="001925CA">
        <w:t>measurement</w:t>
      </w:r>
      <w:r>
        <w:t xml:space="preserve"> data</w:t>
      </w:r>
      <w:bookmarkEnd w:id="230"/>
    </w:p>
    <w:p w14:paraId="23B1E7D9" w14:textId="77777777" w:rsidR="00A447F3" w:rsidRDefault="00A447F3" w:rsidP="00A447F3">
      <w:r>
        <w:t>A performance measurement is defined to be taken over a specific period. In the TAPI 2.4.1 model, the current-data provides a view of the ongoing measurement, and the history-data provides a view of previously completed measurement periods. At the completion of the measurement period, the current-data values, i.e., the completed measurement, are moved to history-data and, in many cases, current data is reset so as to start accumulating the measurement for the new period. It is the completed measurement that is required to be streamed with urgency to enable the near-real-time applications.</w:t>
      </w:r>
    </w:p>
    <w:p w14:paraId="7B182793" w14:textId="77777777" w:rsidR="00A447F3" w:rsidRPr="00613924" w:rsidRDefault="00A447F3" w:rsidP="00A447F3">
      <w:pPr>
        <w:ind w:left="720"/>
      </w:pPr>
      <w:r>
        <w:rPr>
          <w:b/>
          <w:bCs/>
        </w:rPr>
        <w:t xml:space="preserve">Assumption: </w:t>
      </w:r>
      <w:r>
        <w:t>The client is responsible for maintaining the history for all performance measurements in the network and for carrying out analysis on that performance data.</w:t>
      </w:r>
    </w:p>
    <w:p w14:paraId="68B337FF" w14:textId="77777777" w:rsidR="00A447F3" w:rsidRPr="00E70CF5" w:rsidRDefault="00A447F3" w:rsidP="00A447F3">
      <w:pPr>
        <w:ind w:left="720"/>
      </w:pPr>
      <w:r>
        <w:rPr>
          <w:b/>
          <w:bCs/>
        </w:rPr>
        <w:t xml:space="preserve">Requirement: </w:t>
      </w:r>
      <w:r>
        <w:t xml:space="preserve">The controller, monitoring the performance measures, shall provide the client system with performance data related to all enabled performance monitor points on functions expressed via the TAPI model in the context. </w:t>
      </w:r>
    </w:p>
    <w:p w14:paraId="3E782CBF" w14:textId="77777777" w:rsidR="00A447F3" w:rsidRDefault="00A447F3" w:rsidP="00A447F3">
      <w:r>
        <w:t xml:space="preserve">It is assumed that the client system maintains a record of all streamed “completed” measurements. As for the tapi-streaming solution for compacted logs, the performance data streaming solution allows the client to recover from temporary comms loss by retaining a short log of completed measurements. </w:t>
      </w:r>
    </w:p>
    <w:p w14:paraId="23595F93" w14:textId="77777777" w:rsidR="00A447F3" w:rsidRDefault="00A447F3" w:rsidP="00A447F3">
      <w:r>
        <w:t>The performance data streaming solution does not stream:</w:t>
      </w:r>
    </w:p>
    <w:p w14:paraId="36B4491E" w14:textId="77777777" w:rsidR="00A447F3" w:rsidRDefault="00A447F3" w:rsidP="00A447F3">
      <w:pPr>
        <w:pStyle w:val="ListParagraph"/>
        <w:numPr>
          <w:ilvl w:val="0"/>
          <w:numId w:val="79"/>
        </w:numPr>
        <w:spacing w:line="259" w:lineRule="auto"/>
      </w:pPr>
      <w:r>
        <w:t>current-data, as that is continually changing and is normally not directly available to the control system (as it is maintained by the device and is only available on demand).</w:t>
      </w:r>
    </w:p>
    <w:p w14:paraId="3D65DF03" w14:textId="77777777" w:rsidR="00A447F3" w:rsidRPr="00724D96" w:rsidRDefault="00A447F3" w:rsidP="00A447F3">
      <w:pPr>
        <w:pStyle w:val="ListParagraph"/>
        <w:numPr>
          <w:ilvl w:val="0"/>
          <w:numId w:val="79"/>
        </w:numPr>
        <w:spacing w:line="259" w:lineRule="auto"/>
      </w:pPr>
      <w:r>
        <w:t>history-data, as the controller, monitoring the performance measures streams and maintains a log of recent completed measurements and it is assumed to be the client responsible to keep the long-term view of history.</w:t>
      </w:r>
    </w:p>
    <w:p w14:paraId="08294B23" w14:textId="77777777" w:rsidR="00A447F3" w:rsidRDefault="00A447F3" w:rsidP="001925CA">
      <w:pPr>
        <w:pStyle w:val="Heading3"/>
      </w:pPr>
      <w:bookmarkStart w:id="231" w:name="_Toc223392271"/>
      <w:r>
        <w:t>Efficient streaming</w:t>
      </w:r>
      <w:bookmarkEnd w:id="231"/>
    </w:p>
    <w:p w14:paraId="33343769" w14:textId="77777777" w:rsidR="00A447F3" w:rsidRDefault="00A447F3" w:rsidP="00A447F3">
      <w:r>
        <w:t xml:space="preserve">Considering the vast number of measurements, it is important to maximize the information density in the data. </w:t>
      </w:r>
    </w:p>
    <w:p w14:paraId="753E8BBC" w14:textId="77777777" w:rsidR="00A447F3" w:rsidRDefault="00A447F3" w:rsidP="00A447F3">
      <w:pPr>
        <w:ind w:left="360"/>
      </w:pPr>
      <w:r w:rsidRPr="00D20EF2">
        <w:rPr>
          <w:b/>
          <w:bCs/>
        </w:rPr>
        <w:t>Requirement:</w:t>
      </w:r>
      <w:r>
        <w:t xml:space="preserve"> The solution shall:</w:t>
      </w:r>
    </w:p>
    <w:p w14:paraId="7B83AE45" w14:textId="77777777" w:rsidR="00A447F3" w:rsidRDefault="00A447F3" w:rsidP="00A447F3">
      <w:pPr>
        <w:pStyle w:val="ListParagraph"/>
        <w:numPr>
          <w:ilvl w:val="0"/>
          <w:numId w:val="78"/>
        </w:numPr>
        <w:spacing w:line="259" w:lineRule="auto"/>
      </w:pPr>
      <w:r>
        <w:t>Not send invariant fields</w:t>
      </w:r>
    </w:p>
    <w:p w14:paraId="05C17A64" w14:textId="77777777" w:rsidR="00A447F3" w:rsidRDefault="00A447F3" w:rsidP="00A447F3">
      <w:pPr>
        <w:pStyle w:val="ListParagraph"/>
        <w:numPr>
          <w:ilvl w:val="0"/>
          <w:numId w:val="78"/>
        </w:numPr>
        <w:spacing w:line="259" w:lineRule="auto"/>
      </w:pPr>
      <w:r>
        <w:t>Define fields such that they are smallest footprint (i.e., leading to the shortest message) when the most common report is to be made</w:t>
      </w:r>
    </w:p>
    <w:p w14:paraId="6A810267" w14:textId="77777777" w:rsidR="00A447F3" w:rsidRDefault="00A447F3" w:rsidP="00A447F3">
      <w:pPr>
        <w:pStyle w:val="ListParagraph"/>
        <w:numPr>
          <w:ilvl w:val="0"/>
          <w:numId w:val="78"/>
        </w:numPr>
        <w:spacing w:line="259" w:lineRule="auto"/>
      </w:pPr>
      <w:r>
        <w:t>Using an efficient enumerated binary coding method</w:t>
      </w:r>
    </w:p>
    <w:p w14:paraId="72460C78" w14:textId="77777777" w:rsidR="00A447F3" w:rsidRDefault="00A447F3" w:rsidP="00A447F3">
      <w:pPr>
        <w:pStyle w:val="ListParagraph"/>
        <w:numPr>
          <w:ilvl w:val="0"/>
          <w:numId w:val="78"/>
        </w:numPr>
        <w:spacing w:line="259" w:lineRule="auto"/>
      </w:pPr>
      <w:r>
        <w:t>Allowing multiple measures that share properties (e.g., time of capture) to be reported in a block with the shared property only stated once</w:t>
      </w:r>
    </w:p>
    <w:p w14:paraId="04595CBF" w14:textId="77777777" w:rsidR="00A447F3" w:rsidRDefault="00A447F3" w:rsidP="00A447F3">
      <w:r>
        <w:t>The method defined here takes advantage of techniques related to the above list to achieve a high information density.</w:t>
      </w:r>
    </w:p>
    <w:p w14:paraId="7347B651" w14:textId="77777777" w:rsidR="00A447F3" w:rsidRDefault="00A447F3" w:rsidP="00A447F3">
      <w:r>
        <w:t>It is assumed that any measurement is made in the context of an oam-job.</w:t>
      </w:r>
    </w:p>
    <w:p w14:paraId="212A44B4" w14:textId="77777777" w:rsidR="00A447F3" w:rsidRDefault="00A447F3" w:rsidP="00A447F3">
      <w:r>
        <w:lastRenderedPageBreak/>
        <w:t>Note that there are further opportunities for improvements of information density that are not covered in this release such as suppressing values that can predict:</w:t>
      </w:r>
    </w:p>
    <w:p w14:paraId="6D9A69DB" w14:textId="77777777" w:rsidR="00A447F3" w:rsidRDefault="00A447F3" w:rsidP="00A447F3">
      <w:pPr>
        <w:pStyle w:val="ListParagraph"/>
        <w:numPr>
          <w:ilvl w:val="0"/>
          <w:numId w:val="78"/>
        </w:numPr>
        <w:spacing w:line="259" w:lineRule="auto"/>
      </w:pPr>
      <w:r>
        <w:t>Zero</w:t>
      </w:r>
    </w:p>
    <w:p w14:paraId="57DBE6CD" w14:textId="77777777" w:rsidR="00A447F3" w:rsidRDefault="00A447F3" w:rsidP="00A447F3">
      <w:pPr>
        <w:pStyle w:val="ListParagraph"/>
        <w:numPr>
          <w:ilvl w:val="0"/>
          <w:numId w:val="78"/>
        </w:numPr>
        <w:spacing w:line="259" w:lineRule="auto"/>
      </w:pPr>
      <w:r>
        <w:t>Same value as last time</w:t>
      </w:r>
    </w:p>
    <w:p w14:paraId="2A322436" w14:textId="77777777" w:rsidR="00A447F3" w:rsidRDefault="00A447F3" w:rsidP="00A447F3">
      <w:pPr>
        <w:pStyle w:val="ListParagraph"/>
        <w:numPr>
          <w:ilvl w:val="0"/>
          <w:numId w:val="78"/>
        </w:numPr>
        <w:spacing w:line="259" w:lineRule="auto"/>
      </w:pPr>
      <w:r>
        <w:t>Within expected range</w:t>
      </w:r>
    </w:p>
    <w:p w14:paraId="60A3E802" w14:textId="77777777" w:rsidR="00A447F3" w:rsidRDefault="00A447F3" w:rsidP="00A447F3">
      <w:pPr>
        <w:pStyle w:val="ListParagraph"/>
        <w:numPr>
          <w:ilvl w:val="0"/>
          <w:numId w:val="78"/>
        </w:numPr>
        <w:spacing w:line="259" w:lineRule="auto"/>
      </w:pPr>
      <w:r>
        <w:t>Following the expected pattern</w:t>
      </w:r>
    </w:p>
    <w:p w14:paraId="0B087E01" w14:textId="77777777" w:rsidR="00A447F3" w:rsidRDefault="00A447F3" w:rsidP="001925CA">
      <w:pPr>
        <w:pStyle w:val="Heading3"/>
      </w:pPr>
      <w:bookmarkStart w:id="232" w:name="_Toc223392272"/>
      <w:r>
        <w:t xml:space="preserve">Streaming of </w:t>
      </w:r>
      <w:r w:rsidR="001925CA">
        <w:t>measurement</w:t>
      </w:r>
      <w:r>
        <w:t xml:space="preserve"> data</w:t>
      </w:r>
      <w:bookmarkEnd w:id="232"/>
    </w:p>
    <w:p w14:paraId="5FD6A7B4" w14:textId="1E458B4E" w:rsidR="00A447F3" w:rsidRDefault="00A447F3" w:rsidP="00A447F3">
      <w:r>
        <w:t xml:space="preserve">TAPI streaming has been defined to support a variety of different reporting formats and encoding strategies. The defined form in previous releases of this document was based on a compacted log. The compacted log strategy is not appropriate for streaming of performance data as </w:t>
      </w:r>
      <w:r w:rsidR="00F8146C">
        <w:t>each record is unique</w:t>
      </w:r>
      <w:r w:rsidR="004E6A12">
        <w:t xml:space="preserve"> and independent, so </w:t>
      </w:r>
      <w:r w:rsidR="00F8146C">
        <w:t>there is no rationale for compaction</w:t>
      </w:r>
      <w:r w:rsidR="004E6A12">
        <w:t xml:space="preserve"> (other than age, which is then most efficiently implemented using simple truncation)</w:t>
      </w:r>
      <w:r w:rsidR="00F8146C">
        <w:t xml:space="preserve">. </w:t>
      </w:r>
      <w:r w:rsidR="004E6A12">
        <w:t xml:space="preserve">See </w:t>
      </w:r>
      <w:r>
        <w:t xml:space="preserve">discussed in section </w:t>
      </w:r>
      <w:r w:rsidR="004E6A12">
        <w:fldChar w:fldCharType="begin"/>
      </w:r>
      <w:r w:rsidR="004E6A12">
        <w:instrText xml:space="preserve"> REF _Ref143677164 \r \h </w:instrText>
      </w:r>
      <w:r w:rsidR="004E6A12">
        <w:fldChar w:fldCharType="separate"/>
      </w:r>
      <w:r w:rsidR="00916DFC">
        <w:t>3.8</w:t>
      </w:r>
      <w:r w:rsidR="004E6A12">
        <w:fldChar w:fldCharType="end"/>
      </w:r>
      <w:r w:rsidR="004E6A12">
        <w:t xml:space="preserve"> </w:t>
      </w:r>
      <w:r w:rsidR="004E6A12">
        <w:fldChar w:fldCharType="begin"/>
      </w:r>
      <w:r w:rsidR="004E6A12">
        <w:instrText xml:space="preserve"> REF _Ref143677170 \h </w:instrText>
      </w:r>
      <w:r w:rsidR="004E6A12">
        <w:fldChar w:fldCharType="separate"/>
      </w:r>
      <w:r w:rsidR="00916DFC">
        <w:t>Streaming approach and log strategy</w:t>
      </w:r>
      <w:r w:rsidR="004E6A12">
        <w:fldChar w:fldCharType="end"/>
      </w:r>
      <w:r w:rsidR="004E6A12">
        <w:t xml:space="preserve"> on page </w:t>
      </w:r>
      <w:r w:rsidR="004E6A12">
        <w:fldChar w:fldCharType="begin"/>
      </w:r>
      <w:r w:rsidR="004E6A12">
        <w:instrText xml:space="preserve"> PAGEREF _Ref143677173 \h </w:instrText>
      </w:r>
      <w:r w:rsidR="004E6A12">
        <w:fldChar w:fldCharType="separate"/>
      </w:r>
      <w:r w:rsidR="00916DFC">
        <w:rPr>
          <w:noProof/>
        </w:rPr>
        <w:t>27</w:t>
      </w:r>
      <w:r w:rsidR="004E6A12">
        <w:fldChar w:fldCharType="end"/>
      </w:r>
      <w:r w:rsidR="004E6A12">
        <w:t xml:space="preserve"> for more details.</w:t>
      </w:r>
    </w:p>
    <w:p w14:paraId="48EC9F33" w14:textId="77777777" w:rsidR="00A447F3" w:rsidRDefault="00A447F3" w:rsidP="00A447F3">
      <w:r>
        <w:t>As noted in the previous section, performance data tends to be measured on some periodic basis and provided in a report of absolute value, where interpretation of that absolute value depends upon the:</w:t>
      </w:r>
    </w:p>
    <w:p w14:paraId="38A43634" w14:textId="77777777" w:rsidR="00A447F3" w:rsidRDefault="00A447F3" w:rsidP="00A447F3">
      <w:pPr>
        <w:pStyle w:val="ListParagraph"/>
        <w:numPr>
          <w:ilvl w:val="0"/>
          <w:numId w:val="76"/>
        </w:numPr>
        <w:spacing w:line="259" w:lineRule="auto"/>
      </w:pPr>
      <w:r>
        <w:t>Time the detector was sampled (i.e., the time the measurement was made)</w:t>
      </w:r>
    </w:p>
    <w:p w14:paraId="0EC03818" w14:textId="77777777" w:rsidR="00A447F3" w:rsidRDefault="00A447F3" w:rsidP="00A447F3">
      <w:pPr>
        <w:pStyle w:val="ListParagraph"/>
        <w:numPr>
          <w:ilvl w:val="0"/>
          <w:numId w:val="76"/>
        </w:numPr>
        <w:spacing w:line="259" w:lineRule="auto"/>
      </w:pPr>
      <w:r>
        <w:t>Specific measurement method</w:t>
      </w:r>
    </w:p>
    <w:p w14:paraId="7F34A3F7" w14:textId="77777777" w:rsidR="00A447F3" w:rsidRDefault="00A447F3" w:rsidP="00A447F3">
      <w:pPr>
        <w:pStyle w:val="ListParagraph"/>
        <w:numPr>
          <w:ilvl w:val="0"/>
          <w:numId w:val="76"/>
        </w:numPr>
        <w:spacing w:line="259" w:lineRule="auto"/>
      </w:pPr>
      <w:r>
        <w:t>Location of the detector (function, termination etc. and hence the specific flow being measured)</w:t>
      </w:r>
    </w:p>
    <w:p w14:paraId="2183443A" w14:textId="77777777" w:rsidR="00A447F3" w:rsidRDefault="00A447F3" w:rsidP="00A447F3">
      <w:pPr>
        <w:pStyle w:val="ListParagraph"/>
        <w:numPr>
          <w:ilvl w:val="0"/>
          <w:numId w:val="76"/>
        </w:numPr>
        <w:spacing w:line="259" w:lineRule="auto"/>
      </w:pPr>
      <w:r>
        <w:t>Units of the measurement</w:t>
      </w:r>
    </w:p>
    <w:p w14:paraId="43DD2489" w14:textId="77777777" w:rsidR="00A447F3" w:rsidRDefault="00A447F3" w:rsidP="00A447F3">
      <w:pPr>
        <w:pStyle w:val="ListParagraph"/>
        <w:numPr>
          <w:ilvl w:val="0"/>
          <w:numId w:val="76"/>
        </w:numPr>
        <w:spacing w:line="259" w:lineRule="auto"/>
      </w:pPr>
      <w:r>
        <w:t>Time period over which the measurement was made</w:t>
      </w:r>
    </w:p>
    <w:p w14:paraId="15CF6FD8" w14:textId="77777777" w:rsidR="00A447F3" w:rsidRDefault="00A447F3" w:rsidP="00A447F3">
      <w:pPr>
        <w:pStyle w:val="ListParagraph"/>
        <w:numPr>
          <w:ilvl w:val="0"/>
          <w:numId w:val="76"/>
        </w:numPr>
        <w:spacing w:line="259" w:lineRule="auto"/>
      </w:pPr>
      <w:r>
        <w:t>Job which initiated and is coordinating the measurement</w:t>
      </w:r>
    </w:p>
    <w:p w14:paraId="52025D4D" w14:textId="77777777" w:rsidR="00A447F3" w:rsidRDefault="00A447F3" w:rsidP="00A447F3">
      <w:r>
        <w:t>It may also depend upon knowledge of the:</w:t>
      </w:r>
    </w:p>
    <w:p w14:paraId="3FC236C7" w14:textId="77777777" w:rsidR="00A447F3" w:rsidRDefault="00A447F3" w:rsidP="00A447F3">
      <w:pPr>
        <w:pStyle w:val="ListParagraph"/>
        <w:numPr>
          <w:ilvl w:val="0"/>
          <w:numId w:val="76"/>
        </w:numPr>
        <w:spacing w:line="259" w:lineRule="auto"/>
      </w:pPr>
      <w:r>
        <w:t>Previous value (where the counter is not reset when sampled)</w:t>
      </w:r>
    </w:p>
    <w:p w14:paraId="18BC4809" w14:textId="77777777" w:rsidR="00A447F3" w:rsidRDefault="00A447F3" w:rsidP="00A447F3">
      <w:pPr>
        <w:pStyle w:val="ListParagraph"/>
        <w:numPr>
          <w:ilvl w:val="0"/>
          <w:numId w:val="76"/>
        </w:numPr>
        <w:spacing w:line="259" w:lineRule="auto"/>
      </w:pPr>
      <w:r>
        <w:t>Reporting strategy</w:t>
      </w:r>
    </w:p>
    <w:p w14:paraId="0A244FA6" w14:textId="77777777" w:rsidR="00A447F3" w:rsidRDefault="00A447F3" w:rsidP="00A447F3">
      <w:pPr>
        <w:pStyle w:val="ListParagraph"/>
        <w:numPr>
          <w:ilvl w:val="0"/>
          <w:numId w:val="76"/>
        </w:numPr>
        <w:spacing w:line="259" w:lineRule="auto"/>
      </w:pPr>
      <w:r>
        <w:t>Completeness of measure</w:t>
      </w:r>
    </w:p>
    <w:p w14:paraId="2E1046A2" w14:textId="77777777" w:rsidR="00A447F3" w:rsidRDefault="00A447F3" w:rsidP="00A447F3">
      <w:r>
        <w:t>The considerations above are covered by requirements in the sections below.</w:t>
      </w:r>
    </w:p>
    <w:p w14:paraId="41727896" w14:textId="77777777" w:rsidR="00A447F3" w:rsidRDefault="00A447F3" w:rsidP="00B84F8F">
      <w:pPr>
        <w:pStyle w:val="Heading3"/>
      </w:pPr>
      <w:bookmarkStart w:id="233" w:name="_Toc223392273"/>
      <w:r>
        <w:t>Dealing with Comms failures</w:t>
      </w:r>
      <w:bookmarkEnd w:id="233"/>
    </w:p>
    <w:p w14:paraId="5F88F41F" w14:textId="77777777" w:rsidR="00A447F3" w:rsidRDefault="00A447F3" w:rsidP="00A447F3">
      <w:r>
        <w:t>Considering the importance of some performance data it is vital that the solution allows a client to recover from a short loss of comms without loss of performance data.</w:t>
      </w:r>
    </w:p>
    <w:p w14:paraId="240A3D1A" w14:textId="77777777" w:rsidR="00A447F3" w:rsidRDefault="00A447F3" w:rsidP="00A447F3">
      <w:pPr>
        <w:ind w:left="720"/>
      </w:pPr>
      <w:r>
        <w:rPr>
          <w:b/>
          <w:bCs/>
        </w:rPr>
        <w:t xml:space="preserve">Requirement: </w:t>
      </w:r>
      <w:r>
        <w:t>For a client that has subscribed for performance data and that is receiving that data successfully, the solution shall allow that client to reconnect after a communications failure such that no performance data is lost. Note that some data may be duplicated.</w:t>
      </w:r>
    </w:p>
    <w:p w14:paraId="37D6E13E" w14:textId="77777777" w:rsidR="00A447F3" w:rsidRDefault="00A447F3" w:rsidP="00A447F3">
      <w:r>
        <w:t>The provider will therefore need to support a short buffer of recent performance data. This is not a full history. The approach to providing this short buffer is an implementation choice.</w:t>
      </w:r>
    </w:p>
    <w:p w14:paraId="498BD659" w14:textId="77777777" w:rsidR="00A447F3" w:rsidRDefault="00A447F3" w:rsidP="00A447F3">
      <w:r>
        <w:t>Note that the definition of “short” will depend partly on the robustness of the communications environment and the likely down time. Ability to retain the past hour of performance data reports would seem sufficient for many applications.</w:t>
      </w:r>
    </w:p>
    <w:p w14:paraId="14AAF179" w14:textId="4266382E" w:rsidR="00A447F3" w:rsidRDefault="00A447F3" w:rsidP="00A447F3">
      <w:r>
        <w:t xml:space="preserve">The </w:t>
      </w:r>
      <w:r w:rsidR="003F1A9E">
        <w:t>gNMI</w:t>
      </w:r>
      <w:r>
        <w:t xml:space="preserve"> specification allows for extensions and has a defined extension that provides a mechanism to subscribe to “history” [GNMI HIST]. This mechanism allows for a start and end time. Only the start time will be used here. The start time will be interpreted as the time the record was sent.</w:t>
      </w:r>
    </w:p>
    <w:p w14:paraId="7CFE59F6" w14:textId="77777777" w:rsidR="00A447F3" w:rsidRDefault="00A447F3" w:rsidP="00B84F8F">
      <w:pPr>
        <w:pStyle w:val="Heading3"/>
      </w:pPr>
      <w:bookmarkStart w:id="234" w:name="_Toc223392274"/>
      <w:r>
        <w:lastRenderedPageBreak/>
        <w:t>Data Sources</w:t>
      </w:r>
      <w:bookmarkEnd w:id="234"/>
    </w:p>
    <w:p w14:paraId="44CE3C9C" w14:textId="77777777" w:rsidR="00A447F3" w:rsidRDefault="00A447F3" w:rsidP="00A447F3">
      <w:r>
        <w:t>Performance data may be recorded against a CEP, a MIP or a MEP. The identifiers of the CEP, MIP and MEP are UUIDs. The source of the PM data will provide an id that is not the UUID of the CEP/MIP/MEP.  Adding the UUID of the TAPI entity (such as CEP, MIP, MEP) requires the provider system to have to look up the entity using the id used by the source. This is a relatively expensive operation especially considering the volume.</w:t>
      </w:r>
    </w:p>
    <w:p w14:paraId="36F80B75" w14:textId="77777777" w:rsidR="00A447F3" w:rsidRDefault="00A447F3" w:rsidP="00A447F3">
      <w:pPr>
        <w:ind w:left="720"/>
      </w:pPr>
      <w:r>
        <w:rPr>
          <w:b/>
          <w:bCs/>
        </w:rPr>
        <w:t xml:space="preserve">Requirement: </w:t>
      </w:r>
      <w:r>
        <w:t>The solution shall enable a provider to convey interpretable performance data without the need to look up the TAPI entity UUID.</w:t>
      </w:r>
    </w:p>
    <w:p w14:paraId="64DC58B9" w14:textId="77777777" w:rsidR="00A447F3" w:rsidRDefault="00A447F3" w:rsidP="00A447F3">
      <w:r>
        <w:t>The solution to this requirement is to record the id that will be used by the source of the date in the corresponding TAPI entity in one of the name fields. The decoding of these ids can be carried out by the client when it chooses to analyze the data.</w:t>
      </w:r>
    </w:p>
    <w:p w14:paraId="7444AD83" w14:textId="714A995B" w:rsidR="00A447F3" w:rsidRDefault="00A447F3" w:rsidP="00A447F3">
      <w:r>
        <w:t>The property “abstract</w:t>
      </w:r>
      <w:r w:rsidR="00F95CCB">
        <w:t>-r</w:t>
      </w:r>
      <w:r>
        <w:t>esource</w:t>
      </w:r>
      <w:r w:rsidR="00F95CCB">
        <w:t>-r</w:t>
      </w:r>
      <w:r w:rsidR="007C6149">
        <w:t>ef</w:t>
      </w:r>
      <w:r>
        <w:t>” supports this strategy</w:t>
      </w:r>
      <w:r w:rsidR="00F95CCB">
        <w:t xml:space="preserve"> (see also section </w:t>
      </w:r>
      <w:r w:rsidR="00F95CCB">
        <w:fldChar w:fldCharType="begin"/>
      </w:r>
      <w:r w:rsidR="00F95CCB">
        <w:instrText xml:space="preserve"> REF _Ref143691490 \r \h </w:instrText>
      </w:r>
      <w:r w:rsidR="00F95CCB">
        <w:fldChar w:fldCharType="separate"/>
      </w:r>
      <w:r w:rsidR="00916DFC">
        <w:t>8.6</w:t>
      </w:r>
      <w:r w:rsidR="00F95CCB">
        <w:fldChar w:fldCharType="end"/>
      </w:r>
      <w:r w:rsidR="00F95CCB">
        <w:t xml:space="preserve"> </w:t>
      </w:r>
      <w:r w:rsidR="00F95CCB">
        <w:fldChar w:fldCharType="begin"/>
      </w:r>
      <w:r w:rsidR="00F95CCB">
        <w:instrText xml:space="preserve"> REF _Ref143691490 \h </w:instrText>
      </w:r>
      <w:r w:rsidR="00F95CCB">
        <w:fldChar w:fldCharType="separate"/>
      </w:r>
      <w:r w:rsidR="00916DFC">
        <w:t>Appendix – Measurement data – Referencing resources</w:t>
      </w:r>
      <w:r w:rsidR="00F95CCB">
        <w:fldChar w:fldCharType="end"/>
      </w:r>
      <w:r w:rsidR="00F95CCB">
        <w:t xml:space="preserve"> on page </w:t>
      </w:r>
      <w:r w:rsidR="00F95CCB">
        <w:fldChar w:fldCharType="begin"/>
      </w:r>
      <w:r w:rsidR="00F95CCB">
        <w:instrText xml:space="preserve"> PAGEREF _Ref143691490 \h </w:instrText>
      </w:r>
      <w:r w:rsidR="00F95CCB">
        <w:fldChar w:fldCharType="separate"/>
      </w:r>
      <w:r w:rsidR="00916DFC">
        <w:rPr>
          <w:noProof/>
        </w:rPr>
        <w:t>140</w:t>
      </w:r>
      <w:r w:rsidR="00F95CCB">
        <w:fldChar w:fldCharType="end"/>
      </w:r>
      <w:r w:rsidR="00F95CCB">
        <w:t>)</w:t>
      </w:r>
      <w:r>
        <w:t>.</w:t>
      </w:r>
    </w:p>
    <w:p w14:paraId="09C1618C" w14:textId="77777777" w:rsidR="00A447F3" w:rsidRDefault="00A447F3" w:rsidP="00B84F8F">
      <w:pPr>
        <w:pStyle w:val="Heading3"/>
      </w:pPr>
      <w:bookmarkStart w:id="235" w:name="_Toc223392275"/>
      <w:r w:rsidRPr="0063379C">
        <w:t>Time</w:t>
      </w:r>
      <w:bookmarkEnd w:id="235"/>
    </w:p>
    <w:p w14:paraId="5AC7DB26" w14:textId="77777777" w:rsidR="00A447F3" w:rsidRDefault="00A447F3" w:rsidP="00A447F3">
      <w:r>
        <w:t>The most significant time is the moment the measure was sampled. It is also important, for some measures, to understand the period over which the measure was taken.</w:t>
      </w:r>
    </w:p>
    <w:p w14:paraId="402F2FD9" w14:textId="77777777" w:rsidR="00A447F3" w:rsidRDefault="00A447F3" w:rsidP="00A447F3">
      <w:pPr>
        <w:ind w:left="720"/>
      </w:pPr>
      <w:r w:rsidRPr="008B77F2">
        <w:rPr>
          <w:b/>
          <w:bCs/>
        </w:rPr>
        <w:t xml:space="preserve">Requirement : </w:t>
      </w:r>
      <w:r w:rsidRPr="008B77F2">
        <w:t>The solution shall make available to the client information on the time the measurement was sampled</w:t>
      </w:r>
      <w:r>
        <w:t xml:space="preserve"> and</w:t>
      </w:r>
      <w:r w:rsidRPr="008B77F2">
        <w:t xml:space="preserve"> the interval from the previous sample</w:t>
      </w:r>
      <w:r>
        <w:t xml:space="preserve"> </w:t>
      </w:r>
    </w:p>
    <w:p w14:paraId="6D4B7903" w14:textId="77777777" w:rsidR="00A447F3" w:rsidRDefault="00A447F3" w:rsidP="00A447F3">
      <w:pPr>
        <w:ind w:left="720"/>
      </w:pPr>
      <w:r>
        <w:rPr>
          <w:b/>
          <w:bCs/>
        </w:rPr>
        <w:t>Requirement:</w:t>
      </w:r>
      <w:r>
        <w:t xml:space="preserve"> The solution shall make available the time when the measurement was started if that is different from the time that can be calculated using the time the measurement was sampled and the interval from the previous sample.</w:t>
      </w:r>
    </w:p>
    <w:p w14:paraId="036E587C" w14:textId="77777777" w:rsidR="00A447F3" w:rsidRDefault="00A447F3" w:rsidP="00B84F8F">
      <w:pPr>
        <w:pStyle w:val="Heading3"/>
      </w:pPr>
      <w:bookmarkStart w:id="236" w:name="_Toc223392276"/>
      <w:r>
        <w:t>Problems with a measurement</w:t>
      </w:r>
      <w:bookmarkEnd w:id="236"/>
    </w:p>
    <w:p w14:paraId="3B455235" w14:textId="77777777" w:rsidR="00A447F3" w:rsidRDefault="00A447F3" w:rsidP="00A447F3">
      <w:r>
        <w:t>It is possible for a measurement device to not correctly record a value:</w:t>
      </w:r>
    </w:p>
    <w:p w14:paraId="6D6F87D4" w14:textId="77777777" w:rsidR="00A447F3" w:rsidRDefault="00A447F3" w:rsidP="00A447F3">
      <w:pPr>
        <w:pStyle w:val="ListParagraph"/>
        <w:numPr>
          <w:ilvl w:val="0"/>
          <w:numId w:val="84"/>
        </w:numPr>
        <w:spacing w:line="259" w:lineRule="auto"/>
      </w:pPr>
      <w:r>
        <w:t>The device is reset during a measurement interval so only part of the interval is measured</w:t>
      </w:r>
    </w:p>
    <w:p w14:paraId="6ABAC247" w14:textId="77777777" w:rsidR="00A447F3" w:rsidRPr="006F4D11" w:rsidRDefault="00A447F3" w:rsidP="00A447F3">
      <w:pPr>
        <w:pStyle w:val="ListParagraph"/>
        <w:numPr>
          <w:ilvl w:val="0"/>
          <w:numId w:val="84"/>
        </w:numPr>
        <w:spacing w:line="259" w:lineRule="auto"/>
        <w:rPr>
          <w:b/>
          <w:bCs/>
        </w:rPr>
      </w:pPr>
      <w:r>
        <w:t>The measurement device operation is degraded so that a measurement is not accurate</w:t>
      </w:r>
    </w:p>
    <w:p w14:paraId="19BC1E26" w14:textId="77777777" w:rsidR="00A447F3" w:rsidRPr="006F4D11" w:rsidRDefault="00A447F3" w:rsidP="00A447F3">
      <w:pPr>
        <w:ind w:left="360"/>
      </w:pPr>
      <w:r w:rsidRPr="006F4D11">
        <w:rPr>
          <w:b/>
          <w:bCs/>
        </w:rPr>
        <w:t xml:space="preserve">Requirement: </w:t>
      </w:r>
      <w:r>
        <w:t>The solution shall allow reporting of a value for a measurement but shall also allow reporting of issues with that measurement including covering the cases where the measurement is not accurate or missing completely.</w:t>
      </w:r>
    </w:p>
    <w:p w14:paraId="60DD510C" w14:textId="77777777" w:rsidR="00A447F3" w:rsidRDefault="00A447F3" w:rsidP="00B84F8F">
      <w:pPr>
        <w:pStyle w:val="Heading3"/>
      </w:pPr>
      <w:bookmarkStart w:id="237" w:name="_Toc223392277"/>
      <w:r>
        <w:t>Framing a measure</w:t>
      </w:r>
      <w:bookmarkEnd w:id="237"/>
    </w:p>
    <w:p w14:paraId="257B30DF" w14:textId="77777777" w:rsidR="00A447F3" w:rsidRDefault="00A447F3" w:rsidP="00A447F3">
      <w:r>
        <w:t>A measurement device may be activated and maybe deactivated. There may be ongoing measurement reporting such that the measurement from the newly activated devices is added to a stream of ongoing measurements and such that measurements from a newly deactivated device are no longer present in the stream. It is possible that reporting of a measurement is significantly delayed.</w:t>
      </w:r>
    </w:p>
    <w:p w14:paraId="020EA9FE" w14:textId="77777777" w:rsidR="00A447F3" w:rsidRDefault="00A447F3" w:rsidP="00A447F3">
      <w:pPr>
        <w:ind w:left="720"/>
      </w:pPr>
      <w:r>
        <w:rPr>
          <w:b/>
          <w:bCs/>
        </w:rPr>
        <w:t>Requirement:</w:t>
      </w:r>
      <w:r>
        <w:t xml:space="preserve"> The solution shall provide an opportunity to indicate that a measurement is the temporal first or the temporal final measurement for a particular detector/measure in a stream of ongoing measurements. </w:t>
      </w:r>
    </w:p>
    <w:p w14:paraId="079C13A0" w14:textId="77777777" w:rsidR="00A447F3" w:rsidRDefault="00A447F3" w:rsidP="00A447F3">
      <w:pPr>
        <w:ind w:left="720"/>
      </w:pPr>
      <w:r>
        <w:rPr>
          <w:b/>
          <w:bCs/>
        </w:rPr>
        <w:t xml:space="preserve">Requirement: </w:t>
      </w:r>
      <w:r>
        <w:t>The solution shall provide an opportunity to indicate that a measurement report is for a measurement taken some while ago (and hence is delayed). This indication will be in addition to the time of the measurement.</w:t>
      </w:r>
    </w:p>
    <w:p w14:paraId="09A983E6" w14:textId="77777777" w:rsidR="00A447F3" w:rsidRDefault="00A447F3" w:rsidP="00B84F8F">
      <w:pPr>
        <w:pStyle w:val="Heading3"/>
      </w:pPr>
      <w:bookmarkStart w:id="238" w:name="_Toc223392278"/>
      <w:r>
        <w:lastRenderedPageBreak/>
        <w:t>Relative measurements</w:t>
      </w:r>
      <w:bookmarkEnd w:id="238"/>
    </w:p>
    <w:p w14:paraId="4735BD73" w14:textId="77777777" w:rsidR="00A447F3" w:rsidRDefault="00A447F3" w:rsidP="00A447F3">
      <w:r>
        <w:t>Where measurements are in some way relative to a previous measurement it is necessary for the provider to report an absolute baseline against which a stream of relative measurements can be assessed. NOTE: This is not required in this release but is provided in preparation for future capabilities.</w:t>
      </w:r>
    </w:p>
    <w:p w14:paraId="73B1CA7B" w14:textId="77777777" w:rsidR="00A447F3" w:rsidRDefault="00A447F3" w:rsidP="00A447F3">
      <w:pPr>
        <w:ind w:left="720"/>
      </w:pPr>
      <w:r>
        <w:rPr>
          <w:b/>
          <w:bCs/>
        </w:rPr>
        <w:t xml:space="preserve">Requirement: </w:t>
      </w:r>
      <w:r>
        <w:t>The solution shall provide an opportunity for the provider to indicate that a measurement is a baseline. The baseline will be required:</w:t>
      </w:r>
    </w:p>
    <w:p w14:paraId="06B1C49A" w14:textId="77777777" w:rsidR="00A447F3" w:rsidRDefault="00A447F3" w:rsidP="00A447F3">
      <w:pPr>
        <w:pStyle w:val="ListParagraph"/>
        <w:numPr>
          <w:ilvl w:val="0"/>
          <w:numId w:val="85"/>
        </w:numPr>
        <w:spacing w:line="259" w:lineRule="auto"/>
      </w:pPr>
      <w:r>
        <w:t>at the start of a measurement sequence</w:t>
      </w:r>
    </w:p>
    <w:p w14:paraId="6CCFFB6B" w14:textId="77777777" w:rsidR="00A447F3" w:rsidRDefault="00A447F3" w:rsidP="00A447F3">
      <w:pPr>
        <w:pStyle w:val="ListParagraph"/>
        <w:numPr>
          <w:ilvl w:val="0"/>
          <w:numId w:val="85"/>
        </w:numPr>
        <w:spacing w:line="259" w:lineRule="auto"/>
      </w:pPr>
      <w:r>
        <w:t>on subscription by the client</w:t>
      </w:r>
    </w:p>
    <w:p w14:paraId="01ED2FE9" w14:textId="77777777" w:rsidR="00A447F3" w:rsidRDefault="00A447F3" w:rsidP="00A447F3">
      <w:pPr>
        <w:pStyle w:val="ListParagraph"/>
        <w:numPr>
          <w:ilvl w:val="0"/>
          <w:numId w:val="85"/>
        </w:numPr>
        <w:spacing w:line="259" w:lineRule="auto"/>
      </w:pPr>
      <w:r>
        <w:t>at some intermediate point when requested by the client</w:t>
      </w:r>
    </w:p>
    <w:p w14:paraId="0353B0D3" w14:textId="77777777" w:rsidR="00A447F3" w:rsidRDefault="00A447F3" w:rsidP="00A447F3">
      <w:r>
        <w:t>Note that there currently is no subscription method defined to acquire baseline reports. This will be covered in a future release.</w:t>
      </w:r>
    </w:p>
    <w:p w14:paraId="3CB34474" w14:textId="77777777" w:rsidR="00A447F3" w:rsidRDefault="00A447F3" w:rsidP="00B84F8F">
      <w:pPr>
        <w:pStyle w:val="Heading3"/>
      </w:pPr>
      <w:bookmarkStart w:id="239" w:name="_Toc223392279"/>
      <w:r>
        <w:t>Qualifying the measurement</w:t>
      </w:r>
      <w:bookmarkEnd w:id="239"/>
    </w:p>
    <w:p w14:paraId="4455F0A6" w14:textId="77777777" w:rsidR="00A447F3" w:rsidRDefault="00A447F3" w:rsidP="00A447F3">
      <w:r>
        <w:t>Some measurements require further qualification such as direction of the measurement, the end of the measurement, detailed name of the measurement etc.</w:t>
      </w:r>
    </w:p>
    <w:p w14:paraId="2FFDF2B0" w14:textId="77777777" w:rsidR="00A447F3" w:rsidRPr="00D54DB3" w:rsidRDefault="00A447F3" w:rsidP="00A447F3">
      <w:pPr>
        <w:ind w:left="720"/>
      </w:pPr>
      <w:r>
        <w:rPr>
          <w:b/>
          <w:bCs/>
        </w:rPr>
        <w:t xml:space="preserve">Requirement: </w:t>
      </w:r>
      <w:r>
        <w:t>The solution shall provide support for necessary measurement qualifications to highlight direction when not “obvious” from the measure and highlight point of measurement (e.g., far end).</w:t>
      </w:r>
    </w:p>
    <w:p w14:paraId="3C54105F" w14:textId="77777777" w:rsidR="003B6F90" w:rsidRDefault="003B6F90" w:rsidP="001925CA">
      <w:pPr>
        <w:pStyle w:val="Heading2"/>
      </w:pPr>
      <w:bookmarkStart w:id="240" w:name="_Toc223392280"/>
      <w:r>
        <w:t>The solution</w:t>
      </w:r>
      <w:bookmarkEnd w:id="240"/>
    </w:p>
    <w:p w14:paraId="0004DC77" w14:textId="77777777" w:rsidR="00B84F8F" w:rsidRDefault="00B84F8F" w:rsidP="003B6F90">
      <w:pPr>
        <w:pStyle w:val="Heading3"/>
      </w:pPr>
      <w:bookmarkStart w:id="241" w:name="_Toc223392281"/>
      <w:r>
        <w:t>Solution technology</w:t>
      </w:r>
      <w:bookmarkEnd w:id="241"/>
    </w:p>
    <w:p w14:paraId="558A6D70" w14:textId="3E3EF1DF" w:rsidR="00B84F8F" w:rsidRPr="00B84F8F" w:rsidRDefault="00B84F8F" w:rsidP="00B84F8F">
      <w:r>
        <w:t xml:space="preserve">Considering the requirements above, a </w:t>
      </w:r>
      <w:r w:rsidR="003F1A9E">
        <w:t>gNMI</w:t>
      </w:r>
      <w:r>
        <w:t xml:space="preserve"> s</w:t>
      </w:r>
      <w:r w:rsidR="003B6F90">
        <w:t>tream</w:t>
      </w:r>
      <w:r w:rsidR="002C20B9">
        <w:t xml:space="preserve"> [GNMI-SPEC]</w:t>
      </w:r>
      <w:r w:rsidR="003B6F90">
        <w:t xml:space="preserve"> with protobuf encoding</w:t>
      </w:r>
      <w:r w:rsidR="002C20B9">
        <w:t xml:space="preserve"> [GNMI-PROTO]</w:t>
      </w:r>
      <w:r w:rsidR="003B6F90">
        <w:t xml:space="preserve"> was chosen as the solution technology. The following subsections describe this approach.</w:t>
      </w:r>
    </w:p>
    <w:p w14:paraId="3A9541F9" w14:textId="77777777" w:rsidR="00A447F3" w:rsidRDefault="00A447F3" w:rsidP="003B6F90">
      <w:pPr>
        <w:pStyle w:val="Heading3"/>
      </w:pPr>
      <w:bookmarkStart w:id="242" w:name="_Toc223392282"/>
      <w:r>
        <w:t>Discover supported and available streams</w:t>
      </w:r>
      <w:bookmarkEnd w:id="242"/>
    </w:p>
    <w:p w14:paraId="0B10BE75" w14:textId="019CF0A7" w:rsidR="00A447F3" w:rsidRDefault="00A447F3" w:rsidP="00A447F3">
      <w:r>
        <w:t xml:space="preserve">Where performance data streaming via </w:t>
      </w:r>
      <w:r w:rsidR="003F1A9E">
        <w:t>gNMI</w:t>
      </w:r>
      <w:r>
        <w:t>/Protobuf is supported, streams will be declared that have supported-stream-type details with:</w:t>
      </w:r>
    </w:p>
    <w:p w14:paraId="1C674F8B" w14:textId="77777777" w:rsidR="00A447F3" w:rsidRDefault="00A447F3" w:rsidP="00A447F3">
      <w:pPr>
        <w:pStyle w:val="ListParagraph"/>
        <w:numPr>
          <w:ilvl w:val="0"/>
          <w:numId w:val="81"/>
        </w:numPr>
        <w:spacing w:line="259" w:lineRule="auto"/>
      </w:pPr>
      <w:r>
        <w:t>stream-type-content: measurement-details</w:t>
      </w:r>
    </w:p>
    <w:p w14:paraId="42635473" w14:textId="77777777" w:rsidR="00A447F3" w:rsidRDefault="00A447F3" w:rsidP="00A447F3">
      <w:pPr>
        <w:pStyle w:val="ListParagraph"/>
        <w:numPr>
          <w:ilvl w:val="0"/>
          <w:numId w:val="81"/>
        </w:numPr>
        <w:spacing w:line="259" w:lineRule="auto"/>
      </w:pPr>
      <w:r>
        <w:t>log-record-strategy: WHOLE_ENTITY</w:t>
      </w:r>
    </w:p>
    <w:p w14:paraId="77AB8828" w14:textId="77777777" w:rsidR="00A447F3" w:rsidRDefault="00A447F3" w:rsidP="00A447F3">
      <w:pPr>
        <w:pStyle w:val="ListParagraph"/>
        <w:numPr>
          <w:ilvl w:val="0"/>
          <w:numId w:val="81"/>
        </w:numPr>
        <w:spacing w:line="259" w:lineRule="auto"/>
      </w:pPr>
      <w:r>
        <w:t>record-trigger: PERIODIC</w:t>
      </w:r>
    </w:p>
    <w:p w14:paraId="0A935235" w14:textId="77777777" w:rsidR="00A447F3" w:rsidRDefault="00A447F3" w:rsidP="00A447F3">
      <w:pPr>
        <w:pStyle w:val="ListParagraph"/>
        <w:numPr>
          <w:ilvl w:val="0"/>
          <w:numId w:val="81"/>
        </w:numPr>
        <w:spacing w:line="259" w:lineRule="auto"/>
      </w:pPr>
      <w:r>
        <w:t>log-storage-strategy: TRUNCATED</w:t>
      </w:r>
    </w:p>
    <w:p w14:paraId="50C56F7A" w14:textId="77777777" w:rsidR="00A447F3" w:rsidRDefault="00A447F3" w:rsidP="00A447F3">
      <w:pPr>
        <w:pStyle w:val="ListParagraph"/>
        <w:numPr>
          <w:ilvl w:val="0"/>
          <w:numId w:val="81"/>
        </w:numPr>
        <w:spacing w:line="259" w:lineRule="auto"/>
      </w:pPr>
      <w:r>
        <w:t>record-retention: This is in terms of minutes and clarifies the truncation statement</w:t>
      </w:r>
      <w:r w:rsidR="00F8146C">
        <w:t>. The specific setting for record-retention is an implementation choice that depends upon deployment parameters etc.</w:t>
      </w:r>
    </w:p>
    <w:p w14:paraId="41528C50" w14:textId="77777777" w:rsidR="00A447F3" w:rsidRDefault="00A447F3" w:rsidP="00A447F3">
      <w:pPr>
        <w:pStyle w:val="ListParagraph"/>
        <w:numPr>
          <w:ilvl w:val="0"/>
          <w:numId w:val="81"/>
        </w:numPr>
        <w:spacing w:line="259" w:lineRule="auto"/>
      </w:pPr>
      <w:r>
        <w:t>allowed-connection-protocol: GNMI</w:t>
      </w:r>
    </w:p>
    <w:p w14:paraId="16DDAF9C" w14:textId="77777777" w:rsidR="00A447F3" w:rsidRPr="002B4B66" w:rsidRDefault="00A447F3" w:rsidP="00A447F3">
      <w:pPr>
        <w:pStyle w:val="ListParagraph"/>
        <w:numPr>
          <w:ilvl w:val="0"/>
          <w:numId w:val="81"/>
        </w:numPr>
        <w:spacing w:line="259" w:lineRule="auto"/>
      </w:pPr>
      <w:r>
        <w:t>encoding-format: PROTOBUF</w:t>
      </w:r>
    </w:p>
    <w:p w14:paraId="51A69F48" w14:textId="77777777" w:rsidR="00A447F3" w:rsidRDefault="00A447F3" w:rsidP="00A447F3">
      <w:pPr>
        <w:pStyle w:val="ListParagraph"/>
        <w:numPr>
          <w:ilvl w:val="0"/>
          <w:numId w:val="81"/>
        </w:numPr>
        <w:spacing w:line="259" w:lineRule="auto"/>
      </w:pPr>
      <w:r>
        <w:t>information-record-strategy: Not specified at this stage and is not required to be used, but can be used in a proprietary mode to allow suppression, value expectation and dither reduction. This will be defined in a future release</w:t>
      </w:r>
    </w:p>
    <w:p w14:paraId="00395C0F" w14:textId="77777777" w:rsidR="00F8146C" w:rsidRDefault="00F8146C" w:rsidP="00F8146C">
      <w:pPr>
        <w:spacing w:line="259" w:lineRule="auto"/>
      </w:pPr>
      <w:r>
        <w:t>An implementation conforming to this specification MUST support the supported-stream-type defined above.</w:t>
      </w:r>
    </w:p>
    <w:p w14:paraId="338D6931" w14:textId="77777777" w:rsidR="00A447F3" w:rsidRDefault="00A447F3" w:rsidP="003B6F90">
      <w:pPr>
        <w:pStyle w:val="Heading3"/>
      </w:pPr>
      <w:bookmarkStart w:id="243" w:name="_Toc223392283"/>
      <w:r>
        <w:lastRenderedPageBreak/>
        <w:t>TAPI Model</w:t>
      </w:r>
      <w:bookmarkEnd w:id="243"/>
    </w:p>
    <w:p w14:paraId="53094A0D" w14:textId="77777777" w:rsidR="00A447F3" w:rsidRDefault="00601246" w:rsidP="00A447F3">
      <w:r>
        <w:t>The stream reports completed measurements. The</w:t>
      </w:r>
      <w:r w:rsidR="00A447F3">
        <w:t xml:space="preserve"> completed measurement is not represented by a formal class in the </w:t>
      </w:r>
      <w:r>
        <w:t>tree</w:t>
      </w:r>
      <w:r w:rsidR="00A447F3">
        <w:t xml:space="preserve">. The completed measurement is a fleeting transient instance that exists between the capture of current-data and the creation of the history-data. A class representing this structure </w:t>
      </w:r>
      <w:r w:rsidR="0012589B">
        <w:t>is essentially</w:t>
      </w:r>
      <w:r w:rsidR="00A447F3">
        <w:t xml:space="preserve"> positioned under the oam-job </w:t>
      </w:r>
      <w:r w:rsidR="0012589B">
        <w:t>that controls the measurement</w:t>
      </w:r>
      <w:r w:rsidR="00A447F3">
        <w:t xml:space="preserve">, but it </w:t>
      </w:r>
      <w:r w:rsidR="00900AA1">
        <w:t>is not</w:t>
      </w:r>
      <w:r w:rsidR="00A447F3">
        <w:t xml:space="preserve"> retrievable as it is essentially created and deleted instantaneously. It would also not fit the normal streaming/notification pattern </w:t>
      </w:r>
      <w:r>
        <w:t>as</w:t>
      </w:r>
      <w:r w:rsidR="00A447F3">
        <w:t xml:space="preserve"> reporting deletion would be redundant.</w:t>
      </w:r>
    </w:p>
    <w:p w14:paraId="266AC75D" w14:textId="6B530562" w:rsidR="00A447F3" w:rsidRDefault="00A447F3" w:rsidP="00A447F3">
      <w:r>
        <w:t>In the streaming model</w:t>
      </w:r>
      <w:r w:rsidR="00B2439F">
        <w:t>,</w:t>
      </w:r>
      <w:r>
        <w:t xml:space="preserve"> the entity is called measurement-details and its path includes the related oam-job</w:t>
      </w:r>
      <w:r w:rsidR="00B2439F">
        <w:rPr>
          <w:rStyle w:val="FootnoteReference"/>
        </w:rPr>
        <w:footnoteReference w:id="68"/>
      </w:r>
      <w:r>
        <w:t xml:space="preserve"> such that it has essentially been placed in the tree under oam-job. The streaming of measurement-details can be considered as the reporting of both the creation and deletion of the instance in one report.</w:t>
      </w:r>
    </w:p>
    <w:p w14:paraId="696F112D" w14:textId="31E02FB7" w:rsidR="00A447F3" w:rsidRDefault="00A447F3" w:rsidP="00A447F3">
      <w:r>
        <w:t>In the defined performance data streaming model, described below, it is possible to collect many measurements in one measurement-details structure. The current structure allows for the reporting of multiple measures which all belong to the same oam-job</w:t>
      </w:r>
      <w:r w:rsidR="00C4715B">
        <w:rPr>
          <w:rStyle w:val="FootnoteReference"/>
        </w:rPr>
        <w:footnoteReference w:id="69"/>
      </w:r>
      <w:r>
        <w:t xml:space="preserve">. Where measures that belong to several jobs are required to be streamed in a single record, a new oam-job instance would be required to do the collection, i.e., there </w:t>
      </w:r>
      <w:r w:rsidR="008B30AF">
        <w:t>can be no more than one</w:t>
      </w:r>
      <w:r>
        <w:t xml:space="preserve"> oam-job defined that details the collection to be streamed</w:t>
      </w:r>
      <w:r w:rsidR="008B30AF">
        <w:t xml:space="preserve"> in one record</w:t>
      </w:r>
      <w:r>
        <w:t>.</w:t>
      </w:r>
    </w:p>
    <w:p w14:paraId="64F2D5BE" w14:textId="77777777" w:rsidR="00A447F3" w:rsidRDefault="00A447F3" w:rsidP="00A447F3">
      <w:r>
        <w:t>Once an appropriate oam-job is defined for the maximal collection, the measure of the job may be reported separately if necessary/desired.</w:t>
      </w:r>
    </w:p>
    <w:p w14:paraId="52FED787" w14:textId="0880C1F7" w:rsidR="00695166" w:rsidRPr="005F7E9E" w:rsidRDefault="00695166" w:rsidP="00A447F3">
      <w:r>
        <w:t>The solution defined here allows for reporting against entities other than oam-job</w:t>
      </w:r>
      <w:r w:rsidR="00E455A4">
        <w:t xml:space="preserve"> as well as</w:t>
      </w:r>
      <w:r w:rsidR="008B30AF">
        <w:t xml:space="preserve"> reporting</w:t>
      </w:r>
      <w:r w:rsidR="00E455A4">
        <w:t xml:space="preserve"> with no </w:t>
      </w:r>
      <w:r w:rsidR="00ED5738">
        <w:t xml:space="preserve">path </w:t>
      </w:r>
      <w:r w:rsidR="00C4715B">
        <w:t>detail</w:t>
      </w:r>
      <w:r w:rsidR="00ED5738">
        <w:t xml:space="preserve"> (i.e., considered directly under the context)</w:t>
      </w:r>
      <w:bookmarkStart w:id="244" w:name="_Hlk146116810"/>
      <w:r w:rsidR="00C4715B">
        <w:rPr>
          <w:rStyle w:val="FootnoteReference"/>
        </w:rPr>
        <w:footnoteReference w:id="70"/>
      </w:r>
      <w:bookmarkEnd w:id="244"/>
      <w:r w:rsidR="00ED5738">
        <w:t>. These options apply</w:t>
      </w:r>
      <w:r w:rsidR="00E455A4">
        <w:t xml:space="preserve"> where the references in the report are sufficient to uniquely identify the measurement</w:t>
      </w:r>
      <w:r w:rsidR="00ED5738">
        <w:t xml:space="preserve"> within the defined path</w:t>
      </w:r>
      <w:r w:rsidR="00E455A4">
        <w:t>.</w:t>
      </w:r>
    </w:p>
    <w:p w14:paraId="159F3967" w14:textId="77777777" w:rsidR="00A447F3" w:rsidRDefault="00A447F3" w:rsidP="003B6F90">
      <w:pPr>
        <w:pStyle w:val="Heading3"/>
      </w:pPr>
      <w:bookmarkStart w:id="245" w:name="_Toc223392284"/>
      <w:r>
        <w:t>Transfer technologies</w:t>
      </w:r>
      <w:bookmarkEnd w:id="245"/>
    </w:p>
    <w:p w14:paraId="1869D25A" w14:textId="011581CE" w:rsidR="00A447F3" w:rsidRDefault="00C4715B" w:rsidP="00A447F3">
      <w:r>
        <w:t>Whilst t</w:t>
      </w:r>
      <w:r w:rsidR="00A447F3">
        <w:t xml:space="preserve">here are several technologies that are oriented towards efficient transfer of large volumes of information where that information has the characteristics of performance measurements. In the photonic network environment, the most prevalent technology is the Protobuf encoded </w:t>
      </w:r>
      <w:r w:rsidR="003F1A9E">
        <w:t>gNMI</w:t>
      </w:r>
      <w:r w:rsidR="00A447F3">
        <w:t xml:space="preserve"> Streaming.</w:t>
      </w:r>
    </w:p>
    <w:p w14:paraId="2EB7876F" w14:textId="6BAF569C" w:rsidR="00A447F3" w:rsidRPr="008A7F94" w:rsidRDefault="00A447F3" w:rsidP="00A447F3">
      <w:r>
        <w:t xml:space="preserve">On that basis a TAPI stream that takes advantage of </w:t>
      </w:r>
      <w:r w:rsidR="003F1A9E">
        <w:t>gNMI</w:t>
      </w:r>
      <w:r>
        <w:t xml:space="preserve"> and Protobuf has been defined. That definition is explained in the following sections.</w:t>
      </w:r>
    </w:p>
    <w:p w14:paraId="51D384C4" w14:textId="071715DD" w:rsidR="00A447F3" w:rsidRDefault="00A447F3" w:rsidP="001925CA">
      <w:pPr>
        <w:pStyle w:val="Heading2"/>
      </w:pPr>
      <w:bookmarkStart w:id="246" w:name="_Ref143677339"/>
      <w:bookmarkStart w:id="247" w:name="_Toc223392285"/>
      <w:r>
        <w:t xml:space="preserve">The </w:t>
      </w:r>
      <w:r w:rsidR="003F1A9E">
        <w:t>gNMI</w:t>
      </w:r>
      <w:r>
        <w:t xml:space="preserve"> Stream</w:t>
      </w:r>
      <w:bookmarkEnd w:id="246"/>
      <w:bookmarkEnd w:id="247"/>
    </w:p>
    <w:p w14:paraId="3A992C12" w14:textId="1174F1FC" w:rsidR="00A447F3" w:rsidRDefault="00A447F3" w:rsidP="00A447F3">
      <w:r>
        <w:t xml:space="preserve">The </w:t>
      </w:r>
      <w:r w:rsidR="003F1A9E">
        <w:t>gNMI</w:t>
      </w:r>
      <w:r>
        <w:t xml:space="preserve"> Stream (reference) supports a subscription strategy that allows the client to select which entities are streamed. </w:t>
      </w:r>
      <w:r w:rsidR="004035EA">
        <w:t>The</w:t>
      </w:r>
      <w:r>
        <w:t xml:space="preserve"> measurement data is</w:t>
      </w:r>
      <w:r w:rsidR="004035EA">
        <w:t xml:space="preserve"> assumed to</w:t>
      </w:r>
      <w:r w:rsidR="00ED5738">
        <w:t xml:space="preserve"> normally</w:t>
      </w:r>
      <w:r w:rsidR="004035EA">
        <w:t xml:space="preserve"> be</w:t>
      </w:r>
      <w:r>
        <w:t xml:space="preserve"> positioned directly under the oam-job</w:t>
      </w:r>
      <w:r w:rsidR="004035EA">
        <w:t>. As a consequence,</w:t>
      </w:r>
      <w:r>
        <w:t xml:space="preserve"> the subscription selection opportunity allows filtering on a per job basis. In the TAPI application it is expected that minimal use will be made of the subscription selection opportunities as the context defines what the client is interested in and hence all enabled performance measures are of interest.</w:t>
      </w:r>
    </w:p>
    <w:p w14:paraId="213C725A" w14:textId="20552F8E" w:rsidR="001925CA" w:rsidRDefault="00A447F3" w:rsidP="00A447F3">
      <w:r>
        <w:t xml:space="preserve">The </w:t>
      </w:r>
      <w:r w:rsidR="003F1A9E">
        <w:t>gNMI</w:t>
      </w:r>
      <w:r>
        <w:t xml:space="preserve"> Stream allows for extension with data not defined in the </w:t>
      </w:r>
      <w:r w:rsidR="003F1A9E">
        <w:t>gNMI</w:t>
      </w:r>
      <w:r>
        <w:t xml:space="preserve"> models. The TAPI solution takes advantage of this extension opportunity.</w:t>
      </w:r>
    </w:p>
    <w:p w14:paraId="26FBA8EF" w14:textId="77777777" w:rsidR="00A447F3" w:rsidRDefault="00375A28" w:rsidP="003B6F90">
      <w:pPr>
        <w:pStyle w:val="Heading3"/>
      </w:pPr>
      <w:bookmarkStart w:id="248" w:name="_Toc223392286"/>
      <w:r>
        <w:t>YANG</w:t>
      </w:r>
      <w:r w:rsidR="00A447F3">
        <w:t xml:space="preserve"> and Protobuf</w:t>
      </w:r>
      <w:bookmarkEnd w:id="248"/>
    </w:p>
    <w:p w14:paraId="1F8CA22E" w14:textId="4D67B76D" w:rsidR="00A447F3" w:rsidRDefault="00A447F3" w:rsidP="00A447F3">
      <w:r>
        <w:t xml:space="preserve">The following section focusses on the core </w:t>
      </w:r>
      <w:r w:rsidR="00375A28">
        <w:t>YANG</w:t>
      </w:r>
      <w:r>
        <w:t xml:space="preserve"> and Protobuf structure. The key class in the PM report is qualified-measurement-common. </w:t>
      </w:r>
      <w:r w:rsidR="00BE35BD">
        <w:t>The</w:t>
      </w:r>
      <w:r w:rsidR="00B90A17">
        <w:t xml:space="preserve"> UML model</w:t>
      </w:r>
      <w:r w:rsidR="007629A4">
        <w:t xml:space="preserve"> (see section </w:t>
      </w:r>
      <w:r w:rsidR="007629A4">
        <w:fldChar w:fldCharType="begin"/>
      </w:r>
      <w:r w:rsidR="007629A4">
        <w:instrText xml:space="preserve"> REF _Ref144311606 \r \h </w:instrText>
      </w:r>
      <w:r w:rsidR="007629A4">
        <w:fldChar w:fldCharType="separate"/>
      </w:r>
      <w:r w:rsidR="00916DFC">
        <w:t>8.2.2</w:t>
      </w:r>
      <w:r w:rsidR="007629A4">
        <w:fldChar w:fldCharType="end"/>
      </w:r>
      <w:r w:rsidR="007629A4">
        <w:t xml:space="preserve"> </w:t>
      </w:r>
      <w:r w:rsidR="007629A4">
        <w:fldChar w:fldCharType="begin"/>
      </w:r>
      <w:r w:rsidR="007629A4">
        <w:instrText xml:space="preserve"> REF _Ref144311606 \h </w:instrText>
      </w:r>
      <w:r w:rsidR="007629A4">
        <w:fldChar w:fldCharType="separate"/>
      </w:r>
      <w:r w:rsidR="00916DFC">
        <w:t>The model of gNMI protobuf</w:t>
      </w:r>
      <w:r w:rsidR="007629A4">
        <w:fldChar w:fldCharType="end"/>
      </w:r>
      <w:r w:rsidR="007629A4">
        <w:t xml:space="preserve"> on page </w:t>
      </w:r>
      <w:r w:rsidR="007629A4">
        <w:fldChar w:fldCharType="begin"/>
      </w:r>
      <w:r w:rsidR="007629A4">
        <w:instrText xml:space="preserve"> PAGEREF _Ref144311606 \h </w:instrText>
      </w:r>
      <w:r w:rsidR="007629A4">
        <w:fldChar w:fldCharType="separate"/>
      </w:r>
      <w:r w:rsidR="00916DFC">
        <w:rPr>
          <w:noProof/>
        </w:rPr>
        <w:t>130</w:t>
      </w:r>
      <w:r w:rsidR="007629A4">
        <w:fldChar w:fldCharType="end"/>
      </w:r>
      <w:r w:rsidR="007629A4">
        <w:t>)</w:t>
      </w:r>
      <w:r w:rsidR="00BE35BD">
        <w:t xml:space="preserve"> defines the protobuf enumerations.</w:t>
      </w:r>
    </w:p>
    <w:p w14:paraId="713691E1" w14:textId="77777777" w:rsidR="00BE35BD" w:rsidRDefault="00BE35BD" w:rsidP="00BE35BD">
      <w:pPr>
        <w:pStyle w:val="Heading4"/>
      </w:pPr>
      <w:bookmarkStart w:id="249" w:name="_Toc223392287"/>
      <w:r>
        <w:lastRenderedPageBreak/>
        <w:t xml:space="preserve">The </w:t>
      </w:r>
      <w:r w:rsidR="00375A28">
        <w:t>YANG</w:t>
      </w:r>
      <w:r>
        <w:t xml:space="preserve"> schema</w:t>
      </w:r>
      <w:bookmarkEnd w:id="249"/>
    </w:p>
    <w:p w14:paraId="440A9C63" w14:textId="07CA0B10" w:rsidR="00BE35BD" w:rsidRPr="00BE35BD" w:rsidRDefault="00BE35BD" w:rsidP="00BE35BD">
      <w:r>
        <w:t xml:space="preserve">This section highlights the key structures in </w:t>
      </w:r>
      <w:r w:rsidR="00375A28">
        <w:t>YANG</w:t>
      </w:r>
      <w:r>
        <w:t xml:space="preserve"> </w:t>
      </w:r>
      <w:r w:rsidR="001D1BEB">
        <w:t xml:space="preserve">schema in the form of a </w:t>
      </w:r>
      <w:r w:rsidR="00375A28">
        <w:t>YANG</w:t>
      </w:r>
      <w:r w:rsidR="001D1BEB">
        <w:t xml:space="preserve"> tree. The explanation of each property is provided in the documentation of the </w:t>
      </w:r>
      <w:r w:rsidR="00375A28">
        <w:t>YANG</w:t>
      </w:r>
      <w:r w:rsidR="000C3B09">
        <w:t xml:space="preserve"> (see section </w:t>
      </w:r>
      <w:r w:rsidR="000C3B09">
        <w:fldChar w:fldCharType="begin"/>
      </w:r>
      <w:r w:rsidR="000C3B09">
        <w:instrText xml:space="preserve"> REF _Ref143901720 \r \h </w:instrText>
      </w:r>
      <w:r w:rsidR="000C3B09">
        <w:fldChar w:fldCharType="separate"/>
      </w:r>
      <w:r w:rsidR="00916DFC">
        <w:t>8.8</w:t>
      </w:r>
      <w:r w:rsidR="000C3B09">
        <w:fldChar w:fldCharType="end"/>
      </w:r>
      <w:r w:rsidR="000C3B09">
        <w:t xml:space="preserve"> </w:t>
      </w:r>
      <w:r w:rsidR="000C3B09">
        <w:fldChar w:fldCharType="begin"/>
      </w:r>
      <w:r w:rsidR="000C3B09">
        <w:instrText xml:space="preserve"> REF _Ref143901720 \h </w:instrText>
      </w:r>
      <w:r w:rsidR="000C3B09">
        <w:fldChar w:fldCharType="separate"/>
      </w:r>
      <w:r w:rsidR="00916DFC">
        <w:t>Appendix – Measurement YANG</w:t>
      </w:r>
      <w:r w:rsidR="000C3B09">
        <w:fldChar w:fldCharType="end"/>
      </w:r>
      <w:r w:rsidR="000C3B09">
        <w:t xml:space="preserve"> on page </w:t>
      </w:r>
      <w:r w:rsidR="000C3B09">
        <w:fldChar w:fldCharType="begin"/>
      </w:r>
      <w:r w:rsidR="000C3B09">
        <w:instrText xml:space="preserve"> PAGEREF _Ref143901720 \h </w:instrText>
      </w:r>
      <w:r w:rsidR="000C3B09">
        <w:fldChar w:fldCharType="separate"/>
      </w:r>
      <w:r w:rsidR="00916DFC">
        <w:rPr>
          <w:noProof/>
        </w:rPr>
        <w:t>143</w:t>
      </w:r>
      <w:r w:rsidR="000C3B09">
        <w:fldChar w:fldCharType="end"/>
      </w:r>
      <w:r w:rsidR="000C3B09">
        <w:t>)</w:t>
      </w:r>
      <w:r w:rsidR="001D1BEB">
        <w:t>.</w:t>
      </w:r>
    </w:p>
    <w:p w14:paraId="661E5C2D" w14:textId="77777777" w:rsidR="00BE35BD" w:rsidRPr="00E71947" w:rsidRDefault="00BE35BD" w:rsidP="00A447F3">
      <w:pPr>
        <w:rPr>
          <w:color w:val="808080" w:themeColor="background1" w:themeShade="80"/>
        </w:rPr>
      </w:pPr>
    </w:p>
    <w:bookmarkStart w:id="250" w:name="_Toc223392410"/>
    <w:p w14:paraId="35C31EDD" w14:textId="6289EB20" w:rsidR="00A22CEA" w:rsidRPr="00A22CEA" w:rsidRDefault="00A447F3" w:rsidP="00A22CEA">
      <w:pPr>
        <w:pStyle w:val="FigureCaption"/>
      </w:pPr>
      <w:r w:rsidRPr="00F32BDC">
        <w:rPr>
          <w:noProof/>
        </w:rPr>
        <mc:AlternateContent>
          <mc:Choice Requires="wps">
            <w:drawing>
              <wp:anchor distT="0" distB="0" distL="114300" distR="114300" simplePos="0" relativeHeight="251682816" behindDoc="0" locked="0" layoutInCell="1" allowOverlap="0" wp14:anchorId="498F0141" wp14:editId="0E2FF953">
                <wp:simplePos x="0" y="0"/>
                <wp:positionH relativeFrom="margin">
                  <wp:posOffset>0</wp:posOffset>
                </wp:positionH>
                <wp:positionV relativeFrom="paragraph">
                  <wp:posOffset>0</wp:posOffset>
                </wp:positionV>
                <wp:extent cx="6602095" cy="7856855"/>
                <wp:effectExtent l="0" t="0" r="27305" b="10795"/>
                <wp:wrapTopAndBottom/>
                <wp:docPr id="2"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2095" cy="7856855"/>
                        </a:xfrm>
                        <a:prstGeom prst="rect">
                          <a:avLst/>
                        </a:prstGeom>
                        <a:solidFill>
                          <a:schemeClr val="accent4">
                            <a:lumMod val="20000"/>
                            <a:lumOff val="80000"/>
                          </a:schemeClr>
                        </a:solidFill>
                        <a:ln>
                          <a:solidFill>
                            <a:schemeClr val="tx1"/>
                          </a:solidFill>
                        </a:ln>
                      </wps:spPr>
                      <wps:txbx>
                        <w:txbxContent>
                          <w:p w14:paraId="37C2E9CA"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module: tapi-gnmi-streaming</w:t>
                            </w:r>
                          </w:p>
                          <w:p w14:paraId="4B8FBA1B"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augment /tapi-streaming:stream-record:</w:t>
                            </w:r>
                          </w:p>
                          <w:p w14:paraId="63E381D6"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subscribe-response</w:t>
                            </w:r>
                          </w:p>
                          <w:p w14:paraId="29F8DB64"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+--ro notification</w:t>
                            </w:r>
                          </w:p>
                          <w:p w14:paraId="4B054D57"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+--ro timestamp?   uint64</w:t>
                            </w:r>
                          </w:p>
                          <w:p w14:paraId="2574DD6C"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+--ro prefix</w:t>
                            </w:r>
                          </w:p>
                          <w:p w14:paraId="0F5F3168"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  +--ro origin?   string</w:t>
                            </w:r>
                          </w:p>
                          <w:p w14:paraId="51F72CF6"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  +--ro elem* []</w:t>
                            </w:r>
                          </w:p>
                          <w:p w14:paraId="1284AC77"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  |  +--ro name?   string</w:t>
                            </w:r>
                          </w:p>
                          <w:p w14:paraId="06D91592"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  |  +--ro key</w:t>
                            </w:r>
                          </w:p>
                          <w:p w14:paraId="511D2854"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  |     +--ro value-name?   string</w:t>
                            </w:r>
                          </w:p>
                          <w:p w14:paraId="66A0F162"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  |     +--ro value?        string</w:t>
                            </w:r>
                          </w:p>
                          <w:p w14:paraId="475938C2"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  +--ro target?   string</w:t>
                            </w:r>
                          </w:p>
                          <w:p w14:paraId="44E3437E"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+--ro update* []</w:t>
                            </w:r>
                          </w:p>
                          <w:p w14:paraId="5DA10A85"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+--ro path</w:t>
                            </w:r>
                          </w:p>
                          <w:p w14:paraId="061D70AE"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  +--ro origin?   string</w:t>
                            </w:r>
                          </w:p>
                          <w:p w14:paraId="327866F4"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  +--ro elem* []</w:t>
                            </w:r>
                          </w:p>
                          <w:p w14:paraId="50126AC4"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  |  +--ro name?   string</w:t>
                            </w:r>
                          </w:p>
                          <w:p w14:paraId="6D96D005"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  |  +--ro key</w:t>
                            </w:r>
                          </w:p>
                          <w:p w14:paraId="4DB74275"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  |     +--ro value-name?   string</w:t>
                            </w:r>
                          </w:p>
                          <w:p w14:paraId="0A7D590D"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  |     +--ro value?        string</w:t>
                            </w:r>
                          </w:p>
                          <w:p w14:paraId="05CDF356"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  +--ro target?   string</w:t>
                            </w:r>
                          </w:p>
                          <w:p w14:paraId="48FCD2C7"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+--ro val</w:t>
                            </w:r>
                          </w:p>
                          <w:p w14:paraId="262F0066"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+--ro proto-bytes</w:t>
                            </w:r>
                          </w:p>
                          <w:p w14:paraId="742F164E"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measurement-details</w:t>
                            </w:r>
                          </w:p>
                          <w:p w14:paraId="4D779297"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time-measurement-was-sampled?       uint64</w:t>
                            </w:r>
                          </w:p>
                          <w:p w14:paraId="7F3F8631"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qualified-measured-value</w:t>
                            </w:r>
                          </w:p>
                          <w:p w14:paraId="430BEFC0"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value?                        decimal64</w:t>
                            </w:r>
                          </w:p>
                          <w:p w14:paraId="3BF96C9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value-qualifier?              value-qualifier</w:t>
                            </w:r>
                          </w:p>
                          <w:p w14:paraId="6AC7E6DF"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units?                        string</w:t>
                            </w:r>
                          </w:p>
                          <w:p w14:paraId="11F0E92F"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qualified-value-name?         string</w:t>
                            </w:r>
                          </w:p>
                          <w:p w14:paraId="622E6067"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qualified-location-name?      string</w:t>
                            </w:r>
                          </w:p>
                          <w:p w14:paraId="28352F54"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qualified-measurement-type?   string</w:t>
                            </w:r>
                          </w:p>
                          <w:p w14:paraId="1B65702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native-resource-id?                 string</w:t>
                            </w:r>
                          </w:p>
                          <w:p w14:paraId="1D8D2CD7"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sample-qualifier?                   sample-qualifier</w:t>
                            </w:r>
                          </w:p>
                          <w:p w14:paraId="4BFDFA50"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relative-position-of-measurement?   relative-position</w:t>
                            </w:r>
                          </w:p>
                          <w:p w14:paraId="6978B07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direction-of-measured-signal?       direction-of-measured-signal</w:t>
                            </w:r>
                          </w:p>
                          <w:p w14:paraId="5616CA87"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sample-interval?                    uint64</w:t>
                            </w:r>
                          </w:p>
                          <w:p w14:paraId="43647C34"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abstract-resource-ref?              string</w:t>
                            </w:r>
                          </w:p>
                          <w:p w14:paraId="00FDA49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native-measurement-type?            string</w:t>
                            </w:r>
                          </w:p>
                          <w:p w14:paraId="1DA01C8F"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normalized-measurement-type?        normalized-measurement-type</w:t>
                            </w:r>
                          </w:p>
                          <w:p w14:paraId="22745C6A"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qualified-measurement* [list-index]</w:t>
                            </w:r>
                          </w:p>
                          <w:p w14:paraId="650A11E7"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time-measurement-was-sampled?       uint64</w:t>
                            </w:r>
                          </w:p>
                          <w:p w14:paraId="4E5DC6B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qualified-measured-value</w:t>
                            </w:r>
                          </w:p>
                          <w:p w14:paraId="7E9E0D8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value?                        decimal64</w:t>
                            </w:r>
                          </w:p>
                          <w:p w14:paraId="107A288C"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value-qualifier?              value-qualifier</w:t>
                            </w:r>
                          </w:p>
                          <w:p w14:paraId="39724C5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units?                        string</w:t>
                            </w:r>
                          </w:p>
                          <w:p w14:paraId="70E86CE4"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qualified-value-name?         string</w:t>
                            </w:r>
                          </w:p>
                          <w:p w14:paraId="1FA65041"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qualified-location-name?      string</w:t>
                            </w:r>
                          </w:p>
                          <w:p w14:paraId="4A6196F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qualified-measurement-type?   string</w:t>
                            </w:r>
                          </w:p>
                          <w:p w14:paraId="1CE97B44"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native-resource-id?                 string</w:t>
                            </w:r>
                          </w:p>
                          <w:p w14:paraId="442AAB02"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sample-qualifier?                   sample-qualifier</w:t>
                            </w:r>
                          </w:p>
                          <w:p w14:paraId="33EF3442"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relative-position-of-measurement?   relative-position</w:t>
                            </w:r>
                          </w:p>
                          <w:p w14:paraId="7AB49B3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direction-of-measured-signal?       direction-of-measured-signal</w:t>
                            </w:r>
                          </w:p>
                          <w:p w14:paraId="7DB3ABFA"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sample-interval?                    uint64</w:t>
                            </w:r>
                          </w:p>
                          <w:p w14:paraId="70D980BE"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abstract-resource-ref?              string</w:t>
                            </w:r>
                          </w:p>
                          <w:p w14:paraId="632CDAA7"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native-measurement-type?            string</w:t>
                            </w:r>
                          </w:p>
                          <w:p w14:paraId="4ACD2C95"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normalized-measurement-type?        normalized-measurement-type</w:t>
                            </w:r>
                          </w:p>
                          <w:p w14:paraId="3C3429E5"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list-index                          uint64</w:t>
                            </w:r>
                          </w:p>
                          <w:p w14:paraId="383800E5"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connection-end-point</w:t>
                            </w:r>
                          </w:p>
                          <w:p w14:paraId="57872EB3"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topology-uuid?               -&gt; /tapi-common:context/tapi-topology:topology-context/topology/uuid</w:t>
                            </w:r>
                          </w:p>
                          <w:p w14:paraId="78177D3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node-uuid?                   -&gt; /tapi-common:context/tapi-topology:topology-context/topology/node/uuid</w:t>
                            </w:r>
                          </w:p>
                          <w:p w14:paraId="382C82CC"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node-edge-point-uuid?        -&gt; /tapi-common:context/tapi-topology:topology-context/topology/node/owned-node-edge-point/uuid</w:t>
                            </w:r>
                          </w:p>
                          <w:p w14:paraId="5CE3C5B6" w14:textId="77777777" w:rsidR="00E71947"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connection-end-point-uuid?   -&gt; /tapi-common:context/tapi-topology:topology-context/topology/node/owned-node-edge-point/tapi-</w:t>
                            </w:r>
                          </w:p>
                          <w:p w14:paraId="1EA2ACD8" w14:textId="04B6E0A9" w:rsidR="00B63121" w:rsidRDefault="00E71947"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w:t>
                            </w:r>
                            <w:r w:rsidR="00B63121">
                              <w:rPr>
                                <w:rFonts w:ascii="Courier New" w:hAnsi="Courier New" w:cs="Courier New"/>
                                <w:color w:val="auto"/>
                                <w:sz w:val="10"/>
                                <w:szCs w:val="10"/>
                                <w:lang w:val="en-GB"/>
                              </w:rPr>
                              <w:t>connectivity:cep-list/connection-end-point/uuid</w:t>
                            </w:r>
                          </w:p>
                          <w:p w14:paraId="61CDA10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maintenance-intermediate-point</w:t>
                            </w:r>
                          </w:p>
                          <w:p w14:paraId="28A84D9C"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meg-uuid?       -&gt; /tapi-common:context/tapi-oam:oam-context/meg/uuid</w:t>
                            </w:r>
                          </w:p>
                          <w:p w14:paraId="5BB62400"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mip-local-id?   -&gt; /tapi-common:context/tapi-oam:oam-context/meg/mip/local-id</w:t>
                            </w:r>
                          </w:p>
                          <w:p w14:paraId="758FF507"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maintenance-end-point</w:t>
                            </w:r>
                          </w:p>
                          <w:p w14:paraId="2EB8165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meg-uuid?       -&gt; /tapi-common:context/tapi-oam:oam-context/meg/uuid</w:t>
                            </w:r>
                          </w:p>
                          <w:p w14:paraId="673EBB55"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mep-local-id?   -&gt; /tapi-common:context/tapi-oam:oam-context/meg/mep/local-id</w:t>
                            </w:r>
                          </w:p>
                          <w:p w14:paraId="6CA5AC01"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measurement-start-time?             uint64</w:t>
                            </w:r>
                          </w:p>
                          <w:p w14:paraId="2AC4936F"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qualified-measured-value-set* []</w:t>
                            </w:r>
                          </w:p>
                          <w:p w14:paraId="5258C08C"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value?                        decimal64</w:t>
                            </w:r>
                          </w:p>
                          <w:p w14:paraId="31DF8FAE"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value-qualifier?              value-qualifier</w:t>
                            </w:r>
                          </w:p>
                          <w:p w14:paraId="6897D15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units?                        string</w:t>
                            </w:r>
                          </w:p>
                          <w:p w14:paraId="2347BDBF"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qualified-value-name?         string</w:t>
                            </w:r>
                          </w:p>
                          <w:p w14:paraId="1246FD84"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qualified-location-name?      string</w:t>
                            </w:r>
                          </w:p>
                          <w:p w14:paraId="48785C1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  +--ro qualified-measurement-type?   string</w:t>
                            </w:r>
                          </w:p>
                          <w:p w14:paraId="4C728FF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additional-info* [value-name]</w:t>
                            </w:r>
                          </w:p>
                          <w:p w14:paraId="620AB360"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value-name    string</w:t>
                            </w:r>
                          </w:p>
                          <w:p w14:paraId="4F905B3E"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value?        string</w:t>
                            </w:r>
                          </w:p>
                          <w:p w14:paraId="70092C8B"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connection-end-point</w:t>
                            </w:r>
                          </w:p>
                          <w:p w14:paraId="2AFEB43A"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topology-uuid?               -&gt; /tapi-common:context/tapi-topology:topology-context/topology/uuid</w:t>
                            </w:r>
                          </w:p>
                          <w:p w14:paraId="0854E5EC"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node-uuid?                   -&gt; /tapi-common:context/tapi-topology:topology-context/topology/node/uuid</w:t>
                            </w:r>
                          </w:p>
                          <w:p w14:paraId="3C0541D6"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node-edge-point-uuid?        -&gt; /tapi-common:context/tapi-topology:topology-context/topology/node/owned-node-edge-point/uuid</w:t>
                            </w:r>
                          </w:p>
                          <w:p w14:paraId="743FC606" w14:textId="77777777" w:rsidR="00E71947"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connection-end-point-uuid?   -&gt; /tapi-common:context/tapi-topology:topology-context/topology/node/owned-node-edge-point/tapi-</w:t>
                            </w:r>
                          </w:p>
                          <w:p w14:paraId="30BB83F0" w14:textId="60EF56F5" w:rsidR="00B63121" w:rsidRDefault="00E71947"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w:t>
                            </w:r>
                            <w:r w:rsidR="00B63121">
                              <w:rPr>
                                <w:rFonts w:ascii="Courier New" w:hAnsi="Courier New" w:cs="Courier New"/>
                                <w:color w:val="auto"/>
                                <w:sz w:val="10"/>
                                <w:szCs w:val="10"/>
                                <w:lang w:val="en-GB"/>
                              </w:rPr>
                              <w:t>connectivity:cep-list/connection-end-point/uuid</w:t>
                            </w:r>
                          </w:p>
                          <w:p w14:paraId="24C155D2"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maintenance-intermediate-point</w:t>
                            </w:r>
                          </w:p>
                          <w:p w14:paraId="280625A5"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meg-uuid?       -&gt; /tapi-common:context/tapi-oam:oam-context/meg/uuid</w:t>
                            </w:r>
                          </w:p>
                          <w:p w14:paraId="0EDEE1F1"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mip-local-id?   -&gt; /tapi-common:context/tapi-oam:oam-context/meg/mip/local-id</w:t>
                            </w:r>
                          </w:p>
                          <w:p w14:paraId="178E9A7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maintenance-end-point</w:t>
                            </w:r>
                          </w:p>
                          <w:p w14:paraId="54C89EBF"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meg-uuid?       -&gt; /tapi-common:context/tapi-oam:oam-context/meg/uuid</w:t>
                            </w:r>
                          </w:p>
                          <w:p w14:paraId="2F7EE539"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mep-local-id?   -&gt; /tapi-common:context/tapi-oam:oam-context/meg/mep/local-id</w:t>
                            </w:r>
                          </w:p>
                          <w:p w14:paraId="322C7B66"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measurement-start-time?             uint64</w:t>
                            </w:r>
                          </w:p>
                          <w:p w14:paraId="6F86BAAA"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qualified-measured-value-set* []</w:t>
                            </w:r>
                          </w:p>
                          <w:p w14:paraId="1EB3F7F5"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value?                        decimal64</w:t>
                            </w:r>
                          </w:p>
                          <w:p w14:paraId="793C3091"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value-qualifier?              value-qualifier</w:t>
                            </w:r>
                          </w:p>
                          <w:p w14:paraId="15201E3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units?                        string</w:t>
                            </w:r>
                          </w:p>
                          <w:p w14:paraId="0C34016B"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qualified-value-name?         string</w:t>
                            </w:r>
                          </w:p>
                          <w:p w14:paraId="42272CC1"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qualified-location-name?      string</w:t>
                            </w:r>
                          </w:p>
                          <w:p w14:paraId="73ECBB81"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qualified-measurement-type?   string</w:t>
                            </w:r>
                          </w:p>
                          <w:p w14:paraId="5BE24A6F"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additional-info* [value-name]</w:t>
                            </w:r>
                          </w:p>
                          <w:p w14:paraId="134E66DC"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value-name    string</w:t>
                            </w:r>
                          </w:p>
                          <w:p w14:paraId="41CCB3EE"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value?        string</w:t>
                            </w:r>
                          </w:p>
                          <w:p w14:paraId="651F792A"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p>
                          <w:p w14:paraId="52495A65" w14:textId="61D69226" w:rsidR="00A447F3" w:rsidRPr="00D470A4" w:rsidRDefault="00A447F3" w:rsidP="00610F3A">
                            <w:pPr>
                              <w:autoSpaceDE w:val="0"/>
                              <w:autoSpaceDN w:val="0"/>
                              <w:adjustRightInd w:val="0"/>
                              <w:spacing w:after="0"/>
                              <w:rPr>
                                <w:rFonts w:ascii="Courier New" w:hAnsi="Courier New" w:cs="Courier New"/>
                                <w:sz w:val="14"/>
                                <w:szCs w:val="14"/>
                                <w:lang w:val="en-GB"/>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498F0141" id="_x0000_s1052" style="position:absolute;left:0;text-align:left;margin-left:0;margin-top:0;width:519.85pt;height:618.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" o:allowoverlap="f" fillcolor="#f9ecd4 [663]" strokecolor="#141313 [3213]">
                <v:path arrowok="t"/>
                <o:lock v:ext="edit" grouping="t"/>
                <v:textbox>
                  <w:txbxContent>
                    <w:p w14:paraId="37C2E9CA"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module: tapi-gnmi-streaming</w:t>
                      </w:r>
                    </w:p>
                    <w:p w14:paraId="4B8FBA1B"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augment /tapi-</w:t>
                      </w:r>
                      <w:proofErr w:type="gramStart"/>
                      <w:r>
                        <w:rPr>
                          <w:rFonts w:ascii="Courier New" w:hAnsi="Courier New" w:cs="Courier New"/>
                          <w:color w:val="auto"/>
                          <w:sz w:val="10"/>
                          <w:szCs w:val="10"/>
                          <w:lang w:val="en-GB"/>
                        </w:rPr>
                        <w:t>streaming:stream</w:t>
                      </w:r>
                      <w:proofErr w:type="gramEnd"/>
                      <w:r>
                        <w:rPr>
                          <w:rFonts w:ascii="Courier New" w:hAnsi="Courier New" w:cs="Courier New"/>
                          <w:color w:val="auto"/>
                          <w:sz w:val="10"/>
                          <w:szCs w:val="10"/>
                          <w:lang w:val="en-GB"/>
                        </w:rPr>
                        <w:t>-record:</w:t>
                      </w:r>
                    </w:p>
                    <w:p w14:paraId="63E381D6"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subscribe-response</w:t>
                      </w:r>
                    </w:p>
                    <w:p w14:paraId="29F8DB64"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+--ro notification</w:t>
                      </w:r>
                    </w:p>
                    <w:p w14:paraId="4B054D57"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+--ro timestamp?   uint64</w:t>
                      </w:r>
                    </w:p>
                    <w:p w14:paraId="2574DD6C"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+--ro prefix</w:t>
                      </w:r>
                    </w:p>
                    <w:p w14:paraId="0F5F3168"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w:t>
                      </w:r>
                      <w:proofErr w:type="gramStart"/>
                      <w:r w:rsidRPr="00E71947">
                        <w:rPr>
                          <w:rFonts w:ascii="Courier New" w:hAnsi="Courier New" w:cs="Courier New"/>
                          <w:color w:val="808080" w:themeColor="background1" w:themeShade="80"/>
                          <w:sz w:val="10"/>
                          <w:szCs w:val="10"/>
                          <w:lang w:val="en-GB"/>
                        </w:rPr>
                        <w:t>|  +</w:t>
                      </w:r>
                      <w:proofErr w:type="gramEnd"/>
                      <w:r w:rsidRPr="00E71947">
                        <w:rPr>
                          <w:rFonts w:ascii="Courier New" w:hAnsi="Courier New" w:cs="Courier New"/>
                          <w:color w:val="808080" w:themeColor="background1" w:themeShade="80"/>
                          <w:sz w:val="10"/>
                          <w:szCs w:val="10"/>
                          <w:lang w:val="en-GB"/>
                        </w:rPr>
                        <w:t>--ro origin?   string</w:t>
                      </w:r>
                    </w:p>
                    <w:p w14:paraId="51F72CF6"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w:t>
                      </w:r>
                      <w:proofErr w:type="gramStart"/>
                      <w:r w:rsidRPr="00E71947">
                        <w:rPr>
                          <w:rFonts w:ascii="Courier New" w:hAnsi="Courier New" w:cs="Courier New"/>
                          <w:color w:val="808080" w:themeColor="background1" w:themeShade="80"/>
                          <w:sz w:val="10"/>
                          <w:szCs w:val="10"/>
                          <w:lang w:val="en-GB"/>
                        </w:rPr>
                        <w:t>|  +</w:t>
                      </w:r>
                      <w:proofErr w:type="gramEnd"/>
                      <w:r w:rsidRPr="00E71947">
                        <w:rPr>
                          <w:rFonts w:ascii="Courier New" w:hAnsi="Courier New" w:cs="Courier New"/>
                          <w:color w:val="808080" w:themeColor="background1" w:themeShade="80"/>
                          <w:sz w:val="10"/>
                          <w:szCs w:val="10"/>
                          <w:lang w:val="en-GB"/>
                        </w:rPr>
                        <w:t>--ro elem* []</w:t>
                      </w:r>
                    </w:p>
                    <w:p w14:paraId="1284AC77"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w:t>
                      </w:r>
                      <w:proofErr w:type="gramStart"/>
                      <w:r w:rsidRPr="00E71947">
                        <w:rPr>
                          <w:rFonts w:ascii="Courier New" w:hAnsi="Courier New" w:cs="Courier New"/>
                          <w:color w:val="808080" w:themeColor="background1" w:themeShade="80"/>
                          <w:sz w:val="10"/>
                          <w:szCs w:val="10"/>
                          <w:lang w:val="en-GB"/>
                        </w:rPr>
                        <w:t>|  |</w:t>
                      </w:r>
                      <w:proofErr w:type="gramEnd"/>
                      <w:r w:rsidRPr="00E71947">
                        <w:rPr>
                          <w:rFonts w:ascii="Courier New" w:hAnsi="Courier New" w:cs="Courier New"/>
                          <w:color w:val="808080" w:themeColor="background1" w:themeShade="80"/>
                          <w:sz w:val="10"/>
                          <w:szCs w:val="10"/>
                          <w:lang w:val="en-GB"/>
                        </w:rPr>
                        <w:t xml:space="preserve">  +--ro name?   string</w:t>
                      </w:r>
                    </w:p>
                    <w:p w14:paraId="06D91592"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w:t>
                      </w:r>
                      <w:proofErr w:type="gramStart"/>
                      <w:r w:rsidRPr="00E71947">
                        <w:rPr>
                          <w:rFonts w:ascii="Courier New" w:hAnsi="Courier New" w:cs="Courier New"/>
                          <w:color w:val="808080" w:themeColor="background1" w:themeShade="80"/>
                          <w:sz w:val="10"/>
                          <w:szCs w:val="10"/>
                          <w:lang w:val="en-GB"/>
                        </w:rPr>
                        <w:t>|  |</w:t>
                      </w:r>
                      <w:proofErr w:type="gramEnd"/>
                      <w:r w:rsidRPr="00E71947">
                        <w:rPr>
                          <w:rFonts w:ascii="Courier New" w:hAnsi="Courier New" w:cs="Courier New"/>
                          <w:color w:val="808080" w:themeColor="background1" w:themeShade="80"/>
                          <w:sz w:val="10"/>
                          <w:szCs w:val="10"/>
                          <w:lang w:val="en-GB"/>
                        </w:rPr>
                        <w:t xml:space="preserve">  +--ro key</w:t>
                      </w:r>
                    </w:p>
                    <w:p w14:paraId="511D2854"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w:t>
                      </w:r>
                      <w:proofErr w:type="gramStart"/>
                      <w:r w:rsidRPr="00E71947">
                        <w:rPr>
                          <w:rFonts w:ascii="Courier New" w:hAnsi="Courier New" w:cs="Courier New"/>
                          <w:color w:val="808080" w:themeColor="background1" w:themeShade="80"/>
                          <w:sz w:val="10"/>
                          <w:szCs w:val="10"/>
                          <w:lang w:val="en-GB"/>
                        </w:rPr>
                        <w:t>|  |</w:t>
                      </w:r>
                      <w:proofErr w:type="gramEnd"/>
                      <w:r w:rsidRPr="00E71947">
                        <w:rPr>
                          <w:rFonts w:ascii="Courier New" w:hAnsi="Courier New" w:cs="Courier New"/>
                          <w:color w:val="808080" w:themeColor="background1" w:themeShade="80"/>
                          <w:sz w:val="10"/>
                          <w:szCs w:val="10"/>
                          <w:lang w:val="en-GB"/>
                        </w:rPr>
                        <w:t xml:space="preserve">     +--ro value-name?   string</w:t>
                      </w:r>
                    </w:p>
                    <w:p w14:paraId="66A0F162"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w:t>
                      </w:r>
                      <w:proofErr w:type="gramStart"/>
                      <w:r w:rsidRPr="00E71947">
                        <w:rPr>
                          <w:rFonts w:ascii="Courier New" w:hAnsi="Courier New" w:cs="Courier New"/>
                          <w:color w:val="808080" w:themeColor="background1" w:themeShade="80"/>
                          <w:sz w:val="10"/>
                          <w:szCs w:val="10"/>
                          <w:lang w:val="en-GB"/>
                        </w:rPr>
                        <w:t>|  |</w:t>
                      </w:r>
                      <w:proofErr w:type="gramEnd"/>
                      <w:r w:rsidRPr="00E71947">
                        <w:rPr>
                          <w:rFonts w:ascii="Courier New" w:hAnsi="Courier New" w:cs="Courier New"/>
                          <w:color w:val="808080" w:themeColor="background1" w:themeShade="80"/>
                          <w:sz w:val="10"/>
                          <w:szCs w:val="10"/>
                          <w:lang w:val="en-GB"/>
                        </w:rPr>
                        <w:t xml:space="preserve">     +--ro value?        string</w:t>
                      </w:r>
                    </w:p>
                    <w:p w14:paraId="475938C2"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w:t>
                      </w:r>
                      <w:proofErr w:type="gramStart"/>
                      <w:r w:rsidRPr="00E71947">
                        <w:rPr>
                          <w:rFonts w:ascii="Courier New" w:hAnsi="Courier New" w:cs="Courier New"/>
                          <w:color w:val="808080" w:themeColor="background1" w:themeShade="80"/>
                          <w:sz w:val="10"/>
                          <w:szCs w:val="10"/>
                          <w:lang w:val="en-GB"/>
                        </w:rPr>
                        <w:t>|  +</w:t>
                      </w:r>
                      <w:proofErr w:type="gramEnd"/>
                      <w:r w:rsidRPr="00E71947">
                        <w:rPr>
                          <w:rFonts w:ascii="Courier New" w:hAnsi="Courier New" w:cs="Courier New"/>
                          <w:color w:val="808080" w:themeColor="background1" w:themeShade="80"/>
                          <w:sz w:val="10"/>
                          <w:szCs w:val="10"/>
                          <w:lang w:val="en-GB"/>
                        </w:rPr>
                        <w:t>--ro target?   string</w:t>
                      </w:r>
                    </w:p>
                    <w:p w14:paraId="44E3437E"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+--ro update* []</w:t>
                      </w:r>
                    </w:p>
                    <w:p w14:paraId="5DA10A85"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+--ro path</w:t>
                      </w:r>
                    </w:p>
                    <w:p w14:paraId="061D70AE"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w:t>
                      </w:r>
                      <w:proofErr w:type="gramStart"/>
                      <w:r w:rsidRPr="00E71947">
                        <w:rPr>
                          <w:rFonts w:ascii="Courier New" w:hAnsi="Courier New" w:cs="Courier New"/>
                          <w:color w:val="808080" w:themeColor="background1" w:themeShade="80"/>
                          <w:sz w:val="10"/>
                          <w:szCs w:val="10"/>
                          <w:lang w:val="en-GB"/>
                        </w:rPr>
                        <w:t>|  +</w:t>
                      </w:r>
                      <w:proofErr w:type="gramEnd"/>
                      <w:r w:rsidRPr="00E71947">
                        <w:rPr>
                          <w:rFonts w:ascii="Courier New" w:hAnsi="Courier New" w:cs="Courier New"/>
                          <w:color w:val="808080" w:themeColor="background1" w:themeShade="80"/>
                          <w:sz w:val="10"/>
                          <w:szCs w:val="10"/>
                          <w:lang w:val="en-GB"/>
                        </w:rPr>
                        <w:t>--ro origin?   string</w:t>
                      </w:r>
                    </w:p>
                    <w:p w14:paraId="327866F4"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w:t>
                      </w:r>
                      <w:proofErr w:type="gramStart"/>
                      <w:r w:rsidRPr="00E71947">
                        <w:rPr>
                          <w:rFonts w:ascii="Courier New" w:hAnsi="Courier New" w:cs="Courier New"/>
                          <w:color w:val="808080" w:themeColor="background1" w:themeShade="80"/>
                          <w:sz w:val="10"/>
                          <w:szCs w:val="10"/>
                          <w:lang w:val="en-GB"/>
                        </w:rPr>
                        <w:t>|  +</w:t>
                      </w:r>
                      <w:proofErr w:type="gramEnd"/>
                      <w:r w:rsidRPr="00E71947">
                        <w:rPr>
                          <w:rFonts w:ascii="Courier New" w:hAnsi="Courier New" w:cs="Courier New"/>
                          <w:color w:val="808080" w:themeColor="background1" w:themeShade="80"/>
                          <w:sz w:val="10"/>
                          <w:szCs w:val="10"/>
                          <w:lang w:val="en-GB"/>
                        </w:rPr>
                        <w:t>--ro elem* []</w:t>
                      </w:r>
                    </w:p>
                    <w:p w14:paraId="50126AC4"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w:t>
                      </w:r>
                      <w:proofErr w:type="gramStart"/>
                      <w:r w:rsidRPr="00E71947">
                        <w:rPr>
                          <w:rFonts w:ascii="Courier New" w:hAnsi="Courier New" w:cs="Courier New"/>
                          <w:color w:val="808080" w:themeColor="background1" w:themeShade="80"/>
                          <w:sz w:val="10"/>
                          <w:szCs w:val="10"/>
                          <w:lang w:val="en-GB"/>
                        </w:rPr>
                        <w:t>|  |</w:t>
                      </w:r>
                      <w:proofErr w:type="gramEnd"/>
                      <w:r w:rsidRPr="00E71947">
                        <w:rPr>
                          <w:rFonts w:ascii="Courier New" w:hAnsi="Courier New" w:cs="Courier New"/>
                          <w:color w:val="808080" w:themeColor="background1" w:themeShade="80"/>
                          <w:sz w:val="10"/>
                          <w:szCs w:val="10"/>
                          <w:lang w:val="en-GB"/>
                        </w:rPr>
                        <w:t xml:space="preserve">  +--ro name?   string</w:t>
                      </w:r>
                    </w:p>
                    <w:p w14:paraId="6D96D005"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w:t>
                      </w:r>
                      <w:proofErr w:type="gramStart"/>
                      <w:r w:rsidRPr="00E71947">
                        <w:rPr>
                          <w:rFonts w:ascii="Courier New" w:hAnsi="Courier New" w:cs="Courier New"/>
                          <w:color w:val="808080" w:themeColor="background1" w:themeShade="80"/>
                          <w:sz w:val="10"/>
                          <w:szCs w:val="10"/>
                          <w:lang w:val="en-GB"/>
                        </w:rPr>
                        <w:t>|  |</w:t>
                      </w:r>
                      <w:proofErr w:type="gramEnd"/>
                      <w:r w:rsidRPr="00E71947">
                        <w:rPr>
                          <w:rFonts w:ascii="Courier New" w:hAnsi="Courier New" w:cs="Courier New"/>
                          <w:color w:val="808080" w:themeColor="background1" w:themeShade="80"/>
                          <w:sz w:val="10"/>
                          <w:szCs w:val="10"/>
                          <w:lang w:val="en-GB"/>
                        </w:rPr>
                        <w:t xml:space="preserve">  +--ro key</w:t>
                      </w:r>
                    </w:p>
                    <w:p w14:paraId="4DB74275"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w:t>
                      </w:r>
                      <w:proofErr w:type="gramStart"/>
                      <w:r w:rsidRPr="00E71947">
                        <w:rPr>
                          <w:rFonts w:ascii="Courier New" w:hAnsi="Courier New" w:cs="Courier New"/>
                          <w:color w:val="808080" w:themeColor="background1" w:themeShade="80"/>
                          <w:sz w:val="10"/>
                          <w:szCs w:val="10"/>
                          <w:lang w:val="en-GB"/>
                        </w:rPr>
                        <w:t>|  |</w:t>
                      </w:r>
                      <w:proofErr w:type="gramEnd"/>
                      <w:r w:rsidRPr="00E71947">
                        <w:rPr>
                          <w:rFonts w:ascii="Courier New" w:hAnsi="Courier New" w:cs="Courier New"/>
                          <w:color w:val="808080" w:themeColor="background1" w:themeShade="80"/>
                          <w:sz w:val="10"/>
                          <w:szCs w:val="10"/>
                          <w:lang w:val="en-GB"/>
                        </w:rPr>
                        <w:t xml:space="preserve">     +--ro value-name?   string</w:t>
                      </w:r>
                    </w:p>
                    <w:p w14:paraId="0A7D590D"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w:t>
                      </w:r>
                      <w:proofErr w:type="gramStart"/>
                      <w:r w:rsidRPr="00E71947">
                        <w:rPr>
                          <w:rFonts w:ascii="Courier New" w:hAnsi="Courier New" w:cs="Courier New"/>
                          <w:color w:val="808080" w:themeColor="background1" w:themeShade="80"/>
                          <w:sz w:val="10"/>
                          <w:szCs w:val="10"/>
                          <w:lang w:val="en-GB"/>
                        </w:rPr>
                        <w:t>|  |</w:t>
                      </w:r>
                      <w:proofErr w:type="gramEnd"/>
                      <w:r w:rsidRPr="00E71947">
                        <w:rPr>
                          <w:rFonts w:ascii="Courier New" w:hAnsi="Courier New" w:cs="Courier New"/>
                          <w:color w:val="808080" w:themeColor="background1" w:themeShade="80"/>
                          <w:sz w:val="10"/>
                          <w:szCs w:val="10"/>
                          <w:lang w:val="en-GB"/>
                        </w:rPr>
                        <w:t xml:space="preserve">     +--ro value?        string</w:t>
                      </w:r>
                    </w:p>
                    <w:p w14:paraId="05CDF356"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w:t>
                      </w:r>
                      <w:proofErr w:type="gramStart"/>
                      <w:r w:rsidRPr="00E71947">
                        <w:rPr>
                          <w:rFonts w:ascii="Courier New" w:hAnsi="Courier New" w:cs="Courier New"/>
                          <w:color w:val="808080" w:themeColor="background1" w:themeShade="80"/>
                          <w:sz w:val="10"/>
                          <w:szCs w:val="10"/>
                          <w:lang w:val="en-GB"/>
                        </w:rPr>
                        <w:t>|  +</w:t>
                      </w:r>
                      <w:proofErr w:type="gramEnd"/>
                      <w:r w:rsidRPr="00E71947">
                        <w:rPr>
                          <w:rFonts w:ascii="Courier New" w:hAnsi="Courier New" w:cs="Courier New"/>
                          <w:color w:val="808080" w:themeColor="background1" w:themeShade="80"/>
                          <w:sz w:val="10"/>
                          <w:szCs w:val="10"/>
                          <w:lang w:val="en-GB"/>
                        </w:rPr>
                        <w:t>--ro target?   string</w:t>
                      </w:r>
                    </w:p>
                    <w:p w14:paraId="48FCD2C7"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+--ro val</w:t>
                      </w:r>
                    </w:p>
                    <w:p w14:paraId="262F0066" w14:textId="77777777" w:rsidR="00B63121" w:rsidRPr="00E71947" w:rsidRDefault="00B63121" w:rsidP="00B63121">
                      <w:pPr>
                        <w:autoSpaceDE w:val="0"/>
                        <w:autoSpaceDN w:val="0"/>
                        <w:adjustRightInd w:val="0"/>
                        <w:spacing w:after="0"/>
                        <w:rPr>
                          <w:rFonts w:ascii="Courier New" w:hAnsi="Courier New" w:cs="Courier New"/>
                          <w:color w:val="808080" w:themeColor="background1" w:themeShade="80"/>
                          <w:sz w:val="10"/>
                          <w:szCs w:val="10"/>
                          <w:lang w:val="en-GB"/>
                        </w:rPr>
                      </w:pPr>
                      <w:r w:rsidRPr="00E71947">
                        <w:rPr>
                          <w:rFonts w:ascii="Courier New" w:hAnsi="Courier New" w:cs="Courier New"/>
                          <w:color w:val="808080" w:themeColor="background1" w:themeShade="80"/>
                          <w:sz w:val="10"/>
                          <w:szCs w:val="10"/>
                          <w:lang w:val="en-GB"/>
                        </w:rPr>
                        <w:t xml:space="preserve">                +--ro proto-bytes</w:t>
                      </w:r>
                    </w:p>
                    <w:p w14:paraId="742F164E"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measurement-details</w:t>
                      </w:r>
                    </w:p>
                    <w:p w14:paraId="4D779297"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time-measurement-was-sampled?       uint64</w:t>
                      </w:r>
                    </w:p>
                    <w:p w14:paraId="7F3F8631"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qualified-measured-value</w:t>
                      </w:r>
                    </w:p>
                    <w:p w14:paraId="430BEFC0"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value?                        decimal64</w:t>
                      </w:r>
                    </w:p>
                    <w:p w14:paraId="3BF96C9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value-qualifier?              value-qualifier</w:t>
                      </w:r>
                    </w:p>
                    <w:p w14:paraId="6AC7E6DF"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units?                        string</w:t>
                      </w:r>
                    </w:p>
                    <w:p w14:paraId="11F0E92F"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qualified-value-name?         string</w:t>
                      </w:r>
                    </w:p>
                    <w:p w14:paraId="622E6067"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qualified-location-name?      string</w:t>
                      </w:r>
                    </w:p>
                    <w:p w14:paraId="28352F54"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qualified-measurement-type?   string</w:t>
                      </w:r>
                    </w:p>
                    <w:p w14:paraId="1B65702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native-resource-id?                 string</w:t>
                      </w:r>
                    </w:p>
                    <w:p w14:paraId="1D8D2CD7"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sample-qualifier?                   sample-qualifier</w:t>
                      </w:r>
                    </w:p>
                    <w:p w14:paraId="4BFDFA50"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relative-position-of-measurement?   </w:t>
                      </w:r>
                      <w:proofErr w:type="gramStart"/>
                      <w:r>
                        <w:rPr>
                          <w:rFonts w:ascii="Courier New" w:hAnsi="Courier New" w:cs="Courier New"/>
                          <w:color w:val="auto"/>
                          <w:sz w:val="10"/>
                          <w:szCs w:val="10"/>
                          <w:lang w:val="en-GB"/>
                        </w:rPr>
                        <w:t>relative-position</w:t>
                      </w:r>
                      <w:proofErr w:type="gramEnd"/>
                    </w:p>
                    <w:p w14:paraId="6978B07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direction-of-measured-signal?       direction-of-measured-signal</w:t>
                      </w:r>
                    </w:p>
                    <w:p w14:paraId="5616CA87"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sample-interval?                    uint64</w:t>
                      </w:r>
                    </w:p>
                    <w:p w14:paraId="43647C34"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abstract-resource-ref?              string</w:t>
                      </w:r>
                    </w:p>
                    <w:p w14:paraId="00FDA49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native-measurement-type?            string</w:t>
                      </w:r>
                    </w:p>
                    <w:p w14:paraId="1DA01C8F"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normalized-measurement-type?        normalized-measurement-type</w:t>
                      </w:r>
                    </w:p>
                    <w:p w14:paraId="22745C6A"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qualified-measurement* [list-index]</w:t>
                      </w:r>
                    </w:p>
                    <w:p w14:paraId="650A11E7"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time-measurement-was-sampled?       uint64</w:t>
                      </w:r>
                    </w:p>
                    <w:p w14:paraId="4E5DC6B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qualified-measured-value</w:t>
                      </w:r>
                    </w:p>
                    <w:p w14:paraId="7E9E0D8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value?                        decimal64</w:t>
                      </w:r>
                    </w:p>
                    <w:p w14:paraId="107A288C"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value-qualifier?              value-qualifier</w:t>
                      </w:r>
                    </w:p>
                    <w:p w14:paraId="39724C5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units?                        string</w:t>
                      </w:r>
                    </w:p>
                    <w:p w14:paraId="70E86CE4"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qualified-value-name?         string</w:t>
                      </w:r>
                    </w:p>
                    <w:p w14:paraId="1FA65041"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qualified-location-name?      string</w:t>
                      </w:r>
                    </w:p>
                    <w:p w14:paraId="4A6196F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qualified-measurement-type?   string</w:t>
                      </w:r>
                    </w:p>
                    <w:p w14:paraId="1CE97B44"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native-resource-id?                 string</w:t>
                      </w:r>
                    </w:p>
                    <w:p w14:paraId="442AAB02"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sample-qualifier?                   sample-qualifier</w:t>
                      </w:r>
                    </w:p>
                    <w:p w14:paraId="33EF3442"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--ro relative-position-of-measurement?   </w:t>
                      </w:r>
                      <w:proofErr w:type="gramStart"/>
                      <w:r>
                        <w:rPr>
                          <w:rFonts w:ascii="Courier New" w:hAnsi="Courier New" w:cs="Courier New"/>
                          <w:color w:val="auto"/>
                          <w:sz w:val="10"/>
                          <w:szCs w:val="10"/>
                          <w:lang w:val="en-GB"/>
                        </w:rPr>
                        <w:t>relative-position</w:t>
                      </w:r>
                      <w:proofErr w:type="gramEnd"/>
                    </w:p>
                    <w:p w14:paraId="7AB49B3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direction-of-measured-signal?       direction-of-measured-signal</w:t>
                      </w:r>
                    </w:p>
                    <w:p w14:paraId="7DB3ABFA"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sample-interval?                    uint64</w:t>
                      </w:r>
                    </w:p>
                    <w:p w14:paraId="70D980BE"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abstract-resource-ref?              string</w:t>
                      </w:r>
                    </w:p>
                    <w:p w14:paraId="632CDAA7"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native-measurement-type?            string</w:t>
                      </w:r>
                    </w:p>
                    <w:p w14:paraId="4ACD2C95"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normalized-measurement-type?        normalized-measurement-type</w:t>
                      </w:r>
                    </w:p>
                    <w:p w14:paraId="3C3429E5"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list-index                          uint64</w:t>
                      </w:r>
                    </w:p>
                    <w:p w14:paraId="383800E5"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connection-</w:t>
                      </w:r>
                      <w:proofErr w:type="gramStart"/>
                      <w:r>
                        <w:rPr>
                          <w:rFonts w:ascii="Courier New" w:hAnsi="Courier New" w:cs="Courier New"/>
                          <w:color w:val="auto"/>
                          <w:sz w:val="10"/>
                          <w:szCs w:val="10"/>
                          <w:lang w:val="en-GB"/>
                        </w:rPr>
                        <w:t>end-point</w:t>
                      </w:r>
                      <w:proofErr w:type="gramEnd"/>
                    </w:p>
                    <w:p w14:paraId="57872EB3"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topology-uuid?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topology:topology</w:t>
                      </w:r>
                      <w:proofErr w:type="gramEnd"/>
                      <w:r>
                        <w:rPr>
                          <w:rFonts w:ascii="Courier New" w:hAnsi="Courier New" w:cs="Courier New"/>
                          <w:color w:val="auto"/>
                          <w:sz w:val="10"/>
                          <w:szCs w:val="10"/>
                          <w:lang w:val="en-GB"/>
                        </w:rPr>
                        <w:t>-context/topology/uuid</w:t>
                      </w:r>
                    </w:p>
                    <w:p w14:paraId="78177D3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node-uuid?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topology:topology</w:t>
                      </w:r>
                      <w:proofErr w:type="gramEnd"/>
                      <w:r>
                        <w:rPr>
                          <w:rFonts w:ascii="Courier New" w:hAnsi="Courier New" w:cs="Courier New"/>
                          <w:color w:val="auto"/>
                          <w:sz w:val="10"/>
                          <w:szCs w:val="10"/>
                          <w:lang w:val="en-GB"/>
                        </w:rPr>
                        <w:t>-context/topology/node/uuid</w:t>
                      </w:r>
                    </w:p>
                    <w:p w14:paraId="382C82CC"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node-edge-point-uuid?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topology:topology</w:t>
                      </w:r>
                      <w:proofErr w:type="gramEnd"/>
                      <w:r>
                        <w:rPr>
                          <w:rFonts w:ascii="Courier New" w:hAnsi="Courier New" w:cs="Courier New"/>
                          <w:color w:val="auto"/>
                          <w:sz w:val="10"/>
                          <w:szCs w:val="10"/>
                          <w:lang w:val="en-GB"/>
                        </w:rPr>
                        <w:t>-context/topology/node/owned-node-edge-point/uuid</w:t>
                      </w:r>
                    </w:p>
                    <w:p w14:paraId="5CE3C5B6" w14:textId="77777777" w:rsidR="00E71947"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connection-end-point-uuid?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topology:topology</w:t>
                      </w:r>
                      <w:proofErr w:type="gramEnd"/>
                      <w:r>
                        <w:rPr>
                          <w:rFonts w:ascii="Courier New" w:hAnsi="Courier New" w:cs="Courier New"/>
                          <w:color w:val="auto"/>
                          <w:sz w:val="10"/>
                          <w:szCs w:val="10"/>
                          <w:lang w:val="en-GB"/>
                        </w:rPr>
                        <w:t>-context/topology/node/owned-node-edge-point/tapi-</w:t>
                      </w:r>
                    </w:p>
                    <w:p w14:paraId="1EA2ACD8" w14:textId="04B6E0A9" w:rsidR="00B63121" w:rsidRDefault="00E71947"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w:t>
                      </w:r>
                      <w:proofErr w:type="gramStart"/>
                      <w:r w:rsidR="00B63121">
                        <w:rPr>
                          <w:rFonts w:ascii="Courier New" w:hAnsi="Courier New" w:cs="Courier New"/>
                          <w:color w:val="auto"/>
                          <w:sz w:val="10"/>
                          <w:szCs w:val="10"/>
                          <w:lang w:val="en-GB"/>
                        </w:rPr>
                        <w:t>connectivity:cep</w:t>
                      </w:r>
                      <w:proofErr w:type="gramEnd"/>
                      <w:r w:rsidR="00B63121">
                        <w:rPr>
                          <w:rFonts w:ascii="Courier New" w:hAnsi="Courier New" w:cs="Courier New"/>
                          <w:color w:val="auto"/>
                          <w:sz w:val="10"/>
                          <w:szCs w:val="10"/>
                          <w:lang w:val="en-GB"/>
                        </w:rPr>
                        <w:t>-list/connection-</w:t>
                      </w:r>
                      <w:proofErr w:type="gramStart"/>
                      <w:r w:rsidR="00B63121">
                        <w:rPr>
                          <w:rFonts w:ascii="Courier New" w:hAnsi="Courier New" w:cs="Courier New"/>
                          <w:color w:val="auto"/>
                          <w:sz w:val="10"/>
                          <w:szCs w:val="10"/>
                          <w:lang w:val="en-GB"/>
                        </w:rPr>
                        <w:t>end-point</w:t>
                      </w:r>
                      <w:proofErr w:type="gramEnd"/>
                      <w:r w:rsidR="00B63121">
                        <w:rPr>
                          <w:rFonts w:ascii="Courier New" w:hAnsi="Courier New" w:cs="Courier New"/>
                          <w:color w:val="auto"/>
                          <w:sz w:val="10"/>
                          <w:szCs w:val="10"/>
                          <w:lang w:val="en-GB"/>
                        </w:rPr>
                        <w:t>/uuid</w:t>
                      </w:r>
                    </w:p>
                    <w:p w14:paraId="61CDA10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maintenance-intermediate-point</w:t>
                      </w:r>
                    </w:p>
                    <w:p w14:paraId="28A84D9C"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meg-uuid?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oam:oam</w:t>
                      </w:r>
                      <w:proofErr w:type="gramEnd"/>
                      <w:r>
                        <w:rPr>
                          <w:rFonts w:ascii="Courier New" w:hAnsi="Courier New" w:cs="Courier New"/>
                          <w:color w:val="auto"/>
                          <w:sz w:val="10"/>
                          <w:szCs w:val="10"/>
                          <w:lang w:val="en-GB"/>
                        </w:rPr>
                        <w:t>-context/meg/uuid</w:t>
                      </w:r>
                    </w:p>
                    <w:p w14:paraId="5BB62400"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mip-local-id?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oam:oam</w:t>
                      </w:r>
                      <w:proofErr w:type="gramEnd"/>
                      <w:r>
                        <w:rPr>
                          <w:rFonts w:ascii="Courier New" w:hAnsi="Courier New" w:cs="Courier New"/>
                          <w:color w:val="auto"/>
                          <w:sz w:val="10"/>
                          <w:szCs w:val="10"/>
                          <w:lang w:val="en-GB"/>
                        </w:rPr>
                        <w:t>-context/meg/mip/local-id</w:t>
                      </w:r>
                    </w:p>
                    <w:p w14:paraId="758FF507"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maintenance-</w:t>
                      </w:r>
                      <w:proofErr w:type="gramStart"/>
                      <w:r>
                        <w:rPr>
                          <w:rFonts w:ascii="Courier New" w:hAnsi="Courier New" w:cs="Courier New"/>
                          <w:color w:val="auto"/>
                          <w:sz w:val="10"/>
                          <w:szCs w:val="10"/>
                          <w:lang w:val="en-GB"/>
                        </w:rPr>
                        <w:t>end-point</w:t>
                      </w:r>
                      <w:proofErr w:type="gramEnd"/>
                    </w:p>
                    <w:p w14:paraId="2EB8165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meg-uuid?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oam:oam</w:t>
                      </w:r>
                      <w:proofErr w:type="gramEnd"/>
                      <w:r>
                        <w:rPr>
                          <w:rFonts w:ascii="Courier New" w:hAnsi="Courier New" w:cs="Courier New"/>
                          <w:color w:val="auto"/>
                          <w:sz w:val="10"/>
                          <w:szCs w:val="10"/>
                          <w:lang w:val="en-GB"/>
                        </w:rPr>
                        <w:t>-context/meg/uuid</w:t>
                      </w:r>
                    </w:p>
                    <w:p w14:paraId="673EBB55"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mep-local-id?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oam:oam</w:t>
                      </w:r>
                      <w:proofErr w:type="gramEnd"/>
                      <w:r>
                        <w:rPr>
                          <w:rFonts w:ascii="Courier New" w:hAnsi="Courier New" w:cs="Courier New"/>
                          <w:color w:val="auto"/>
                          <w:sz w:val="10"/>
                          <w:szCs w:val="10"/>
                          <w:lang w:val="en-GB"/>
                        </w:rPr>
                        <w:t>-context/meg/mep/local-id</w:t>
                      </w:r>
                    </w:p>
                    <w:p w14:paraId="6CA5AC01"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measurement-start-time?             uint64</w:t>
                      </w:r>
                    </w:p>
                    <w:p w14:paraId="2AC4936F"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qualified-measured-value-set* []</w:t>
                      </w:r>
                    </w:p>
                    <w:p w14:paraId="5258C08C"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value?                        decimal64</w:t>
                      </w:r>
                    </w:p>
                    <w:p w14:paraId="31DF8FAE"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value-qualifier?              value-qualifier</w:t>
                      </w:r>
                    </w:p>
                    <w:p w14:paraId="6897D15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units?                        string</w:t>
                      </w:r>
                    </w:p>
                    <w:p w14:paraId="2347BDBF"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qualified-value-name?         string</w:t>
                      </w:r>
                    </w:p>
                    <w:p w14:paraId="1246FD84"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qualified-location-name?      string</w:t>
                      </w:r>
                    </w:p>
                    <w:p w14:paraId="48785C1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 xml:space="preserve">  +--ro qualified-measurement-type?   string</w:t>
                      </w:r>
                    </w:p>
                    <w:p w14:paraId="4C728FFD"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additional-info* [value-name]</w:t>
                      </w:r>
                    </w:p>
                    <w:p w14:paraId="620AB360"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value-name    string</w:t>
                      </w:r>
                    </w:p>
                    <w:p w14:paraId="4F905B3E"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+--ro value?        string</w:t>
                      </w:r>
                    </w:p>
                    <w:p w14:paraId="70092C8B"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connection-</w:t>
                      </w:r>
                      <w:proofErr w:type="gramStart"/>
                      <w:r>
                        <w:rPr>
                          <w:rFonts w:ascii="Courier New" w:hAnsi="Courier New" w:cs="Courier New"/>
                          <w:color w:val="auto"/>
                          <w:sz w:val="10"/>
                          <w:szCs w:val="10"/>
                          <w:lang w:val="en-GB"/>
                        </w:rPr>
                        <w:t>end-point</w:t>
                      </w:r>
                      <w:proofErr w:type="gramEnd"/>
                    </w:p>
                    <w:p w14:paraId="2AFEB43A"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topology-uuid?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topology:topology</w:t>
                      </w:r>
                      <w:proofErr w:type="gramEnd"/>
                      <w:r>
                        <w:rPr>
                          <w:rFonts w:ascii="Courier New" w:hAnsi="Courier New" w:cs="Courier New"/>
                          <w:color w:val="auto"/>
                          <w:sz w:val="10"/>
                          <w:szCs w:val="10"/>
                          <w:lang w:val="en-GB"/>
                        </w:rPr>
                        <w:t>-context/topology/uuid</w:t>
                      </w:r>
                    </w:p>
                    <w:p w14:paraId="0854E5EC"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node-uuid?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topology:topology</w:t>
                      </w:r>
                      <w:proofErr w:type="gramEnd"/>
                      <w:r>
                        <w:rPr>
                          <w:rFonts w:ascii="Courier New" w:hAnsi="Courier New" w:cs="Courier New"/>
                          <w:color w:val="auto"/>
                          <w:sz w:val="10"/>
                          <w:szCs w:val="10"/>
                          <w:lang w:val="en-GB"/>
                        </w:rPr>
                        <w:t>-context/topology/node/uuid</w:t>
                      </w:r>
                    </w:p>
                    <w:p w14:paraId="3C0541D6"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node-edge-point-uuid?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topology:topology</w:t>
                      </w:r>
                      <w:proofErr w:type="gramEnd"/>
                      <w:r>
                        <w:rPr>
                          <w:rFonts w:ascii="Courier New" w:hAnsi="Courier New" w:cs="Courier New"/>
                          <w:color w:val="auto"/>
                          <w:sz w:val="10"/>
                          <w:szCs w:val="10"/>
                          <w:lang w:val="en-GB"/>
                        </w:rPr>
                        <w:t>-context/topology/node/owned-node-edge-point/uuid</w:t>
                      </w:r>
                    </w:p>
                    <w:p w14:paraId="743FC606" w14:textId="77777777" w:rsidR="00E71947"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connection-end-point-uuid?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topology:topology</w:t>
                      </w:r>
                      <w:proofErr w:type="gramEnd"/>
                      <w:r>
                        <w:rPr>
                          <w:rFonts w:ascii="Courier New" w:hAnsi="Courier New" w:cs="Courier New"/>
                          <w:color w:val="auto"/>
                          <w:sz w:val="10"/>
                          <w:szCs w:val="10"/>
                          <w:lang w:val="en-GB"/>
                        </w:rPr>
                        <w:t>-context/topology/node/owned-node-edge-point/tapi-</w:t>
                      </w:r>
                    </w:p>
                    <w:p w14:paraId="30BB83F0" w14:textId="60EF56F5" w:rsidR="00B63121" w:rsidRDefault="00E71947"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                                        </w:t>
                      </w:r>
                      <w:proofErr w:type="gramStart"/>
                      <w:r w:rsidR="00B63121">
                        <w:rPr>
                          <w:rFonts w:ascii="Courier New" w:hAnsi="Courier New" w:cs="Courier New"/>
                          <w:color w:val="auto"/>
                          <w:sz w:val="10"/>
                          <w:szCs w:val="10"/>
                          <w:lang w:val="en-GB"/>
                        </w:rPr>
                        <w:t>connectivity:cep</w:t>
                      </w:r>
                      <w:proofErr w:type="gramEnd"/>
                      <w:r w:rsidR="00B63121">
                        <w:rPr>
                          <w:rFonts w:ascii="Courier New" w:hAnsi="Courier New" w:cs="Courier New"/>
                          <w:color w:val="auto"/>
                          <w:sz w:val="10"/>
                          <w:szCs w:val="10"/>
                          <w:lang w:val="en-GB"/>
                        </w:rPr>
                        <w:t>-list/connection-</w:t>
                      </w:r>
                      <w:proofErr w:type="gramStart"/>
                      <w:r w:rsidR="00B63121">
                        <w:rPr>
                          <w:rFonts w:ascii="Courier New" w:hAnsi="Courier New" w:cs="Courier New"/>
                          <w:color w:val="auto"/>
                          <w:sz w:val="10"/>
                          <w:szCs w:val="10"/>
                          <w:lang w:val="en-GB"/>
                        </w:rPr>
                        <w:t>end-point</w:t>
                      </w:r>
                      <w:proofErr w:type="gramEnd"/>
                      <w:r w:rsidR="00B63121">
                        <w:rPr>
                          <w:rFonts w:ascii="Courier New" w:hAnsi="Courier New" w:cs="Courier New"/>
                          <w:color w:val="auto"/>
                          <w:sz w:val="10"/>
                          <w:szCs w:val="10"/>
                          <w:lang w:val="en-GB"/>
                        </w:rPr>
                        <w:t>/uuid</w:t>
                      </w:r>
                    </w:p>
                    <w:p w14:paraId="24C155D2"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maintenance-intermediate-point</w:t>
                      </w:r>
                    </w:p>
                    <w:p w14:paraId="280625A5"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meg-uuid?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oam:oam</w:t>
                      </w:r>
                      <w:proofErr w:type="gramEnd"/>
                      <w:r>
                        <w:rPr>
                          <w:rFonts w:ascii="Courier New" w:hAnsi="Courier New" w:cs="Courier New"/>
                          <w:color w:val="auto"/>
                          <w:sz w:val="10"/>
                          <w:szCs w:val="10"/>
                          <w:lang w:val="en-GB"/>
                        </w:rPr>
                        <w:t>-context/meg/uuid</w:t>
                      </w:r>
                    </w:p>
                    <w:p w14:paraId="0EDEE1F1"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mip-local-id?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oam:oam</w:t>
                      </w:r>
                      <w:proofErr w:type="gramEnd"/>
                      <w:r>
                        <w:rPr>
                          <w:rFonts w:ascii="Courier New" w:hAnsi="Courier New" w:cs="Courier New"/>
                          <w:color w:val="auto"/>
                          <w:sz w:val="10"/>
                          <w:szCs w:val="10"/>
                          <w:lang w:val="en-GB"/>
                        </w:rPr>
                        <w:t>-context/meg/mip/local-id</w:t>
                      </w:r>
                    </w:p>
                    <w:p w14:paraId="178E9A7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maintenance-</w:t>
                      </w:r>
                      <w:proofErr w:type="gramStart"/>
                      <w:r>
                        <w:rPr>
                          <w:rFonts w:ascii="Courier New" w:hAnsi="Courier New" w:cs="Courier New"/>
                          <w:color w:val="auto"/>
                          <w:sz w:val="10"/>
                          <w:szCs w:val="10"/>
                          <w:lang w:val="en-GB"/>
                        </w:rPr>
                        <w:t>end-point</w:t>
                      </w:r>
                      <w:proofErr w:type="gramEnd"/>
                    </w:p>
                    <w:p w14:paraId="54C89EBF"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meg-uuid?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oam:oam</w:t>
                      </w:r>
                      <w:proofErr w:type="gramEnd"/>
                      <w:r>
                        <w:rPr>
                          <w:rFonts w:ascii="Courier New" w:hAnsi="Courier New" w:cs="Courier New"/>
                          <w:color w:val="auto"/>
                          <w:sz w:val="10"/>
                          <w:szCs w:val="10"/>
                          <w:lang w:val="en-GB"/>
                        </w:rPr>
                        <w:t>-context/meg/uuid</w:t>
                      </w:r>
                    </w:p>
                    <w:p w14:paraId="2F7EE539"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mep-local-id?   -&gt; /tapi-</w:t>
                      </w:r>
                      <w:proofErr w:type="gramStart"/>
                      <w:r>
                        <w:rPr>
                          <w:rFonts w:ascii="Courier New" w:hAnsi="Courier New" w:cs="Courier New"/>
                          <w:color w:val="auto"/>
                          <w:sz w:val="10"/>
                          <w:szCs w:val="10"/>
                          <w:lang w:val="en-GB"/>
                        </w:rPr>
                        <w:t>common:context</w:t>
                      </w:r>
                      <w:proofErr w:type="gramEnd"/>
                      <w:r>
                        <w:rPr>
                          <w:rFonts w:ascii="Courier New" w:hAnsi="Courier New" w:cs="Courier New"/>
                          <w:color w:val="auto"/>
                          <w:sz w:val="10"/>
                          <w:szCs w:val="10"/>
                          <w:lang w:val="en-GB"/>
                        </w:rPr>
                        <w:t>/tapi-</w:t>
                      </w:r>
                      <w:proofErr w:type="gramStart"/>
                      <w:r>
                        <w:rPr>
                          <w:rFonts w:ascii="Courier New" w:hAnsi="Courier New" w:cs="Courier New"/>
                          <w:color w:val="auto"/>
                          <w:sz w:val="10"/>
                          <w:szCs w:val="10"/>
                          <w:lang w:val="en-GB"/>
                        </w:rPr>
                        <w:t>oam:oam</w:t>
                      </w:r>
                      <w:proofErr w:type="gramEnd"/>
                      <w:r>
                        <w:rPr>
                          <w:rFonts w:ascii="Courier New" w:hAnsi="Courier New" w:cs="Courier New"/>
                          <w:color w:val="auto"/>
                          <w:sz w:val="10"/>
                          <w:szCs w:val="10"/>
                          <w:lang w:val="en-GB"/>
                        </w:rPr>
                        <w:t>-context/meg/mep/local-id</w:t>
                      </w:r>
                    </w:p>
                    <w:p w14:paraId="322C7B66"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measurement-start-time?             uint64</w:t>
                      </w:r>
                    </w:p>
                    <w:p w14:paraId="6F86BAAA"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qualified-measured-value-set* []</w:t>
                      </w:r>
                    </w:p>
                    <w:p w14:paraId="1EB3F7F5"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value?                        decimal64</w:t>
                      </w:r>
                    </w:p>
                    <w:p w14:paraId="793C3091"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value-qualifier?              value-qualifier</w:t>
                      </w:r>
                    </w:p>
                    <w:p w14:paraId="15201E38"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units?                        string</w:t>
                      </w:r>
                    </w:p>
                    <w:p w14:paraId="0C34016B"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qualified-value-name?         string</w:t>
                      </w:r>
                    </w:p>
                    <w:p w14:paraId="42272CC1"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qualified-location-name?      string</w:t>
                      </w:r>
                    </w:p>
                    <w:p w14:paraId="73ECBB81"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w:t>
                      </w:r>
                      <w:proofErr w:type="gramStart"/>
                      <w:r>
                        <w:rPr>
                          <w:rFonts w:ascii="Courier New" w:hAnsi="Courier New" w:cs="Courier New"/>
                          <w:color w:val="auto"/>
                          <w:sz w:val="10"/>
                          <w:szCs w:val="10"/>
                          <w:lang w:val="en-GB"/>
                        </w:rPr>
                        <w:t>|  +</w:t>
                      </w:r>
                      <w:proofErr w:type="gramEnd"/>
                      <w:r>
                        <w:rPr>
                          <w:rFonts w:ascii="Courier New" w:hAnsi="Courier New" w:cs="Courier New"/>
                          <w:color w:val="auto"/>
                          <w:sz w:val="10"/>
                          <w:szCs w:val="10"/>
                          <w:lang w:val="en-GB"/>
                        </w:rPr>
                        <w:t>--ro qualified-measurement-type?   string</w:t>
                      </w:r>
                    </w:p>
                    <w:p w14:paraId="5BE24A6F"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additional-info* [value-name]</w:t>
                      </w:r>
                    </w:p>
                    <w:p w14:paraId="134E66DC"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value-name    string</w:t>
                      </w:r>
                    </w:p>
                    <w:p w14:paraId="41CCB3EE"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r>
                        <w:rPr>
                          <w:rFonts w:ascii="Courier New" w:hAnsi="Courier New" w:cs="Courier New"/>
                          <w:color w:val="auto"/>
                          <w:sz w:val="10"/>
                          <w:szCs w:val="10"/>
                          <w:lang w:val="en-GB"/>
                        </w:rPr>
                        <w:t xml:space="preserve">                         +--ro value?        string</w:t>
                      </w:r>
                    </w:p>
                    <w:p w14:paraId="651F792A" w14:textId="77777777" w:rsidR="00B63121" w:rsidRDefault="00B63121" w:rsidP="00B63121">
                      <w:pPr>
                        <w:autoSpaceDE w:val="0"/>
                        <w:autoSpaceDN w:val="0"/>
                        <w:adjustRightInd w:val="0"/>
                        <w:spacing w:after="0"/>
                        <w:rPr>
                          <w:rFonts w:ascii="Courier New" w:hAnsi="Courier New" w:cs="Courier New"/>
                          <w:color w:val="auto"/>
                          <w:sz w:val="10"/>
                          <w:szCs w:val="10"/>
                          <w:lang w:val="en-GB"/>
                        </w:rPr>
                      </w:pPr>
                    </w:p>
                    <w:p w14:paraId="52495A65" w14:textId="61D69226" w:rsidR="00A447F3" w:rsidRPr="00D470A4" w:rsidRDefault="00A447F3" w:rsidP="00610F3A">
                      <w:pPr>
                        <w:autoSpaceDE w:val="0"/>
                        <w:autoSpaceDN w:val="0"/>
                        <w:adjustRightInd w:val="0"/>
                        <w:spacing w:after="0"/>
                        <w:rPr>
                          <w:rFonts w:ascii="Courier New" w:hAnsi="Courier New" w:cs="Courier New"/>
                          <w:sz w:val="14"/>
                          <w:szCs w:val="14"/>
                          <w:lang w:val="en-GB"/>
                        </w:rPr>
                      </w:pPr>
                    </w:p>
                  </w:txbxContent>
                </v:textbox>
                <w10:wrap type="topAndBottom" anchorx="margin"/>
              </v:rect>
            </w:pict>
          </mc:Fallback>
        </mc:AlternateContent>
      </w:r>
      <w:r w:rsidR="00A22CEA" w:rsidRPr="00CA3534">
        <w:t xml:space="preserve">Figure </w:t>
      </w:r>
      <w:r w:rsidR="00A22CEA">
        <w:rPr>
          <w:noProof/>
        </w:rPr>
        <w:fldChar w:fldCharType="begin"/>
      </w:r>
      <w:r w:rsidR="00A22CEA">
        <w:rPr>
          <w:noProof/>
        </w:rPr>
        <w:instrText xml:space="preserve"> SEQ Figure \* ARABIC </w:instrText>
      </w:r>
      <w:r w:rsidR="00A22CEA">
        <w:rPr>
          <w:noProof/>
        </w:rPr>
        <w:fldChar w:fldCharType="separate"/>
      </w:r>
      <w:r w:rsidR="00916DFC">
        <w:rPr>
          <w:noProof/>
        </w:rPr>
        <w:t>31</w:t>
      </w:r>
      <w:r w:rsidR="00A22CEA">
        <w:rPr>
          <w:noProof/>
        </w:rPr>
        <w:fldChar w:fldCharType="end"/>
      </w:r>
      <w:r w:rsidR="00A22CEA" w:rsidRPr="00CA3534">
        <w:t xml:space="preserve"> </w:t>
      </w:r>
      <w:r w:rsidR="00A22CEA">
        <w:t xml:space="preserve"> </w:t>
      </w:r>
      <w:r w:rsidR="00375A28">
        <w:t>YANG</w:t>
      </w:r>
      <w:r w:rsidR="00A22CEA">
        <w:t xml:space="preserve"> tree</w:t>
      </w:r>
      <w:bookmarkEnd w:id="250"/>
    </w:p>
    <w:p w14:paraId="1983C912" w14:textId="77777777" w:rsidR="000040CB" w:rsidRDefault="000040CB" w:rsidP="000040CB">
      <w:pPr>
        <w:pStyle w:val="Heading4"/>
      </w:pPr>
      <w:bookmarkStart w:id="251" w:name="_Toc223392288"/>
      <w:r>
        <w:lastRenderedPageBreak/>
        <w:t>The protobuf structure</w:t>
      </w:r>
      <w:bookmarkEnd w:id="251"/>
    </w:p>
    <w:p w14:paraId="4CCC755F" w14:textId="48B533FB" w:rsidR="0077224A" w:rsidRPr="0030412C" w:rsidRDefault="00B71CDE" w:rsidP="00A447F3">
      <w:r>
        <w:t>The protobuf structure that is used to enhance the standard protobuf stream in place of proto-bytes as shown in the YANG above is available at [TAPI PROTO].</w:t>
      </w:r>
    </w:p>
    <w:p w14:paraId="1B06CDF8" w14:textId="77777777" w:rsidR="00A22CEA" w:rsidRDefault="00974D1E" w:rsidP="00974D1E">
      <w:pPr>
        <w:pStyle w:val="Heading3"/>
      </w:pPr>
      <w:bookmarkStart w:id="252" w:name="_Toc208230207"/>
      <w:bookmarkStart w:id="253" w:name="_Toc208230208"/>
      <w:bookmarkStart w:id="254" w:name="_Toc208230209"/>
      <w:bookmarkStart w:id="255" w:name="_Toc223392289"/>
      <w:bookmarkEnd w:id="252"/>
      <w:bookmarkEnd w:id="253"/>
      <w:bookmarkEnd w:id="254"/>
      <w:r>
        <w:t>Contents of path</w:t>
      </w:r>
      <w:bookmarkEnd w:id="255"/>
    </w:p>
    <w:p w14:paraId="6F1876A3" w14:textId="60314F90" w:rsidR="00D34E05" w:rsidRPr="00D34E05" w:rsidRDefault="00D34E05" w:rsidP="00D34E05">
      <w:r>
        <w:t>As discussed above, the path is expected to normally identify the oam-job that controls the collection. The path can have no content</w:t>
      </w:r>
      <w:r w:rsidR="005151DA">
        <w:rPr>
          <w:rStyle w:val="FootnoteReference"/>
        </w:rPr>
        <w:footnoteReference w:id="71"/>
      </w:r>
      <w:r w:rsidR="007F6C65">
        <w:t>, essentially placing the measurement in the context if the measurement has sufficient content to be uniquely identifiable.</w:t>
      </w:r>
    </w:p>
    <w:p w14:paraId="188C395D" w14:textId="77777777" w:rsidR="00A447F3" w:rsidRDefault="00A447F3" w:rsidP="00B346D1">
      <w:pPr>
        <w:pStyle w:val="Heading3"/>
      </w:pPr>
      <w:bookmarkStart w:id="256" w:name="_Ref143677483"/>
      <w:bookmarkStart w:id="257" w:name="_Toc223392290"/>
      <w:r>
        <w:t>Subscription</w:t>
      </w:r>
      <w:bookmarkEnd w:id="256"/>
      <w:bookmarkEnd w:id="257"/>
    </w:p>
    <w:p w14:paraId="568158DC" w14:textId="5A831EDF" w:rsidR="00A447F3" w:rsidRDefault="00A447F3" w:rsidP="00A447F3">
      <w:r>
        <w:t xml:space="preserve">The </w:t>
      </w:r>
      <w:r w:rsidR="003F1A9E">
        <w:t>gNMI</w:t>
      </w:r>
      <w:r>
        <w:t xml:space="preserve"> specification [GNMI</w:t>
      </w:r>
      <w:r w:rsidR="0045534B">
        <w:t>-SPEC</w:t>
      </w:r>
      <w:r>
        <w:t>] provides a full description of the subscription approaches available and the associated behavior.</w:t>
      </w:r>
    </w:p>
    <w:p w14:paraId="3B3AD2FA" w14:textId="77777777" w:rsidR="00A447F3" w:rsidRDefault="00A447F3" w:rsidP="00A447F3">
      <w:r>
        <w:t xml:space="preserve">The TAPI solution only utilizes a small subset of the specification. The following list explains what is used and what not in the </w:t>
      </w:r>
      <w:r w:rsidRPr="00683EB1">
        <w:t>SubscribeRequest</w:t>
      </w:r>
      <w:r>
        <w:t>:</w:t>
      </w:r>
    </w:p>
    <w:p w14:paraId="5ABC9F9A" w14:textId="77777777" w:rsidR="00A447F3" w:rsidRDefault="00A447F3" w:rsidP="00A447F3">
      <w:pPr>
        <w:pStyle w:val="ListParagraph"/>
        <w:numPr>
          <w:ilvl w:val="0"/>
          <w:numId w:val="83"/>
        </w:numPr>
        <w:spacing w:line="259" w:lineRule="auto"/>
      </w:pPr>
      <w:r w:rsidRPr="00D8489D">
        <w:rPr>
          <w:rFonts w:ascii="Consolas" w:hAnsi="Consolas"/>
          <w:color w:val="1F2328"/>
          <w:sz w:val="20"/>
          <w:szCs w:val="20"/>
        </w:rPr>
        <w:t>subscribe</w:t>
      </w:r>
      <w:r>
        <w:t xml:space="preserve">: provides a single entry </w:t>
      </w:r>
      <w:r w:rsidRPr="00D8489D">
        <w:rPr>
          <w:rFonts w:ascii="Consolas" w:hAnsi="Consolas"/>
          <w:color w:val="1F2328"/>
          <w:sz w:val="20"/>
          <w:szCs w:val="20"/>
        </w:rPr>
        <w:t>SubscriptionList</w:t>
      </w:r>
    </w:p>
    <w:p w14:paraId="1143CE89" w14:textId="77777777" w:rsidR="00A447F3" w:rsidRDefault="00A447F3" w:rsidP="00A447F3">
      <w:pPr>
        <w:pStyle w:val="ListParagraph"/>
        <w:numPr>
          <w:ilvl w:val="0"/>
          <w:numId w:val="83"/>
        </w:numPr>
        <w:spacing w:line="259" w:lineRule="auto"/>
        <w:ind w:left="1080"/>
        <w:rPr>
          <w:rFonts w:ascii="Consolas" w:hAnsi="Consolas"/>
          <w:color w:val="1F2328"/>
          <w:sz w:val="20"/>
          <w:szCs w:val="20"/>
        </w:rPr>
      </w:pPr>
      <w:r>
        <w:rPr>
          <w:rFonts w:ascii="Consolas" w:hAnsi="Consolas"/>
          <w:color w:val="1F2328"/>
          <w:sz w:val="20"/>
          <w:szCs w:val="20"/>
        </w:rPr>
        <w:t xml:space="preserve">prefix: </w:t>
      </w:r>
      <w:r w:rsidRPr="00C41665">
        <w:rPr>
          <w:rFonts w:asciiTheme="minorHAnsi" w:hAnsiTheme="minorHAnsi"/>
          <w:color w:val="auto"/>
          <w:sz w:val="22"/>
          <w:szCs w:val="22"/>
        </w:rPr>
        <w:t>The path is everything in the context hence only the target needs to be specified</w:t>
      </w:r>
    </w:p>
    <w:p w14:paraId="71570D59" w14:textId="77777777" w:rsidR="00A447F3" w:rsidRDefault="00A447F3" w:rsidP="00A447F3">
      <w:pPr>
        <w:pStyle w:val="ListParagraph"/>
        <w:numPr>
          <w:ilvl w:val="1"/>
          <w:numId w:val="83"/>
        </w:numPr>
        <w:spacing w:line="259" w:lineRule="auto"/>
        <w:ind w:left="1800"/>
        <w:rPr>
          <w:rFonts w:ascii="Consolas" w:hAnsi="Consolas"/>
          <w:color w:val="1F2328"/>
          <w:sz w:val="20"/>
          <w:szCs w:val="20"/>
        </w:rPr>
      </w:pPr>
      <w:r>
        <w:rPr>
          <w:rFonts w:ascii="Consolas" w:hAnsi="Consolas"/>
          <w:color w:val="1F2328"/>
          <w:sz w:val="20"/>
          <w:szCs w:val="20"/>
        </w:rPr>
        <w:t>origin</w:t>
      </w:r>
      <w:r w:rsidRPr="00D01A6C">
        <w:rPr>
          <w:rFonts w:ascii="Consolas" w:hAnsi="Consolas"/>
          <w:color w:val="1F2328"/>
          <w:sz w:val="20"/>
          <w:szCs w:val="20"/>
        </w:rPr>
        <w:t xml:space="preserve">: </w:t>
      </w:r>
      <w:r>
        <w:t>omitted (disambiguates the path)</w:t>
      </w:r>
    </w:p>
    <w:p w14:paraId="33A7F649" w14:textId="77777777" w:rsidR="00A447F3" w:rsidRDefault="00A447F3" w:rsidP="00A447F3">
      <w:pPr>
        <w:pStyle w:val="ListParagraph"/>
        <w:numPr>
          <w:ilvl w:val="1"/>
          <w:numId w:val="83"/>
        </w:numPr>
        <w:spacing w:line="259" w:lineRule="auto"/>
        <w:ind w:left="1800"/>
        <w:rPr>
          <w:rFonts w:ascii="Consolas" w:hAnsi="Consolas"/>
          <w:color w:val="1F2328"/>
          <w:sz w:val="20"/>
          <w:szCs w:val="20"/>
        </w:rPr>
      </w:pPr>
      <w:r>
        <w:rPr>
          <w:rFonts w:ascii="Consolas" w:hAnsi="Consolas"/>
          <w:color w:val="1F2328"/>
          <w:sz w:val="20"/>
          <w:szCs w:val="20"/>
        </w:rPr>
        <w:t>elem</w:t>
      </w:r>
      <w:r w:rsidRPr="00D01A6C">
        <w:rPr>
          <w:rFonts w:ascii="Consolas" w:hAnsi="Consolas"/>
          <w:color w:val="1F2328"/>
          <w:sz w:val="20"/>
          <w:szCs w:val="20"/>
        </w:rPr>
        <w:t xml:space="preserve">: </w:t>
      </w:r>
      <w:r>
        <w:t>omitted (no path details necessary as the stream is not restricted)</w:t>
      </w:r>
    </w:p>
    <w:p w14:paraId="4DA0182C" w14:textId="77777777" w:rsidR="00A447F3" w:rsidRPr="00457CE2" w:rsidRDefault="00A447F3" w:rsidP="00A447F3">
      <w:pPr>
        <w:pStyle w:val="ListParagraph"/>
        <w:numPr>
          <w:ilvl w:val="1"/>
          <w:numId w:val="83"/>
        </w:numPr>
        <w:spacing w:line="259" w:lineRule="auto"/>
        <w:ind w:left="1800"/>
        <w:rPr>
          <w:rFonts w:ascii="Consolas" w:hAnsi="Consolas"/>
          <w:color w:val="1F2328"/>
          <w:sz w:val="20"/>
          <w:szCs w:val="20"/>
        </w:rPr>
      </w:pPr>
      <w:r w:rsidRPr="00D01A6C">
        <w:rPr>
          <w:rFonts w:ascii="Consolas" w:hAnsi="Consolas"/>
          <w:color w:val="1F2328"/>
          <w:sz w:val="20"/>
          <w:szCs w:val="20"/>
        </w:rPr>
        <w:t xml:space="preserve">target: </w:t>
      </w:r>
      <w:r>
        <w:t>“tapi”</w:t>
      </w:r>
      <w:r w:rsidR="00FE4D75">
        <w:t xml:space="preserve"> (</w:t>
      </w:r>
      <w:r w:rsidR="007F6C65">
        <w:t>n</w:t>
      </w:r>
      <w:r w:rsidR="00FE4D75" w:rsidRPr="00FE4D75">
        <w:t>o formal usage at this point. This may be omitted</w:t>
      </w:r>
      <w:r w:rsidR="00FE4D75">
        <w:t>)</w:t>
      </w:r>
    </w:p>
    <w:p w14:paraId="11CC3F08" w14:textId="77777777" w:rsidR="00A447F3" w:rsidRDefault="00A447F3" w:rsidP="00A447F3">
      <w:pPr>
        <w:pStyle w:val="ListParagraph"/>
        <w:numPr>
          <w:ilvl w:val="0"/>
          <w:numId w:val="82"/>
        </w:numPr>
        <w:spacing w:line="259" w:lineRule="auto"/>
        <w:ind w:left="1080"/>
      </w:pPr>
      <w:r>
        <w:rPr>
          <w:rFonts w:ascii="Consolas" w:hAnsi="Consolas"/>
          <w:color w:val="1F2328"/>
          <w:sz w:val="20"/>
          <w:szCs w:val="20"/>
        </w:rPr>
        <w:t>subscription</w:t>
      </w:r>
      <w:r>
        <w:t>:  only a single entry is required in the list</w:t>
      </w:r>
    </w:p>
    <w:p w14:paraId="639AD0B9" w14:textId="77777777" w:rsidR="00A447F3" w:rsidRPr="00AB472D" w:rsidRDefault="00A447F3" w:rsidP="00A447F3">
      <w:pPr>
        <w:pStyle w:val="ListParagraph"/>
        <w:numPr>
          <w:ilvl w:val="1"/>
          <w:numId w:val="82"/>
        </w:numPr>
        <w:spacing w:line="259" w:lineRule="auto"/>
        <w:ind w:left="1800"/>
      </w:pPr>
      <w:r>
        <w:rPr>
          <w:rFonts w:ascii="Consolas" w:hAnsi="Consolas"/>
          <w:color w:val="1F2328"/>
          <w:sz w:val="20"/>
          <w:szCs w:val="20"/>
        </w:rPr>
        <w:t>path</w:t>
      </w:r>
      <w:r w:rsidRPr="00D01A6C">
        <w:rPr>
          <w:rFonts w:ascii="Consolas" w:hAnsi="Consolas"/>
          <w:color w:val="1F2328"/>
          <w:sz w:val="20"/>
          <w:szCs w:val="20"/>
        </w:rPr>
        <w:t>:</w:t>
      </w:r>
      <w:r>
        <w:rPr>
          <w:rFonts w:ascii="Consolas" w:hAnsi="Consolas"/>
          <w:color w:val="1F2328"/>
          <w:sz w:val="20"/>
          <w:szCs w:val="20"/>
        </w:rPr>
        <w:t xml:space="preserve"> set to “{}”. </w:t>
      </w:r>
      <w:r>
        <w:t>Path is just the context and hence the root element, so the path is</w:t>
      </w:r>
      <w:r>
        <w:rPr>
          <w:rFonts w:ascii="Consolas" w:hAnsi="Consolas"/>
          <w:color w:val="1F2328"/>
          <w:sz w:val="20"/>
          <w:szCs w:val="20"/>
        </w:rPr>
        <w:t xml:space="preserve"> </w:t>
      </w:r>
      <w:r w:rsidRPr="00C41665">
        <w:rPr>
          <w:rFonts w:asciiTheme="minorHAnsi" w:hAnsiTheme="minorHAnsi"/>
          <w:color w:val="auto"/>
          <w:sz w:val="22"/>
          <w:szCs w:val="22"/>
        </w:rPr>
        <w:t xml:space="preserve">essentially </w:t>
      </w:r>
      <w:r>
        <w:rPr>
          <w:rFonts w:ascii="Consolas" w:hAnsi="Consolas"/>
          <w:color w:val="1F2328"/>
          <w:sz w:val="20"/>
          <w:szCs w:val="20"/>
        </w:rPr>
        <w:t>null.</w:t>
      </w:r>
    </w:p>
    <w:p w14:paraId="45463999" w14:textId="77777777" w:rsidR="00A447F3" w:rsidRDefault="00A447F3" w:rsidP="00A447F3">
      <w:pPr>
        <w:pStyle w:val="ListParagraph"/>
        <w:numPr>
          <w:ilvl w:val="1"/>
          <w:numId w:val="82"/>
        </w:numPr>
        <w:spacing w:line="259" w:lineRule="auto"/>
        <w:ind w:left="1800"/>
      </w:pPr>
      <w:r>
        <w:rPr>
          <w:rFonts w:ascii="Consolas" w:hAnsi="Consolas"/>
          <w:color w:val="1F2328"/>
          <w:sz w:val="20"/>
          <w:szCs w:val="20"/>
        </w:rPr>
        <w:t>mode</w:t>
      </w:r>
      <w:r>
        <w:t>: TARGET_DEFINED. This allows the provider to choose the best reporting strategy, i.e., whether the report is on change, sample etc., depending upon the specific measure characteristics</w:t>
      </w:r>
    </w:p>
    <w:p w14:paraId="321C8E1B" w14:textId="185248B3" w:rsidR="00A447F3" w:rsidRDefault="00A447F3" w:rsidP="00A447F3">
      <w:pPr>
        <w:pStyle w:val="ListParagraph"/>
        <w:numPr>
          <w:ilvl w:val="1"/>
          <w:numId w:val="82"/>
        </w:numPr>
        <w:spacing w:line="259" w:lineRule="auto"/>
        <w:ind w:left="1800"/>
      </w:pPr>
      <w:r>
        <w:rPr>
          <w:rFonts w:ascii="Consolas" w:hAnsi="Consolas"/>
          <w:color w:val="1F2328"/>
          <w:sz w:val="20"/>
          <w:szCs w:val="20"/>
        </w:rPr>
        <w:t>sample_interval</w:t>
      </w:r>
      <w:r>
        <w:t>: omitted (</w:t>
      </w:r>
      <w:r w:rsidR="003F1A9E">
        <w:t>gNMI</w:t>
      </w:r>
      <w:r>
        <w:t xml:space="preserve"> specifies that the value zero means provider choice, however as the field is optional in protobuf it would appear reasonable to omit the field so as to indicate provider choice).</w:t>
      </w:r>
    </w:p>
    <w:p w14:paraId="0C846E64" w14:textId="77777777" w:rsidR="00A447F3" w:rsidRDefault="00A447F3" w:rsidP="00A447F3">
      <w:pPr>
        <w:pStyle w:val="ListParagraph"/>
        <w:numPr>
          <w:ilvl w:val="1"/>
          <w:numId w:val="82"/>
        </w:numPr>
        <w:spacing w:line="259" w:lineRule="auto"/>
        <w:ind w:left="1800"/>
      </w:pPr>
      <w:r>
        <w:rPr>
          <w:rFonts w:ascii="Consolas" w:hAnsi="Consolas"/>
          <w:color w:val="1F2328"/>
          <w:sz w:val="20"/>
          <w:szCs w:val="20"/>
        </w:rPr>
        <w:t>suppress_redundant</w:t>
      </w:r>
      <w:r>
        <w:t>: omitted (Value suppression is not supported currently and will be specified on a per counter basis in future. Hence this is provider choice based upon other properties).</w:t>
      </w:r>
    </w:p>
    <w:p w14:paraId="4F8B97DE" w14:textId="77777777" w:rsidR="00A447F3" w:rsidRDefault="00A447F3" w:rsidP="00A447F3">
      <w:pPr>
        <w:pStyle w:val="ListParagraph"/>
        <w:numPr>
          <w:ilvl w:val="1"/>
          <w:numId w:val="82"/>
        </w:numPr>
        <w:spacing w:line="259" w:lineRule="auto"/>
        <w:ind w:left="1800"/>
      </w:pPr>
      <w:r>
        <w:rPr>
          <w:rFonts w:ascii="Consolas" w:hAnsi="Consolas"/>
          <w:color w:val="1F2328"/>
          <w:sz w:val="20"/>
          <w:szCs w:val="20"/>
        </w:rPr>
        <w:t>heartbeat_interval</w:t>
      </w:r>
      <w:r>
        <w:t>: omitted</w:t>
      </w:r>
      <w:r w:rsidR="0063041E">
        <w:rPr>
          <w:rStyle w:val="FootnoteReference"/>
        </w:rPr>
        <w:footnoteReference w:id="72"/>
      </w:r>
    </w:p>
    <w:p w14:paraId="394DF990" w14:textId="77777777" w:rsidR="00A447F3" w:rsidRDefault="00A447F3" w:rsidP="00A447F3">
      <w:pPr>
        <w:pStyle w:val="ListParagraph"/>
        <w:numPr>
          <w:ilvl w:val="0"/>
          <w:numId w:val="82"/>
        </w:numPr>
        <w:spacing w:line="259" w:lineRule="auto"/>
        <w:ind w:left="1080"/>
      </w:pPr>
      <w:r>
        <w:rPr>
          <w:rFonts w:ascii="Consolas" w:hAnsi="Consolas"/>
          <w:color w:val="1F2328"/>
          <w:sz w:val="20"/>
          <w:szCs w:val="20"/>
        </w:rPr>
        <w:t>qos</w:t>
      </w:r>
      <w:r>
        <w:t>: omitted (the field is not used and hence should not be present in the subscription. If present it should be ignored)</w:t>
      </w:r>
    </w:p>
    <w:p w14:paraId="7F6BE1F3" w14:textId="77777777" w:rsidR="00A447F3" w:rsidRPr="00267231" w:rsidRDefault="00A447F3" w:rsidP="00A447F3">
      <w:pPr>
        <w:pStyle w:val="ListParagraph"/>
        <w:numPr>
          <w:ilvl w:val="0"/>
          <w:numId w:val="82"/>
        </w:numPr>
        <w:spacing w:line="259" w:lineRule="auto"/>
        <w:ind w:left="1080"/>
      </w:pPr>
      <w:r>
        <w:rPr>
          <w:rFonts w:ascii="Consolas" w:hAnsi="Consolas"/>
          <w:color w:val="1F2328"/>
          <w:sz w:val="20"/>
          <w:szCs w:val="20"/>
        </w:rPr>
        <w:t xml:space="preserve">mode: </w:t>
      </w:r>
      <w:r w:rsidRPr="00F76D40">
        <w:rPr>
          <w:rFonts w:asciiTheme="minorHAnsi" w:hAnsiTheme="minorHAnsi"/>
          <w:color w:val="auto"/>
          <w:sz w:val="22"/>
          <w:szCs w:val="22"/>
        </w:rPr>
        <w:t>STREAM</w:t>
      </w:r>
    </w:p>
    <w:p w14:paraId="68C822E8" w14:textId="77777777" w:rsidR="00A447F3" w:rsidRDefault="00A447F3" w:rsidP="00A447F3">
      <w:pPr>
        <w:pStyle w:val="ListParagraph"/>
        <w:numPr>
          <w:ilvl w:val="0"/>
          <w:numId w:val="82"/>
        </w:numPr>
        <w:spacing w:line="259" w:lineRule="auto"/>
        <w:ind w:left="1080"/>
      </w:pPr>
      <w:r>
        <w:rPr>
          <w:rFonts w:ascii="Consolas" w:hAnsi="Consolas"/>
          <w:color w:val="1F2328"/>
          <w:sz w:val="20"/>
          <w:szCs w:val="20"/>
        </w:rPr>
        <w:t xml:space="preserve">allow_aggregation: </w:t>
      </w:r>
      <w:r>
        <w:t>omitted (the field is not used and hence should not be present in the subscription. If present it should be ignored).</w:t>
      </w:r>
    </w:p>
    <w:p w14:paraId="60F01364" w14:textId="77777777" w:rsidR="00A447F3" w:rsidRDefault="00A447F3" w:rsidP="00A447F3">
      <w:pPr>
        <w:pStyle w:val="ListParagraph"/>
        <w:numPr>
          <w:ilvl w:val="0"/>
          <w:numId w:val="82"/>
        </w:numPr>
        <w:spacing w:line="259" w:lineRule="auto"/>
        <w:ind w:left="1080"/>
      </w:pPr>
      <w:r>
        <w:rPr>
          <w:rFonts w:ascii="Consolas" w:hAnsi="Consolas"/>
          <w:color w:val="1F2328"/>
          <w:sz w:val="20"/>
          <w:szCs w:val="20"/>
        </w:rPr>
        <w:t>use_models</w:t>
      </w:r>
      <w:r>
        <w:t>: omitted (not stated as this means all models are considered)</w:t>
      </w:r>
    </w:p>
    <w:p w14:paraId="7524DFDB" w14:textId="77777777" w:rsidR="00A447F3" w:rsidRDefault="00A447F3" w:rsidP="00A447F3">
      <w:pPr>
        <w:pStyle w:val="ListParagraph"/>
        <w:numPr>
          <w:ilvl w:val="0"/>
          <w:numId w:val="82"/>
        </w:numPr>
        <w:spacing w:line="259" w:lineRule="auto"/>
        <w:ind w:left="1080"/>
      </w:pPr>
      <w:r>
        <w:rPr>
          <w:rFonts w:ascii="Consolas" w:hAnsi="Consolas"/>
          <w:color w:val="1F2328"/>
          <w:sz w:val="20"/>
          <w:szCs w:val="20"/>
        </w:rPr>
        <w:t>updates_only</w:t>
      </w:r>
      <w:r>
        <w:t>: true (same value suppression</w:t>
      </w:r>
      <w:r w:rsidR="0045534B">
        <w:t>, when supported,</w:t>
      </w:r>
      <w:r>
        <w:t xml:space="preserve"> will use another mechanism)</w:t>
      </w:r>
    </w:p>
    <w:p w14:paraId="22ACD06B" w14:textId="77777777" w:rsidR="00A447F3" w:rsidRDefault="00A447F3" w:rsidP="00A447F3">
      <w:pPr>
        <w:pStyle w:val="ListParagraph"/>
        <w:numPr>
          <w:ilvl w:val="0"/>
          <w:numId w:val="82"/>
        </w:numPr>
        <w:spacing w:line="259" w:lineRule="auto"/>
      </w:pPr>
      <w:r>
        <w:rPr>
          <w:rFonts w:ascii="Consolas" w:hAnsi="Consolas"/>
          <w:color w:val="1F2328"/>
          <w:sz w:val="20"/>
          <w:szCs w:val="20"/>
        </w:rPr>
        <w:t>extension</w:t>
      </w:r>
      <w:r w:rsidRPr="000C25FF">
        <w:t>:</w:t>
      </w:r>
      <w:r>
        <w:t xml:space="preserve"> </w:t>
      </w:r>
    </w:p>
    <w:p w14:paraId="5AC45616" w14:textId="77777777" w:rsidR="00A447F3" w:rsidRDefault="00A447F3" w:rsidP="00A447F3">
      <w:pPr>
        <w:pStyle w:val="ListParagraph"/>
        <w:numPr>
          <w:ilvl w:val="1"/>
          <w:numId w:val="82"/>
        </w:numPr>
        <w:spacing w:line="259" w:lineRule="auto"/>
      </w:pPr>
      <w:r>
        <w:rPr>
          <w:rFonts w:ascii="Consolas" w:hAnsi="Consolas"/>
          <w:color w:val="1F2328"/>
          <w:sz w:val="20"/>
          <w:szCs w:val="20"/>
        </w:rPr>
        <w:t>History</w:t>
      </w:r>
      <w:r w:rsidRPr="00863769">
        <w:t>:</w:t>
      </w:r>
      <w:r>
        <w:t xml:space="preserve"> </w:t>
      </w:r>
      <w:r w:rsidR="002C20B9">
        <w:t>This is defined in [GNMI-HIST]</w:t>
      </w:r>
    </w:p>
    <w:p w14:paraId="39277331" w14:textId="77777777" w:rsidR="00A447F3" w:rsidRPr="003F4897" w:rsidRDefault="00A447F3" w:rsidP="00A447F3">
      <w:pPr>
        <w:pStyle w:val="ListParagraph"/>
        <w:numPr>
          <w:ilvl w:val="2"/>
          <w:numId w:val="82"/>
        </w:numPr>
        <w:spacing w:line="259" w:lineRule="auto"/>
      </w:pPr>
      <w:r w:rsidRPr="00227E97">
        <w:rPr>
          <w:rFonts w:ascii="Consolas" w:hAnsi="Consolas"/>
          <w:color w:val="1F2328"/>
          <w:sz w:val="20"/>
          <w:szCs w:val="20"/>
        </w:rPr>
        <w:t>range</w:t>
      </w:r>
      <w:r>
        <w:rPr>
          <w:rFonts w:ascii="Consolas" w:hAnsi="Consolas"/>
          <w:color w:val="1F2328"/>
          <w:sz w:val="20"/>
          <w:szCs w:val="20"/>
        </w:rPr>
        <w:t xml:space="preserve">: </w:t>
      </w:r>
      <w:r>
        <w:t xml:space="preserve">Used to allow for lossless recovery from short comms failures. Uses </w:t>
      </w:r>
      <w:r w:rsidRPr="005B073E">
        <w:rPr>
          <w:rFonts w:ascii="Consolas" w:eastAsia="Times New Roman" w:hAnsi="Consolas" w:cs="Courier New"/>
          <w:color w:val="1F2328"/>
          <w:sz w:val="20"/>
          <w:szCs w:val="20"/>
          <w:bdr w:val="none" w:sz="0" w:space="0" w:color="auto" w:frame="1"/>
        </w:rPr>
        <w:t>message TimeRange</w:t>
      </w:r>
      <w:r>
        <w:rPr>
          <w:rFonts w:ascii="Consolas" w:eastAsia="Times New Roman" w:hAnsi="Consolas" w:cs="Courier New"/>
          <w:color w:val="1F2328"/>
          <w:sz w:val="20"/>
          <w:szCs w:val="20"/>
          <w:bdr w:val="none" w:sz="0" w:space="0" w:color="auto" w:frame="1"/>
        </w:rPr>
        <w:t>:</w:t>
      </w:r>
    </w:p>
    <w:p w14:paraId="397AF98A" w14:textId="77777777" w:rsidR="00A447F3" w:rsidRPr="00C13B9C" w:rsidRDefault="00A447F3" w:rsidP="00A447F3">
      <w:pPr>
        <w:pStyle w:val="ListParagraph"/>
        <w:numPr>
          <w:ilvl w:val="3"/>
          <w:numId w:val="82"/>
        </w:numPr>
        <w:spacing w:line="259" w:lineRule="auto"/>
      </w:pPr>
      <w:r>
        <w:rPr>
          <w:rFonts w:ascii="Consolas" w:hAnsi="Consolas"/>
          <w:color w:val="1F2328"/>
          <w:sz w:val="20"/>
          <w:szCs w:val="20"/>
        </w:rPr>
        <w:lastRenderedPageBreak/>
        <w:t xml:space="preserve">start: </w:t>
      </w:r>
      <w:r w:rsidRPr="00C809B3">
        <w:t>the time from which the stream continuation is required. If the start time has not yet elapsed, the server may either return an UNIMPLEMENTED error or start from the next available performance report</w:t>
      </w:r>
      <w:r>
        <w:rPr>
          <w:rFonts w:ascii="Consolas" w:hAnsi="Consolas"/>
          <w:color w:val="1F2328"/>
          <w:sz w:val="20"/>
          <w:szCs w:val="20"/>
        </w:rPr>
        <w:t xml:space="preserve">. </w:t>
      </w:r>
      <w:r w:rsidRPr="00F76D40">
        <w:rPr>
          <w:rFonts w:asciiTheme="minorHAnsi" w:hAnsiTheme="minorHAnsi"/>
          <w:color w:val="auto"/>
          <w:sz w:val="22"/>
          <w:szCs w:val="22"/>
        </w:rPr>
        <w:t>This is to be interpreted as the time the record was sent (not the time the measure was collected).</w:t>
      </w:r>
    </w:p>
    <w:p w14:paraId="3DC3FBB3" w14:textId="67085230" w:rsidR="00A447F3" w:rsidRDefault="00A447F3" w:rsidP="00A447F3">
      <w:pPr>
        <w:pStyle w:val="ListParagraph"/>
        <w:numPr>
          <w:ilvl w:val="3"/>
          <w:numId w:val="82"/>
        </w:numPr>
        <w:spacing w:line="259" w:lineRule="auto"/>
      </w:pPr>
      <w:r>
        <w:rPr>
          <w:rFonts w:ascii="Consolas" w:hAnsi="Consolas"/>
          <w:color w:val="1F2328"/>
          <w:sz w:val="20"/>
          <w:szCs w:val="20"/>
        </w:rPr>
        <w:t xml:space="preserve">end: </w:t>
      </w:r>
      <w:r w:rsidRPr="00C809B3">
        <w:t>omitted (</w:t>
      </w:r>
      <w:r w:rsidR="003F1A9E">
        <w:t>gNMI</w:t>
      </w:r>
      <w:r w:rsidRPr="00C809B3">
        <w:t xml:space="preserve"> specifies that max int means no end, however as the field is optional in protobuf it </w:t>
      </w:r>
      <w:r>
        <w:t>would appear reasonable to omit the field so as to indicate no end).</w:t>
      </w:r>
    </w:p>
    <w:p w14:paraId="229BD054" w14:textId="77777777" w:rsidR="00A447F3" w:rsidRDefault="00A447F3" w:rsidP="00A447F3">
      <w:pPr>
        <w:pStyle w:val="ListParagraph"/>
        <w:numPr>
          <w:ilvl w:val="2"/>
          <w:numId w:val="82"/>
        </w:numPr>
        <w:spacing w:line="259" w:lineRule="auto"/>
      </w:pPr>
      <w:r>
        <w:rPr>
          <w:rFonts w:ascii="Consolas" w:hAnsi="Consolas"/>
          <w:color w:val="1F2328"/>
          <w:sz w:val="20"/>
          <w:szCs w:val="20"/>
        </w:rPr>
        <w:t xml:space="preserve">snapshot_time: </w:t>
      </w:r>
      <w:r w:rsidRPr="00F76D40">
        <w:rPr>
          <w:rFonts w:asciiTheme="minorHAnsi" w:hAnsiTheme="minorHAnsi"/>
          <w:color w:val="auto"/>
          <w:sz w:val="22"/>
          <w:szCs w:val="22"/>
        </w:rPr>
        <w:t>Not used.</w:t>
      </w:r>
    </w:p>
    <w:p w14:paraId="4E93F93C" w14:textId="77777777" w:rsidR="00A447F3" w:rsidRDefault="00A447F3" w:rsidP="00A447F3">
      <w:r>
        <w:t>Following is an example subscription message (which will be encoded in protobuf):</w:t>
      </w:r>
    </w:p>
    <w:p w14:paraId="1DCD6105"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w:t>
      </w:r>
    </w:p>
    <w:p w14:paraId="6B0FB7B5"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 xml:space="preserve">    "subscribe": {</w:t>
      </w:r>
    </w:p>
    <w:p w14:paraId="5507921D"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 xml:space="preserve">        "prefix": {</w:t>
      </w:r>
    </w:p>
    <w:p w14:paraId="1E7D4A03"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 xml:space="preserve">            "target": "tapi"</w:t>
      </w:r>
    </w:p>
    <w:p w14:paraId="478D2902"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 xml:space="preserve">        },</w:t>
      </w:r>
    </w:p>
    <w:p w14:paraId="0D6B1C5A"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 xml:space="preserve">        "subscription": [</w:t>
      </w:r>
    </w:p>
    <w:p w14:paraId="612B6E60"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 xml:space="preserve">            {</w:t>
      </w:r>
    </w:p>
    <w:p w14:paraId="5A36563B"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 xml:space="preserve">                "mode": "SAMPLE",</w:t>
      </w:r>
    </w:p>
    <w:p w14:paraId="7196EAD9"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 xml:space="preserve">                "path": {},</w:t>
      </w:r>
    </w:p>
    <w:p w14:paraId="45BC89BB"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 xml:space="preserve">                "sample_interval": 0</w:t>
      </w:r>
    </w:p>
    <w:p w14:paraId="6CFCB15C"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 xml:space="preserve">            }</w:t>
      </w:r>
    </w:p>
    <w:p w14:paraId="352CFBE0"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 xml:space="preserve">        ],</w:t>
      </w:r>
    </w:p>
    <w:p w14:paraId="19C7981E"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 xml:space="preserve">        "updatesOnly": true</w:t>
      </w:r>
    </w:p>
    <w:p w14:paraId="19238547"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 xml:space="preserve">    }</w:t>
      </w:r>
    </w:p>
    <w:p w14:paraId="02BCA81F" w14:textId="77777777" w:rsidR="00A447F3" w:rsidRPr="00CB23C2" w:rsidRDefault="00A447F3" w:rsidP="00A4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Consolas" w:eastAsia="Times New Roman" w:hAnsi="Consolas" w:cs="Courier New"/>
          <w:color w:val="1D1C1D"/>
          <w:sz w:val="18"/>
        </w:rPr>
      </w:pPr>
      <w:r w:rsidRPr="00CB23C2">
        <w:rPr>
          <w:rFonts w:ascii="Consolas" w:eastAsia="Times New Roman" w:hAnsi="Consolas" w:cs="Courier New"/>
          <w:color w:val="1D1C1D"/>
          <w:sz w:val="18"/>
        </w:rPr>
        <w:t>}</w:t>
      </w:r>
    </w:p>
    <w:p w14:paraId="1A8A7100" w14:textId="77777777" w:rsidR="00A447F3" w:rsidRDefault="00A447F3" w:rsidP="00A447F3"/>
    <w:p w14:paraId="4C1DC845" w14:textId="77777777" w:rsidR="00A447F3" w:rsidRDefault="00A447F3" w:rsidP="00A447F3">
      <w:r>
        <w:t>Note that it is anticipated that when suppression mechanisms are supported such that a baseline needs to be provided, that “</w:t>
      </w:r>
      <w:r>
        <w:rPr>
          <w:rFonts w:ascii="Consolas" w:hAnsi="Consolas"/>
          <w:color w:val="1F2328"/>
          <w:sz w:val="20"/>
          <w:szCs w:val="20"/>
        </w:rPr>
        <w:t>updates_only</w:t>
      </w:r>
      <w:r>
        <w:t xml:space="preserve">” will be false and there will be some initial updates that provide the baseline (as essentially current state). </w:t>
      </w:r>
    </w:p>
    <w:p w14:paraId="2D98E38C" w14:textId="77777777" w:rsidR="00A447F3" w:rsidRDefault="00A447F3" w:rsidP="00A447F3">
      <w:pPr>
        <w:pStyle w:val="ListParagraph"/>
        <w:numPr>
          <w:ilvl w:val="0"/>
          <w:numId w:val="82"/>
        </w:numPr>
        <w:spacing w:line="259" w:lineRule="auto"/>
      </w:pPr>
      <w:r>
        <w:t>“</w:t>
      </w:r>
      <w:r w:rsidRPr="007C7D19">
        <w:t>a client creating a subscription receives an initial set of updates, terminated by a message indicating that initial synchronisation has completed, and then receives subsequent updates indicating changes to the initial state of those elements.</w:t>
      </w:r>
      <w:r>
        <w:t>”</w:t>
      </w:r>
    </w:p>
    <w:p w14:paraId="5D5E3B96" w14:textId="77777777" w:rsidR="00A447F3" w:rsidRDefault="00A447F3" w:rsidP="00A447F3">
      <w:pPr>
        <w:pStyle w:val="ListParagraph"/>
        <w:numPr>
          <w:ilvl w:val="0"/>
          <w:numId w:val="82"/>
        </w:numPr>
        <w:spacing w:line="259" w:lineRule="auto"/>
      </w:pPr>
      <w:r>
        <w:t>Initial: As all performance data records are independent (as same value suppression is not yet specified), there is no initial state.</w:t>
      </w:r>
    </w:p>
    <w:p w14:paraId="0320DF82" w14:textId="77777777" w:rsidR="00A447F3" w:rsidRDefault="00A447F3" w:rsidP="00A447F3">
      <w:pPr>
        <w:pStyle w:val="ListParagraph"/>
        <w:numPr>
          <w:ilvl w:val="0"/>
          <w:numId w:val="82"/>
        </w:numPr>
        <w:spacing w:line="259" w:lineRule="auto"/>
      </w:pPr>
      <w:r>
        <w:t>Subsequent: Each performance record is considered as new and hence corresponds to a creation where all values are considered as having new values</w:t>
      </w:r>
    </w:p>
    <w:p w14:paraId="1F2B34ED" w14:textId="77777777" w:rsidR="00A447F3" w:rsidRDefault="00A447F3" w:rsidP="00B346D1">
      <w:pPr>
        <w:pStyle w:val="Heading3"/>
      </w:pPr>
      <w:bookmarkStart w:id="258" w:name="_Toc223392291"/>
      <w:r>
        <w:t>Stream record response</w:t>
      </w:r>
      <w:bookmarkEnd w:id="258"/>
    </w:p>
    <w:p w14:paraId="579A3281" w14:textId="4A853B90" w:rsidR="00A447F3" w:rsidRDefault="00A447F3" w:rsidP="00252D13">
      <w:pPr>
        <w:spacing w:after="0"/>
      </w:pPr>
      <w:r>
        <w:t xml:space="preserve">The response will be conformant to the model as discussed earlier. Following </w:t>
      </w:r>
      <w:r w:rsidR="00364C1F">
        <w:t>are</w:t>
      </w:r>
      <w:r>
        <w:t xml:space="preserve"> example</w:t>
      </w:r>
      <w:r w:rsidR="00B2439F">
        <w:t>s</w:t>
      </w:r>
      <w:r>
        <w:t xml:space="preserve"> of stream record</w:t>
      </w:r>
      <w:r w:rsidR="00B2439F">
        <w:t>s</w:t>
      </w:r>
      <w:r>
        <w:t xml:space="preserve"> (which will be encoded in protobuf</w:t>
      </w:r>
      <w:r w:rsidR="00B2439F">
        <w:t xml:space="preserve"> – see</w:t>
      </w:r>
      <w:r w:rsidR="007A3702">
        <w:t xml:space="preserve"> </w:t>
      </w:r>
      <w:r w:rsidR="00E830FB">
        <w:t xml:space="preserve">section </w:t>
      </w:r>
      <w:r w:rsidR="00E830FB">
        <w:fldChar w:fldCharType="begin"/>
      </w:r>
      <w:r w:rsidR="00E830FB">
        <w:instrText xml:space="preserve"> REF _Ref149860412 \r \h </w:instrText>
      </w:r>
      <w:r w:rsidR="00E830FB">
        <w:fldChar w:fldCharType="separate"/>
      </w:r>
      <w:r w:rsidR="00916DFC">
        <w:t>8.7</w:t>
      </w:r>
      <w:r w:rsidR="00E830FB">
        <w:fldChar w:fldCharType="end"/>
      </w:r>
      <w:r w:rsidR="00E830FB">
        <w:t xml:space="preserve"> </w:t>
      </w:r>
      <w:r w:rsidR="00E830FB">
        <w:fldChar w:fldCharType="begin"/>
      </w:r>
      <w:r w:rsidR="00E830FB">
        <w:instrText xml:space="preserve"> REF _Ref149860416 \h </w:instrText>
      </w:r>
      <w:r w:rsidR="00E830FB">
        <w:fldChar w:fldCharType="separate"/>
      </w:r>
      <w:r w:rsidR="00916DFC">
        <w:t>Appendix – Protobuf encoding sketch</w:t>
      </w:r>
      <w:r w:rsidR="00E830FB">
        <w:fldChar w:fldCharType="end"/>
      </w:r>
      <w:r w:rsidR="008E2373">
        <w:t xml:space="preserve"> </w:t>
      </w:r>
      <w:r w:rsidR="00E830FB">
        <w:t xml:space="preserve">on page </w:t>
      </w:r>
      <w:r w:rsidR="00E830FB">
        <w:fldChar w:fldCharType="begin"/>
      </w:r>
      <w:r w:rsidR="00E830FB">
        <w:instrText xml:space="preserve"> PAGEREF _Ref149860420 \h </w:instrText>
      </w:r>
      <w:r w:rsidR="00E830FB">
        <w:fldChar w:fldCharType="separate"/>
      </w:r>
      <w:r w:rsidR="00916DFC">
        <w:rPr>
          <w:noProof/>
        </w:rPr>
        <w:t>141</w:t>
      </w:r>
      <w:r w:rsidR="00E830FB">
        <w:fldChar w:fldCharType="end"/>
      </w:r>
      <w:r w:rsidR="008E2373">
        <w:t>).</w:t>
      </w:r>
    </w:p>
    <w:p w14:paraId="07BD73D2" w14:textId="77777777" w:rsidR="00252D13" w:rsidRDefault="00252D13" w:rsidP="00252D13">
      <w:pPr>
        <w:spacing w:after="0"/>
      </w:pPr>
    </w:p>
    <w:p w14:paraId="51905781" w14:textId="77777777" w:rsidR="007C5AAA" w:rsidRDefault="007C5AAA" w:rsidP="007C5AAA">
      <w:pPr>
        <w:pStyle w:val="Heading4"/>
      </w:pPr>
      <w:bookmarkStart w:id="259" w:name="_Toc223392292"/>
      <w:r>
        <w:t>A simple complete measurement</w:t>
      </w:r>
      <w:bookmarkEnd w:id="259"/>
    </w:p>
    <w:p w14:paraId="2979C522"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w:t>
      </w:r>
    </w:p>
    <w:p w14:paraId="3F8C77F4"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"timestamp"</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"1693240502242882097"</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5500"/>
          <w:sz w:val="20"/>
          <w:szCs w:val="20"/>
          <w:lang w:eastAsia="en-US"/>
        </w:rPr>
        <w:t xml:space="preserve">// 2023-08-28 16:35:02.242 </w:t>
      </w:r>
    </w:p>
    <w:p w14:paraId="0AE293E0"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"prefix": {</w:t>
      </w:r>
    </w:p>
    <w:p w14:paraId="314FAFC0"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"target": "tapi"</w:t>
      </w:r>
      <w:r w:rsidRPr="00F60ADB">
        <w:rPr>
          <w:rFonts w:ascii="inherit" w:eastAsia="Times New Roman" w:hAnsi="inherit" w:cs="Courier New"/>
          <w:color w:val="237BE8" w:themeColor="accent3" w:themeTint="99"/>
          <w:sz w:val="20"/>
          <w:szCs w:val="20"/>
          <w:lang w:eastAsia="en-US"/>
        </w:rPr>
        <w:t xml:space="preserve"> </w:t>
      </w:r>
      <w:r w:rsidRPr="004958E4">
        <w:rPr>
          <w:rFonts w:ascii="inherit" w:eastAsia="Times New Roman" w:hAnsi="inherit" w:cs="Courier New"/>
          <w:color w:val="auto"/>
          <w:sz w:val="20"/>
          <w:szCs w:val="20"/>
          <w:lang w:eastAsia="en-US"/>
        </w:rPr>
        <w:t>//</w:t>
      </w:r>
      <w:r w:rsidR="00965C10">
        <w:rPr>
          <w:rFonts w:ascii="inherit" w:eastAsia="Times New Roman" w:hAnsi="inherit" w:cs="Courier New"/>
          <w:color w:val="auto"/>
          <w:sz w:val="20"/>
          <w:szCs w:val="20"/>
          <w:lang w:eastAsia="en-US"/>
        </w:rPr>
        <w:t>No formal usage at this point. This is expected to evolve with deployment experience</w:t>
      </w:r>
    </w:p>
    <w:p w14:paraId="59161524"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w:t>
      </w:r>
    </w:p>
    <w:p w14:paraId="3F35EF5A"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lastRenderedPageBreak/>
        <w:t xml:space="preserve">    </w:t>
      </w:r>
      <w:r w:rsidRPr="007C5AAA">
        <w:rPr>
          <w:rFonts w:ascii="inherit" w:eastAsia="Times New Roman" w:hAnsi="inherit" w:cs="Courier New"/>
          <w:color w:val="AA1111"/>
          <w:sz w:val="20"/>
          <w:szCs w:val="20"/>
          <w:lang w:eastAsia="en-US"/>
        </w:rPr>
        <w:t>"update"</w:t>
      </w:r>
      <w:r w:rsidRPr="007C5AAA">
        <w:rPr>
          <w:rFonts w:ascii="inherit" w:eastAsia="Times New Roman" w:hAnsi="inherit" w:cs="Courier New"/>
          <w:color w:val="1D1C1D"/>
          <w:sz w:val="20"/>
          <w:szCs w:val="20"/>
          <w:lang w:eastAsia="en-US"/>
        </w:rPr>
        <w:t>: [</w:t>
      </w:r>
    </w:p>
    <w:p w14:paraId="132C3168"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p>
    <w:p w14:paraId="217010DD"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"path"</w:t>
      </w:r>
      <w:r w:rsidRPr="007C5AAA">
        <w:rPr>
          <w:rFonts w:ascii="inherit" w:eastAsia="Times New Roman" w:hAnsi="inherit" w:cs="Courier New"/>
          <w:color w:val="1D1C1D"/>
          <w:sz w:val="20"/>
          <w:szCs w:val="20"/>
          <w:lang w:eastAsia="en-US"/>
        </w:rPr>
        <w:t>: {</w:t>
      </w:r>
    </w:p>
    <w:p w14:paraId="6343BCF5"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"elem": [</w:t>
      </w:r>
      <w:r>
        <w:rPr>
          <w:rFonts w:ascii="inherit" w:eastAsia="Times New Roman" w:hAnsi="inherit" w:cs="Courier New"/>
          <w:color w:val="237BE8" w:themeColor="accent3" w:themeTint="99"/>
          <w:sz w:val="20"/>
          <w:szCs w:val="20"/>
          <w:lang w:eastAsia="en-US"/>
        </w:rPr>
        <w:t xml:space="preserve"> </w:t>
      </w:r>
      <w:r w:rsidRPr="004958E4">
        <w:rPr>
          <w:rFonts w:ascii="inherit" w:eastAsia="Times New Roman" w:hAnsi="inherit" w:cs="Courier New"/>
          <w:color w:val="auto"/>
          <w:sz w:val="20"/>
          <w:szCs w:val="20"/>
          <w:lang w:eastAsia="en-US"/>
        </w:rPr>
        <w:t>//</w:t>
      </w:r>
      <w:r w:rsidR="001F4072">
        <w:rPr>
          <w:rFonts w:ascii="inherit" w:eastAsia="Times New Roman" w:hAnsi="inherit" w:cs="Courier New"/>
          <w:color w:val="auto"/>
          <w:sz w:val="20"/>
          <w:szCs w:val="20"/>
          <w:lang w:eastAsia="en-US"/>
        </w:rPr>
        <w:t>The path will normally be the job that “controls” the measurement. It can be another entity</w:t>
      </w:r>
    </w:p>
    <w:p w14:paraId="38B4F891"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w:t>
      </w:r>
    </w:p>
    <w:p w14:paraId="11B0AC4B"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"name": "</w:t>
      </w:r>
      <w:r w:rsidR="001F4072">
        <w:rPr>
          <w:rFonts w:ascii="inherit" w:eastAsia="Times New Roman" w:hAnsi="inherit" w:cs="Courier New"/>
          <w:color w:val="237BE8" w:themeColor="accent3" w:themeTint="99"/>
          <w:sz w:val="20"/>
          <w:szCs w:val="20"/>
          <w:lang w:eastAsia="en-US"/>
        </w:rPr>
        <w:t>oam-job</w:t>
      </w:r>
      <w:r w:rsidRPr="007C5AAA">
        <w:rPr>
          <w:rFonts w:ascii="inherit" w:eastAsia="Times New Roman" w:hAnsi="inherit" w:cs="Courier New"/>
          <w:color w:val="237BE8" w:themeColor="accent3" w:themeTint="99"/>
          <w:sz w:val="20"/>
          <w:szCs w:val="20"/>
          <w:lang w:eastAsia="en-US"/>
        </w:rPr>
        <w:t>"</w:t>
      </w:r>
      <w:r w:rsidR="00F54113">
        <w:rPr>
          <w:rFonts w:ascii="inherit" w:eastAsia="Times New Roman" w:hAnsi="inherit" w:cs="Courier New"/>
          <w:color w:val="237BE8" w:themeColor="accent3" w:themeTint="99"/>
          <w:sz w:val="20"/>
          <w:szCs w:val="20"/>
          <w:lang w:eastAsia="en-US"/>
        </w:rPr>
        <w:t>,</w:t>
      </w:r>
    </w:p>
    <w:p w14:paraId="41CE7603" w14:textId="77777777" w:rsidR="00F54113" w:rsidRPr="007C5AAA" w:rsidRDefault="00F54113" w:rsidP="00F541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"key": {</w:t>
      </w:r>
    </w:p>
    <w:p w14:paraId="289236D8" w14:textId="77777777" w:rsidR="00F54113" w:rsidRPr="007C5AAA" w:rsidRDefault="00F54113" w:rsidP="00F541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w:t>
      </w:r>
      <w:r w:rsidR="00C7427F">
        <w:rPr>
          <w:rFonts w:ascii="inherit" w:eastAsia="Times New Roman" w:hAnsi="inherit" w:cs="Courier New"/>
          <w:color w:val="237BE8" w:themeColor="accent3" w:themeTint="99"/>
          <w:sz w:val="20"/>
          <w:szCs w:val="20"/>
          <w:lang w:eastAsia="en-US"/>
        </w:rPr>
        <w:t>uuid</w:t>
      </w:r>
      <w:r w:rsidRPr="007C5AAA">
        <w:rPr>
          <w:rFonts w:ascii="inherit" w:eastAsia="Times New Roman" w:hAnsi="inherit" w:cs="Courier New"/>
          <w:color w:val="237BE8" w:themeColor="accent3" w:themeTint="99"/>
          <w:sz w:val="20"/>
          <w:szCs w:val="20"/>
          <w:lang w:eastAsia="en-US"/>
        </w:rPr>
        <w:t>": "</w:t>
      </w:r>
      <w:r w:rsidR="005E57AC" w:rsidRPr="005E57AC">
        <w:rPr>
          <w:rFonts w:ascii="inherit" w:eastAsia="Times New Roman" w:hAnsi="inherit" w:cs="Courier New"/>
          <w:color w:val="237BE8" w:themeColor="accent3" w:themeTint="99"/>
          <w:sz w:val="20"/>
          <w:szCs w:val="20"/>
          <w:lang w:eastAsia="en-US"/>
        </w:rPr>
        <w:t>560b49b5-670d-3d36-baca-31f560b2c4c6</w:t>
      </w:r>
      <w:r w:rsidRPr="007C5AAA">
        <w:rPr>
          <w:rFonts w:ascii="inherit" w:eastAsia="Times New Roman" w:hAnsi="inherit" w:cs="Courier New"/>
          <w:color w:val="237BE8" w:themeColor="accent3" w:themeTint="99"/>
          <w:sz w:val="20"/>
          <w:szCs w:val="20"/>
          <w:lang w:eastAsia="en-US"/>
        </w:rPr>
        <w:t>"</w:t>
      </w:r>
    </w:p>
    <w:p w14:paraId="0C4EC993" w14:textId="77777777" w:rsidR="00F54113" w:rsidRPr="007C5AAA" w:rsidRDefault="00F54113" w:rsidP="00F541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w:t>
      </w:r>
    </w:p>
    <w:p w14:paraId="4597BC5B"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w:t>
      </w:r>
    </w:p>
    <w:p w14:paraId="6921D27C"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w:t>
      </w:r>
    </w:p>
    <w:p w14:paraId="5194E0AC"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p>
    <w:p w14:paraId="577C0977"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w:t>
      </w:r>
      <w:r w:rsidR="00690F27">
        <w:rPr>
          <w:rFonts w:ascii="inherit" w:eastAsia="Times New Roman" w:hAnsi="inherit" w:cs="Courier New"/>
          <w:color w:val="AA1111"/>
          <w:sz w:val="20"/>
          <w:szCs w:val="20"/>
          <w:lang w:eastAsia="en-US"/>
        </w:rPr>
        <w:t>v</w:t>
      </w:r>
      <w:r>
        <w:rPr>
          <w:rFonts w:ascii="inherit" w:eastAsia="Times New Roman" w:hAnsi="inherit" w:cs="Courier New"/>
          <w:color w:val="AA1111"/>
          <w:sz w:val="20"/>
          <w:szCs w:val="20"/>
          <w:lang w:eastAsia="en-US"/>
        </w:rPr>
        <w:t>al</w:t>
      </w:r>
      <w:r w:rsidRPr="007C5AAA">
        <w:rPr>
          <w:rFonts w:ascii="inherit" w:eastAsia="Times New Roman" w:hAnsi="inherit" w:cs="Courier New"/>
          <w:color w:val="AA1111"/>
          <w:sz w:val="20"/>
          <w:szCs w:val="20"/>
          <w:lang w:eastAsia="en-US"/>
        </w:rPr>
        <w:t>"</w:t>
      </w:r>
      <w:r w:rsidRPr="007C5AAA">
        <w:rPr>
          <w:rFonts w:ascii="inherit" w:eastAsia="Times New Roman" w:hAnsi="inherit" w:cs="Courier New"/>
          <w:color w:val="1D1C1D"/>
          <w:sz w:val="20"/>
          <w:szCs w:val="20"/>
          <w:lang w:eastAsia="en-US"/>
        </w:rPr>
        <w:t>: {</w:t>
      </w:r>
    </w:p>
    <w:p w14:paraId="4C83F20C" w14:textId="77777777" w:rsidR="00670CD9" w:rsidRPr="00470D92" w:rsidRDefault="00670CD9"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A1111"/>
          <w:sz w:val="20"/>
          <w:szCs w:val="20"/>
          <w:lang w:eastAsia="en-US"/>
        </w:rPr>
      </w:pPr>
      <w:r w:rsidRPr="00470D92">
        <w:rPr>
          <w:rFonts w:ascii="inherit" w:eastAsia="Times New Roman" w:hAnsi="inherit" w:cs="Courier New"/>
          <w:color w:val="AA1111"/>
          <w:sz w:val="20"/>
          <w:szCs w:val="20"/>
          <w:lang w:eastAsia="en-US"/>
        </w:rPr>
        <w:t xml:space="preserve">                “proto</w:t>
      </w:r>
      <w:r w:rsidR="0077730D" w:rsidRPr="00470D92">
        <w:rPr>
          <w:rFonts w:ascii="inherit" w:eastAsia="Times New Roman" w:hAnsi="inherit" w:cs="Courier New"/>
          <w:color w:val="AA1111"/>
          <w:sz w:val="20"/>
          <w:szCs w:val="20"/>
          <w:lang w:eastAsia="en-US"/>
        </w:rPr>
        <w:t>Bytes”:{</w:t>
      </w:r>
    </w:p>
    <w:p w14:paraId="7CE98BB3" w14:textId="77777777" w:rsidR="004958E4" w:rsidRPr="007C5AAA" w:rsidRDefault="007A3EA2"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Pr>
          <w:rFonts w:ascii="inherit" w:eastAsia="Times New Roman" w:hAnsi="inherit" w:cs="Courier New"/>
          <w:color w:val="1D1C1D"/>
          <w:sz w:val="20"/>
          <w:szCs w:val="20"/>
          <w:lang w:eastAsia="en-US"/>
        </w:rPr>
        <w:t xml:space="preserve">   </w:t>
      </w:r>
      <w:r w:rsidR="004958E4" w:rsidRPr="007C5AAA">
        <w:rPr>
          <w:rFonts w:ascii="inherit" w:eastAsia="Times New Roman" w:hAnsi="inherit" w:cs="Courier New"/>
          <w:color w:val="1D1C1D"/>
          <w:sz w:val="20"/>
          <w:szCs w:val="20"/>
          <w:lang w:eastAsia="en-US"/>
        </w:rPr>
        <w:t xml:space="preserve">                </w:t>
      </w:r>
      <w:r w:rsidR="004958E4" w:rsidRPr="007C5AAA">
        <w:rPr>
          <w:rFonts w:ascii="inherit" w:eastAsia="Times New Roman" w:hAnsi="inherit" w:cs="Courier New"/>
          <w:color w:val="AA1111"/>
          <w:sz w:val="20"/>
          <w:szCs w:val="20"/>
          <w:lang w:eastAsia="en-US"/>
        </w:rPr>
        <w:t>"</w:t>
      </w:r>
      <w:r w:rsidR="00690F27" w:rsidRPr="00470D92">
        <w:rPr>
          <w:rFonts w:ascii="inherit" w:eastAsia="Times New Roman" w:hAnsi="inherit" w:cs="Courier New"/>
          <w:color w:val="AA1111"/>
          <w:sz w:val="20"/>
          <w:szCs w:val="20"/>
          <w:lang w:eastAsia="en-US"/>
        </w:rPr>
        <w:t>m</w:t>
      </w:r>
      <w:r w:rsidR="004958E4" w:rsidRPr="00470D92">
        <w:rPr>
          <w:rFonts w:ascii="inherit" w:eastAsia="Times New Roman" w:hAnsi="inherit" w:cs="Courier New"/>
          <w:color w:val="AA1111"/>
          <w:sz w:val="20"/>
          <w:szCs w:val="20"/>
          <w:lang w:eastAsia="en-US"/>
        </w:rPr>
        <w:t>easurementDetails</w:t>
      </w:r>
      <w:r w:rsidR="004958E4" w:rsidRPr="007C5AAA">
        <w:rPr>
          <w:rFonts w:ascii="inherit" w:eastAsia="Times New Roman" w:hAnsi="inherit" w:cs="Courier New"/>
          <w:color w:val="AA1111"/>
          <w:sz w:val="20"/>
          <w:szCs w:val="20"/>
          <w:lang w:eastAsia="en-US"/>
        </w:rPr>
        <w:t>"</w:t>
      </w:r>
      <w:r w:rsidR="004958E4" w:rsidRPr="007C5AAA">
        <w:rPr>
          <w:rFonts w:ascii="inherit" w:eastAsia="Times New Roman" w:hAnsi="inherit" w:cs="Courier New"/>
          <w:color w:val="1D1C1D"/>
          <w:sz w:val="20"/>
          <w:szCs w:val="20"/>
          <w:lang w:eastAsia="en-US"/>
        </w:rPr>
        <w:t>: {</w:t>
      </w:r>
    </w:p>
    <w:p w14:paraId="26A14DF6" w14:textId="77777777" w:rsidR="004958E4" w:rsidRPr="007C5AAA" w:rsidRDefault="004958E4" w:rsidP="004958E4">
      <w:pPr>
        <w:shd w:val="clear" w:color="auto" w:fill="FFFFFF"/>
        <w:tabs>
          <w:tab w:val="left" w:pos="916"/>
          <w:tab w:val="left" w:pos="1832"/>
          <w:tab w:val="left" w:pos="255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r w:rsidR="007A3EA2">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"timeMeasurementWasSampled"</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"1693240037000"</w:t>
      </w:r>
      <w:r w:rsidR="00E00D92">
        <w:rPr>
          <w:rFonts w:ascii="inherit" w:eastAsia="Times New Roman" w:hAnsi="inherit" w:cs="Courier New"/>
          <w:color w:val="AA1111"/>
          <w:sz w:val="20"/>
          <w:szCs w:val="20"/>
          <w:lang w:eastAsia="en-US"/>
        </w:rPr>
        <w:t>,</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uto"/>
          <w:sz w:val="20"/>
          <w:szCs w:val="20"/>
          <w:lang w:eastAsia="en-US"/>
        </w:rPr>
        <w:t>//2023-08-28 16:27:17.000</w:t>
      </w:r>
    </w:p>
    <w:p w14:paraId="15389AA1"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r w:rsidR="007A3EA2">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"qualifiedMeasuredValue"</w:t>
      </w:r>
      <w:r w:rsidRPr="007C5AAA">
        <w:rPr>
          <w:rFonts w:ascii="inherit" w:eastAsia="Times New Roman" w:hAnsi="inherit" w:cs="Courier New"/>
          <w:color w:val="1D1C1D"/>
          <w:sz w:val="20"/>
          <w:szCs w:val="20"/>
          <w:lang w:eastAsia="en-US"/>
        </w:rPr>
        <w:t>: {</w:t>
      </w:r>
    </w:p>
    <w:p w14:paraId="3790D82C"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r w:rsidR="007A3EA2">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"value"</w:t>
      </w:r>
      <w:r w:rsidRPr="007C5AAA">
        <w:rPr>
          <w:rFonts w:ascii="inherit" w:eastAsia="Times New Roman" w:hAnsi="inherit" w:cs="Courier New"/>
          <w:color w:val="1D1C1D"/>
          <w:sz w:val="20"/>
          <w:szCs w:val="20"/>
          <w:lang w:eastAsia="en-US"/>
        </w:rPr>
        <w:t>: -</w:t>
      </w:r>
      <w:r>
        <w:rPr>
          <w:rFonts w:ascii="inherit" w:eastAsia="Times New Roman" w:hAnsi="inherit" w:cs="Courier New"/>
          <w:color w:val="116644"/>
          <w:sz w:val="20"/>
          <w:szCs w:val="20"/>
          <w:lang w:eastAsia="en-US"/>
        </w:rPr>
        <w:t>5.2</w:t>
      </w:r>
      <w:r w:rsidR="00F54113">
        <w:rPr>
          <w:rFonts w:ascii="inherit" w:eastAsia="Times New Roman" w:hAnsi="inherit" w:cs="Courier New"/>
          <w:color w:val="116644"/>
          <w:sz w:val="20"/>
          <w:szCs w:val="20"/>
          <w:lang w:eastAsia="en-US"/>
        </w:rPr>
        <w:t>,</w:t>
      </w:r>
    </w:p>
    <w:p w14:paraId="4AC1E6FA" w14:textId="77777777" w:rsidR="004958E4" w:rsidRPr="00357B03"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uto"/>
          <w:sz w:val="20"/>
          <w:szCs w:val="20"/>
          <w:lang w:eastAsia="en-US"/>
        </w:rPr>
      </w:pPr>
      <w:r w:rsidRPr="007C5AAA">
        <w:rPr>
          <w:rFonts w:ascii="inherit" w:eastAsia="Times New Roman" w:hAnsi="inherit" w:cs="Courier New"/>
          <w:color w:val="A6A6A6" w:themeColor="background1" w:themeShade="A6"/>
          <w:sz w:val="20"/>
          <w:szCs w:val="20"/>
          <w:lang w:eastAsia="en-US"/>
        </w:rPr>
        <w:t xml:space="preserve">            </w:t>
      </w:r>
      <w:r w:rsidR="007A3EA2">
        <w:rPr>
          <w:rFonts w:ascii="inherit" w:eastAsia="Times New Roman" w:hAnsi="inherit" w:cs="Courier New"/>
          <w:color w:val="A6A6A6" w:themeColor="background1" w:themeShade="A6"/>
          <w:sz w:val="20"/>
          <w:szCs w:val="20"/>
          <w:lang w:eastAsia="en-US"/>
        </w:rPr>
        <w:t xml:space="preserve">   </w:t>
      </w:r>
      <w:r w:rsidRPr="007C5AAA">
        <w:rPr>
          <w:rFonts w:ascii="inherit" w:eastAsia="Times New Roman" w:hAnsi="inherit" w:cs="Courier New"/>
          <w:color w:val="A6A6A6" w:themeColor="background1" w:themeShade="A6"/>
          <w:sz w:val="20"/>
          <w:szCs w:val="20"/>
          <w:lang w:eastAsia="en-US"/>
        </w:rPr>
        <w:t xml:space="preserve">            "units": "dBm",</w:t>
      </w:r>
      <w:r>
        <w:rPr>
          <w:rFonts w:ascii="inherit" w:eastAsia="Times New Roman" w:hAnsi="inherit" w:cs="Courier New"/>
          <w:color w:val="A6A6A6" w:themeColor="background1" w:themeShade="A6"/>
          <w:sz w:val="20"/>
          <w:szCs w:val="20"/>
          <w:lang w:eastAsia="en-US"/>
        </w:rPr>
        <w:t xml:space="preserve"> </w:t>
      </w:r>
      <w:r>
        <w:rPr>
          <w:rFonts w:ascii="inherit" w:eastAsia="Times New Roman" w:hAnsi="inherit" w:cs="Courier New"/>
          <w:color w:val="auto"/>
          <w:sz w:val="20"/>
          <w:szCs w:val="20"/>
          <w:lang w:eastAsia="en-US"/>
        </w:rPr>
        <w:t>//Inherent in the measurement and hence need not be present</w:t>
      </w:r>
    </w:p>
    <w:p w14:paraId="0BC6DA3E"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uto"/>
          <w:sz w:val="20"/>
          <w:szCs w:val="20"/>
          <w:lang w:eastAsia="en-US"/>
        </w:rPr>
      </w:pPr>
      <w:r w:rsidRPr="00357B03">
        <w:rPr>
          <w:rFonts w:ascii="inherit" w:eastAsia="Times New Roman" w:hAnsi="inherit" w:cs="Courier New"/>
          <w:color w:val="3AE7FF" w:themeColor="accent1" w:themeTint="99"/>
          <w:sz w:val="20"/>
          <w:szCs w:val="20"/>
          <w:lang w:eastAsia="en-US"/>
        </w:rPr>
        <w:t xml:space="preserve">               </w:t>
      </w:r>
      <w:r w:rsidR="007A3EA2">
        <w:rPr>
          <w:rFonts w:ascii="inherit" w:eastAsia="Times New Roman" w:hAnsi="inherit" w:cs="Courier New"/>
          <w:color w:val="3AE7FF" w:themeColor="accent1" w:themeTint="99"/>
          <w:sz w:val="20"/>
          <w:szCs w:val="20"/>
          <w:lang w:eastAsia="en-US"/>
        </w:rPr>
        <w:t xml:space="preserve">   </w:t>
      </w:r>
      <w:r w:rsidRPr="00357B03">
        <w:rPr>
          <w:rFonts w:ascii="inherit" w:eastAsia="Times New Roman" w:hAnsi="inherit" w:cs="Courier New"/>
          <w:color w:val="3AE7FF" w:themeColor="accent1" w:themeTint="99"/>
          <w:sz w:val="20"/>
          <w:szCs w:val="20"/>
          <w:lang w:eastAsia="en-US"/>
        </w:rPr>
        <w:t xml:space="preserve">         </w:t>
      </w:r>
      <w:r w:rsidRPr="004958E4">
        <w:rPr>
          <w:rFonts w:ascii="inherit" w:eastAsia="Times New Roman" w:hAnsi="inherit" w:cs="Courier New"/>
          <w:color w:val="00B050"/>
          <w:sz w:val="20"/>
          <w:szCs w:val="20"/>
          <w:lang w:eastAsia="en-US"/>
        </w:rPr>
        <w:t xml:space="preserve">“qualifiedValueName” : “MIN” </w:t>
      </w:r>
      <w:r>
        <w:rPr>
          <w:rFonts w:ascii="inherit" w:eastAsia="Times New Roman" w:hAnsi="inherit" w:cs="Courier New"/>
          <w:color w:val="auto"/>
          <w:sz w:val="20"/>
          <w:szCs w:val="20"/>
          <w:lang w:eastAsia="en-US"/>
        </w:rPr>
        <w:t>//Present if</w:t>
      </w:r>
      <w:r w:rsidR="00344ABB">
        <w:rPr>
          <w:rFonts w:ascii="inherit" w:eastAsia="Times New Roman" w:hAnsi="inherit" w:cs="Courier New"/>
          <w:color w:val="auto"/>
          <w:sz w:val="20"/>
          <w:szCs w:val="20"/>
          <w:lang w:eastAsia="en-US"/>
        </w:rPr>
        <w:t xml:space="preserve"> only</w:t>
      </w:r>
      <w:r>
        <w:rPr>
          <w:rFonts w:ascii="inherit" w:eastAsia="Times New Roman" w:hAnsi="inherit" w:cs="Courier New"/>
          <w:color w:val="auto"/>
          <w:sz w:val="20"/>
          <w:szCs w:val="20"/>
          <w:lang w:eastAsia="en-US"/>
        </w:rPr>
        <w:t xml:space="preserve"> normalizedMeasurementType</w:t>
      </w:r>
      <w:r w:rsidR="00763429">
        <w:rPr>
          <w:rFonts w:ascii="inherit" w:eastAsia="Times New Roman" w:hAnsi="inherit" w:cs="Courier New"/>
          <w:color w:val="auto"/>
          <w:sz w:val="20"/>
          <w:szCs w:val="20"/>
          <w:lang w:eastAsia="en-US"/>
        </w:rPr>
        <w:t xml:space="preserve"> </w:t>
      </w:r>
      <w:r>
        <w:rPr>
          <w:rFonts w:ascii="inherit" w:eastAsia="Times New Roman" w:hAnsi="inherit" w:cs="Courier New"/>
          <w:color w:val="auto"/>
          <w:sz w:val="20"/>
          <w:szCs w:val="20"/>
          <w:lang w:eastAsia="en-US"/>
        </w:rPr>
        <w:t xml:space="preserve">present </w:t>
      </w:r>
    </w:p>
    <w:p w14:paraId="66AF32B2"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r w:rsidR="007A3EA2">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1D1C1D"/>
          <w:sz w:val="20"/>
          <w:szCs w:val="20"/>
          <w:lang w:eastAsia="en-US"/>
        </w:rPr>
        <w:t xml:space="preserve">  },</w:t>
      </w:r>
    </w:p>
    <w:p w14:paraId="6A38BD04" w14:textId="77777777" w:rsidR="004958E4"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uto"/>
          <w:sz w:val="20"/>
          <w:szCs w:val="20"/>
          <w:lang w:eastAsia="en-US"/>
        </w:rPr>
      </w:pPr>
      <w:r w:rsidRPr="007C5AAA">
        <w:rPr>
          <w:rFonts w:ascii="inherit" w:eastAsia="Times New Roman" w:hAnsi="inherit" w:cs="Courier New"/>
          <w:color w:val="A6A6A6" w:themeColor="background1" w:themeShade="A6"/>
          <w:sz w:val="20"/>
          <w:szCs w:val="20"/>
          <w:lang w:eastAsia="en-US"/>
        </w:rPr>
        <w:t xml:space="preserve">                    </w:t>
      </w:r>
      <w:r w:rsidR="007A3EA2">
        <w:rPr>
          <w:rFonts w:ascii="inherit" w:eastAsia="Times New Roman" w:hAnsi="inherit" w:cs="Courier New"/>
          <w:color w:val="A6A6A6" w:themeColor="background1" w:themeShade="A6"/>
          <w:sz w:val="20"/>
          <w:szCs w:val="20"/>
          <w:lang w:eastAsia="en-US"/>
        </w:rPr>
        <w:t xml:space="preserve">   </w:t>
      </w:r>
      <w:r w:rsidRPr="007C5AAA">
        <w:rPr>
          <w:rFonts w:ascii="inherit" w:eastAsia="Times New Roman" w:hAnsi="inherit" w:cs="Courier New"/>
          <w:color w:val="A6A6A6" w:themeColor="background1" w:themeShade="A6"/>
          <w:sz w:val="20"/>
          <w:szCs w:val="20"/>
          <w:lang w:eastAsia="en-US"/>
        </w:rPr>
        <w:t>"nativeResourceId": "OPT-8-7-13",</w:t>
      </w:r>
      <w:r>
        <w:rPr>
          <w:rFonts w:ascii="inherit" w:eastAsia="Times New Roman" w:hAnsi="inherit" w:cs="Courier New"/>
          <w:color w:val="A6A6A6" w:themeColor="background1" w:themeShade="A6"/>
          <w:sz w:val="20"/>
          <w:szCs w:val="20"/>
          <w:lang w:eastAsia="en-US"/>
        </w:rPr>
        <w:t xml:space="preserve"> </w:t>
      </w:r>
      <w:r>
        <w:rPr>
          <w:rFonts w:ascii="inherit" w:eastAsia="Times New Roman" w:hAnsi="inherit" w:cs="Courier New"/>
          <w:color w:val="auto"/>
          <w:sz w:val="20"/>
          <w:szCs w:val="20"/>
          <w:lang w:eastAsia="en-US"/>
        </w:rPr>
        <w:t xml:space="preserve">//Need not be present if the resource referenced by </w:t>
      </w:r>
    </w:p>
    <w:p w14:paraId="1DB820F1"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uto"/>
          <w:sz w:val="20"/>
          <w:szCs w:val="20"/>
          <w:lang w:eastAsia="en-US"/>
        </w:rPr>
      </w:pPr>
      <w:r>
        <w:rPr>
          <w:rFonts w:ascii="inherit" w:eastAsia="Times New Roman" w:hAnsi="inherit" w:cs="Courier New"/>
          <w:color w:val="auto"/>
          <w:sz w:val="20"/>
          <w:szCs w:val="20"/>
          <w:lang w:eastAsia="en-US"/>
        </w:rPr>
        <w:t xml:space="preserve">                    </w:t>
      </w:r>
      <w:r w:rsidR="007A3EA2">
        <w:rPr>
          <w:rFonts w:ascii="inherit" w:eastAsia="Times New Roman" w:hAnsi="inherit" w:cs="Courier New"/>
          <w:color w:val="auto"/>
          <w:sz w:val="20"/>
          <w:szCs w:val="20"/>
          <w:lang w:eastAsia="en-US"/>
        </w:rPr>
        <w:t xml:space="preserve">   </w:t>
      </w:r>
      <w:r>
        <w:rPr>
          <w:rFonts w:ascii="inherit" w:eastAsia="Times New Roman" w:hAnsi="inherit" w:cs="Courier New"/>
          <w:color w:val="auto"/>
          <w:sz w:val="20"/>
          <w:szCs w:val="20"/>
          <w:lang w:eastAsia="en-US"/>
        </w:rPr>
        <w:t xml:space="preserve">                                                                              //abstractResourceRef carries this detail</w:t>
      </w:r>
    </w:p>
    <w:p w14:paraId="3BD472E6"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uto"/>
          <w:sz w:val="20"/>
          <w:szCs w:val="20"/>
          <w:lang w:eastAsia="en-US"/>
        </w:rPr>
      </w:pPr>
      <w:r w:rsidRPr="007C5AAA">
        <w:rPr>
          <w:rFonts w:ascii="inherit" w:eastAsia="Times New Roman" w:hAnsi="inherit" w:cs="Courier New"/>
          <w:color w:val="A6A6A6" w:themeColor="background1" w:themeShade="A6"/>
          <w:sz w:val="20"/>
          <w:szCs w:val="20"/>
          <w:lang w:eastAsia="en-US"/>
        </w:rPr>
        <w:t xml:space="preserve">                    </w:t>
      </w:r>
      <w:r w:rsidR="007A3EA2">
        <w:rPr>
          <w:rFonts w:ascii="inherit" w:eastAsia="Times New Roman" w:hAnsi="inherit" w:cs="Courier New"/>
          <w:color w:val="A6A6A6" w:themeColor="background1" w:themeShade="A6"/>
          <w:sz w:val="20"/>
          <w:szCs w:val="20"/>
          <w:lang w:eastAsia="en-US"/>
        </w:rPr>
        <w:t xml:space="preserve">   </w:t>
      </w:r>
      <w:r w:rsidRPr="007C5AAA">
        <w:rPr>
          <w:rFonts w:ascii="inherit" w:eastAsia="Times New Roman" w:hAnsi="inherit" w:cs="Courier New"/>
          <w:color w:val="A6A6A6" w:themeColor="background1" w:themeShade="A6"/>
          <w:sz w:val="20"/>
          <w:szCs w:val="20"/>
          <w:lang w:eastAsia="en-US"/>
        </w:rPr>
        <w:t>"relativePositionOfMeasurement": "NEAR_END",</w:t>
      </w:r>
      <w:r>
        <w:rPr>
          <w:rFonts w:ascii="inherit" w:eastAsia="Times New Roman" w:hAnsi="inherit" w:cs="Courier New"/>
          <w:color w:val="A6A6A6" w:themeColor="background1" w:themeShade="A6"/>
          <w:sz w:val="20"/>
          <w:szCs w:val="20"/>
          <w:lang w:eastAsia="en-US"/>
        </w:rPr>
        <w:t xml:space="preserve"> </w:t>
      </w:r>
      <w:r>
        <w:rPr>
          <w:rFonts w:ascii="inherit" w:eastAsia="Times New Roman" w:hAnsi="inherit" w:cs="Courier New"/>
          <w:color w:val="auto"/>
          <w:sz w:val="20"/>
          <w:szCs w:val="20"/>
          <w:lang w:eastAsia="en-US"/>
        </w:rPr>
        <w:t>//The default and hence need not be present.</w:t>
      </w:r>
    </w:p>
    <w:p w14:paraId="6048C7FB"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uto"/>
          <w:sz w:val="20"/>
          <w:szCs w:val="20"/>
          <w:lang w:eastAsia="en-US"/>
        </w:rPr>
      </w:pPr>
      <w:r w:rsidRPr="007C5AAA">
        <w:rPr>
          <w:rFonts w:ascii="inherit" w:eastAsia="Times New Roman" w:hAnsi="inherit" w:cs="Courier New"/>
          <w:color w:val="A6A6A6" w:themeColor="background1" w:themeShade="A6"/>
          <w:sz w:val="20"/>
          <w:szCs w:val="20"/>
          <w:lang w:eastAsia="en-US"/>
        </w:rPr>
        <w:t xml:space="preserve">                    </w:t>
      </w:r>
      <w:r w:rsidR="007A3EA2">
        <w:rPr>
          <w:rFonts w:ascii="inherit" w:eastAsia="Times New Roman" w:hAnsi="inherit" w:cs="Courier New"/>
          <w:color w:val="A6A6A6" w:themeColor="background1" w:themeShade="A6"/>
          <w:sz w:val="20"/>
          <w:szCs w:val="20"/>
          <w:lang w:eastAsia="en-US"/>
        </w:rPr>
        <w:t xml:space="preserve">   </w:t>
      </w:r>
      <w:r w:rsidRPr="007C5AAA">
        <w:rPr>
          <w:rFonts w:ascii="inherit" w:eastAsia="Times New Roman" w:hAnsi="inherit" w:cs="Courier New"/>
          <w:color w:val="A6A6A6" w:themeColor="background1" w:themeShade="A6"/>
          <w:sz w:val="20"/>
          <w:szCs w:val="20"/>
          <w:lang w:eastAsia="en-US"/>
        </w:rPr>
        <w:t>"directionOfMeasuredSignal": "RECEIVE",</w:t>
      </w:r>
      <w:r w:rsidRPr="00357B03">
        <w:rPr>
          <w:rFonts w:ascii="inherit" w:eastAsia="Times New Roman" w:hAnsi="inherit" w:cs="Courier New"/>
          <w:color w:val="A6A6A6" w:themeColor="background1" w:themeShade="A6"/>
          <w:sz w:val="20"/>
          <w:szCs w:val="20"/>
          <w:lang w:eastAsia="en-US"/>
        </w:rPr>
        <w:t xml:space="preserve"> </w:t>
      </w:r>
      <w:r>
        <w:rPr>
          <w:rFonts w:ascii="inherit" w:eastAsia="Times New Roman" w:hAnsi="inherit" w:cs="Courier New"/>
          <w:color w:val="auto"/>
          <w:sz w:val="20"/>
          <w:szCs w:val="20"/>
          <w:lang w:eastAsia="en-US"/>
        </w:rPr>
        <w:t>//Inherent in the measurement type and hence need not be present</w:t>
      </w:r>
    </w:p>
    <w:p w14:paraId="632CCDA2"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uto"/>
          <w:sz w:val="20"/>
          <w:szCs w:val="20"/>
          <w:lang w:eastAsia="en-US"/>
        </w:rPr>
      </w:pPr>
      <w:r w:rsidRPr="007C5AAA">
        <w:rPr>
          <w:rFonts w:ascii="inherit" w:eastAsia="Times New Roman" w:hAnsi="inherit" w:cs="Courier New"/>
          <w:color w:val="A6A6A6" w:themeColor="background1" w:themeShade="A6"/>
          <w:sz w:val="20"/>
          <w:szCs w:val="20"/>
          <w:lang w:eastAsia="en-US"/>
        </w:rPr>
        <w:t xml:space="preserve">                    </w:t>
      </w:r>
      <w:r w:rsidR="007A3EA2">
        <w:rPr>
          <w:rFonts w:ascii="inherit" w:eastAsia="Times New Roman" w:hAnsi="inherit" w:cs="Courier New"/>
          <w:color w:val="A6A6A6" w:themeColor="background1" w:themeShade="A6"/>
          <w:sz w:val="20"/>
          <w:szCs w:val="20"/>
          <w:lang w:eastAsia="en-US"/>
        </w:rPr>
        <w:t xml:space="preserve">   </w:t>
      </w:r>
      <w:r w:rsidRPr="007C5AAA">
        <w:rPr>
          <w:rFonts w:ascii="inherit" w:eastAsia="Times New Roman" w:hAnsi="inherit" w:cs="Courier New"/>
          <w:color w:val="A6A6A6" w:themeColor="background1" w:themeShade="A6"/>
          <w:sz w:val="20"/>
          <w:szCs w:val="20"/>
          <w:lang w:eastAsia="en-US"/>
        </w:rPr>
        <w:t>"sampleInterval": "900000000000",</w:t>
      </w:r>
      <w:r>
        <w:rPr>
          <w:rFonts w:ascii="inherit" w:eastAsia="Times New Roman" w:hAnsi="inherit" w:cs="Courier New"/>
          <w:color w:val="A6A6A6" w:themeColor="background1" w:themeShade="A6"/>
          <w:sz w:val="20"/>
          <w:szCs w:val="20"/>
          <w:lang w:eastAsia="en-US"/>
        </w:rPr>
        <w:t xml:space="preserve"> </w:t>
      </w:r>
      <w:r>
        <w:rPr>
          <w:rFonts w:ascii="inherit" w:eastAsia="Times New Roman" w:hAnsi="inherit" w:cs="Courier New"/>
          <w:color w:val="auto"/>
          <w:sz w:val="20"/>
          <w:szCs w:val="20"/>
          <w:lang w:eastAsia="en-US"/>
        </w:rPr>
        <w:t>//Is in the containing job and hence need not be present</w:t>
      </w:r>
    </w:p>
    <w:p w14:paraId="48D9BDCE"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uto"/>
          <w:sz w:val="20"/>
          <w:szCs w:val="20"/>
          <w:lang w:eastAsia="en-US"/>
        </w:rPr>
      </w:pPr>
      <w:r w:rsidRPr="007C5AAA">
        <w:rPr>
          <w:rFonts w:ascii="inherit" w:eastAsia="Times New Roman" w:hAnsi="inherit" w:cs="Courier New"/>
          <w:color w:val="1D1C1D"/>
          <w:sz w:val="20"/>
          <w:szCs w:val="20"/>
          <w:lang w:eastAsia="en-US"/>
        </w:rPr>
        <w:t xml:space="preserve">                   </w:t>
      </w:r>
      <w:r w:rsidR="007A3EA2">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"abstractResourceRef"</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w:t>
      </w:r>
      <w:r>
        <w:rPr>
          <w:rFonts w:ascii="inherit" w:eastAsia="Times New Roman" w:hAnsi="inherit" w:cs="Courier New"/>
          <w:color w:val="AA1111"/>
          <w:sz w:val="20"/>
          <w:szCs w:val="20"/>
          <w:lang w:eastAsia="en-US"/>
        </w:rPr>
        <w:t>NE1-</w:t>
      </w:r>
      <w:r w:rsidRPr="007C5AAA">
        <w:rPr>
          <w:rFonts w:ascii="inherit" w:eastAsia="Times New Roman" w:hAnsi="inherit" w:cs="Courier New"/>
          <w:color w:val="AA1111"/>
          <w:sz w:val="20"/>
          <w:szCs w:val="20"/>
          <w:lang w:eastAsia="en-US"/>
        </w:rPr>
        <w:t>OPT-8-7-13"</w:t>
      </w:r>
      <w:r w:rsidRPr="007C5AAA">
        <w:rPr>
          <w:rFonts w:ascii="inherit" w:eastAsia="Times New Roman" w:hAnsi="inherit" w:cs="Courier New"/>
          <w:color w:val="1D1C1D"/>
          <w:sz w:val="20"/>
          <w:szCs w:val="20"/>
          <w:lang w:eastAsia="en-US"/>
        </w:rPr>
        <w:t>,</w:t>
      </w:r>
      <w:r>
        <w:rPr>
          <w:rFonts w:ascii="inherit" w:eastAsia="Times New Roman" w:hAnsi="inherit" w:cs="Courier New"/>
          <w:color w:val="1D1C1D"/>
          <w:sz w:val="20"/>
          <w:szCs w:val="20"/>
          <w:lang w:eastAsia="en-US"/>
        </w:rPr>
        <w:t xml:space="preserve"> </w:t>
      </w:r>
      <w:r>
        <w:rPr>
          <w:rFonts w:ascii="inherit" w:eastAsia="Times New Roman" w:hAnsi="inherit" w:cs="Courier New"/>
          <w:color w:val="auto"/>
          <w:sz w:val="20"/>
          <w:szCs w:val="20"/>
          <w:lang w:eastAsia="en-US"/>
        </w:rPr>
        <w:t>//Used in place of CEP/MEP/MIP reference</w:t>
      </w:r>
      <w:r w:rsidR="00965C10">
        <w:rPr>
          <w:rFonts w:ascii="inherit" w:eastAsia="Times New Roman" w:hAnsi="inherit" w:cs="Courier New"/>
          <w:color w:val="auto"/>
          <w:sz w:val="20"/>
          <w:szCs w:val="20"/>
          <w:lang w:eastAsia="en-US"/>
        </w:rPr>
        <w:t>. Treated as opaque.</w:t>
      </w:r>
    </w:p>
    <w:p w14:paraId="64536EA3" w14:textId="77777777" w:rsidR="004958E4"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uto"/>
          <w:sz w:val="20"/>
          <w:szCs w:val="20"/>
          <w:lang w:eastAsia="en-US"/>
        </w:rPr>
      </w:pPr>
      <w:r w:rsidRPr="007C5AAA">
        <w:rPr>
          <w:rFonts w:ascii="inherit" w:eastAsia="Times New Roman" w:hAnsi="inherit" w:cs="Courier New"/>
          <w:color w:val="1D1C1D"/>
          <w:sz w:val="20"/>
          <w:szCs w:val="20"/>
          <w:lang w:eastAsia="en-US"/>
        </w:rPr>
        <w:t xml:space="preserve">                   </w:t>
      </w:r>
      <w:r w:rsidR="007A3EA2">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3AE7FF" w:themeColor="accent1" w:themeTint="99"/>
          <w:sz w:val="20"/>
          <w:szCs w:val="20"/>
          <w:lang w:eastAsia="en-US"/>
        </w:rPr>
        <w:t>"nativeMeasurementType": "RX_OPTICAL_POWER_MIN",</w:t>
      </w:r>
      <w:r>
        <w:rPr>
          <w:rFonts w:ascii="inherit" w:eastAsia="Times New Roman" w:hAnsi="inherit" w:cs="Courier New"/>
          <w:color w:val="1D1C1D"/>
          <w:sz w:val="20"/>
          <w:szCs w:val="20"/>
          <w:lang w:eastAsia="en-US"/>
        </w:rPr>
        <w:t xml:space="preserve"> </w:t>
      </w:r>
      <w:r>
        <w:rPr>
          <w:rFonts w:ascii="inherit" w:eastAsia="Times New Roman" w:hAnsi="inherit" w:cs="Courier New"/>
          <w:color w:val="auto"/>
          <w:sz w:val="20"/>
          <w:szCs w:val="20"/>
          <w:lang w:eastAsia="en-US"/>
        </w:rPr>
        <w:t>//</w:t>
      </w:r>
      <w:r w:rsidR="001951D7">
        <w:rPr>
          <w:rFonts w:ascii="inherit" w:eastAsia="Times New Roman" w:hAnsi="inherit" w:cs="Courier New"/>
          <w:color w:val="auto"/>
          <w:sz w:val="20"/>
          <w:szCs w:val="20"/>
          <w:lang w:eastAsia="en-US"/>
        </w:rPr>
        <w:t>Mandatory</w:t>
      </w:r>
      <w:r>
        <w:rPr>
          <w:rFonts w:ascii="inherit" w:eastAsia="Times New Roman" w:hAnsi="inherit" w:cs="Courier New"/>
          <w:color w:val="auto"/>
          <w:sz w:val="20"/>
          <w:szCs w:val="20"/>
          <w:lang w:eastAsia="en-US"/>
        </w:rPr>
        <w:t xml:space="preserve"> if normalized type in metadata</w:t>
      </w:r>
    </w:p>
    <w:p w14:paraId="6FC84525" w14:textId="35DB614F"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uto"/>
          <w:sz w:val="20"/>
          <w:szCs w:val="20"/>
          <w:lang w:eastAsia="en-US"/>
        </w:rPr>
      </w:pPr>
      <w:r w:rsidRPr="004958E4">
        <w:rPr>
          <w:rFonts w:ascii="inherit" w:eastAsia="Times New Roman" w:hAnsi="inherit" w:cs="Courier New"/>
          <w:color w:val="00B050"/>
          <w:sz w:val="20"/>
          <w:szCs w:val="20"/>
          <w:lang w:eastAsia="en-US"/>
        </w:rPr>
        <w:t xml:space="preserve">                   </w:t>
      </w:r>
      <w:r w:rsidR="007A3EA2">
        <w:rPr>
          <w:rFonts w:ascii="inherit" w:eastAsia="Times New Roman" w:hAnsi="inherit" w:cs="Courier New"/>
          <w:color w:val="00B050"/>
          <w:sz w:val="20"/>
          <w:szCs w:val="20"/>
          <w:lang w:eastAsia="en-US"/>
        </w:rPr>
        <w:t xml:space="preserve">   </w:t>
      </w:r>
      <w:r w:rsidRPr="004958E4">
        <w:rPr>
          <w:rFonts w:ascii="inherit" w:eastAsia="Times New Roman" w:hAnsi="inherit" w:cs="Courier New"/>
          <w:color w:val="00B050"/>
          <w:sz w:val="20"/>
          <w:szCs w:val="20"/>
          <w:lang w:eastAsia="en-US"/>
        </w:rPr>
        <w:t xml:space="preserve"> “normalizedMeasurmentType”: </w:t>
      </w:r>
      <w:r w:rsidR="00BE7667">
        <w:rPr>
          <w:rFonts w:ascii="inherit" w:eastAsia="Times New Roman" w:hAnsi="inherit" w:cs="Courier New"/>
          <w:color w:val="00B050"/>
          <w:sz w:val="20"/>
          <w:szCs w:val="20"/>
          <w:lang w:eastAsia="en-US"/>
        </w:rPr>
        <w:t>“</w:t>
      </w:r>
      <w:r w:rsidRPr="004958E4">
        <w:rPr>
          <w:rFonts w:ascii="inherit" w:eastAsia="Times New Roman" w:hAnsi="inherit" w:cs="Courier New"/>
          <w:color w:val="00B050"/>
          <w:sz w:val="20"/>
          <w:szCs w:val="20"/>
          <w:lang w:eastAsia="en-US"/>
        </w:rPr>
        <w:t>OPT</w:t>
      </w:r>
      <w:r w:rsidR="00F13C79">
        <w:rPr>
          <w:rFonts w:ascii="inherit" w:eastAsia="Times New Roman" w:hAnsi="inherit" w:cs="Courier New"/>
          <w:color w:val="00B050"/>
          <w:sz w:val="20"/>
          <w:szCs w:val="20"/>
          <w:lang w:eastAsia="en-US"/>
        </w:rPr>
        <w:t>_TOTAL</w:t>
      </w:r>
      <w:r w:rsidRPr="004958E4">
        <w:rPr>
          <w:rFonts w:ascii="inherit" w:eastAsia="Times New Roman" w:hAnsi="inherit" w:cs="Courier New"/>
          <w:color w:val="00B050"/>
          <w:sz w:val="20"/>
          <w:szCs w:val="20"/>
          <w:lang w:eastAsia="en-US"/>
        </w:rPr>
        <w:t>_PWR_INPUT</w:t>
      </w:r>
      <w:r w:rsidR="00370531">
        <w:rPr>
          <w:rFonts w:ascii="inherit" w:eastAsia="Times New Roman" w:hAnsi="inherit" w:cs="Courier New"/>
          <w:color w:val="00B050"/>
          <w:sz w:val="20"/>
          <w:szCs w:val="20"/>
          <w:lang w:eastAsia="en-US"/>
        </w:rPr>
        <w:t>”</w:t>
      </w:r>
      <w:r w:rsidRPr="004958E4">
        <w:rPr>
          <w:rFonts w:ascii="inherit" w:eastAsia="Times New Roman" w:hAnsi="inherit" w:cs="Courier New"/>
          <w:color w:val="00B050"/>
          <w:sz w:val="20"/>
          <w:szCs w:val="20"/>
          <w:lang w:eastAsia="en-US"/>
        </w:rPr>
        <w:t xml:space="preserve"> </w:t>
      </w:r>
      <w:r>
        <w:rPr>
          <w:rFonts w:ascii="inherit" w:eastAsia="Times New Roman" w:hAnsi="inherit" w:cs="Courier New"/>
          <w:color w:val="auto"/>
          <w:sz w:val="20"/>
          <w:szCs w:val="20"/>
          <w:lang w:eastAsia="en-US"/>
        </w:rPr>
        <w:t>//Native type can be in metadata</w:t>
      </w:r>
    </w:p>
    <w:p w14:paraId="711185CA" w14:textId="77777777" w:rsidR="0077730D" w:rsidRDefault="0077730D"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Pr>
          <w:rFonts w:ascii="inherit" w:eastAsia="Times New Roman" w:hAnsi="inherit" w:cs="Courier New"/>
          <w:color w:val="1D1C1D"/>
          <w:sz w:val="20"/>
          <w:szCs w:val="20"/>
          <w:lang w:eastAsia="en-US"/>
        </w:rPr>
        <w:t xml:space="preserve">                  </w:t>
      </w:r>
      <w:r w:rsidR="007A3EA2">
        <w:rPr>
          <w:rFonts w:ascii="inherit" w:eastAsia="Times New Roman" w:hAnsi="inherit" w:cs="Courier New"/>
          <w:color w:val="1D1C1D"/>
          <w:sz w:val="20"/>
          <w:szCs w:val="20"/>
          <w:lang w:eastAsia="en-US"/>
        </w:rPr>
        <w:t xml:space="preserve"> }</w:t>
      </w:r>
    </w:p>
    <w:p w14:paraId="48467F35"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p>
    <w:p w14:paraId="538AF296"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p>
    <w:p w14:paraId="148958A2"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p>
    <w:p w14:paraId="741A0728"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p>
    <w:p w14:paraId="25916E3D" w14:textId="77777777" w:rsidR="004958E4" w:rsidRPr="007C5AAA" w:rsidRDefault="004958E4" w:rsidP="00495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w:t>
      </w:r>
    </w:p>
    <w:p w14:paraId="573ED26E" w14:textId="77777777" w:rsidR="007C5AAA" w:rsidRPr="007C5AAA" w:rsidRDefault="007C5AAA" w:rsidP="007C5AAA"/>
    <w:p w14:paraId="201BAF9D" w14:textId="77777777" w:rsidR="007C5AAA" w:rsidRDefault="007C5AAA" w:rsidP="007C5AAA">
      <w:pPr>
        <w:pStyle w:val="Heading4"/>
      </w:pPr>
      <w:bookmarkStart w:id="260" w:name="_Toc223392293"/>
      <w:r>
        <w:t>A suspect measurement</w:t>
      </w:r>
      <w:bookmarkEnd w:id="260"/>
    </w:p>
    <w:p w14:paraId="612CD1DB" w14:textId="77777777" w:rsidR="001815AC" w:rsidRDefault="00180FA4" w:rsidP="007C5AAA">
      <w:r>
        <w:t xml:space="preserve">This example shows </w:t>
      </w:r>
      <w:r w:rsidR="00DC7A98">
        <w:t xml:space="preserve">a measurement that the system considers as suspect. The example also shows a minimal </w:t>
      </w:r>
      <w:r w:rsidR="002E7C7C">
        <w:t>use of fields.</w:t>
      </w:r>
      <w:r w:rsidR="003618E5">
        <w:t xml:space="preserve"> The prefix is omitted as the measurement target is considered </w:t>
      </w:r>
      <w:r w:rsidR="005E0BEE">
        <w:t>to require</w:t>
      </w:r>
      <w:r w:rsidR="003618E5">
        <w:t xml:space="preserve"> no further refinement.</w:t>
      </w:r>
    </w:p>
    <w:p w14:paraId="0F7BA4C4"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w:t>
      </w:r>
    </w:p>
    <w:p w14:paraId="156C9D64"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"timestamp"</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"1693240502242882097"</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5500"/>
          <w:sz w:val="20"/>
          <w:szCs w:val="20"/>
          <w:lang w:eastAsia="en-US"/>
        </w:rPr>
        <w:t xml:space="preserve">// 2023-08-28 16:35:02.242 </w:t>
      </w:r>
    </w:p>
    <w:p w14:paraId="02DEC2EC"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"update"</w:t>
      </w:r>
      <w:r w:rsidRPr="007C5AAA">
        <w:rPr>
          <w:rFonts w:ascii="inherit" w:eastAsia="Times New Roman" w:hAnsi="inherit" w:cs="Courier New"/>
          <w:color w:val="1D1C1D"/>
          <w:sz w:val="20"/>
          <w:szCs w:val="20"/>
          <w:lang w:eastAsia="en-US"/>
        </w:rPr>
        <w:t>: [</w:t>
      </w:r>
    </w:p>
    <w:p w14:paraId="36E8970D"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p>
    <w:p w14:paraId="13F793DC"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"path"</w:t>
      </w:r>
      <w:r w:rsidRPr="007C5AAA">
        <w:rPr>
          <w:rFonts w:ascii="inherit" w:eastAsia="Times New Roman" w:hAnsi="inherit" w:cs="Courier New"/>
          <w:color w:val="1D1C1D"/>
          <w:sz w:val="20"/>
          <w:szCs w:val="20"/>
          <w:lang w:eastAsia="en-US"/>
        </w:rPr>
        <w:t>: {</w:t>
      </w:r>
    </w:p>
    <w:p w14:paraId="1BF02A01"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"elem": [</w:t>
      </w:r>
    </w:p>
    <w:p w14:paraId="67881BFD"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w:t>
      </w:r>
    </w:p>
    <w:p w14:paraId="6BA69884" w14:textId="77777777" w:rsidR="009D14D8" w:rsidRPr="007C5AAA" w:rsidRDefault="009D14D8" w:rsidP="009D14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"name": "</w:t>
      </w:r>
      <w:r>
        <w:rPr>
          <w:rFonts w:ascii="inherit" w:eastAsia="Times New Roman" w:hAnsi="inherit" w:cs="Courier New"/>
          <w:color w:val="237BE8" w:themeColor="accent3" w:themeTint="99"/>
          <w:sz w:val="20"/>
          <w:szCs w:val="20"/>
          <w:lang w:eastAsia="en-US"/>
        </w:rPr>
        <w:t>oam-job</w:t>
      </w:r>
      <w:r w:rsidRPr="007C5AAA">
        <w:rPr>
          <w:rFonts w:ascii="inherit" w:eastAsia="Times New Roman" w:hAnsi="inherit" w:cs="Courier New"/>
          <w:color w:val="237BE8" w:themeColor="accent3" w:themeTint="99"/>
          <w:sz w:val="20"/>
          <w:szCs w:val="20"/>
          <w:lang w:eastAsia="en-US"/>
        </w:rPr>
        <w:t>"</w:t>
      </w:r>
      <w:r>
        <w:rPr>
          <w:rFonts w:ascii="inherit" w:eastAsia="Times New Roman" w:hAnsi="inherit" w:cs="Courier New"/>
          <w:color w:val="237BE8" w:themeColor="accent3" w:themeTint="99"/>
          <w:sz w:val="20"/>
          <w:szCs w:val="20"/>
          <w:lang w:eastAsia="en-US"/>
        </w:rPr>
        <w:t>,</w:t>
      </w:r>
    </w:p>
    <w:p w14:paraId="7135F776" w14:textId="77777777" w:rsidR="009D14D8" w:rsidRPr="007C5AAA" w:rsidRDefault="009D14D8" w:rsidP="009D14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"key": {</w:t>
      </w:r>
    </w:p>
    <w:p w14:paraId="3E635F48" w14:textId="77777777" w:rsidR="009D14D8" w:rsidRPr="007C5AAA" w:rsidRDefault="009D14D8" w:rsidP="009D14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w:t>
      </w:r>
      <w:r>
        <w:rPr>
          <w:rFonts w:ascii="inherit" w:eastAsia="Times New Roman" w:hAnsi="inherit" w:cs="Courier New"/>
          <w:color w:val="237BE8" w:themeColor="accent3" w:themeTint="99"/>
          <w:sz w:val="20"/>
          <w:szCs w:val="20"/>
          <w:lang w:eastAsia="en-US"/>
        </w:rPr>
        <w:t>uuid</w:t>
      </w:r>
      <w:r w:rsidRPr="007C5AAA">
        <w:rPr>
          <w:rFonts w:ascii="inherit" w:eastAsia="Times New Roman" w:hAnsi="inherit" w:cs="Courier New"/>
          <w:color w:val="237BE8" w:themeColor="accent3" w:themeTint="99"/>
          <w:sz w:val="20"/>
          <w:szCs w:val="20"/>
          <w:lang w:eastAsia="en-US"/>
        </w:rPr>
        <w:t>": "</w:t>
      </w:r>
      <w:r w:rsidRPr="005E57AC">
        <w:rPr>
          <w:rFonts w:ascii="inherit" w:eastAsia="Times New Roman" w:hAnsi="inherit" w:cs="Courier New"/>
          <w:color w:val="237BE8" w:themeColor="accent3" w:themeTint="99"/>
          <w:sz w:val="20"/>
          <w:szCs w:val="20"/>
          <w:lang w:eastAsia="en-US"/>
        </w:rPr>
        <w:t>560b49b5-670d-3d36-baca-31f560b2c4c6</w:t>
      </w:r>
      <w:r w:rsidRPr="007C5AAA">
        <w:rPr>
          <w:rFonts w:ascii="inherit" w:eastAsia="Times New Roman" w:hAnsi="inherit" w:cs="Courier New"/>
          <w:color w:val="237BE8" w:themeColor="accent3" w:themeTint="99"/>
          <w:sz w:val="20"/>
          <w:szCs w:val="20"/>
          <w:lang w:eastAsia="en-US"/>
        </w:rPr>
        <w:t>"</w:t>
      </w:r>
    </w:p>
    <w:p w14:paraId="054B18EA" w14:textId="77777777" w:rsidR="009D14D8" w:rsidRDefault="009D14D8" w:rsidP="009D14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w:t>
      </w:r>
    </w:p>
    <w:p w14:paraId="2D076EA0" w14:textId="77777777" w:rsidR="007C5AAA" w:rsidRPr="007C5AAA" w:rsidRDefault="007C5AAA" w:rsidP="009D14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w:t>
      </w:r>
    </w:p>
    <w:p w14:paraId="112BAAA6"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237BE8" w:themeColor="accent3" w:themeTint="99"/>
          <w:sz w:val="20"/>
          <w:szCs w:val="20"/>
          <w:lang w:eastAsia="en-US"/>
        </w:rPr>
      </w:pPr>
      <w:r w:rsidRPr="007C5AAA">
        <w:rPr>
          <w:rFonts w:ascii="inherit" w:eastAsia="Times New Roman" w:hAnsi="inherit" w:cs="Courier New"/>
          <w:color w:val="237BE8" w:themeColor="accent3" w:themeTint="99"/>
          <w:sz w:val="20"/>
          <w:szCs w:val="20"/>
          <w:lang w:eastAsia="en-US"/>
        </w:rPr>
        <w:t xml:space="preserve">                ]</w:t>
      </w:r>
    </w:p>
    <w:p w14:paraId="533E5076"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p>
    <w:p w14:paraId="18A19483" w14:textId="77777777" w:rsidR="00206F53" w:rsidRPr="00206F53" w:rsidRDefault="00206F53"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A1111"/>
          <w:sz w:val="20"/>
          <w:szCs w:val="20"/>
          <w:lang w:eastAsia="en-US"/>
        </w:rPr>
      </w:pPr>
      <w:r w:rsidRPr="00206F53">
        <w:rPr>
          <w:rFonts w:ascii="inherit" w:eastAsia="Times New Roman" w:hAnsi="inherit" w:cs="Courier New"/>
          <w:color w:val="AA1111"/>
          <w:sz w:val="20"/>
          <w:szCs w:val="20"/>
          <w:lang w:eastAsia="en-US"/>
        </w:rPr>
        <w:t xml:space="preserve">            “val”:{</w:t>
      </w:r>
    </w:p>
    <w:p w14:paraId="09CB30AC" w14:textId="77777777" w:rsidR="007C5AAA" w:rsidRPr="007C5AAA" w:rsidRDefault="00206F53"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Pr>
          <w:rFonts w:ascii="inherit" w:eastAsia="Times New Roman" w:hAnsi="inherit" w:cs="Courier New"/>
          <w:color w:val="1D1C1D"/>
          <w:sz w:val="20"/>
          <w:szCs w:val="20"/>
          <w:lang w:eastAsia="en-US"/>
        </w:rPr>
        <w:t xml:space="preserve">   </w:t>
      </w:r>
      <w:r w:rsidR="007C5AAA" w:rsidRPr="007C5AAA">
        <w:rPr>
          <w:rFonts w:ascii="inherit" w:eastAsia="Times New Roman" w:hAnsi="inherit" w:cs="Courier New"/>
          <w:color w:val="1D1C1D"/>
          <w:sz w:val="20"/>
          <w:szCs w:val="20"/>
          <w:lang w:eastAsia="en-US"/>
        </w:rPr>
        <w:t xml:space="preserve">            </w:t>
      </w:r>
      <w:r w:rsidR="007C5AAA" w:rsidRPr="007C5AAA">
        <w:rPr>
          <w:rFonts w:ascii="inherit" w:eastAsia="Times New Roman" w:hAnsi="inherit" w:cs="Courier New"/>
          <w:color w:val="AA1111"/>
          <w:sz w:val="20"/>
          <w:szCs w:val="20"/>
          <w:lang w:eastAsia="en-US"/>
        </w:rPr>
        <w:t>"</w:t>
      </w:r>
      <w:r w:rsidR="0030081E">
        <w:rPr>
          <w:rFonts w:ascii="inherit" w:eastAsia="Times New Roman" w:hAnsi="inherit" w:cs="Courier New"/>
          <w:color w:val="AA1111"/>
          <w:sz w:val="20"/>
          <w:szCs w:val="20"/>
          <w:lang w:eastAsia="en-US"/>
        </w:rPr>
        <w:t>protoBytes</w:t>
      </w:r>
      <w:r w:rsidR="007C5AAA" w:rsidRPr="007C5AAA">
        <w:rPr>
          <w:rFonts w:ascii="inherit" w:eastAsia="Times New Roman" w:hAnsi="inherit" w:cs="Courier New"/>
          <w:color w:val="AA1111"/>
          <w:sz w:val="20"/>
          <w:szCs w:val="20"/>
          <w:lang w:eastAsia="en-US"/>
        </w:rPr>
        <w:t>"</w:t>
      </w:r>
      <w:r w:rsidR="007C5AAA" w:rsidRPr="007C5AAA">
        <w:rPr>
          <w:rFonts w:ascii="inherit" w:eastAsia="Times New Roman" w:hAnsi="inherit" w:cs="Courier New"/>
          <w:color w:val="1D1C1D"/>
          <w:sz w:val="20"/>
          <w:szCs w:val="20"/>
          <w:lang w:eastAsia="en-US"/>
        </w:rPr>
        <w:t>: {</w:t>
      </w:r>
    </w:p>
    <w:p w14:paraId="5316EA1C"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r w:rsidR="00206F53">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w:t>
      </w:r>
      <w:r w:rsidR="00206F53">
        <w:rPr>
          <w:rFonts w:ascii="inherit" w:eastAsia="Times New Roman" w:hAnsi="inherit" w:cs="Courier New"/>
          <w:color w:val="AA1111"/>
          <w:sz w:val="20"/>
          <w:szCs w:val="20"/>
          <w:lang w:eastAsia="en-US"/>
        </w:rPr>
        <w:t>m</w:t>
      </w:r>
      <w:r w:rsidRPr="007C5AAA">
        <w:rPr>
          <w:rFonts w:ascii="inherit" w:eastAsia="Times New Roman" w:hAnsi="inherit" w:cs="Courier New"/>
          <w:color w:val="AA1111"/>
          <w:sz w:val="20"/>
          <w:szCs w:val="20"/>
          <w:lang w:eastAsia="en-US"/>
        </w:rPr>
        <w:t>easurementDetails"</w:t>
      </w:r>
      <w:r w:rsidRPr="007C5AAA">
        <w:rPr>
          <w:rFonts w:ascii="inherit" w:eastAsia="Times New Roman" w:hAnsi="inherit" w:cs="Courier New"/>
          <w:color w:val="1D1C1D"/>
          <w:sz w:val="20"/>
          <w:szCs w:val="20"/>
          <w:lang w:eastAsia="en-US"/>
        </w:rPr>
        <w:t>: {</w:t>
      </w:r>
    </w:p>
    <w:p w14:paraId="312013C8" w14:textId="77777777" w:rsidR="009342AE" w:rsidRPr="007C5AAA" w:rsidRDefault="009342AE" w:rsidP="004958E4">
      <w:pPr>
        <w:shd w:val="clear" w:color="auto" w:fill="FFFFFF"/>
        <w:tabs>
          <w:tab w:val="left" w:pos="916"/>
          <w:tab w:val="left" w:pos="1832"/>
          <w:tab w:val="left" w:pos="255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r w:rsidR="00206F53">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"timeMeasurementWasSampled"</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"1693240037000"</w:t>
      </w:r>
      <w:r w:rsidR="00F1473C">
        <w:rPr>
          <w:rFonts w:ascii="inherit" w:eastAsia="Times New Roman" w:hAnsi="inherit" w:cs="Courier New"/>
          <w:color w:val="AA1111"/>
          <w:sz w:val="20"/>
          <w:szCs w:val="20"/>
          <w:lang w:eastAsia="en-US"/>
        </w:rPr>
        <w:t>,</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uto"/>
          <w:sz w:val="20"/>
          <w:szCs w:val="20"/>
          <w:lang w:eastAsia="en-US"/>
        </w:rPr>
        <w:t>//2023-08-28 16:27:17.000</w:t>
      </w:r>
    </w:p>
    <w:p w14:paraId="36A3B0CE" w14:textId="77777777" w:rsidR="009342AE" w:rsidRPr="007C5AAA" w:rsidRDefault="009342AE" w:rsidP="009342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r w:rsidR="00206F53">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"qualifiedMeasuredValue"</w:t>
      </w:r>
      <w:r w:rsidRPr="007C5AAA">
        <w:rPr>
          <w:rFonts w:ascii="inherit" w:eastAsia="Times New Roman" w:hAnsi="inherit" w:cs="Courier New"/>
          <w:color w:val="1D1C1D"/>
          <w:sz w:val="20"/>
          <w:szCs w:val="20"/>
          <w:lang w:eastAsia="en-US"/>
        </w:rPr>
        <w:t>: {</w:t>
      </w:r>
    </w:p>
    <w:p w14:paraId="40C29DD0" w14:textId="77777777" w:rsidR="009342AE" w:rsidRPr="007C5AAA" w:rsidRDefault="009342AE" w:rsidP="009342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r w:rsidR="00206F53">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"value"</w:t>
      </w:r>
      <w:r w:rsidRPr="007C5AAA">
        <w:rPr>
          <w:rFonts w:ascii="inherit" w:eastAsia="Times New Roman" w:hAnsi="inherit" w:cs="Courier New"/>
          <w:color w:val="1D1C1D"/>
          <w:sz w:val="20"/>
          <w:szCs w:val="20"/>
          <w:lang w:eastAsia="en-US"/>
        </w:rPr>
        <w:t>: -</w:t>
      </w:r>
      <w:r w:rsidRPr="007C5AAA">
        <w:rPr>
          <w:rFonts w:ascii="inherit" w:eastAsia="Times New Roman" w:hAnsi="inherit" w:cs="Courier New"/>
          <w:color w:val="116644"/>
          <w:sz w:val="20"/>
          <w:szCs w:val="20"/>
          <w:lang w:eastAsia="en-US"/>
        </w:rPr>
        <w:t>99</w:t>
      </w:r>
      <w:r w:rsidR="00F1473C">
        <w:rPr>
          <w:rFonts w:ascii="inherit" w:eastAsia="Times New Roman" w:hAnsi="inherit" w:cs="Courier New"/>
          <w:color w:val="116644"/>
          <w:sz w:val="20"/>
          <w:szCs w:val="20"/>
          <w:lang w:eastAsia="en-US"/>
        </w:rPr>
        <w:t>,</w:t>
      </w:r>
    </w:p>
    <w:p w14:paraId="052CF947" w14:textId="77777777" w:rsidR="009342AE" w:rsidRPr="004702FF" w:rsidRDefault="009342AE" w:rsidP="009342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Pr>
          <w:rFonts w:ascii="inherit" w:eastAsia="Times New Roman" w:hAnsi="inherit" w:cs="Courier New"/>
          <w:color w:val="AA1111"/>
          <w:sz w:val="20"/>
          <w:szCs w:val="20"/>
          <w:lang w:eastAsia="en-US"/>
        </w:rPr>
        <w:lastRenderedPageBreak/>
        <w:t xml:space="preserve">               </w:t>
      </w:r>
      <w:r w:rsidR="00206F53">
        <w:rPr>
          <w:rFonts w:ascii="inherit" w:eastAsia="Times New Roman" w:hAnsi="inherit" w:cs="Courier New"/>
          <w:color w:val="AA1111"/>
          <w:sz w:val="20"/>
          <w:szCs w:val="20"/>
          <w:lang w:eastAsia="en-US"/>
        </w:rPr>
        <w:t xml:space="preserve">   </w:t>
      </w:r>
      <w:r>
        <w:rPr>
          <w:rFonts w:ascii="inherit" w:eastAsia="Times New Roman" w:hAnsi="inherit" w:cs="Courier New"/>
          <w:color w:val="AA1111"/>
          <w:sz w:val="20"/>
          <w:szCs w:val="20"/>
          <w:lang w:eastAsia="en-US"/>
        </w:rPr>
        <w:t xml:space="preserve">         </w:t>
      </w:r>
      <w:r w:rsidRPr="007C5AAA">
        <w:rPr>
          <w:rFonts w:ascii="inherit" w:eastAsia="Times New Roman" w:hAnsi="inherit" w:cs="Courier New"/>
          <w:color w:val="AA1111"/>
          <w:sz w:val="20"/>
          <w:szCs w:val="20"/>
          <w:lang w:eastAsia="en-US"/>
        </w:rPr>
        <w:t>"valueQualifier"</w:t>
      </w:r>
      <w:r w:rsidRPr="007C5AAA">
        <w:rPr>
          <w:rFonts w:ascii="inherit" w:eastAsia="Times New Roman" w:hAnsi="inherit" w:cs="Courier New"/>
          <w:color w:val="1D1C1D"/>
          <w:sz w:val="20"/>
          <w:szCs w:val="20"/>
          <w:lang w:eastAsia="en-US"/>
        </w:rPr>
        <w:t xml:space="preserve"> : </w:t>
      </w:r>
      <w:r w:rsidRPr="007C5AAA">
        <w:rPr>
          <w:rFonts w:ascii="inherit" w:eastAsia="Times New Roman" w:hAnsi="inherit" w:cs="Courier New"/>
          <w:color w:val="AA1111"/>
          <w:sz w:val="20"/>
          <w:szCs w:val="20"/>
          <w:lang w:eastAsia="en-US"/>
        </w:rPr>
        <w:t>"SUSPECT"</w:t>
      </w:r>
      <w:r w:rsidRPr="007C5AAA">
        <w:rPr>
          <w:rFonts w:ascii="inherit" w:eastAsia="Times New Roman" w:hAnsi="inherit" w:cs="Courier New"/>
          <w:color w:val="1D1C1D"/>
          <w:sz w:val="20"/>
          <w:szCs w:val="20"/>
          <w:lang w:eastAsia="en-US"/>
        </w:rPr>
        <w:t>,</w:t>
      </w:r>
      <w:r w:rsidR="00F60ADB">
        <w:rPr>
          <w:rFonts w:ascii="inherit" w:eastAsia="Times New Roman" w:hAnsi="inherit" w:cs="Courier New"/>
          <w:color w:val="1D1C1D"/>
          <w:sz w:val="20"/>
          <w:szCs w:val="20"/>
          <w:lang w:eastAsia="en-US"/>
        </w:rPr>
        <w:t xml:space="preserve"> //Suspect as other measures have indicated that the function is operating</w:t>
      </w:r>
    </w:p>
    <w:p w14:paraId="2963BB90" w14:textId="77777777" w:rsidR="00357B03" w:rsidRPr="007C5AAA" w:rsidRDefault="00357B03" w:rsidP="009342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uto"/>
          <w:sz w:val="20"/>
          <w:szCs w:val="20"/>
          <w:lang w:eastAsia="en-US"/>
        </w:rPr>
      </w:pPr>
      <w:r w:rsidRPr="00357B03">
        <w:rPr>
          <w:rFonts w:ascii="inherit" w:eastAsia="Times New Roman" w:hAnsi="inherit" w:cs="Courier New"/>
          <w:color w:val="3AE7FF" w:themeColor="accent1" w:themeTint="99"/>
          <w:sz w:val="20"/>
          <w:szCs w:val="20"/>
          <w:lang w:eastAsia="en-US"/>
        </w:rPr>
        <w:t xml:space="preserve">                     </w:t>
      </w:r>
      <w:r w:rsidR="00206F53">
        <w:rPr>
          <w:rFonts w:ascii="inherit" w:eastAsia="Times New Roman" w:hAnsi="inherit" w:cs="Courier New"/>
          <w:color w:val="3AE7FF" w:themeColor="accent1" w:themeTint="99"/>
          <w:sz w:val="20"/>
          <w:szCs w:val="20"/>
          <w:lang w:eastAsia="en-US"/>
        </w:rPr>
        <w:t xml:space="preserve">   </w:t>
      </w:r>
      <w:r w:rsidRPr="00357B03">
        <w:rPr>
          <w:rFonts w:ascii="inherit" w:eastAsia="Times New Roman" w:hAnsi="inherit" w:cs="Courier New"/>
          <w:color w:val="3AE7FF" w:themeColor="accent1" w:themeTint="99"/>
          <w:sz w:val="20"/>
          <w:szCs w:val="20"/>
          <w:lang w:eastAsia="en-US"/>
        </w:rPr>
        <w:t xml:space="preserve">    </w:t>
      </w:r>
      <w:r w:rsidRPr="004958E4">
        <w:rPr>
          <w:rFonts w:ascii="inherit" w:eastAsia="Times New Roman" w:hAnsi="inherit" w:cs="Courier New"/>
          <w:color w:val="00B050"/>
          <w:sz w:val="20"/>
          <w:szCs w:val="20"/>
          <w:lang w:eastAsia="en-US"/>
        </w:rPr>
        <w:t>“qualifiedValueName” : “</w:t>
      </w:r>
      <w:r w:rsidR="0064046F">
        <w:rPr>
          <w:rFonts w:ascii="inherit" w:eastAsia="Times New Roman" w:hAnsi="inherit" w:cs="Courier New"/>
          <w:color w:val="00B050"/>
          <w:sz w:val="20"/>
          <w:szCs w:val="20"/>
          <w:lang w:eastAsia="en-US"/>
        </w:rPr>
        <w:t>MAX</w:t>
      </w:r>
      <w:r w:rsidRPr="004958E4">
        <w:rPr>
          <w:rFonts w:ascii="inherit" w:eastAsia="Times New Roman" w:hAnsi="inherit" w:cs="Courier New"/>
          <w:color w:val="00B050"/>
          <w:sz w:val="20"/>
          <w:szCs w:val="20"/>
          <w:lang w:eastAsia="en-US"/>
        </w:rPr>
        <w:t>”</w:t>
      </w:r>
      <w:r w:rsidR="00F1473C">
        <w:rPr>
          <w:rFonts w:ascii="inherit" w:eastAsia="Times New Roman" w:hAnsi="inherit" w:cs="Courier New"/>
          <w:color w:val="00B050"/>
          <w:sz w:val="20"/>
          <w:szCs w:val="20"/>
          <w:lang w:eastAsia="en-US"/>
        </w:rPr>
        <w:t xml:space="preserve"> </w:t>
      </w:r>
      <w:r>
        <w:rPr>
          <w:rFonts w:ascii="inherit" w:eastAsia="Times New Roman" w:hAnsi="inherit" w:cs="Courier New"/>
          <w:color w:val="auto"/>
          <w:sz w:val="20"/>
          <w:szCs w:val="20"/>
          <w:lang w:eastAsia="en-US"/>
        </w:rPr>
        <w:t xml:space="preserve">//Present </w:t>
      </w:r>
      <w:r w:rsidR="004702FF">
        <w:rPr>
          <w:rFonts w:ascii="inherit" w:eastAsia="Times New Roman" w:hAnsi="inherit" w:cs="Courier New"/>
          <w:color w:val="auto"/>
          <w:sz w:val="20"/>
          <w:szCs w:val="20"/>
          <w:lang w:eastAsia="en-US"/>
        </w:rPr>
        <w:t xml:space="preserve">as only </w:t>
      </w:r>
      <w:r>
        <w:rPr>
          <w:rFonts w:ascii="inherit" w:eastAsia="Times New Roman" w:hAnsi="inherit" w:cs="Courier New"/>
          <w:color w:val="auto"/>
          <w:sz w:val="20"/>
          <w:szCs w:val="20"/>
          <w:lang w:eastAsia="en-US"/>
        </w:rPr>
        <w:t>normalized</w:t>
      </w:r>
      <w:r w:rsidR="004958E4">
        <w:rPr>
          <w:rFonts w:ascii="inherit" w:eastAsia="Times New Roman" w:hAnsi="inherit" w:cs="Courier New"/>
          <w:color w:val="auto"/>
          <w:sz w:val="20"/>
          <w:szCs w:val="20"/>
          <w:lang w:eastAsia="en-US"/>
        </w:rPr>
        <w:t>MeasurementType present</w:t>
      </w:r>
      <w:r>
        <w:rPr>
          <w:rFonts w:ascii="inherit" w:eastAsia="Times New Roman" w:hAnsi="inherit" w:cs="Courier New"/>
          <w:color w:val="auto"/>
          <w:sz w:val="20"/>
          <w:szCs w:val="20"/>
          <w:lang w:eastAsia="en-US"/>
        </w:rPr>
        <w:t xml:space="preserve"> </w:t>
      </w:r>
    </w:p>
    <w:p w14:paraId="721F4193" w14:textId="77777777" w:rsidR="009342AE" w:rsidRPr="007C5AAA" w:rsidRDefault="00206F53" w:rsidP="009342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Pr>
          <w:rFonts w:ascii="inherit" w:eastAsia="Times New Roman" w:hAnsi="inherit" w:cs="Courier New"/>
          <w:color w:val="1D1C1D"/>
          <w:sz w:val="20"/>
          <w:szCs w:val="20"/>
          <w:lang w:eastAsia="en-US"/>
        </w:rPr>
        <w:t xml:space="preserve">   </w:t>
      </w:r>
      <w:r w:rsidR="009342AE" w:rsidRPr="007C5AAA">
        <w:rPr>
          <w:rFonts w:ascii="inherit" w:eastAsia="Times New Roman" w:hAnsi="inherit" w:cs="Courier New"/>
          <w:color w:val="1D1C1D"/>
          <w:sz w:val="20"/>
          <w:szCs w:val="20"/>
          <w:lang w:eastAsia="en-US"/>
        </w:rPr>
        <w:t xml:space="preserve">                    },</w:t>
      </w:r>
    </w:p>
    <w:p w14:paraId="3423A26F" w14:textId="77777777" w:rsidR="009342AE" w:rsidRPr="007C5AAA" w:rsidRDefault="009342AE" w:rsidP="009342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uto"/>
          <w:sz w:val="20"/>
          <w:szCs w:val="20"/>
          <w:lang w:eastAsia="en-US"/>
        </w:rPr>
      </w:pPr>
      <w:r w:rsidRPr="007C5AAA">
        <w:rPr>
          <w:rFonts w:ascii="inherit" w:eastAsia="Times New Roman" w:hAnsi="inherit" w:cs="Courier New"/>
          <w:color w:val="A6A6A6" w:themeColor="background1" w:themeShade="A6"/>
          <w:sz w:val="20"/>
          <w:szCs w:val="20"/>
          <w:lang w:eastAsia="en-US"/>
        </w:rPr>
        <w:t xml:space="preserve">               </w:t>
      </w:r>
      <w:r w:rsidR="00206F53">
        <w:rPr>
          <w:rFonts w:ascii="inherit" w:eastAsia="Times New Roman" w:hAnsi="inherit" w:cs="Courier New"/>
          <w:color w:val="A6A6A6" w:themeColor="background1" w:themeShade="A6"/>
          <w:sz w:val="20"/>
          <w:szCs w:val="20"/>
          <w:lang w:eastAsia="en-US"/>
        </w:rPr>
        <w:t xml:space="preserve">   </w:t>
      </w:r>
      <w:r w:rsidRPr="007C5AAA">
        <w:rPr>
          <w:rFonts w:ascii="inherit" w:eastAsia="Times New Roman" w:hAnsi="inherit" w:cs="Courier New"/>
          <w:color w:val="A6A6A6" w:themeColor="background1" w:themeShade="A6"/>
          <w:sz w:val="20"/>
          <w:szCs w:val="20"/>
          <w:lang w:eastAsia="en-US"/>
        </w:rPr>
        <w:t xml:space="preserve">     </w:t>
      </w:r>
      <w:r w:rsidRPr="002E7C7C">
        <w:rPr>
          <w:rFonts w:ascii="inherit" w:eastAsia="Times New Roman" w:hAnsi="inherit" w:cs="Courier New"/>
          <w:color w:val="AA1111"/>
          <w:sz w:val="20"/>
          <w:szCs w:val="20"/>
          <w:lang w:eastAsia="en-US"/>
        </w:rPr>
        <w:t>"sampleInterval": "</w:t>
      </w:r>
      <w:r w:rsidR="002E7C7C" w:rsidRPr="002E7C7C">
        <w:rPr>
          <w:rFonts w:ascii="inherit" w:eastAsia="Times New Roman" w:hAnsi="inherit" w:cs="Courier New"/>
          <w:color w:val="AA1111"/>
          <w:sz w:val="20"/>
          <w:szCs w:val="20"/>
          <w:lang w:eastAsia="en-US"/>
        </w:rPr>
        <w:t>7</w:t>
      </w:r>
      <w:r w:rsidRPr="002E7C7C">
        <w:rPr>
          <w:rFonts w:ascii="inherit" w:eastAsia="Times New Roman" w:hAnsi="inherit" w:cs="Courier New"/>
          <w:color w:val="AA1111"/>
          <w:sz w:val="20"/>
          <w:szCs w:val="20"/>
          <w:lang w:eastAsia="en-US"/>
        </w:rPr>
        <w:t>00000000000",</w:t>
      </w:r>
      <w:r w:rsidR="00357B03" w:rsidRPr="002E7C7C">
        <w:rPr>
          <w:rFonts w:ascii="inherit" w:eastAsia="Times New Roman" w:hAnsi="inherit" w:cs="Courier New"/>
          <w:color w:val="AA1111"/>
          <w:sz w:val="20"/>
          <w:szCs w:val="20"/>
          <w:lang w:eastAsia="en-US"/>
        </w:rPr>
        <w:t xml:space="preserve"> </w:t>
      </w:r>
      <w:r w:rsidR="00357B03">
        <w:rPr>
          <w:rFonts w:ascii="inherit" w:eastAsia="Times New Roman" w:hAnsi="inherit" w:cs="Courier New"/>
          <w:color w:val="auto"/>
          <w:sz w:val="20"/>
          <w:szCs w:val="20"/>
          <w:lang w:eastAsia="en-US"/>
        </w:rPr>
        <w:t xml:space="preserve">//Is </w:t>
      </w:r>
      <w:r w:rsidR="00E00D92">
        <w:rPr>
          <w:rFonts w:ascii="inherit" w:eastAsia="Times New Roman" w:hAnsi="inherit" w:cs="Courier New"/>
          <w:color w:val="auto"/>
          <w:sz w:val="20"/>
          <w:szCs w:val="20"/>
          <w:lang w:eastAsia="en-US"/>
        </w:rPr>
        <w:t>different from what is stated in the job</w:t>
      </w:r>
    </w:p>
    <w:p w14:paraId="561B43E1"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uto"/>
          <w:sz w:val="20"/>
          <w:szCs w:val="20"/>
          <w:lang w:eastAsia="en-US"/>
        </w:rPr>
      </w:pPr>
      <w:r w:rsidRPr="007C5AAA">
        <w:rPr>
          <w:rFonts w:ascii="inherit" w:eastAsia="Times New Roman" w:hAnsi="inherit" w:cs="Courier New"/>
          <w:color w:val="1D1C1D"/>
          <w:sz w:val="20"/>
          <w:szCs w:val="20"/>
          <w:lang w:eastAsia="en-US"/>
        </w:rPr>
        <w:t xml:space="preserve">                  </w:t>
      </w:r>
      <w:r w:rsidR="00206F53">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"abstractResourceRef"</w:t>
      </w:r>
      <w:r w:rsidRPr="007C5AAA">
        <w:rPr>
          <w:rFonts w:ascii="inherit" w:eastAsia="Times New Roman" w:hAnsi="inherit" w:cs="Courier New"/>
          <w:color w:val="1D1C1D"/>
          <w:sz w:val="20"/>
          <w:szCs w:val="20"/>
          <w:lang w:eastAsia="en-US"/>
        </w:rPr>
        <w:t xml:space="preserve">: </w:t>
      </w:r>
      <w:r w:rsidRPr="007C5AAA">
        <w:rPr>
          <w:rFonts w:ascii="inherit" w:eastAsia="Times New Roman" w:hAnsi="inherit" w:cs="Courier New"/>
          <w:color w:val="AA1111"/>
          <w:sz w:val="20"/>
          <w:szCs w:val="20"/>
          <w:lang w:eastAsia="en-US"/>
        </w:rPr>
        <w:t>"</w:t>
      </w:r>
      <w:r>
        <w:rPr>
          <w:rFonts w:ascii="inherit" w:eastAsia="Times New Roman" w:hAnsi="inherit" w:cs="Courier New"/>
          <w:color w:val="AA1111"/>
          <w:sz w:val="20"/>
          <w:szCs w:val="20"/>
          <w:lang w:eastAsia="en-US"/>
        </w:rPr>
        <w:t>NE1-</w:t>
      </w:r>
      <w:r w:rsidRPr="007C5AAA">
        <w:rPr>
          <w:rFonts w:ascii="inherit" w:eastAsia="Times New Roman" w:hAnsi="inherit" w:cs="Courier New"/>
          <w:color w:val="AA1111"/>
          <w:sz w:val="20"/>
          <w:szCs w:val="20"/>
          <w:lang w:eastAsia="en-US"/>
        </w:rPr>
        <w:t>OPT-8-7-13"</w:t>
      </w:r>
      <w:r w:rsidRPr="007C5AAA">
        <w:rPr>
          <w:rFonts w:ascii="inherit" w:eastAsia="Times New Roman" w:hAnsi="inherit" w:cs="Courier New"/>
          <w:color w:val="1D1C1D"/>
          <w:sz w:val="20"/>
          <w:szCs w:val="20"/>
          <w:lang w:eastAsia="en-US"/>
        </w:rPr>
        <w:t>,</w:t>
      </w:r>
      <w:r w:rsidR="00357B03">
        <w:rPr>
          <w:rFonts w:ascii="inherit" w:eastAsia="Times New Roman" w:hAnsi="inherit" w:cs="Courier New"/>
          <w:color w:val="1D1C1D"/>
          <w:sz w:val="20"/>
          <w:szCs w:val="20"/>
          <w:lang w:eastAsia="en-US"/>
        </w:rPr>
        <w:t xml:space="preserve"> </w:t>
      </w:r>
      <w:r w:rsidR="00357B03">
        <w:rPr>
          <w:rFonts w:ascii="inherit" w:eastAsia="Times New Roman" w:hAnsi="inherit" w:cs="Courier New"/>
          <w:color w:val="auto"/>
          <w:sz w:val="20"/>
          <w:szCs w:val="20"/>
          <w:lang w:eastAsia="en-US"/>
        </w:rPr>
        <w:t>//Used in place of CEP/MEP/MIP reference</w:t>
      </w:r>
      <w:r w:rsidR="0064046F">
        <w:rPr>
          <w:rFonts w:ascii="inherit" w:eastAsia="Times New Roman" w:hAnsi="inherit" w:cs="Courier New"/>
          <w:color w:val="auto"/>
          <w:sz w:val="20"/>
          <w:szCs w:val="20"/>
          <w:lang w:eastAsia="en-US"/>
        </w:rPr>
        <w:t>.</w:t>
      </w:r>
      <w:r w:rsidR="0064046F" w:rsidRPr="0064046F">
        <w:rPr>
          <w:rFonts w:ascii="inherit" w:eastAsia="Times New Roman" w:hAnsi="inherit" w:cs="Courier New"/>
          <w:color w:val="auto"/>
          <w:sz w:val="20"/>
          <w:szCs w:val="20"/>
          <w:lang w:eastAsia="en-US"/>
        </w:rPr>
        <w:t xml:space="preserve"> </w:t>
      </w:r>
      <w:r w:rsidR="0064046F">
        <w:rPr>
          <w:rFonts w:ascii="inherit" w:eastAsia="Times New Roman" w:hAnsi="inherit" w:cs="Courier New"/>
          <w:color w:val="auto"/>
          <w:sz w:val="20"/>
          <w:szCs w:val="20"/>
          <w:lang w:eastAsia="en-US"/>
        </w:rPr>
        <w:t>Treated as opaque.</w:t>
      </w:r>
    </w:p>
    <w:p w14:paraId="6F07FA7C" w14:textId="4B323BE4" w:rsidR="004958E4" w:rsidRPr="007C5AAA" w:rsidRDefault="004958E4"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auto"/>
          <w:sz w:val="20"/>
          <w:szCs w:val="20"/>
          <w:lang w:eastAsia="en-US"/>
        </w:rPr>
      </w:pPr>
      <w:r w:rsidRPr="004958E4">
        <w:rPr>
          <w:rFonts w:ascii="inherit" w:eastAsia="Times New Roman" w:hAnsi="inherit" w:cs="Courier New"/>
          <w:color w:val="00B050"/>
          <w:sz w:val="20"/>
          <w:szCs w:val="20"/>
          <w:lang w:eastAsia="en-US"/>
        </w:rPr>
        <w:t xml:space="preserve">                   </w:t>
      </w:r>
      <w:r w:rsidR="00206F53">
        <w:rPr>
          <w:rFonts w:ascii="inherit" w:eastAsia="Times New Roman" w:hAnsi="inherit" w:cs="Courier New"/>
          <w:color w:val="00B050"/>
          <w:sz w:val="20"/>
          <w:szCs w:val="20"/>
          <w:lang w:eastAsia="en-US"/>
        </w:rPr>
        <w:t xml:space="preserve">   </w:t>
      </w:r>
      <w:r w:rsidRPr="004958E4">
        <w:rPr>
          <w:rFonts w:ascii="inherit" w:eastAsia="Times New Roman" w:hAnsi="inherit" w:cs="Courier New"/>
          <w:color w:val="00B050"/>
          <w:sz w:val="20"/>
          <w:szCs w:val="20"/>
          <w:lang w:eastAsia="en-US"/>
        </w:rPr>
        <w:t xml:space="preserve"> “normalizedMeasurmentType”: </w:t>
      </w:r>
      <w:r w:rsidR="00BE7667">
        <w:rPr>
          <w:rFonts w:ascii="inherit" w:eastAsia="Times New Roman" w:hAnsi="inherit" w:cs="Courier New"/>
          <w:color w:val="00B050"/>
          <w:sz w:val="20"/>
          <w:szCs w:val="20"/>
          <w:lang w:eastAsia="en-US"/>
        </w:rPr>
        <w:t>“</w:t>
      </w:r>
      <w:r w:rsidR="00F13C79" w:rsidRPr="004958E4">
        <w:rPr>
          <w:rFonts w:ascii="inherit" w:eastAsia="Times New Roman" w:hAnsi="inherit" w:cs="Courier New"/>
          <w:color w:val="00B050"/>
          <w:sz w:val="20"/>
          <w:szCs w:val="20"/>
          <w:lang w:eastAsia="en-US"/>
        </w:rPr>
        <w:t>OPT</w:t>
      </w:r>
      <w:r w:rsidR="00F13C79">
        <w:rPr>
          <w:rFonts w:ascii="inherit" w:eastAsia="Times New Roman" w:hAnsi="inherit" w:cs="Courier New"/>
          <w:color w:val="00B050"/>
          <w:sz w:val="20"/>
          <w:szCs w:val="20"/>
          <w:lang w:eastAsia="en-US"/>
        </w:rPr>
        <w:t>_TOTAL</w:t>
      </w:r>
      <w:r w:rsidR="00F13C79" w:rsidRPr="004958E4">
        <w:rPr>
          <w:rFonts w:ascii="inherit" w:eastAsia="Times New Roman" w:hAnsi="inherit" w:cs="Courier New"/>
          <w:color w:val="00B050"/>
          <w:sz w:val="20"/>
          <w:szCs w:val="20"/>
          <w:lang w:eastAsia="en-US"/>
        </w:rPr>
        <w:t>_PWR_INPUT</w:t>
      </w:r>
      <w:r w:rsidR="00BE7667">
        <w:rPr>
          <w:rFonts w:ascii="inherit" w:eastAsia="Times New Roman" w:hAnsi="inherit" w:cs="Courier New"/>
          <w:color w:val="00B050"/>
          <w:sz w:val="20"/>
          <w:szCs w:val="20"/>
          <w:lang w:eastAsia="en-US"/>
        </w:rPr>
        <w:t>”</w:t>
      </w:r>
      <w:r w:rsidRPr="004958E4">
        <w:rPr>
          <w:rFonts w:ascii="inherit" w:eastAsia="Times New Roman" w:hAnsi="inherit" w:cs="Courier New"/>
          <w:color w:val="00B050"/>
          <w:sz w:val="20"/>
          <w:szCs w:val="20"/>
          <w:lang w:eastAsia="en-US"/>
        </w:rPr>
        <w:t xml:space="preserve"> </w:t>
      </w:r>
      <w:r>
        <w:rPr>
          <w:rFonts w:ascii="inherit" w:eastAsia="Times New Roman" w:hAnsi="inherit" w:cs="Courier New"/>
          <w:color w:val="auto"/>
          <w:sz w:val="20"/>
          <w:szCs w:val="20"/>
          <w:lang w:eastAsia="en-US"/>
        </w:rPr>
        <w:t>//Standard enum. Native type can be in metadata</w:t>
      </w:r>
    </w:p>
    <w:p w14:paraId="20214888" w14:textId="77777777" w:rsidR="0064046F" w:rsidRDefault="0064046F"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Pr>
          <w:rFonts w:ascii="inherit" w:eastAsia="Times New Roman" w:hAnsi="inherit" w:cs="Courier New"/>
          <w:color w:val="1D1C1D"/>
          <w:sz w:val="20"/>
          <w:szCs w:val="20"/>
          <w:lang w:eastAsia="en-US"/>
        </w:rPr>
        <w:t xml:space="preserve">                   }</w:t>
      </w:r>
    </w:p>
    <w:p w14:paraId="37E84905"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p>
    <w:p w14:paraId="654626D2"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p>
    <w:p w14:paraId="4F4C369B"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p>
    <w:p w14:paraId="39D7BCDD"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 xml:space="preserve">    ]</w:t>
      </w:r>
    </w:p>
    <w:p w14:paraId="24753AFC" w14:textId="77777777" w:rsidR="007C5AAA" w:rsidRPr="007C5AAA" w:rsidRDefault="007C5AAA" w:rsidP="007C5A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inherit" w:eastAsia="Times New Roman" w:hAnsi="inherit" w:cs="Courier New"/>
          <w:color w:val="1D1C1D"/>
          <w:sz w:val="20"/>
          <w:szCs w:val="20"/>
          <w:lang w:eastAsia="en-US"/>
        </w:rPr>
      </w:pPr>
      <w:r w:rsidRPr="007C5AAA">
        <w:rPr>
          <w:rFonts w:ascii="inherit" w:eastAsia="Times New Roman" w:hAnsi="inherit" w:cs="Courier New"/>
          <w:color w:val="1D1C1D"/>
          <w:sz w:val="20"/>
          <w:szCs w:val="20"/>
          <w:lang w:eastAsia="en-US"/>
        </w:rPr>
        <w:t>}</w:t>
      </w:r>
    </w:p>
    <w:p w14:paraId="4064A113" w14:textId="77777777" w:rsidR="00A447F3" w:rsidRDefault="00A447F3" w:rsidP="007C5AAA">
      <w:r>
        <w:t xml:space="preserve">                      </w:t>
      </w:r>
    </w:p>
    <w:p w14:paraId="6F843356" w14:textId="77777777" w:rsidR="00A447F3" w:rsidRDefault="00CC5709" w:rsidP="00CC5709">
      <w:pPr>
        <w:pStyle w:val="Heading3"/>
      </w:pPr>
      <w:bookmarkStart w:id="261" w:name="_Toc223392294"/>
      <w:r>
        <w:t>Using abstract-resource-ref</w:t>
      </w:r>
      <w:bookmarkEnd w:id="261"/>
    </w:p>
    <w:p w14:paraId="3DB2577D" w14:textId="38BE841A" w:rsidR="00CC5709" w:rsidRDefault="00CC5709" w:rsidP="00CC5709">
      <w:r>
        <w:t xml:space="preserve">The approaches to referencing the resource to which the measurement being reported applies are covered in section </w:t>
      </w:r>
      <w:r>
        <w:fldChar w:fldCharType="begin"/>
      </w:r>
      <w:r>
        <w:instrText xml:space="preserve"> REF _Ref143691490 \r \h </w:instrText>
      </w:r>
      <w:r>
        <w:fldChar w:fldCharType="separate"/>
      </w:r>
      <w:r w:rsidR="00916DFC">
        <w:t>8.6</w:t>
      </w:r>
      <w:r>
        <w:fldChar w:fldCharType="end"/>
      </w:r>
      <w:r>
        <w:t xml:space="preserve"> </w:t>
      </w:r>
      <w:r>
        <w:fldChar w:fldCharType="begin"/>
      </w:r>
      <w:r>
        <w:instrText xml:space="preserve"> REF _Ref143691490 \h </w:instrText>
      </w:r>
      <w:r>
        <w:fldChar w:fldCharType="separate"/>
      </w:r>
      <w:r w:rsidR="00916DFC">
        <w:t>Appendix – Measurement data – Referencing resources</w:t>
      </w:r>
      <w:r>
        <w:fldChar w:fldCharType="end"/>
      </w:r>
      <w:r>
        <w:t xml:space="preserve"> </w:t>
      </w:r>
      <w:r>
        <w:fldChar w:fldCharType="begin"/>
      </w:r>
      <w:r>
        <w:instrText xml:space="preserve"> PAGEREF _Ref143691490 \p \h </w:instrText>
      </w:r>
      <w:r>
        <w:fldChar w:fldCharType="separate"/>
      </w:r>
      <w:r w:rsidR="00916DFC">
        <w:rPr>
          <w:noProof/>
        </w:rPr>
        <w:t>on page 140</w:t>
      </w:r>
      <w:r>
        <w:fldChar w:fldCharType="end"/>
      </w:r>
      <w:r>
        <w:t>. As explained in that description, where the abstract-resource-ref is being used, the resource being referenced will include one or more abstract-resource-refs.</w:t>
      </w:r>
    </w:p>
    <w:p w14:paraId="7DD329F4" w14:textId="77777777" w:rsidR="00CC5709" w:rsidRDefault="00CC5709" w:rsidP="00CC5709">
      <w:r>
        <w:t>Any resource could be being measured. To allow for this the general-purpose name attribute is used (as it appears in all entities).</w:t>
      </w:r>
    </w:p>
    <w:p w14:paraId="28FD63C9" w14:textId="77777777" w:rsidR="00CC5709" w:rsidRDefault="00CC5709" w:rsidP="00CC5709">
      <w:r>
        <w:t xml:space="preserve">An entity representing a resource that is to have measurement reported against it </w:t>
      </w:r>
      <w:r w:rsidR="00E64FD9">
        <w:t>shall use</w:t>
      </w:r>
      <w:r>
        <w:t xml:space="preserve"> </w:t>
      </w:r>
      <w:r w:rsidR="00E64FD9">
        <w:t>the standard</w:t>
      </w:r>
      <w:r>
        <w:t xml:space="preserve"> name attribute </w:t>
      </w:r>
      <w:r w:rsidR="00E64FD9">
        <w:t>and include</w:t>
      </w:r>
      <w:r w:rsidR="0089411A">
        <w:t xml:space="preserve"> ABSTRACT_RESOURCE_REF as in the table below.</w:t>
      </w:r>
    </w:p>
    <w:p w14:paraId="1BE9F076" w14:textId="77777777" w:rsidR="00CC5709" w:rsidRDefault="00CC5709" w:rsidP="00CC5709"/>
    <w:tbl>
      <w:tblPr>
        <w:tblStyle w:val="GridTable6ColourfulAccent5"/>
        <w:tblW w:w="10490" w:type="dxa"/>
        <w:tblLayout w:type="fixed"/>
        <w:tblLook w:val="0420" w:firstRow="1" w:lastRow="0" w:firstColumn="0" w:lastColumn="0" w:noHBand="0" w:noVBand="1"/>
      </w:tblPr>
      <w:tblGrid>
        <w:gridCol w:w="2405"/>
        <w:gridCol w:w="3544"/>
        <w:gridCol w:w="709"/>
        <w:gridCol w:w="567"/>
        <w:gridCol w:w="3265"/>
      </w:tblGrid>
      <w:tr w:rsidR="00CC5709" w:rsidRPr="007E6AEE" w14:paraId="23F2EA55" w14:textId="77777777" w:rsidTr="0033340C">
        <w:trPr>
          <w:cnfStyle w:val="100000000000" w:firstRow="1" w:lastRow="0" w:firstColumn="0" w:lastColumn="0" w:oddVBand="0" w:evenVBand="0" w:oddHBand="0" w:evenHBand="0" w:firstRowFirstColumn="0" w:firstRowLastColumn="0" w:lastRowFirstColumn="0" w:lastRowLastColumn="0"/>
        </w:trPr>
        <w:tc>
          <w:tcPr>
            <w:tcW w:w="2405" w:type="dxa"/>
          </w:tcPr>
          <w:p w14:paraId="78BA9B8E" w14:textId="77777777" w:rsidR="00CC5709" w:rsidRPr="007E6AEE" w:rsidRDefault="00CC5709" w:rsidP="0033340C">
            <w:pPr>
              <w:spacing w:after="0"/>
              <w:rPr>
                <w:sz w:val="18"/>
                <w:lang w:eastAsia="en-US"/>
              </w:rPr>
            </w:pPr>
            <w:r w:rsidRPr="007E6AEE">
              <w:rPr>
                <w:sz w:val="18"/>
                <w:lang w:eastAsia="en-US"/>
              </w:rPr>
              <w:t>name</w:t>
            </w:r>
          </w:p>
        </w:tc>
        <w:tc>
          <w:tcPr>
            <w:tcW w:w="3544" w:type="dxa"/>
          </w:tcPr>
          <w:p w14:paraId="29EE9BBC" w14:textId="77777777" w:rsidR="00CC5709" w:rsidRPr="007E6AEE" w:rsidRDefault="00CC5709" w:rsidP="0033340C">
            <w:pPr>
              <w:spacing w:after="0"/>
              <w:rPr>
                <w:sz w:val="18"/>
                <w:lang w:eastAsia="en-US"/>
              </w:rPr>
            </w:pPr>
            <w:r w:rsidRPr="007E6AEE">
              <w:rPr>
                <w:sz w:val="18"/>
                <w:lang w:eastAsia="en-US"/>
              </w:rPr>
              <w:t>List of {value-name: value} MUST include</w:t>
            </w:r>
          </w:p>
          <w:p w14:paraId="41D94C98" w14:textId="77777777" w:rsidR="00CC5709" w:rsidRPr="007E6AEE" w:rsidRDefault="00CC5709" w:rsidP="0033340C">
            <w:pPr>
              <w:spacing w:after="0"/>
              <w:contextualSpacing/>
              <w:rPr>
                <w:sz w:val="18"/>
                <w:lang w:eastAsia="en-US"/>
              </w:rPr>
            </w:pPr>
            <w:r w:rsidRPr="007E6AEE">
              <w:rPr>
                <w:sz w:val="18"/>
                <w:lang w:eastAsia="en-US"/>
              </w:rPr>
              <w:t>"value-name": "</w:t>
            </w:r>
            <w:r>
              <w:rPr>
                <w:sz w:val="18"/>
                <w:lang w:eastAsia="en-US"/>
              </w:rPr>
              <w:t>ABSTRACT_RESOURCE_REF</w:t>
            </w:r>
            <w:r w:rsidRPr="007E6AEE">
              <w:rPr>
                <w:sz w:val="18"/>
                <w:lang w:eastAsia="en-US"/>
              </w:rPr>
              <w:t>"</w:t>
            </w:r>
          </w:p>
          <w:p w14:paraId="485C4021" w14:textId="61E09035" w:rsidR="00CC5709" w:rsidRPr="007E6AEE" w:rsidRDefault="00CC5709" w:rsidP="0033340C">
            <w:pPr>
              <w:spacing w:after="0"/>
              <w:contextualSpacing/>
              <w:rPr>
                <w:sz w:val="18"/>
                <w:lang w:eastAsia="en-US"/>
              </w:rPr>
            </w:pPr>
            <w:r w:rsidRPr="007E6AEE">
              <w:rPr>
                <w:sz w:val="18"/>
                <w:lang w:eastAsia="en-US"/>
              </w:rPr>
              <w:t xml:space="preserve">"value": </w:t>
            </w:r>
            <w:r w:rsidR="005D6431">
              <w:rPr>
                <w:sz w:val="18"/>
                <w:lang w:eastAsia="en-US"/>
              </w:rPr>
              <w:t>string</w:t>
            </w:r>
          </w:p>
          <w:p w14:paraId="161514D2" w14:textId="77777777" w:rsidR="00CC5709" w:rsidRPr="007E6AEE" w:rsidRDefault="00CC5709" w:rsidP="0033340C">
            <w:pPr>
              <w:spacing w:after="0"/>
              <w:contextualSpacing/>
              <w:rPr>
                <w:sz w:val="18"/>
                <w:lang w:eastAsia="en-US"/>
              </w:rPr>
            </w:pPr>
          </w:p>
        </w:tc>
        <w:tc>
          <w:tcPr>
            <w:tcW w:w="709" w:type="dxa"/>
          </w:tcPr>
          <w:p w14:paraId="41CC862B" w14:textId="77777777" w:rsidR="00CC5709" w:rsidRPr="007E6AEE" w:rsidRDefault="00CC5709" w:rsidP="0033340C">
            <w:pPr>
              <w:spacing w:after="0"/>
              <w:rPr>
                <w:sz w:val="18"/>
                <w:lang w:eastAsia="en-US"/>
              </w:rPr>
            </w:pPr>
            <w:r w:rsidRPr="007E6AEE">
              <w:rPr>
                <w:sz w:val="18"/>
                <w:lang w:eastAsia="en-US"/>
              </w:rPr>
              <w:t>RO</w:t>
            </w:r>
          </w:p>
        </w:tc>
        <w:tc>
          <w:tcPr>
            <w:tcW w:w="567" w:type="dxa"/>
          </w:tcPr>
          <w:p w14:paraId="5E43FD34" w14:textId="77777777" w:rsidR="00CC5709" w:rsidRPr="007E6AEE" w:rsidRDefault="00CC5709" w:rsidP="0033340C">
            <w:pPr>
              <w:spacing w:after="0"/>
              <w:rPr>
                <w:sz w:val="18"/>
                <w:lang w:eastAsia="en-US"/>
              </w:rPr>
            </w:pPr>
            <w:r>
              <w:rPr>
                <w:sz w:val="18"/>
                <w:lang w:eastAsia="en-US"/>
              </w:rPr>
              <w:t>C</w:t>
            </w:r>
          </w:p>
        </w:tc>
        <w:tc>
          <w:tcPr>
            <w:tcW w:w="3265" w:type="dxa"/>
          </w:tcPr>
          <w:p w14:paraId="7155AF12" w14:textId="77777777" w:rsidR="00CC5709" w:rsidRPr="00E64FD9" w:rsidRDefault="00CC5709" w:rsidP="00CC5709">
            <w:pPr>
              <w:numPr>
                <w:ilvl w:val="0"/>
                <w:numId w:val="89"/>
              </w:numPr>
              <w:spacing w:after="0"/>
              <w:ind w:left="144" w:hanging="144"/>
              <w:contextualSpacing/>
              <w:jc w:val="both"/>
              <w:rPr>
                <w:b w:val="0"/>
                <w:bCs w:val="0"/>
                <w:sz w:val="18"/>
                <w:lang w:eastAsia="en-US"/>
              </w:rPr>
            </w:pPr>
            <w:r w:rsidRPr="00E64FD9">
              <w:rPr>
                <w:b w:val="0"/>
                <w:bCs w:val="0"/>
                <w:sz w:val="18"/>
                <w:lang w:eastAsia="en-US"/>
              </w:rPr>
              <w:t xml:space="preserve">Provided by </w:t>
            </w:r>
            <w:r w:rsidRPr="00E64FD9">
              <w:rPr>
                <w:b w:val="0"/>
                <w:bCs w:val="0"/>
                <w:i/>
                <w:sz w:val="18"/>
                <w:lang w:eastAsia="en-US"/>
              </w:rPr>
              <w:t>tapi-server</w:t>
            </w:r>
          </w:p>
          <w:p w14:paraId="7F2A370D" w14:textId="77777777" w:rsidR="0089411A" w:rsidRPr="00E64FD9" w:rsidRDefault="0089411A" w:rsidP="00CC5709">
            <w:pPr>
              <w:numPr>
                <w:ilvl w:val="0"/>
                <w:numId w:val="89"/>
              </w:numPr>
              <w:spacing w:after="0"/>
              <w:ind w:left="144" w:hanging="144"/>
              <w:contextualSpacing/>
              <w:jc w:val="both"/>
              <w:rPr>
                <w:b w:val="0"/>
                <w:bCs w:val="0"/>
                <w:sz w:val="18"/>
                <w:lang w:eastAsia="en-US"/>
              </w:rPr>
            </w:pPr>
            <w:r w:rsidRPr="00E64FD9">
              <w:rPr>
                <w:b w:val="0"/>
                <w:bCs w:val="0"/>
                <w:sz w:val="18"/>
                <w:lang w:eastAsia="en-US"/>
              </w:rPr>
              <w:t>Must be present when the resource represented by the entity is to have measurements reported related to it.</w:t>
            </w:r>
          </w:p>
          <w:p w14:paraId="118EF51F" w14:textId="7723607A" w:rsidR="0089411A" w:rsidRPr="00E64FD9" w:rsidRDefault="0089411A" w:rsidP="00CC5709">
            <w:pPr>
              <w:numPr>
                <w:ilvl w:val="0"/>
                <w:numId w:val="89"/>
              </w:numPr>
              <w:spacing w:after="0"/>
              <w:ind w:left="144" w:hanging="144"/>
              <w:contextualSpacing/>
              <w:jc w:val="both"/>
              <w:rPr>
                <w:b w:val="0"/>
                <w:bCs w:val="0"/>
                <w:sz w:val="18"/>
                <w:lang w:eastAsia="en-US"/>
              </w:rPr>
            </w:pPr>
            <w:r w:rsidRPr="00E64FD9">
              <w:rPr>
                <w:b w:val="0"/>
                <w:bCs w:val="0"/>
                <w:sz w:val="18"/>
                <w:lang w:eastAsia="en-US"/>
              </w:rPr>
              <w:t>Where there are several refs to report</w:t>
            </w:r>
            <w:r w:rsidR="00205C2A">
              <w:rPr>
                <w:b w:val="0"/>
                <w:bCs w:val="0"/>
                <w:sz w:val="18"/>
                <w:lang w:eastAsia="en-US"/>
              </w:rPr>
              <w:t>,</w:t>
            </w:r>
            <w:r w:rsidRPr="00E64FD9">
              <w:rPr>
                <w:b w:val="0"/>
                <w:bCs w:val="0"/>
                <w:sz w:val="18"/>
                <w:lang w:eastAsia="en-US"/>
              </w:rPr>
              <w:t xml:space="preserve"> the string can be a comma separated list of refs.</w:t>
            </w:r>
          </w:p>
          <w:p w14:paraId="345E626E" w14:textId="1381BBC5" w:rsidR="0089411A" w:rsidRPr="007E6AEE" w:rsidRDefault="0089411A" w:rsidP="00CC5709">
            <w:pPr>
              <w:numPr>
                <w:ilvl w:val="0"/>
                <w:numId w:val="89"/>
              </w:numPr>
              <w:spacing w:after="0"/>
              <w:ind w:left="144" w:hanging="144"/>
              <w:contextualSpacing/>
              <w:jc w:val="both"/>
              <w:rPr>
                <w:sz w:val="18"/>
                <w:lang w:eastAsia="en-US"/>
              </w:rPr>
            </w:pPr>
            <w:r w:rsidRPr="00E64FD9">
              <w:rPr>
                <w:b w:val="0"/>
                <w:bCs w:val="0"/>
                <w:sz w:val="18"/>
                <w:lang w:eastAsia="en-US"/>
              </w:rPr>
              <w:t xml:space="preserve">Where the set of abstract-resource-refs exceeds the string size limit one or more </w:t>
            </w:r>
            <w:r w:rsidR="00E64FD9">
              <w:rPr>
                <w:b w:val="0"/>
                <w:bCs w:val="0"/>
                <w:sz w:val="18"/>
                <w:lang w:eastAsia="en-US"/>
              </w:rPr>
              <w:t xml:space="preserve">additional </w:t>
            </w:r>
            <w:r w:rsidRPr="00E64FD9">
              <w:rPr>
                <w:b w:val="0"/>
                <w:bCs w:val="0"/>
                <w:sz w:val="18"/>
                <w:lang w:eastAsia="en-US"/>
              </w:rPr>
              <w:t>name</w:t>
            </w:r>
            <w:r w:rsidR="00E64FD9">
              <w:rPr>
                <w:b w:val="0"/>
                <w:bCs w:val="0"/>
                <w:sz w:val="18"/>
                <w:lang w:eastAsia="en-US"/>
              </w:rPr>
              <w:t>d</w:t>
            </w:r>
            <w:r w:rsidRPr="00E64FD9">
              <w:rPr>
                <w:b w:val="0"/>
                <w:bCs w:val="0"/>
                <w:sz w:val="18"/>
                <w:lang w:eastAsia="en-US"/>
              </w:rPr>
              <w:t xml:space="preserve"> entries can be </w:t>
            </w:r>
            <w:r w:rsidR="00E64FD9">
              <w:rPr>
                <w:b w:val="0"/>
                <w:bCs w:val="0"/>
                <w:sz w:val="18"/>
                <w:lang w:eastAsia="en-US"/>
              </w:rPr>
              <w:t>included</w:t>
            </w:r>
            <w:r w:rsidRPr="00E64FD9">
              <w:rPr>
                <w:b w:val="0"/>
                <w:bCs w:val="0"/>
                <w:sz w:val="18"/>
                <w:lang w:eastAsia="en-US"/>
              </w:rPr>
              <w:t xml:space="preserve"> where the value-name</w:t>
            </w:r>
            <w:r w:rsidR="00E64FD9">
              <w:rPr>
                <w:b w:val="0"/>
                <w:bCs w:val="0"/>
                <w:sz w:val="18"/>
                <w:lang w:eastAsia="en-US"/>
              </w:rPr>
              <w:t xml:space="preserve"> can be differentiated as follows</w:t>
            </w:r>
            <w:r w:rsidRPr="00E64FD9">
              <w:rPr>
                <w:b w:val="0"/>
                <w:bCs w:val="0"/>
                <w:sz w:val="18"/>
                <w:lang w:eastAsia="en-US"/>
              </w:rPr>
              <w:t xml:space="preserve"> “ABTRACT_RESOURCE_REF_1” etc.</w:t>
            </w:r>
            <w:r w:rsidR="00E40709">
              <w:rPr>
                <w:b w:val="0"/>
                <w:bCs w:val="0"/>
                <w:sz w:val="18"/>
                <w:lang w:eastAsia="en-US"/>
              </w:rPr>
              <w:t xml:space="preserve"> </w:t>
            </w:r>
            <w:r w:rsidR="000E7D0D">
              <w:rPr>
                <w:b w:val="0"/>
                <w:bCs w:val="0"/>
                <w:sz w:val="18"/>
                <w:lang w:eastAsia="en-US"/>
              </w:rPr>
              <w:t>T</w:t>
            </w:r>
            <w:r w:rsidR="00E40709">
              <w:rPr>
                <w:b w:val="0"/>
                <w:bCs w:val="0"/>
                <w:sz w:val="18"/>
                <w:lang w:eastAsia="en-US"/>
              </w:rPr>
              <w:t xml:space="preserve">his scheme can be used wherever multiple </w:t>
            </w:r>
            <w:r w:rsidR="00282CD5">
              <w:rPr>
                <w:b w:val="0"/>
                <w:bCs w:val="0"/>
                <w:sz w:val="18"/>
                <w:lang w:eastAsia="en-US"/>
              </w:rPr>
              <w:t xml:space="preserve">abstract-resource-refs need to be provided </w:t>
            </w:r>
            <w:r w:rsidR="000E7D0D">
              <w:rPr>
                <w:b w:val="0"/>
                <w:bCs w:val="0"/>
                <w:sz w:val="18"/>
                <w:lang w:eastAsia="en-US"/>
              </w:rPr>
              <w:t>(</w:t>
            </w:r>
            <w:r w:rsidR="00282CD5">
              <w:rPr>
                <w:b w:val="0"/>
                <w:bCs w:val="0"/>
                <w:sz w:val="18"/>
                <w:lang w:eastAsia="en-US"/>
              </w:rPr>
              <w:t>instead of the comma separated approach)</w:t>
            </w:r>
            <w:r w:rsidR="00D24D75">
              <w:rPr>
                <w:b w:val="0"/>
                <w:bCs w:val="0"/>
                <w:sz w:val="18"/>
                <w:lang w:eastAsia="en-US"/>
              </w:rPr>
              <w:t>.</w:t>
            </w:r>
          </w:p>
        </w:tc>
      </w:tr>
    </w:tbl>
    <w:p w14:paraId="39148696" w14:textId="77777777" w:rsidR="00CC5709" w:rsidRPr="00CC5709" w:rsidRDefault="00CC5709" w:rsidP="00CC5709">
      <w:r>
        <w:t xml:space="preserve"> </w:t>
      </w:r>
    </w:p>
    <w:p w14:paraId="637BFBD0" w14:textId="77777777" w:rsidR="00A447F3" w:rsidRDefault="00104E15" w:rsidP="00104E15">
      <w:pPr>
        <w:pStyle w:val="Heading3"/>
      </w:pPr>
      <w:bookmarkStart w:id="262" w:name="_Toc223392295"/>
      <w:r>
        <w:t>Use of normalized-measurement-type</w:t>
      </w:r>
      <w:bookmarkEnd w:id="262"/>
    </w:p>
    <w:p w14:paraId="267833CE" w14:textId="77777777" w:rsidR="00104E15" w:rsidRDefault="00104E15" w:rsidP="00104E15">
      <w:r>
        <w:t xml:space="preserve">Normalization of measurement types is vital for correct interpretation of the measurements. The normalized-measurement-type property provides a method for normalization. </w:t>
      </w:r>
    </w:p>
    <w:p w14:paraId="6C68261F" w14:textId="77777777" w:rsidR="00104E15" w:rsidRDefault="00104E15" w:rsidP="00104E15">
      <w:r>
        <w:t>However, this may place a performance burden on the originator. Considering the importance of throughput an alternative method that simply allows the provider to convey a non-normalized measurement record and to also provide the client with normalization metadata (the normalization rules are invariant) is being considered.</w:t>
      </w:r>
    </w:p>
    <w:p w14:paraId="728B6D9E" w14:textId="77777777" w:rsidR="00104E15" w:rsidRPr="00104E15" w:rsidRDefault="00104E15" w:rsidP="00104E15">
      <w:r>
        <w:t xml:space="preserve">In this alternative method the normalization mapping would be carried by the specification for the entity type that is originating the measurement. As this specification mechanism is not yet available, it may be necessary to use the normalized-measurement-type property. </w:t>
      </w:r>
    </w:p>
    <w:p w14:paraId="69F93810" w14:textId="77777777" w:rsidR="006F4953" w:rsidRDefault="006F4953" w:rsidP="00D95492">
      <w:pPr>
        <w:pStyle w:val="NormalWeb"/>
      </w:pPr>
    </w:p>
    <w:p w14:paraId="18E8ACC9" w14:textId="77777777" w:rsidR="0072673E" w:rsidRPr="00D95492" w:rsidRDefault="0072673E" w:rsidP="00D95492">
      <w:pPr>
        <w:pStyle w:val="NormalWeb"/>
        <w:rPr>
          <w:rFonts w:eastAsiaTheme="minorEastAsia"/>
        </w:rPr>
      </w:pPr>
      <w:r>
        <w:br w:type="page"/>
      </w:r>
    </w:p>
    <w:p w14:paraId="31394EDF" w14:textId="77777777" w:rsidR="007B4527" w:rsidRDefault="007B4527" w:rsidP="007B4527">
      <w:pPr>
        <w:pStyle w:val="Heading1"/>
        <w:rPr>
          <w:rFonts w:eastAsia="Times New Roman"/>
        </w:rPr>
      </w:pPr>
      <w:bookmarkStart w:id="263" w:name="_Ref121383288"/>
      <w:bookmarkStart w:id="264" w:name="_Ref121383289"/>
      <w:bookmarkStart w:id="265" w:name="_Ref121383290"/>
      <w:bookmarkStart w:id="266" w:name="_Ref121383367"/>
      <w:bookmarkStart w:id="267" w:name="_Ref121383371"/>
      <w:bookmarkStart w:id="268" w:name="_Ref121383395"/>
      <w:bookmarkStart w:id="269" w:name="_Toc223392296"/>
      <w:r>
        <w:rPr>
          <w:rFonts w:eastAsia="Times New Roman"/>
        </w:rPr>
        <w:lastRenderedPageBreak/>
        <w:t>Use Cases</w:t>
      </w:r>
      <w:bookmarkEnd w:id="213"/>
      <w:bookmarkEnd w:id="214"/>
      <w:bookmarkEnd w:id="215"/>
      <w:bookmarkEnd w:id="263"/>
      <w:bookmarkEnd w:id="264"/>
      <w:bookmarkEnd w:id="265"/>
      <w:bookmarkEnd w:id="266"/>
      <w:bookmarkEnd w:id="267"/>
      <w:bookmarkEnd w:id="268"/>
      <w:bookmarkEnd w:id="269"/>
    </w:p>
    <w:p w14:paraId="7E938F29" w14:textId="77777777" w:rsidR="007B4527" w:rsidRDefault="007B4527" w:rsidP="00EB62A7">
      <w:pPr>
        <w:pStyle w:val="Heading2"/>
      </w:pPr>
      <w:bookmarkStart w:id="270" w:name="_Toc223392297"/>
      <w:r>
        <w:t xml:space="preserve">Use Case </w:t>
      </w:r>
      <w:r w:rsidR="00E705B4">
        <w:t>General Considerations</w:t>
      </w:r>
      <w:bookmarkEnd w:id="270"/>
    </w:p>
    <w:p w14:paraId="7DE8030A" w14:textId="77777777" w:rsidR="007B4527" w:rsidRDefault="00E705B4" w:rsidP="007B4527">
      <w:pPr>
        <w:pStyle w:val="Heading3"/>
        <w:rPr>
          <w:rFonts w:eastAsia="Times New Roman"/>
        </w:rPr>
      </w:pPr>
      <w:bookmarkStart w:id="271" w:name="_Toc223392298"/>
      <w:r>
        <w:rPr>
          <w:rFonts w:eastAsia="Times New Roman"/>
        </w:rPr>
        <w:t>TAPI Context</w:t>
      </w:r>
      <w:bookmarkEnd w:id="271"/>
    </w:p>
    <w:p w14:paraId="48C98D3E" w14:textId="77777777" w:rsidR="007018D6" w:rsidRDefault="007B4527" w:rsidP="007B4527">
      <w:pPr>
        <w:pStyle w:val="NormalWeb"/>
      </w:pPr>
      <w:r>
        <w:t xml:space="preserve">Initial TAPI deployments </w:t>
      </w:r>
      <w:r w:rsidR="007018D6">
        <w:t xml:space="preserve">using TAPI </w:t>
      </w:r>
      <w:r w:rsidR="00B817A7">
        <w:t>2.4</w:t>
      </w:r>
      <w:r w:rsidR="007018D6">
        <w:t xml:space="preserve"> </w:t>
      </w:r>
      <w:r>
        <w:t xml:space="preserve">are applied to solutions where </w:t>
      </w:r>
      <w:r w:rsidR="00F03C9D">
        <w:t>a provider</w:t>
      </w:r>
      <w:r>
        <w:t xml:space="preserve"> is feeding a </w:t>
      </w:r>
      <w:r w:rsidR="00F03C9D">
        <w:t>client</w:t>
      </w:r>
      <w:r>
        <w:t xml:space="preserve"> </w:t>
      </w:r>
      <w:r w:rsidR="007018D6">
        <w:t>from a single context</w:t>
      </w:r>
      <w:r>
        <w:t xml:space="preserve"> that is taking a view of the entire</w:t>
      </w:r>
      <w:r w:rsidR="00F03C9D">
        <w:t xml:space="preserve"> controlled</w:t>
      </w:r>
      <w:r>
        <w:t xml:space="preserve"> network for all layers. </w:t>
      </w:r>
    </w:p>
    <w:p w14:paraId="773C720A" w14:textId="77777777" w:rsidR="007B4527" w:rsidRDefault="007B4527" w:rsidP="007B4527">
      <w:pPr>
        <w:pStyle w:val="Heading3"/>
        <w:rPr>
          <w:rFonts w:eastAsia="Times New Roman"/>
        </w:rPr>
      </w:pPr>
      <w:bookmarkStart w:id="272" w:name="_Toc223392299"/>
      <w:r>
        <w:rPr>
          <w:rFonts w:eastAsia="Times New Roman"/>
        </w:rPr>
        <w:t xml:space="preserve">Underlying </w:t>
      </w:r>
      <w:r w:rsidR="00E705B4">
        <w:rPr>
          <w:rFonts w:eastAsia="Times New Roman"/>
        </w:rPr>
        <w:t>behavior</w:t>
      </w:r>
      <w:bookmarkEnd w:id="272"/>
    </w:p>
    <w:p w14:paraId="64EFE6C3" w14:textId="77777777" w:rsidR="007B4527" w:rsidRDefault="007B4527" w:rsidP="007B4527">
      <w:pPr>
        <w:pStyle w:val="NormalWeb"/>
        <w:rPr>
          <w:rFonts w:eastAsiaTheme="minorEastAsia"/>
        </w:rPr>
      </w:pPr>
      <w:r>
        <w:t xml:space="preserve">It is assumed that at start up the </w:t>
      </w:r>
      <w:r w:rsidR="00F03C9D">
        <w:t>provider</w:t>
      </w:r>
      <w:r>
        <w:t xml:space="preserve"> will form the necessary full context and will initialize various streams. It is also assumed that the </w:t>
      </w:r>
      <w:r w:rsidR="00F03C9D">
        <w:t>provider</w:t>
      </w:r>
      <w:r>
        <w:t xml:space="preserve"> will recover from</w:t>
      </w:r>
      <w:r w:rsidR="004D3831">
        <w:t xml:space="preserve"> any</w:t>
      </w:r>
      <w:r>
        <w:t xml:space="preserve"> internal problems to ensure that the streams allow the client to achieve eventual consistency.</w:t>
      </w:r>
    </w:p>
    <w:p w14:paraId="6274ADDD" w14:textId="77777777" w:rsidR="007B4527" w:rsidRDefault="007B4527" w:rsidP="007B4527">
      <w:pPr>
        <w:pStyle w:val="NormalWeb"/>
      </w:pPr>
      <w:r>
        <w:t>There are a number of critical behaviors assumed from the underlying system (essentially use cases for other components):</w:t>
      </w:r>
    </w:p>
    <w:p w14:paraId="313EEE1F" w14:textId="77777777" w:rsidR="00145FFB" w:rsidRDefault="007B4527" w:rsidP="00761816">
      <w:pPr>
        <w:pStyle w:val="ListParagraph"/>
        <w:numPr>
          <w:ilvl w:val="0"/>
          <w:numId w:val="19"/>
        </w:numPr>
      </w:pPr>
      <w:r w:rsidRPr="008605CD">
        <w:t xml:space="preserve">TAPI is fed from a reliable source that has necessary notifications and access to current state etc. (e.g., has alarm notifications). </w:t>
      </w:r>
    </w:p>
    <w:p w14:paraId="5641F83F" w14:textId="77777777" w:rsidR="00145FFB" w:rsidRPr="00145FFB" w:rsidRDefault="007B4527" w:rsidP="00761816">
      <w:pPr>
        <w:pStyle w:val="ListParagraph"/>
        <w:numPr>
          <w:ilvl w:val="1"/>
          <w:numId w:val="19"/>
        </w:numPr>
      </w:pPr>
      <w:r w:rsidRPr="00145FFB">
        <w:rPr>
          <w:rFonts w:eastAsia="Times New Roman"/>
        </w:rPr>
        <w:t xml:space="preserve">I.e., the underlying system through the </w:t>
      </w:r>
      <w:r w:rsidR="00F03C9D">
        <w:rPr>
          <w:rFonts w:eastAsia="Times New Roman"/>
        </w:rPr>
        <w:t>provider</w:t>
      </w:r>
      <w:r w:rsidRPr="00145FFB">
        <w:rPr>
          <w:rFonts w:eastAsia="Times New Roman"/>
        </w:rPr>
        <w:t xml:space="preserve"> to the </w:t>
      </w:r>
      <w:r w:rsidR="00F03C9D">
        <w:rPr>
          <w:rFonts w:eastAsia="Times New Roman"/>
        </w:rPr>
        <w:t>network d</w:t>
      </w:r>
      <w:r w:rsidR="00B758CA">
        <w:rPr>
          <w:rFonts w:eastAsia="Times New Roman"/>
        </w:rPr>
        <w:t>evice</w:t>
      </w:r>
      <w:r w:rsidRPr="00145FFB">
        <w:rPr>
          <w:rFonts w:eastAsia="Times New Roman"/>
        </w:rPr>
        <w:t xml:space="preserve"> is reliable (appropriate pipelines</w:t>
      </w:r>
      <w:r w:rsidR="00EB62A7">
        <w:rPr>
          <w:rFonts w:eastAsia="Times New Roman"/>
        </w:rPr>
        <w:t>,</w:t>
      </w:r>
      <w:r w:rsidRPr="00145FFB">
        <w:rPr>
          <w:rFonts w:eastAsia="Times New Roman"/>
        </w:rPr>
        <w:t xml:space="preserve"> etc</w:t>
      </w:r>
      <w:r w:rsidR="00E705B4">
        <w:rPr>
          <w:rFonts w:eastAsia="Times New Roman"/>
        </w:rPr>
        <w:t>.</w:t>
      </w:r>
      <w:r w:rsidRPr="00145FFB">
        <w:rPr>
          <w:rFonts w:eastAsia="Times New Roman"/>
        </w:rPr>
        <w:t xml:space="preserve">) so that the </w:t>
      </w:r>
      <w:r w:rsidR="00F03C9D">
        <w:rPr>
          <w:rFonts w:eastAsia="Times New Roman"/>
        </w:rPr>
        <w:t>provider</w:t>
      </w:r>
      <w:r w:rsidRPr="00145FFB">
        <w:rPr>
          <w:rFonts w:eastAsia="Times New Roman"/>
        </w:rPr>
        <w:t xml:space="preserve"> cannot lose eventual consistency with the </w:t>
      </w:r>
      <w:r w:rsidR="00A1407C">
        <w:rPr>
          <w:rFonts w:eastAsia="Times New Roman"/>
        </w:rPr>
        <w:t>Device</w:t>
      </w:r>
      <w:r w:rsidR="00A1407C" w:rsidRPr="00145FFB">
        <w:rPr>
          <w:rFonts w:eastAsia="Times New Roman"/>
        </w:rPr>
        <w:t>s.</w:t>
      </w:r>
    </w:p>
    <w:p w14:paraId="3BDD72B0" w14:textId="77777777" w:rsidR="00145FFB" w:rsidRPr="00145FFB" w:rsidRDefault="007B4527" w:rsidP="00761816">
      <w:pPr>
        <w:pStyle w:val="ListParagraph"/>
        <w:numPr>
          <w:ilvl w:val="1"/>
          <w:numId w:val="19"/>
        </w:numPr>
      </w:pPr>
      <w:r w:rsidRPr="00145FFB">
        <w:rPr>
          <w:rFonts w:eastAsia="Times New Roman"/>
        </w:rPr>
        <w:t>The solution may use compacted stream in which case the compaction delay and tombstone</w:t>
      </w:r>
      <w:r w:rsidR="00CD28C7">
        <w:rPr>
          <w:rFonts w:eastAsia="Times New Roman"/>
        </w:rPr>
        <w:t>-</w:t>
      </w:r>
      <w:r w:rsidRPr="00145FFB">
        <w:rPr>
          <w:rFonts w:eastAsia="Times New Roman"/>
        </w:rPr>
        <w:t xml:space="preserve">retention are compatible with TAPI </w:t>
      </w:r>
      <w:r w:rsidR="00A1407C" w:rsidRPr="00145FFB">
        <w:rPr>
          <w:rFonts w:eastAsia="Times New Roman"/>
        </w:rPr>
        <w:t>needs.</w:t>
      </w:r>
    </w:p>
    <w:p w14:paraId="39858FB2" w14:textId="77777777" w:rsidR="00145FFB" w:rsidRPr="00145FFB" w:rsidRDefault="007B4527" w:rsidP="00761816">
      <w:pPr>
        <w:pStyle w:val="ListParagraph"/>
        <w:numPr>
          <w:ilvl w:val="0"/>
          <w:numId w:val="19"/>
        </w:numPr>
      </w:pPr>
      <w:r w:rsidRPr="00145FFB">
        <w:rPr>
          <w:rFonts w:eastAsia="Times New Roman"/>
        </w:rPr>
        <w:t xml:space="preserve">The notifications are well behaved both at the </w:t>
      </w:r>
      <w:r w:rsidR="0041250A">
        <w:rPr>
          <w:rFonts w:eastAsia="Times New Roman"/>
        </w:rPr>
        <w:t>network d</w:t>
      </w:r>
      <w:r w:rsidR="00B758CA">
        <w:rPr>
          <w:rFonts w:eastAsia="Times New Roman"/>
        </w:rPr>
        <w:t>evice</w:t>
      </w:r>
      <w:r w:rsidRPr="00145FFB">
        <w:rPr>
          <w:rFonts w:eastAsia="Times New Roman"/>
        </w:rPr>
        <w:t xml:space="preserve"> level and within </w:t>
      </w:r>
      <w:r w:rsidR="0041250A">
        <w:rPr>
          <w:rFonts w:eastAsia="Times New Roman"/>
        </w:rPr>
        <w:t xml:space="preserve">the </w:t>
      </w:r>
      <w:r w:rsidR="00F03C9D">
        <w:rPr>
          <w:rFonts w:eastAsia="Times New Roman"/>
        </w:rPr>
        <w:t>provider</w:t>
      </w:r>
      <w:r w:rsidRPr="00145FFB">
        <w:rPr>
          <w:rFonts w:eastAsia="Times New Roman"/>
        </w:rPr>
        <w:t xml:space="preserve">, e.g., for alarms such </w:t>
      </w:r>
      <w:r w:rsidR="00A1407C" w:rsidRPr="00145FFB">
        <w:rPr>
          <w:rFonts w:eastAsia="Times New Roman"/>
        </w:rPr>
        <w:t>that</w:t>
      </w:r>
      <w:r w:rsidR="00A1407C">
        <w:rPr>
          <w:rFonts w:eastAsia="Times New Roman"/>
        </w:rPr>
        <w:t>:</w:t>
      </w:r>
      <w:r w:rsidRPr="00145FFB">
        <w:rPr>
          <w:rFonts w:eastAsia="Times New Roman"/>
        </w:rPr>
        <w:t xml:space="preserve">  </w:t>
      </w:r>
    </w:p>
    <w:p w14:paraId="53E67DA0" w14:textId="77777777" w:rsidR="00145FFB" w:rsidRPr="00145FFB" w:rsidRDefault="007B4527" w:rsidP="00761816">
      <w:pPr>
        <w:pStyle w:val="ListParagraph"/>
        <w:numPr>
          <w:ilvl w:val="1"/>
          <w:numId w:val="19"/>
        </w:numPr>
      </w:pPr>
      <w:r w:rsidRPr="00145FFB">
        <w:rPr>
          <w:rFonts w:eastAsia="Times New Roman"/>
        </w:rPr>
        <w:t xml:space="preserve">An alarm will have a defined active and a defined </w:t>
      </w:r>
      <w:r w:rsidR="00A1407C" w:rsidRPr="00145FFB">
        <w:rPr>
          <w:rFonts w:eastAsia="Times New Roman"/>
        </w:rPr>
        <w:t>clear.</w:t>
      </w:r>
      <w:r w:rsidRPr="00145FFB">
        <w:rPr>
          <w:rFonts w:eastAsia="Times New Roman"/>
        </w:rPr>
        <w:t> </w:t>
      </w:r>
    </w:p>
    <w:p w14:paraId="4C6E346C" w14:textId="77777777" w:rsidR="00395D55" w:rsidRPr="00395D55" w:rsidRDefault="007B4527" w:rsidP="00761816">
      <w:pPr>
        <w:pStyle w:val="ListParagraph"/>
        <w:numPr>
          <w:ilvl w:val="1"/>
          <w:numId w:val="19"/>
        </w:numPr>
      </w:pPr>
      <w:r w:rsidRPr="00145FFB">
        <w:rPr>
          <w:rFonts w:eastAsia="Times New Roman"/>
        </w:rPr>
        <w:t>Only legal transitions (clear to active and active to clear</w:t>
      </w:r>
      <w:r w:rsidR="008B721A" w:rsidRPr="00145FFB">
        <w:rPr>
          <w:rFonts w:eastAsia="Times New Roman"/>
        </w:rPr>
        <w:t xml:space="preserve"> etc.</w:t>
      </w:r>
      <w:r w:rsidRPr="00145FFB">
        <w:rPr>
          <w:rFonts w:eastAsia="Times New Roman"/>
        </w:rPr>
        <w:t xml:space="preserve">) are </w:t>
      </w:r>
      <w:r w:rsidR="00A1407C" w:rsidRPr="00145FFB">
        <w:rPr>
          <w:rFonts w:eastAsia="Times New Roman"/>
        </w:rPr>
        <w:t>represented.</w:t>
      </w:r>
    </w:p>
    <w:p w14:paraId="3ADDF025" w14:textId="77777777" w:rsidR="00395D55" w:rsidRPr="00395D55" w:rsidRDefault="007B4527" w:rsidP="00D66FC5">
      <w:pPr>
        <w:pStyle w:val="ListParagraph"/>
        <w:numPr>
          <w:ilvl w:val="0"/>
          <w:numId w:val="24"/>
        </w:numPr>
      </w:pPr>
      <w:r w:rsidRPr="00395D55">
        <w:rPr>
          <w:rFonts w:eastAsia="Times New Roman"/>
        </w:rPr>
        <w:t>If the resource is deconfigured</w:t>
      </w:r>
      <w:r w:rsidR="004C7FD2">
        <w:rPr>
          <w:rStyle w:val="FootnoteReference"/>
          <w:rFonts w:eastAsia="Times New Roman"/>
        </w:rPr>
        <w:footnoteReference w:id="73"/>
      </w:r>
      <w:r w:rsidRPr="00395D55">
        <w:rPr>
          <w:rFonts w:eastAsia="Times New Roman"/>
        </w:rPr>
        <w:t xml:space="preserve">/deleted a </w:t>
      </w:r>
      <w:r w:rsidR="00CD28C7">
        <w:rPr>
          <w:rFonts w:eastAsia="Times New Roman"/>
        </w:rPr>
        <w:t>TOMBSTONE record</w:t>
      </w:r>
      <w:r w:rsidRPr="00395D55">
        <w:rPr>
          <w:rFonts w:eastAsia="Times New Roman"/>
        </w:rPr>
        <w:t xml:space="preserve"> will be logged for each dependent resource (</w:t>
      </w:r>
      <w:r w:rsidR="00A1407C" w:rsidRPr="00395D55">
        <w:rPr>
          <w:rFonts w:eastAsia="Times New Roman"/>
        </w:rPr>
        <w:t>e.g.,</w:t>
      </w:r>
      <w:r w:rsidRPr="00395D55">
        <w:rPr>
          <w:rFonts w:eastAsia="Times New Roman"/>
        </w:rPr>
        <w:t xml:space="preserve"> alarm detector) related to the resource that was indicating active just prior to the deconfiguration/delet</w:t>
      </w:r>
      <w:r w:rsidR="00F516A3">
        <w:rPr>
          <w:rFonts w:eastAsia="Times New Roman"/>
        </w:rPr>
        <w:t>ion</w:t>
      </w:r>
      <w:r w:rsidR="00536B53">
        <w:rPr>
          <w:rFonts w:eastAsia="Times New Roman"/>
        </w:rPr>
        <w:t>.</w:t>
      </w:r>
    </w:p>
    <w:p w14:paraId="6F529E45" w14:textId="77777777" w:rsidR="00395D55" w:rsidRPr="00395D55" w:rsidRDefault="007B4527" w:rsidP="00D66FC5">
      <w:pPr>
        <w:pStyle w:val="ListParagraph"/>
        <w:numPr>
          <w:ilvl w:val="0"/>
          <w:numId w:val="24"/>
        </w:numPr>
      </w:pPr>
      <w:r w:rsidRPr="00395D55">
        <w:rPr>
          <w:rFonts w:eastAsia="Times New Roman"/>
        </w:rPr>
        <w:t>If a circuit pack is configured the states of any dependent resources will be reported appropriately, e.g., if an alarm detector indicates active an active alarm record will be logged</w:t>
      </w:r>
      <w:r w:rsidR="00536B53">
        <w:rPr>
          <w:rFonts w:eastAsia="Times New Roman"/>
        </w:rPr>
        <w:t>.</w:t>
      </w:r>
    </w:p>
    <w:p w14:paraId="4F8EAD4F" w14:textId="77777777" w:rsidR="007B4527" w:rsidRPr="00807E0F" w:rsidRDefault="007B4527" w:rsidP="00D66FC5">
      <w:pPr>
        <w:pStyle w:val="ListParagraph"/>
        <w:numPr>
          <w:ilvl w:val="0"/>
          <w:numId w:val="24"/>
        </w:numPr>
      </w:pPr>
      <w:r w:rsidRPr="00395D55">
        <w:rPr>
          <w:rFonts w:eastAsia="Times New Roman"/>
        </w:rPr>
        <w:t xml:space="preserve">If a circuit pack is deconfigured any dependent resource will be tombstoned, e.g., any dependent alarm detectors that are active will have </w:t>
      </w:r>
      <w:r w:rsidR="00163DAA">
        <w:rPr>
          <w:rFonts w:eastAsia="Times New Roman"/>
        </w:rPr>
        <w:t>T</w:t>
      </w:r>
      <w:r w:rsidRPr="00395D55">
        <w:rPr>
          <w:rFonts w:eastAsia="Times New Roman"/>
        </w:rPr>
        <w:t>ombstones logged</w:t>
      </w:r>
      <w:r w:rsidR="00536B53">
        <w:rPr>
          <w:rFonts w:eastAsia="Times New Roman"/>
        </w:rPr>
        <w:t>.</w:t>
      </w:r>
    </w:p>
    <w:p w14:paraId="2F9B8D70" w14:textId="77777777" w:rsidR="00807E0F" w:rsidRDefault="00807E0F" w:rsidP="00807E0F">
      <w:pPr>
        <w:pStyle w:val="Heading3"/>
      </w:pPr>
      <w:bookmarkStart w:id="273" w:name="_Toc223392300"/>
      <w:r>
        <w:t>Model conformance</w:t>
      </w:r>
      <w:bookmarkEnd w:id="273"/>
    </w:p>
    <w:p w14:paraId="7D8DBE14" w14:textId="36B37B09" w:rsidR="00A32133" w:rsidRDefault="00807E0F" w:rsidP="00A32133">
      <w:r>
        <w:t>Where a compacted log stream is used for gaining and maintaining alignment (see ST-0</w:t>
      </w:r>
      <w:r w:rsidR="00581958">
        <w:t>.</w:t>
      </w:r>
      <w:r>
        <w:t>3)</w:t>
      </w:r>
      <w:r w:rsidR="00353C62">
        <w:t xml:space="preserve">, the entities should comply with TAPI </w:t>
      </w:r>
      <w:r w:rsidR="00375A28">
        <w:t>YANG</w:t>
      </w:r>
      <w:r w:rsidR="00353C62">
        <w:t xml:space="preserve"> and </w:t>
      </w:r>
      <w:r w:rsidR="00B025E9">
        <w:t xml:space="preserve">with </w:t>
      </w:r>
      <w:r w:rsidR="00353C62">
        <w:t xml:space="preserve">the </w:t>
      </w:r>
      <w:r w:rsidR="00511498">
        <w:t>“Relevant parameter</w:t>
      </w:r>
      <w:r w:rsidR="00792B9A">
        <w:t xml:space="preserve">s” </w:t>
      </w:r>
      <w:r w:rsidR="00353C62">
        <w:t>definitions in</w:t>
      </w:r>
      <w:r w:rsidR="00F44EEC">
        <w:t xml:space="preserve"> the specific use case set out in</w:t>
      </w:r>
      <w:r w:rsidR="00353C62">
        <w:t xml:space="preserve"> [</w:t>
      </w:r>
      <w:r w:rsidR="00CA2751">
        <w:t xml:space="preserve">LF </w:t>
      </w:r>
      <w:r w:rsidR="00353C62">
        <w:t>TR-547</w:t>
      </w:r>
      <w:r w:rsidR="002E3921">
        <w:t>]</w:t>
      </w:r>
      <w:r w:rsidR="00FD03D1">
        <w:t xml:space="preserve"> as </w:t>
      </w:r>
      <w:r w:rsidR="00A32133">
        <w:t>explained in the following table</w:t>
      </w:r>
      <w:r w:rsidR="00956BD2">
        <w:t>. This table is for guidance</w:t>
      </w:r>
      <w:r w:rsidR="00CC76EF">
        <w:t xml:space="preserve"> only</w:t>
      </w:r>
      <w:r w:rsidR="00347B4B">
        <w:t>. W</w:t>
      </w:r>
      <w:r w:rsidR="002A629B">
        <w:t xml:space="preserve">here the table does not reflect </w:t>
      </w:r>
      <w:r w:rsidR="00D3389D">
        <w:t>[</w:t>
      </w:r>
      <w:r w:rsidR="00CA2751">
        <w:t xml:space="preserve">LF </w:t>
      </w:r>
      <w:r w:rsidR="00D3389D">
        <w:t>TR-547]</w:t>
      </w:r>
      <w:r w:rsidR="002A629B">
        <w:t xml:space="preserve">, clearly, </w:t>
      </w:r>
      <w:r w:rsidR="00673375">
        <w:t>[</w:t>
      </w:r>
      <w:r w:rsidR="00CA2751">
        <w:t>LF</w:t>
      </w:r>
      <w:r w:rsidR="00673375">
        <w:t xml:space="preserve"> TR-547] </w:t>
      </w:r>
      <w:r w:rsidR="002A629B">
        <w:t>takes precedence.</w:t>
      </w:r>
      <w:r w:rsidR="001963FD">
        <w:t xml:space="preserve"> All properties and structures usage specified in </w:t>
      </w:r>
      <w:r w:rsidR="00673375">
        <w:t>[</w:t>
      </w:r>
      <w:r w:rsidR="00CA2751">
        <w:t xml:space="preserve">LF </w:t>
      </w:r>
      <w:r w:rsidR="00673375">
        <w:t xml:space="preserve">TR-547] </w:t>
      </w:r>
      <w:r w:rsidR="001963FD">
        <w:t>should be supported.</w:t>
      </w:r>
    </w:p>
    <w:p w14:paraId="41C1EE8A" w14:textId="77777777" w:rsidR="004C7FD2" w:rsidRDefault="003661F9" w:rsidP="00A32133">
      <w:r>
        <w:t>Note that some entity types</w:t>
      </w:r>
      <w:r w:rsidR="004C7FD2">
        <w:t>:</w:t>
      </w:r>
    </w:p>
    <w:p w14:paraId="47E905EA" w14:textId="1E83C7A9" w:rsidR="004C7FD2" w:rsidRDefault="003661F9" w:rsidP="00515260">
      <w:pPr>
        <w:pStyle w:val="ListParagraph"/>
        <w:numPr>
          <w:ilvl w:val="0"/>
          <w:numId w:val="65"/>
        </w:numPr>
      </w:pPr>
      <w:r>
        <w:t xml:space="preserve">vary in parameters depending upon the layer-protocol (as described in </w:t>
      </w:r>
      <w:r w:rsidR="004C7FD2">
        <w:t>[</w:t>
      </w:r>
      <w:r w:rsidR="00CA2751">
        <w:t xml:space="preserve">LF </w:t>
      </w:r>
      <w:r>
        <w:t>TR-547</w:t>
      </w:r>
      <w:r w:rsidR="00D9247A">
        <w:t>]</w:t>
      </w:r>
      <w:r>
        <w:t xml:space="preserve"> use case</w:t>
      </w:r>
      <w:r w:rsidR="00D9247A">
        <w:t>s</w:t>
      </w:r>
      <w:r>
        <w:t>).</w:t>
      </w:r>
    </w:p>
    <w:p w14:paraId="5194BD6B" w14:textId="408F6B7F" w:rsidR="00A835CF" w:rsidRDefault="00A835CF" w:rsidP="00515260">
      <w:pPr>
        <w:pStyle w:val="ListParagraph"/>
        <w:numPr>
          <w:ilvl w:val="0"/>
          <w:numId w:val="65"/>
        </w:numPr>
      </w:pPr>
      <w:r>
        <w:t xml:space="preserve">have additional NVP properties defined in </w:t>
      </w:r>
      <w:r w:rsidR="00D9247A">
        <w:t>[</w:t>
      </w:r>
      <w:r w:rsidR="00CA2751">
        <w:t xml:space="preserve">LF </w:t>
      </w:r>
      <w:r>
        <w:t>TR-547</w:t>
      </w:r>
      <w:r w:rsidR="00D9247A">
        <w:t>]</w:t>
      </w:r>
      <w:r>
        <w:t>.</w:t>
      </w:r>
    </w:p>
    <w:p w14:paraId="5233A2CA" w14:textId="61F89A67" w:rsidR="00AC0B39" w:rsidRDefault="00AC0B39" w:rsidP="00AC0B39">
      <w:pPr>
        <w:pStyle w:val="Caption"/>
        <w:keepNext/>
      </w:pPr>
      <w:bookmarkStart w:id="274" w:name="_Toc223392425"/>
      <w:r w:rsidRPr="001D7585">
        <w:lastRenderedPageBreak/>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916DFC">
        <w:rPr>
          <w:noProof/>
        </w:rPr>
        <w:t>3</w:t>
      </w:r>
      <w:r w:rsidRPr="001D7585">
        <w:rPr>
          <w:noProof/>
        </w:rPr>
        <w:fldChar w:fldCharType="end"/>
      </w:r>
      <w:r w:rsidRPr="001D7585">
        <w:t>:</w:t>
      </w:r>
      <w:r w:rsidRPr="001D7585">
        <w:rPr>
          <w:rFonts w:hint="eastAsia"/>
        </w:rPr>
        <w:t xml:space="preserve"> </w:t>
      </w:r>
      <w:r w:rsidR="005451D5">
        <w:t>Parameters per entity type</w:t>
      </w:r>
      <w:bookmarkEnd w:id="274"/>
    </w:p>
    <w:tbl>
      <w:tblPr>
        <w:tblStyle w:val="Cuadrculamedia3-nfasis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5"/>
        <w:gridCol w:w="3485"/>
        <w:gridCol w:w="3486"/>
      </w:tblGrid>
      <w:tr w:rsidR="00A32133" w:rsidRPr="00B0295C" w14:paraId="54E2B5EF" w14:textId="77777777" w:rsidTr="00B029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1F8EEF5" w14:textId="77777777" w:rsidR="00A32133" w:rsidRPr="00B0295C" w:rsidRDefault="00A32133" w:rsidP="00A32133">
            <w:pPr>
              <w:rPr>
                <w:sz w:val="22"/>
                <w:szCs w:val="16"/>
              </w:rPr>
            </w:pPr>
            <w:r w:rsidRPr="00B0295C">
              <w:rPr>
                <w:sz w:val="22"/>
                <w:szCs w:val="16"/>
              </w:rPr>
              <w:t>Entity Type</w:t>
            </w:r>
            <w:r w:rsidR="004925DB">
              <w:rPr>
                <w:sz w:val="22"/>
                <w:szCs w:val="16"/>
              </w:rPr>
              <w:t xml:space="preserve"> (class/data</w:t>
            </w:r>
            <w:r w:rsidR="00432F57">
              <w:rPr>
                <w:sz w:val="22"/>
                <w:szCs w:val="16"/>
              </w:rPr>
              <w:t>-type)</w:t>
            </w:r>
          </w:p>
        </w:tc>
        <w:tc>
          <w:tcPr>
            <w:tcW w:w="3485" w:type="dxa"/>
            <w:tcBorders>
              <w:top w:val="none" w:sz="0" w:space="0" w:color="auto"/>
              <w:left w:val="none" w:sz="0" w:space="0" w:color="auto"/>
              <w:bottom w:val="none" w:sz="0" w:space="0" w:color="auto"/>
              <w:right w:val="none" w:sz="0" w:space="0" w:color="auto"/>
            </w:tcBorders>
          </w:tcPr>
          <w:p w14:paraId="65F40318" w14:textId="77777777" w:rsidR="00A32133" w:rsidRPr="00B0295C" w:rsidRDefault="00A32133" w:rsidP="00A32133">
            <w:pPr>
              <w:cnfStyle w:val="100000000000" w:firstRow="1" w:lastRow="0" w:firstColumn="0" w:lastColumn="0" w:oddVBand="0" w:evenVBand="0" w:oddHBand="0" w:evenHBand="0" w:firstRowFirstColumn="0" w:firstRowLastColumn="0" w:lastRowFirstColumn="0" w:lastRowLastColumn="0"/>
              <w:rPr>
                <w:sz w:val="22"/>
                <w:szCs w:val="16"/>
              </w:rPr>
            </w:pPr>
            <w:r w:rsidRPr="00B0295C">
              <w:rPr>
                <w:sz w:val="22"/>
                <w:szCs w:val="16"/>
              </w:rPr>
              <w:t>Required Parameters stated in TR-547 Use Case</w:t>
            </w:r>
            <w:r w:rsidR="003B35EB">
              <w:rPr>
                <w:sz w:val="22"/>
                <w:szCs w:val="16"/>
              </w:rPr>
              <w:t>/Section</w:t>
            </w:r>
          </w:p>
        </w:tc>
        <w:tc>
          <w:tcPr>
            <w:tcW w:w="3486" w:type="dxa"/>
            <w:tcBorders>
              <w:top w:val="none" w:sz="0" w:space="0" w:color="auto"/>
              <w:left w:val="none" w:sz="0" w:space="0" w:color="auto"/>
              <w:bottom w:val="none" w:sz="0" w:space="0" w:color="auto"/>
              <w:right w:val="none" w:sz="0" w:space="0" w:color="auto"/>
            </w:tcBorders>
          </w:tcPr>
          <w:p w14:paraId="5D27A49B" w14:textId="77777777" w:rsidR="00A32133" w:rsidRPr="00B0295C" w:rsidRDefault="00A32133" w:rsidP="00A32133">
            <w:pPr>
              <w:cnfStyle w:val="100000000000" w:firstRow="1" w:lastRow="0" w:firstColumn="0" w:lastColumn="0" w:oddVBand="0" w:evenVBand="0" w:oddHBand="0" w:evenHBand="0" w:firstRowFirstColumn="0" w:firstRowLastColumn="0" w:lastRowFirstColumn="0" w:lastRowLastColumn="0"/>
              <w:rPr>
                <w:sz w:val="22"/>
                <w:szCs w:val="16"/>
              </w:rPr>
            </w:pPr>
            <w:r w:rsidRPr="00B0295C">
              <w:rPr>
                <w:sz w:val="22"/>
                <w:szCs w:val="16"/>
              </w:rPr>
              <w:t>Comments</w:t>
            </w:r>
          </w:p>
        </w:tc>
      </w:tr>
      <w:tr w:rsidR="00A32133" w:rsidRPr="00B0295C" w14:paraId="0A61AB9F" w14:textId="77777777" w:rsidTr="0076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186A73AF" w14:textId="77777777" w:rsidR="00A32133" w:rsidRPr="00B0295C" w:rsidRDefault="002505AE" w:rsidP="00A32133">
            <w:pPr>
              <w:rPr>
                <w:sz w:val="22"/>
                <w:szCs w:val="16"/>
              </w:rPr>
            </w:pPr>
            <w:r w:rsidRPr="00B0295C">
              <w:rPr>
                <w:sz w:val="22"/>
                <w:szCs w:val="16"/>
              </w:rPr>
              <w:t>c</w:t>
            </w:r>
            <w:r w:rsidR="00A32133" w:rsidRPr="00B0295C">
              <w:rPr>
                <w:sz w:val="22"/>
                <w:szCs w:val="16"/>
              </w:rPr>
              <w:t>ontext</w:t>
            </w:r>
          </w:p>
        </w:tc>
        <w:tc>
          <w:tcPr>
            <w:tcW w:w="3485" w:type="dxa"/>
            <w:tcBorders>
              <w:top w:val="none" w:sz="0" w:space="0" w:color="auto"/>
              <w:left w:val="none" w:sz="0" w:space="0" w:color="auto"/>
              <w:bottom w:val="none" w:sz="0" w:space="0" w:color="auto"/>
              <w:right w:val="none" w:sz="0" w:space="0" w:color="auto"/>
            </w:tcBorders>
          </w:tcPr>
          <w:p w14:paraId="46E4BC97" w14:textId="77777777" w:rsidR="00A32133" w:rsidRPr="00B0295C" w:rsidRDefault="002F294A" w:rsidP="00A32133">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0a</w:t>
            </w:r>
          </w:p>
        </w:tc>
        <w:tc>
          <w:tcPr>
            <w:tcW w:w="3486" w:type="dxa"/>
            <w:tcBorders>
              <w:top w:val="none" w:sz="0" w:space="0" w:color="auto"/>
              <w:left w:val="none" w:sz="0" w:space="0" w:color="auto"/>
              <w:bottom w:val="none" w:sz="0" w:space="0" w:color="auto"/>
              <w:right w:val="none" w:sz="0" w:space="0" w:color="auto"/>
            </w:tcBorders>
          </w:tcPr>
          <w:p w14:paraId="5023D9A7" w14:textId="77777777" w:rsidR="00A32133" w:rsidRPr="00B0295C" w:rsidRDefault="00A32133" w:rsidP="00A32133">
            <w:pPr>
              <w:cnfStyle w:val="000000100000" w:firstRow="0" w:lastRow="0" w:firstColumn="0" w:lastColumn="0" w:oddVBand="0" w:evenVBand="0" w:oddHBand="1" w:evenHBand="0" w:firstRowFirstColumn="0" w:firstRowLastColumn="0" w:lastRowFirstColumn="0" w:lastRowLastColumn="0"/>
              <w:rPr>
                <w:sz w:val="22"/>
                <w:szCs w:val="16"/>
              </w:rPr>
            </w:pPr>
          </w:p>
        </w:tc>
      </w:tr>
      <w:tr w:rsidR="00A32133" w:rsidRPr="00B0295C" w14:paraId="2071BF20" w14:textId="77777777" w:rsidTr="00134E94">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60019EF8" w14:textId="77777777" w:rsidR="00A32133" w:rsidRPr="00B0295C" w:rsidRDefault="002505AE" w:rsidP="00A32133">
            <w:pPr>
              <w:rPr>
                <w:sz w:val="22"/>
                <w:szCs w:val="16"/>
              </w:rPr>
            </w:pPr>
            <w:r w:rsidRPr="00B0295C">
              <w:rPr>
                <w:sz w:val="22"/>
                <w:szCs w:val="16"/>
              </w:rPr>
              <w:t>service-interface-point</w:t>
            </w:r>
          </w:p>
        </w:tc>
        <w:tc>
          <w:tcPr>
            <w:tcW w:w="0" w:type="dxa"/>
          </w:tcPr>
          <w:p w14:paraId="393C7061" w14:textId="77777777" w:rsidR="00A32133" w:rsidRPr="00B0295C" w:rsidRDefault="002F294A" w:rsidP="00A32133">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0a</w:t>
            </w:r>
          </w:p>
        </w:tc>
        <w:tc>
          <w:tcPr>
            <w:tcW w:w="0" w:type="dxa"/>
          </w:tcPr>
          <w:p w14:paraId="5EAFFC5F" w14:textId="77777777" w:rsidR="00A32133" w:rsidRPr="00B0295C" w:rsidRDefault="00523A1C" w:rsidP="00A32133">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Depends upon layer protocol choice.</w:t>
            </w:r>
          </w:p>
        </w:tc>
      </w:tr>
      <w:tr w:rsidR="00E32B52" w:rsidRPr="00B0295C" w14:paraId="2EEF1DDF"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46BDF6B5" w14:textId="77777777" w:rsidR="00E32B52" w:rsidRPr="00B0295C" w:rsidRDefault="0001672F" w:rsidP="00A32133">
            <w:pPr>
              <w:rPr>
                <w:sz w:val="22"/>
                <w:szCs w:val="16"/>
              </w:rPr>
            </w:pPr>
            <w:r>
              <w:rPr>
                <w:sz w:val="22"/>
                <w:szCs w:val="16"/>
              </w:rPr>
              <w:t>p</w:t>
            </w:r>
            <w:r w:rsidR="00E32B52">
              <w:rPr>
                <w:sz w:val="22"/>
                <w:szCs w:val="16"/>
              </w:rPr>
              <w:t>rofile</w:t>
            </w:r>
          </w:p>
        </w:tc>
        <w:tc>
          <w:tcPr>
            <w:tcW w:w="0" w:type="dxa"/>
            <w:tcBorders>
              <w:top w:val="none" w:sz="0" w:space="0" w:color="auto"/>
              <w:left w:val="none" w:sz="0" w:space="0" w:color="auto"/>
              <w:bottom w:val="none" w:sz="0" w:space="0" w:color="auto"/>
              <w:right w:val="none" w:sz="0" w:space="0" w:color="auto"/>
            </w:tcBorders>
          </w:tcPr>
          <w:p w14:paraId="00AE4D8F" w14:textId="77777777" w:rsidR="00E32B52" w:rsidRPr="00B0295C" w:rsidRDefault="00E32B52" w:rsidP="00A32133">
            <w:pPr>
              <w:cnfStyle w:val="000000100000" w:firstRow="0" w:lastRow="0" w:firstColumn="0" w:lastColumn="0" w:oddVBand="0" w:evenVBand="0" w:oddHBand="1" w:evenHBand="0" w:firstRowFirstColumn="0" w:firstRowLastColumn="0" w:lastRowFirstColumn="0" w:lastRowLastColumn="0"/>
              <w:rPr>
                <w:sz w:val="22"/>
                <w:szCs w:val="16"/>
              </w:rPr>
            </w:pPr>
          </w:p>
        </w:tc>
        <w:tc>
          <w:tcPr>
            <w:tcW w:w="0" w:type="dxa"/>
            <w:tcBorders>
              <w:top w:val="none" w:sz="0" w:space="0" w:color="auto"/>
              <w:left w:val="none" w:sz="0" w:space="0" w:color="auto"/>
              <w:bottom w:val="none" w:sz="0" w:space="0" w:color="auto"/>
              <w:right w:val="none" w:sz="0" w:space="0" w:color="auto"/>
            </w:tcBorders>
          </w:tcPr>
          <w:p w14:paraId="39E20539" w14:textId="77777777" w:rsidR="00E32B52" w:rsidRPr="00B0295C" w:rsidRDefault="00E32B52" w:rsidP="00A32133">
            <w:pPr>
              <w:cnfStyle w:val="000000100000" w:firstRow="0" w:lastRow="0" w:firstColumn="0" w:lastColumn="0" w:oddVBand="0" w:evenVBand="0" w:oddHBand="1" w:evenHBand="0" w:firstRowFirstColumn="0" w:firstRowLastColumn="0" w:lastRowFirstColumn="0" w:lastRowLastColumn="0"/>
              <w:rPr>
                <w:sz w:val="22"/>
                <w:szCs w:val="16"/>
              </w:rPr>
            </w:pPr>
          </w:p>
        </w:tc>
      </w:tr>
      <w:tr w:rsidR="00A32133" w:rsidRPr="00B0295C" w14:paraId="11BC706B" w14:textId="77777777" w:rsidTr="00134E94">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2659C1DD" w14:textId="77777777" w:rsidR="00A32133" w:rsidRPr="00B0295C" w:rsidRDefault="002505AE" w:rsidP="00A32133">
            <w:pPr>
              <w:rPr>
                <w:sz w:val="22"/>
                <w:szCs w:val="16"/>
              </w:rPr>
            </w:pPr>
            <w:r w:rsidRPr="00B0295C">
              <w:rPr>
                <w:sz w:val="22"/>
                <w:szCs w:val="16"/>
              </w:rPr>
              <w:t>t</w:t>
            </w:r>
            <w:r w:rsidR="002F294A" w:rsidRPr="00B0295C">
              <w:rPr>
                <w:sz w:val="22"/>
                <w:szCs w:val="16"/>
              </w:rPr>
              <w:t>opology</w:t>
            </w:r>
          </w:p>
        </w:tc>
        <w:tc>
          <w:tcPr>
            <w:tcW w:w="0" w:type="dxa"/>
          </w:tcPr>
          <w:p w14:paraId="5C6F0A8F" w14:textId="77777777" w:rsidR="00A32133" w:rsidRPr="00B0295C" w:rsidRDefault="002F294A" w:rsidP="00A32133">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0b</w:t>
            </w:r>
          </w:p>
        </w:tc>
        <w:tc>
          <w:tcPr>
            <w:tcW w:w="0" w:type="dxa"/>
          </w:tcPr>
          <w:p w14:paraId="2AF4F089" w14:textId="77777777" w:rsidR="00A32133" w:rsidRPr="00B0295C" w:rsidRDefault="00A32133" w:rsidP="00A32133">
            <w:pPr>
              <w:cnfStyle w:val="000000000000" w:firstRow="0" w:lastRow="0" w:firstColumn="0" w:lastColumn="0" w:oddVBand="0" w:evenVBand="0" w:oddHBand="0" w:evenHBand="0" w:firstRowFirstColumn="0" w:firstRowLastColumn="0" w:lastRowFirstColumn="0" w:lastRowLastColumn="0"/>
              <w:rPr>
                <w:sz w:val="22"/>
                <w:szCs w:val="16"/>
              </w:rPr>
            </w:pPr>
          </w:p>
        </w:tc>
      </w:tr>
      <w:tr w:rsidR="00A32133" w:rsidRPr="00B0295C" w14:paraId="23084298"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053178A4" w14:textId="77777777" w:rsidR="00A32133" w:rsidRPr="00B0295C" w:rsidRDefault="002505AE" w:rsidP="00A32133">
            <w:pPr>
              <w:rPr>
                <w:sz w:val="22"/>
                <w:szCs w:val="16"/>
              </w:rPr>
            </w:pPr>
            <w:r w:rsidRPr="00B0295C">
              <w:rPr>
                <w:sz w:val="22"/>
                <w:szCs w:val="16"/>
              </w:rPr>
              <w:t>n</w:t>
            </w:r>
            <w:r w:rsidR="003F0317" w:rsidRPr="00B0295C">
              <w:rPr>
                <w:sz w:val="22"/>
                <w:szCs w:val="16"/>
              </w:rPr>
              <w:t>ode</w:t>
            </w:r>
          </w:p>
        </w:tc>
        <w:tc>
          <w:tcPr>
            <w:tcW w:w="0" w:type="dxa"/>
            <w:tcBorders>
              <w:top w:val="none" w:sz="0" w:space="0" w:color="auto"/>
              <w:left w:val="none" w:sz="0" w:space="0" w:color="auto"/>
              <w:bottom w:val="none" w:sz="0" w:space="0" w:color="auto"/>
              <w:right w:val="none" w:sz="0" w:space="0" w:color="auto"/>
            </w:tcBorders>
          </w:tcPr>
          <w:p w14:paraId="55EDCECB" w14:textId="77777777" w:rsidR="00A32133" w:rsidRPr="00B0295C" w:rsidRDefault="003F0317" w:rsidP="00A32133">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0b</w:t>
            </w:r>
          </w:p>
        </w:tc>
        <w:tc>
          <w:tcPr>
            <w:tcW w:w="0" w:type="dxa"/>
            <w:tcBorders>
              <w:top w:val="none" w:sz="0" w:space="0" w:color="auto"/>
              <w:left w:val="none" w:sz="0" w:space="0" w:color="auto"/>
              <w:bottom w:val="none" w:sz="0" w:space="0" w:color="auto"/>
              <w:right w:val="none" w:sz="0" w:space="0" w:color="auto"/>
            </w:tcBorders>
          </w:tcPr>
          <w:p w14:paraId="1F2329D3" w14:textId="77777777" w:rsidR="00A32133" w:rsidRPr="00B0295C" w:rsidRDefault="00A32133" w:rsidP="00A32133">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0AF84F19" w14:textId="77777777" w:rsidTr="00767BDE">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0EEF8AE0" w14:textId="77777777" w:rsidR="00C0431A" w:rsidRPr="00B0295C" w:rsidRDefault="00C0431A" w:rsidP="00C0431A">
            <w:pPr>
              <w:rPr>
                <w:sz w:val="22"/>
                <w:szCs w:val="16"/>
              </w:rPr>
            </w:pPr>
            <w:r w:rsidRPr="00B0295C">
              <w:rPr>
                <w:sz w:val="22"/>
                <w:szCs w:val="16"/>
              </w:rPr>
              <w:t>node-edge-point</w:t>
            </w:r>
          </w:p>
        </w:tc>
        <w:tc>
          <w:tcPr>
            <w:tcW w:w="3485" w:type="dxa"/>
          </w:tcPr>
          <w:p w14:paraId="16AF7C0F"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0b, 0d</w:t>
            </w:r>
          </w:p>
        </w:tc>
        <w:tc>
          <w:tcPr>
            <w:tcW w:w="3486" w:type="dxa"/>
          </w:tcPr>
          <w:p w14:paraId="65370644"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Depends upon layer protocol choice.</w:t>
            </w:r>
          </w:p>
        </w:tc>
      </w:tr>
      <w:tr w:rsidR="00C0431A" w:rsidRPr="00B0295C" w14:paraId="1DBD5EFD"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72FF373D" w14:textId="77777777" w:rsidR="00C0431A" w:rsidRPr="00B0295C" w:rsidRDefault="00C0431A" w:rsidP="00C0431A">
            <w:pPr>
              <w:rPr>
                <w:sz w:val="22"/>
                <w:szCs w:val="16"/>
              </w:rPr>
            </w:pPr>
            <w:r w:rsidRPr="00B0295C">
              <w:rPr>
                <w:sz w:val="22"/>
                <w:szCs w:val="16"/>
              </w:rPr>
              <w:t>node-rule-group</w:t>
            </w:r>
          </w:p>
        </w:tc>
        <w:tc>
          <w:tcPr>
            <w:tcW w:w="0" w:type="dxa"/>
            <w:tcBorders>
              <w:top w:val="none" w:sz="0" w:space="0" w:color="auto"/>
              <w:left w:val="none" w:sz="0" w:space="0" w:color="auto"/>
              <w:bottom w:val="none" w:sz="0" w:space="0" w:color="auto"/>
              <w:right w:val="none" w:sz="0" w:space="0" w:color="auto"/>
            </w:tcBorders>
          </w:tcPr>
          <w:p w14:paraId="43F7121A"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0b</w:t>
            </w:r>
          </w:p>
        </w:tc>
        <w:tc>
          <w:tcPr>
            <w:tcW w:w="0" w:type="dxa"/>
            <w:tcBorders>
              <w:top w:val="none" w:sz="0" w:space="0" w:color="auto"/>
              <w:left w:val="none" w:sz="0" w:space="0" w:color="auto"/>
              <w:bottom w:val="none" w:sz="0" w:space="0" w:color="auto"/>
              <w:right w:val="none" w:sz="0" w:space="0" w:color="auto"/>
            </w:tcBorders>
          </w:tcPr>
          <w:p w14:paraId="787E3B7F"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DA5AD8" w:rsidRPr="00B0295C" w14:paraId="7DCDF334" w14:textId="77777777" w:rsidTr="00134E94">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04F1E076" w14:textId="77777777" w:rsidR="00DA5AD8" w:rsidRPr="00B0295C" w:rsidRDefault="004D7EAD" w:rsidP="00C0431A">
            <w:pPr>
              <w:rPr>
                <w:sz w:val="22"/>
                <w:szCs w:val="16"/>
              </w:rPr>
            </w:pPr>
            <w:r>
              <w:rPr>
                <w:sz w:val="22"/>
                <w:szCs w:val="16"/>
              </w:rPr>
              <w:t>rule</w:t>
            </w:r>
          </w:p>
        </w:tc>
        <w:tc>
          <w:tcPr>
            <w:tcW w:w="0" w:type="dxa"/>
          </w:tcPr>
          <w:p w14:paraId="4E3CCC75" w14:textId="77777777" w:rsidR="00DA5AD8" w:rsidRPr="00B0295C" w:rsidRDefault="004D7EAD" w:rsidP="00C0431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Use Case 0b</w:t>
            </w:r>
          </w:p>
        </w:tc>
        <w:tc>
          <w:tcPr>
            <w:tcW w:w="0" w:type="dxa"/>
          </w:tcPr>
          <w:p w14:paraId="0D7C8A2F" w14:textId="77777777" w:rsidR="00DA5AD8" w:rsidRPr="00B0295C" w:rsidRDefault="00DA5AD8"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E32B52" w:rsidRPr="00B0295C" w14:paraId="1B994196"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60F812B1" w14:textId="77777777" w:rsidR="00E32B52" w:rsidRPr="00B0295C" w:rsidRDefault="002F2A50" w:rsidP="00C0431A">
            <w:pPr>
              <w:rPr>
                <w:sz w:val="22"/>
                <w:szCs w:val="16"/>
              </w:rPr>
            </w:pPr>
            <w:r>
              <w:rPr>
                <w:sz w:val="22"/>
                <w:szCs w:val="16"/>
              </w:rPr>
              <w:t>i</w:t>
            </w:r>
            <w:r w:rsidR="00E32B52">
              <w:rPr>
                <w:sz w:val="22"/>
                <w:szCs w:val="16"/>
              </w:rPr>
              <w:t>nter-rule-group</w:t>
            </w:r>
          </w:p>
        </w:tc>
        <w:tc>
          <w:tcPr>
            <w:tcW w:w="0" w:type="dxa"/>
            <w:tcBorders>
              <w:top w:val="none" w:sz="0" w:space="0" w:color="auto"/>
              <w:left w:val="none" w:sz="0" w:space="0" w:color="auto"/>
              <w:bottom w:val="none" w:sz="0" w:space="0" w:color="auto"/>
              <w:right w:val="none" w:sz="0" w:space="0" w:color="auto"/>
            </w:tcBorders>
          </w:tcPr>
          <w:p w14:paraId="27F1F36F" w14:textId="77777777" w:rsidR="00E32B52" w:rsidRPr="00B0295C" w:rsidRDefault="00E32B52" w:rsidP="00C0431A">
            <w:pPr>
              <w:cnfStyle w:val="000000100000" w:firstRow="0" w:lastRow="0" w:firstColumn="0" w:lastColumn="0" w:oddVBand="0" w:evenVBand="0" w:oddHBand="1" w:evenHBand="0" w:firstRowFirstColumn="0" w:firstRowLastColumn="0" w:lastRowFirstColumn="0" w:lastRowLastColumn="0"/>
              <w:rPr>
                <w:sz w:val="22"/>
                <w:szCs w:val="16"/>
              </w:rPr>
            </w:pPr>
          </w:p>
        </w:tc>
        <w:tc>
          <w:tcPr>
            <w:tcW w:w="0" w:type="dxa"/>
            <w:tcBorders>
              <w:top w:val="none" w:sz="0" w:space="0" w:color="auto"/>
              <w:left w:val="none" w:sz="0" w:space="0" w:color="auto"/>
              <w:bottom w:val="none" w:sz="0" w:space="0" w:color="auto"/>
              <w:right w:val="none" w:sz="0" w:space="0" w:color="auto"/>
            </w:tcBorders>
          </w:tcPr>
          <w:p w14:paraId="0814A8B8" w14:textId="77777777" w:rsidR="00E32B52" w:rsidRPr="00B0295C" w:rsidRDefault="00E32B52"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13713911" w14:textId="77777777" w:rsidTr="00134E94">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6175C772" w14:textId="77777777" w:rsidR="00C0431A" w:rsidRPr="00B0295C" w:rsidRDefault="00C0431A" w:rsidP="00C0431A">
            <w:pPr>
              <w:rPr>
                <w:sz w:val="22"/>
                <w:szCs w:val="16"/>
              </w:rPr>
            </w:pPr>
            <w:r w:rsidRPr="00B0295C">
              <w:rPr>
                <w:sz w:val="22"/>
                <w:szCs w:val="16"/>
              </w:rPr>
              <w:t>link</w:t>
            </w:r>
          </w:p>
        </w:tc>
        <w:tc>
          <w:tcPr>
            <w:tcW w:w="0" w:type="dxa"/>
          </w:tcPr>
          <w:p w14:paraId="7E7143D7"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0b</w:t>
            </w:r>
          </w:p>
        </w:tc>
        <w:tc>
          <w:tcPr>
            <w:tcW w:w="0" w:type="dxa"/>
          </w:tcPr>
          <w:p w14:paraId="5A4490BB"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7245DE" w:rsidRPr="00B0295C" w14:paraId="2BA02AF9"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79A70090" w14:textId="77777777" w:rsidR="007245DE" w:rsidRPr="00B0295C" w:rsidRDefault="007245DE" w:rsidP="00C0431A">
            <w:pPr>
              <w:rPr>
                <w:sz w:val="22"/>
                <w:szCs w:val="16"/>
              </w:rPr>
            </w:pPr>
            <w:r>
              <w:rPr>
                <w:sz w:val="22"/>
                <w:szCs w:val="16"/>
              </w:rPr>
              <w:t>physical-rout</w:t>
            </w:r>
            <w:r w:rsidR="009447B3">
              <w:rPr>
                <w:sz w:val="22"/>
                <w:szCs w:val="16"/>
              </w:rPr>
              <w:t>e</w:t>
            </w:r>
          </w:p>
        </w:tc>
        <w:tc>
          <w:tcPr>
            <w:tcW w:w="3485" w:type="dxa"/>
            <w:tcBorders>
              <w:top w:val="none" w:sz="0" w:space="0" w:color="auto"/>
              <w:left w:val="none" w:sz="0" w:space="0" w:color="auto"/>
              <w:bottom w:val="none" w:sz="0" w:space="0" w:color="auto"/>
              <w:right w:val="none" w:sz="0" w:space="0" w:color="auto"/>
            </w:tcBorders>
          </w:tcPr>
          <w:p w14:paraId="16CD87C8" w14:textId="77777777" w:rsidR="007245DE" w:rsidRPr="00B0295C" w:rsidRDefault="004570D1" w:rsidP="00C0431A">
            <w:pPr>
              <w:tabs>
                <w:tab w:val="left" w:pos="1755"/>
              </w:tabs>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Use Case 0c.1</w:t>
            </w:r>
          </w:p>
        </w:tc>
        <w:tc>
          <w:tcPr>
            <w:tcW w:w="3486" w:type="dxa"/>
            <w:tcBorders>
              <w:top w:val="none" w:sz="0" w:space="0" w:color="auto"/>
              <w:left w:val="none" w:sz="0" w:space="0" w:color="auto"/>
              <w:bottom w:val="none" w:sz="0" w:space="0" w:color="auto"/>
              <w:right w:val="none" w:sz="0" w:space="0" w:color="auto"/>
            </w:tcBorders>
          </w:tcPr>
          <w:p w14:paraId="65DEB3AF" w14:textId="77777777" w:rsidR="007245DE" w:rsidRPr="00B0295C" w:rsidRDefault="007245DE"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9447B3" w:rsidRPr="00B0295C" w14:paraId="53C471C9"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3A9D6999" w14:textId="77777777" w:rsidR="009447B3" w:rsidRDefault="009447B3" w:rsidP="00C0431A">
            <w:pPr>
              <w:rPr>
                <w:sz w:val="22"/>
                <w:szCs w:val="16"/>
              </w:rPr>
            </w:pPr>
            <w:r>
              <w:rPr>
                <w:sz w:val="22"/>
                <w:szCs w:val="16"/>
              </w:rPr>
              <w:t>physical-route-element</w:t>
            </w:r>
          </w:p>
        </w:tc>
        <w:tc>
          <w:tcPr>
            <w:tcW w:w="3485" w:type="dxa"/>
          </w:tcPr>
          <w:p w14:paraId="43E8F5F0" w14:textId="77777777" w:rsidR="009447B3" w:rsidRPr="00B0295C" w:rsidRDefault="009447B3" w:rsidP="00C0431A">
            <w:pPr>
              <w:tabs>
                <w:tab w:val="left" w:pos="1755"/>
              </w:tabs>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Use Case 0c</w:t>
            </w:r>
            <w:r w:rsidR="004570D1">
              <w:rPr>
                <w:sz w:val="22"/>
                <w:szCs w:val="16"/>
              </w:rPr>
              <w:t>.1</w:t>
            </w:r>
          </w:p>
        </w:tc>
        <w:tc>
          <w:tcPr>
            <w:tcW w:w="3486" w:type="dxa"/>
          </w:tcPr>
          <w:p w14:paraId="5B2FCC7B" w14:textId="77777777" w:rsidR="009447B3" w:rsidRPr="00B0295C" w:rsidRDefault="009447B3"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0111327D"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324E0376" w14:textId="77777777" w:rsidR="00C0431A" w:rsidRPr="00B0295C" w:rsidRDefault="00C0431A" w:rsidP="00C0431A">
            <w:pPr>
              <w:rPr>
                <w:sz w:val="22"/>
                <w:szCs w:val="16"/>
              </w:rPr>
            </w:pPr>
            <w:r w:rsidRPr="00B0295C">
              <w:rPr>
                <w:sz w:val="22"/>
                <w:szCs w:val="16"/>
              </w:rPr>
              <w:t>connectivity-service</w:t>
            </w:r>
          </w:p>
        </w:tc>
        <w:tc>
          <w:tcPr>
            <w:tcW w:w="3485" w:type="dxa"/>
            <w:tcBorders>
              <w:top w:val="none" w:sz="0" w:space="0" w:color="auto"/>
              <w:left w:val="none" w:sz="0" w:space="0" w:color="auto"/>
              <w:bottom w:val="none" w:sz="0" w:space="0" w:color="auto"/>
              <w:right w:val="none" w:sz="0" w:space="0" w:color="auto"/>
            </w:tcBorders>
          </w:tcPr>
          <w:p w14:paraId="75E79EBB" w14:textId="77777777" w:rsidR="00C0431A" w:rsidRPr="00B0295C" w:rsidRDefault="00C0431A" w:rsidP="00C0431A">
            <w:pPr>
              <w:tabs>
                <w:tab w:val="left" w:pos="1755"/>
              </w:tabs>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1.0, 1a, 3a, 3b, 3c, 3d, 3e, 3f,</w:t>
            </w:r>
            <w:r w:rsidR="005B060A">
              <w:rPr>
                <w:sz w:val="22"/>
                <w:szCs w:val="16"/>
              </w:rPr>
              <w:t xml:space="preserve"> </w:t>
            </w:r>
            <w:r w:rsidRPr="00B0295C">
              <w:rPr>
                <w:sz w:val="22"/>
                <w:szCs w:val="16"/>
              </w:rPr>
              <w:t>5b, 5c, 6a, 6b, 7a, 7b, 8, 9</w:t>
            </w:r>
            <w:r w:rsidR="00807D5E">
              <w:rPr>
                <w:sz w:val="22"/>
                <w:szCs w:val="16"/>
              </w:rPr>
              <w:t>, 12c</w:t>
            </w:r>
            <w:r w:rsidR="003B35EB">
              <w:rPr>
                <w:sz w:val="22"/>
                <w:szCs w:val="16"/>
              </w:rPr>
              <w:t xml:space="preserve"> and Section 6.4</w:t>
            </w:r>
          </w:p>
        </w:tc>
        <w:tc>
          <w:tcPr>
            <w:tcW w:w="3486" w:type="dxa"/>
            <w:tcBorders>
              <w:top w:val="none" w:sz="0" w:space="0" w:color="auto"/>
              <w:left w:val="none" w:sz="0" w:space="0" w:color="auto"/>
              <w:bottom w:val="none" w:sz="0" w:space="0" w:color="auto"/>
              <w:right w:val="none" w:sz="0" w:space="0" w:color="auto"/>
            </w:tcBorders>
          </w:tcPr>
          <w:p w14:paraId="51C1561B"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5E8A0278"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0BCA8F60" w14:textId="77777777" w:rsidR="00C0431A" w:rsidRPr="00B0295C" w:rsidRDefault="00C0431A" w:rsidP="00C0431A">
            <w:pPr>
              <w:rPr>
                <w:sz w:val="22"/>
                <w:szCs w:val="16"/>
              </w:rPr>
            </w:pPr>
            <w:r w:rsidRPr="00B0295C">
              <w:rPr>
                <w:sz w:val="22"/>
                <w:szCs w:val="16"/>
              </w:rPr>
              <w:t>connectivity-service-end-point</w:t>
            </w:r>
          </w:p>
        </w:tc>
        <w:tc>
          <w:tcPr>
            <w:tcW w:w="3485" w:type="dxa"/>
          </w:tcPr>
          <w:p w14:paraId="74EAFE8F"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1.0, 1a, 1c,</w:t>
            </w:r>
            <w:r w:rsidR="00DD6B9F">
              <w:rPr>
                <w:sz w:val="22"/>
                <w:szCs w:val="16"/>
              </w:rPr>
              <w:t xml:space="preserve"> 1</w:t>
            </w:r>
            <w:r w:rsidR="00981C1A">
              <w:rPr>
                <w:sz w:val="22"/>
                <w:szCs w:val="16"/>
              </w:rPr>
              <w:t>e,</w:t>
            </w:r>
            <w:r w:rsidR="00654343">
              <w:rPr>
                <w:sz w:val="22"/>
                <w:szCs w:val="16"/>
              </w:rPr>
              <w:t xml:space="preserve"> 1f,</w:t>
            </w:r>
            <w:r w:rsidRPr="00B0295C">
              <w:rPr>
                <w:sz w:val="22"/>
                <w:szCs w:val="16"/>
              </w:rPr>
              <w:t xml:space="preserve"> 1g, 2a, 2b, 2c, 5b</w:t>
            </w:r>
            <w:r w:rsidR="00D11E54">
              <w:rPr>
                <w:sz w:val="22"/>
                <w:szCs w:val="16"/>
              </w:rPr>
              <w:t>, 17b</w:t>
            </w:r>
          </w:p>
        </w:tc>
        <w:tc>
          <w:tcPr>
            <w:tcW w:w="3486" w:type="dxa"/>
          </w:tcPr>
          <w:p w14:paraId="7634B17D"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Depends upon layer protocol choice.</w:t>
            </w:r>
          </w:p>
        </w:tc>
      </w:tr>
      <w:tr w:rsidR="00C0431A" w:rsidRPr="00B0295C" w14:paraId="5663D5D1"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6F8D8B62" w14:textId="77777777" w:rsidR="00C0431A" w:rsidRPr="00B0295C" w:rsidRDefault="00C0431A" w:rsidP="00C0431A">
            <w:pPr>
              <w:rPr>
                <w:sz w:val="22"/>
                <w:szCs w:val="16"/>
              </w:rPr>
            </w:pPr>
            <w:r w:rsidRPr="00B0295C">
              <w:rPr>
                <w:sz w:val="22"/>
                <w:szCs w:val="16"/>
              </w:rPr>
              <w:t>connection</w:t>
            </w:r>
          </w:p>
        </w:tc>
        <w:tc>
          <w:tcPr>
            <w:tcW w:w="3485" w:type="dxa"/>
            <w:tcBorders>
              <w:top w:val="none" w:sz="0" w:space="0" w:color="auto"/>
              <w:left w:val="none" w:sz="0" w:space="0" w:color="auto"/>
              <w:bottom w:val="none" w:sz="0" w:space="0" w:color="auto"/>
              <w:right w:val="none" w:sz="0" w:space="0" w:color="auto"/>
            </w:tcBorders>
          </w:tcPr>
          <w:p w14:paraId="24292DFB" w14:textId="77777777" w:rsidR="00C0431A" w:rsidRPr="00B0295C" w:rsidRDefault="00C0431A" w:rsidP="00C0431A">
            <w:pPr>
              <w:tabs>
                <w:tab w:val="left" w:pos="990"/>
              </w:tabs>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1.0, 5b</w:t>
            </w:r>
          </w:p>
        </w:tc>
        <w:tc>
          <w:tcPr>
            <w:tcW w:w="3486" w:type="dxa"/>
            <w:tcBorders>
              <w:top w:val="none" w:sz="0" w:space="0" w:color="auto"/>
              <w:left w:val="none" w:sz="0" w:space="0" w:color="auto"/>
              <w:bottom w:val="none" w:sz="0" w:space="0" w:color="auto"/>
              <w:right w:val="none" w:sz="0" w:space="0" w:color="auto"/>
            </w:tcBorders>
          </w:tcPr>
          <w:p w14:paraId="5AD5C7EE"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Including switch control and switch</w:t>
            </w:r>
          </w:p>
        </w:tc>
      </w:tr>
      <w:tr w:rsidR="00C0431A" w:rsidRPr="00B0295C" w14:paraId="5901B8BD" w14:textId="77777777" w:rsidTr="00134E94">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tcPr>
          <w:p w14:paraId="4F0EA364" w14:textId="77777777" w:rsidR="00C0431A" w:rsidRPr="00B0295C" w:rsidRDefault="00C0431A" w:rsidP="00C0431A">
            <w:pPr>
              <w:rPr>
                <w:sz w:val="22"/>
                <w:szCs w:val="16"/>
              </w:rPr>
            </w:pPr>
            <w:r w:rsidRPr="00B0295C">
              <w:rPr>
                <w:sz w:val="22"/>
                <w:szCs w:val="16"/>
              </w:rPr>
              <w:t>connection-end-point</w:t>
            </w:r>
          </w:p>
        </w:tc>
        <w:tc>
          <w:tcPr>
            <w:tcW w:w="0" w:type="dxa"/>
          </w:tcPr>
          <w:p w14:paraId="7F9F25D1"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1.0, 1c</w:t>
            </w:r>
            <w:r w:rsidR="006F526E">
              <w:rPr>
                <w:sz w:val="22"/>
                <w:szCs w:val="16"/>
              </w:rPr>
              <w:t>, 17b</w:t>
            </w:r>
            <w:r w:rsidR="001242AE">
              <w:rPr>
                <w:sz w:val="22"/>
                <w:szCs w:val="16"/>
              </w:rPr>
              <w:t>, 17e</w:t>
            </w:r>
          </w:p>
        </w:tc>
        <w:tc>
          <w:tcPr>
            <w:tcW w:w="0" w:type="dxa"/>
          </w:tcPr>
          <w:p w14:paraId="177AB1BF"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Depends upon layer protocol choice.</w:t>
            </w:r>
          </w:p>
        </w:tc>
      </w:tr>
      <w:tr w:rsidR="00C0431A" w:rsidRPr="00B0295C" w14:paraId="2CB10BA2"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32190806" w14:textId="77777777" w:rsidR="00C0431A" w:rsidRPr="00B0295C" w:rsidRDefault="00C0431A" w:rsidP="00C0431A">
            <w:pPr>
              <w:rPr>
                <w:sz w:val="22"/>
                <w:szCs w:val="16"/>
              </w:rPr>
            </w:pPr>
            <w:r w:rsidRPr="00B0295C">
              <w:rPr>
                <w:sz w:val="22"/>
                <w:szCs w:val="16"/>
              </w:rPr>
              <w:t>route</w:t>
            </w:r>
          </w:p>
        </w:tc>
        <w:tc>
          <w:tcPr>
            <w:tcW w:w="3485" w:type="dxa"/>
            <w:tcBorders>
              <w:top w:val="none" w:sz="0" w:space="0" w:color="auto"/>
              <w:left w:val="none" w:sz="0" w:space="0" w:color="auto"/>
              <w:bottom w:val="none" w:sz="0" w:space="0" w:color="auto"/>
              <w:right w:val="none" w:sz="0" w:space="0" w:color="auto"/>
            </w:tcBorders>
          </w:tcPr>
          <w:p w14:paraId="05558E19"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1.0</w:t>
            </w:r>
          </w:p>
        </w:tc>
        <w:tc>
          <w:tcPr>
            <w:tcW w:w="3486" w:type="dxa"/>
            <w:tcBorders>
              <w:top w:val="none" w:sz="0" w:space="0" w:color="auto"/>
              <w:left w:val="none" w:sz="0" w:space="0" w:color="auto"/>
              <w:bottom w:val="none" w:sz="0" w:space="0" w:color="auto"/>
              <w:right w:val="none" w:sz="0" w:space="0" w:color="auto"/>
            </w:tcBorders>
          </w:tcPr>
          <w:p w14:paraId="3E39063C"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5D0470" w:rsidRPr="00B0295C" w14:paraId="3641CB4B"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1F18058B" w14:textId="77777777" w:rsidR="005D0470" w:rsidRPr="00B0295C" w:rsidRDefault="005D0470" w:rsidP="00C0431A">
            <w:pPr>
              <w:rPr>
                <w:sz w:val="22"/>
                <w:szCs w:val="16"/>
              </w:rPr>
            </w:pPr>
            <w:r>
              <w:rPr>
                <w:sz w:val="22"/>
                <w:szCs w:val="16"/>
              </w:rPr>
              <w:t>switch-control</w:t>
            </w:r>
          </w:p>
        </w:tc>
        <w:tc>
          <w:tcPr>
            <w:tcW w:w="3485" w:type="dxa"/>
          </w:tcPr>
          <w:p w14:paraId="7799681B" w14:textId="77777777" w:rsidR="005D0470" w:rsidRPr="00B0295C" w:rsidRDefault="005D0470" w:rsidP="00C0431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Use Case 5b</w:t>
            </w:r>
          </w:p>
        </w:tc>
        <w:tc>
          <w:tcPr>
            <w:tcW w:w="3486" w:type="dxa"/>
          </w:tcPr>
          <w:p w14:paraId="533BC001" w14:textId="77777777" w:rsidR="005D0470" w:rsidRPr="00B0295C" w:rsidRDefault="005D0470"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224F7F" w:rsidRPr="00B0295C" w14:paraId="35D3A7C3"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1520C96D" w14:textId="77777777" w:rsidR="00224F7F" w:rsidRDefault="00224F7F" w:rsidP="00C0431A">
            <w:pPr>
              <w:rPr>
                <w:sz w:val="22"/>
                <w:szCs w:val="16"/>
              </w:rPr>
            </w:pPr>
            <w:r>
              <w:rPr>
                <w:sz w:val="22"/>
                <w:szCs w:val="16"/>
              </w:rPr>
              <w:t>switch</w:t>
            </w:r>
          </w:p>
        </w:tc>
        <w:tc>
          <w:tcPr>
            <w:tcW w:w="3485" w:type="dxa"/>
            <w:tcBorders>
              <w:top w:val="none" w:sz="0" w:space="0" w:color="auto"/>
              <w:left w:val="none" w:sz="0" w:space="0" w:color="auto"/>
              <w:bottom w:val="none" w:sz="0" w:space="0" w:color="auto"/>
              <w:right w:val="none" w:sz="0" w:space="0" w:color="auto"/>
            </w:tcBorders>
          </w:tcPr>
          <w:p w14:paraId="25DC1186" w14:textId="77777777" w:rsidR="00224F7F" w:rsidRDefault="00224F7F" w:rsidP="00C0431A">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Use Case 5b</w:t>
            </w:r>
          </w:p>
        </w:tc>
        <w:tc>
          <w:tcPr>
            <w:tcW w:w="3486" w:type="dxa"/>
            <w:tcBorders>
              <w:top w:val="none" w:sz="0" w:space="0" w:color="auto"/>
              <w:left w:val="none" w:sz="0" w:space="0" w:color="auto"/>
              <w:bottom w:val="none" w:sz="0" w:space="0" w:color="auto"/>
              <w:right w:val="none" w:sz="0" w:space="0" w:color="auto"/>
            </w:tcBorders>
          </w:tcPr>
          <w:p w14:paraId="0698FAA1" w14:textId="77777777" w:rsidR="00224F7F" w:rsidRPr="00B0295C" w:rsidRDefault="00224F7F"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3B595F35"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13D7C34D" w14:textId="77777777" w:rsidR="00C0431A" w:rsidRPr="00B0295C" w:rsidRDefault="00C0431A" w:rsidP="00C0431A">
            <w:pPr>
              <w:rPr>
                <w:sz w:val="22"/>
                <w:szCs w:val="16"/>
              </w:rPr>
            </w:pPr>
            <w:r w:rsidRPr="00B0295C">
              <w:rPr>
                <w:sz w:val="22"/>
                <w:szCs w:val="16"/>
              </w:rPr>
              <w:t>equipment</w:t>
            </w:r>
          </w:p>
        </w:tc>
        <w:tc>
          <w:tcPr>
            <w:tcW w:w="3485" w:type="dxa"/>
          </w:tcPr>
          <w:p w14:paraId="576C242F"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4b</w:t>
            </w:r>
          </w:p>
        </w:tc>
        <w:tc>
          <w:tcPr>
            <w:tcW w:w="3486" w:type="dxa"/>
          </w:tcPr>
          <w:p w14:paraId="6AB4F64A"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194F1E" w:rsidRPr="00B0295C" w14:paraId="40C5F7DC"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6EA6446D" w14:textId="77777777" w:rsidR="00194F1E" w:rsidRPr="00B0295C" w:rsidRDefault="00194F1E" w:rsidP="00C0431A">
            <w:pPr>
              <w:rPr>
                <w:sz w:val="22"/>
                <w:szCs w:val="16"/>
              </w:rPr>
            </w:pPr>
            <w:r>
              <w:rPr>
                <w:sz w:val="22"/>
                <w:szCs w:val="16"/>
              </w:rPr>
              <w:t>holder</w:t>
            </w:r>
          </w:p>
        </w:tc>
        <w:tc>
          <w:tcPr>
            <w:tcW w:w="3485" w:type="dxa"/>
            <w:tcBorders>
              <w:top w:val="none" w:sz="0" w:space="0" w:color="auto"/>
              <w:left w:val="none" w:sz="0" w:space="0" w:color="auto"/>
              <w:bottom w:val="none" w:sz="0" w:space="0" w:color="auto"/>
              <w:right w:val="none" w:sz="0" w:space="0" w:color="auto"/>
            </w:tcBorders>
          </w:tcPr>
          <w:p w14:paraId="7B9BF112" w14:textId="77777777" w:rsidR="00194F1E" w:rsidRPr="00B0295C" w:rsidRDefault="00194F1E" w:rsidP="00C0431A">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Use Case 4b</w:t>
            </w:r>
          </w:p>
        </w:tc>
        <w:tc>
          <w:tcPr>
            <w:tcW w:w="3486" w:type="dxa"/>
            <w:tcBorders>
              <w:top w:val="none" w:sz="0" w:space="0" w:color="auto"/>
              <w:left w:val="none" w:sz="0" w:space="0" w:color="auto"/>
              <w:bottom w:val="none" w:sz="0" w:space="0" w:color="auto"/>
              <w:right w:val="none" w:sz="0" w:space="0" w:color="auto"/>
            </w:tcBorders>
          </w:tcPr>
          <w:p w14:paraId="287C39E6" w14:textId="77777777" w:rsidR="00194F1E" w:rsidRPr="00B0295C" w:rsidRDefault="00194F1E"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1FCEF492"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05C27B75" w14:textId="77777777" w:rsidR="00C0431A" w:rsidRPr="00B0295C" w:rsidRDefault="00C0431A" w:rsidP="00C0431A">
            <w:pPr>
              <w:rPr>
                <w:sz w:val="22"/>
                <w:szCs w:val="16"/>
              </w:rPr>
            </w:pPr>
            <w:r w:rsidRPr="00B0295C">
              <w:rPr>
                <w:sz w:val="22"/>
                <w:szCs w:val="16"/>
              </w:rPr>
              <w:t>device</w:t>
            </w:r>
          </w:p>
        </w:tc>
        <w:tc>
          <w:tcPr>
            <w:tcW w:w="3485" w:type="dxa"/>
          </w:tcPr>
          <w:p w14:paraId="1106E464"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4b</w:t>
            </w:r>
          </w:p>
        </w:tc>
        <w:tc>
          <w:tcPr>
            <w:tcW w:w="3486" w:type="dxa"/>
          </w:tcPr>
          <w:p w14:paraId="50747C3C"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572350" w:rsidRPr="00B0295C" w14:paraId="3DB0DD51"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618958A8" w14:textId="77777777" w:rsidR="00572350" w:rsidRPr="00B0295C" w:rsidRDefault="00572350" w:rsidP="00C0431A">
            <w:pPr>
              <w:rPr>
                <w:sz w:val="22"/>
                <w:szCs w:val="16"/>
              </w:rPr>
            </w:pPr>
            <w:r>
              <w:rPr>
                <w:sz w:val="22"/>
                <w:szCs w:val="16"/>
              </w:rPr>
              <w:t>physical-span</w:t>
            </w:r>
          </w:p>
        </w:tc>
        <w:tc>
          <w:tcPr>
            <w:tcW w:w="3485" w:type="dxa"/>
            <w:tcBorders>
              <w:top w:val="none" w:sz="0" w:space="0" w:color="auto"/>
              <w:left w:val="none" w:sz="0" w:space="0" w:color="auto"/>
              <w:bottom w:val="none" w:sz="0" w:space="0" w:color="auto"/>
              <w:right w:val="none" w:sz="0" w:space="0" w:color="auto"/>
            </w:tcBorders>
          </w:tcPr>
          <w:p w14:paraId="6D1B1A24" w14:textId="77777777" w:rsidR="00572350" w:rsidRPr="00B0295C" w:rsidRDefault="00572350" w:rsidP="00C0431A">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Use Case 4b</w:t>
            </w:r>
          </w:p>
        </w:tc>
        <w:tc>
          <w:tcPr>
            <w:tcW w:w="3486" w:type="dxa"/>
            <w:tcBorders>
              <w:top w:val="none" w:sz="0" w:space="0" w:color="auto"/>
              <w:left w:val="none" w:sz="0" w:space="0" w:color="auto"/>
              <w:bottom w:val="none" w:sz="0" w:space="0" w:color="auto"/>
              <w:right w:val="none" w:sz="0" w:space="0" w:color="auto"/>
            </w:tcBorders>
          </w:tcPr>
          <w:p w14:paraId="43C6D39C" w14:textId="77777777" w:rsidR="00572350" w:rsidRPr="00B0295C" w:rsidRDefault="00572350"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6F2902FB"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45273781" w14:textId="77777777" w:rsidR="00C0431A" w:rsidRPr="00B0295C" w:rsidRDefault="00C0431A" w:rsidP="00C0431A">
            <w:pPr>
              <w:rPr>
                <w:sz w:val="22"/>
                <w:szCs w:val="16"/>
              </w:rPr>
            </w:pPr>
            <w:r w:rsidRPr="00B0295C">
              <w:rPr>
                <w:sz w:val="22"/>
                <w:szCs w:val="16"/>
              </w:rPr>
              <w:t>path-computation-context</w:t>
            </w:r>
          </w:p>
        </w:tc>
        <w:tc>
          <w:tcPr>
            <w:tcW w:w="3485" w:type="dxa"/>
          </w:tcPr>
          <w:p w14:paraId="0C8929DB"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Pr>
          <w:p w14:paraId="05176FCF"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4454AEEA"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13644C86" w14:textId="77777777" w:rsidR="00C0431A" w:rsidRPr="00B0295C" w:rsidRDefault="00C0431A" w:rsidP="00C0431A">
            <w:pPr>
              <w:rPr>
                <w:sz w:val="22"/>
                <w:szCs w:val="16"/>
              </w:rPr>
            </w:pPr>
            <w:r w:rsidRPr="00B0295C">
              <w:rPr>
                <w:sz w:val="22"/>
                <w:szCs w:val="16"/>
              </w:rPr>
              <w:t>path-computation-service</w:t>
            </w:r>
          </w:p>
        </w:tc>
        <w:tc>
          <w:tcPr>
            <w:tcW w:w="3485" w:type="dxa"/>
            <w:tcBorders>
              <w:top w:val="none" w:sz="0" w:space="0" w:color="auto"/>
              <w:left w:val="none" w:sz="0" w:space="0" w:color="auto"/>
              <w:bottom w:val="none" w:sz="0" w:space="0" w:color="auto"/>
              <w:right w:val="none" w:sz="0" w:space="0" w:color="auto"/>
            </w:tcBorders>
          </w:tcPr>
          <w:p w14:paraId="09D8758B"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12a</w:t>
            </w:r>
          </w:p>
        </w:tc>
        <w:tc>
          <w:tcPr>
            <w:tcW w:w="3486" w:type="dxa"/>
            <w:tcBorders>
              <w:top w:val="none" w:sz="0" w:space="0" w:color="auto"/>
              <w:left w:val="none" w:sz="0" w:space="0" w:color="auto"/>
              <w:bottom w:val="none" w:sz="0" w:space="0" w:color="auto"/>
              <w:right w:val="none" w:sz="0" w:space="0" w:color="auto"/>
            </w:tcBorders>
          </w:tcPr>
          <w:p w14:paraId="50220633"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66EE53DB"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7FC71F6B" w14:textId="77777777" w:rsidR="00C0431A" w:rsidRPr="00B0295C" w:rsidRDefault="00C0431A" w:rsidP="00C0431A">
            <w:pPr>
              <w:rPr>
                <w:sz w:val="22"/>
                <w:szCs w:val="16"/>
              </w:rPr>
            </w:pPr>
            <w:r w:rsidRPr="00B0295C">
              <w:rPr>
                <w:sz w:val="22"/>
                <w:szCs w:val="16"/>
              </w:rPr>
              <w:t>path-service-end-point</w:t>
            </w:r>
          </w:p>
        </w:tc>
        <w:tc>
          <w:tcPr>
            <w:tcW w:w="3485" w:type="dxa"/>
          </w:tcPr>
          <w:p w14:paraId="150D58F7"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Pr>
          <w:p w14:paraId="3C1AB068"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2C2543A7"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6013DCBC" w14:textId="77777777" w:rsidR="00C0431A" w:rsidRPr="00B0295C" w:rsidRDefault="00C0431A" w:rsidP="00C0431A">
            <w:pPr>
              <w:rPr>
                <w:sz w:val="22"/>
                <w:szCs w:val="16"/>
              </w:rPr>
            </w:pPr>
            <w:r w:rsidRPr="00B0295C">
              <w:rPr>
                <w:sz w:val="22"/>
                <w:szCs w:val="16"/>
              </w:rPr>
              <w:t>topology-constraint</w:t>
            </w:r>
          </w:p>
        </w:tc>
        <w:tc>
          <w:tcPr>
            <w:tcW w:w="3485" w:type="dxa"/>
            <w:tcBorders>
              <w:top w:val="none" w:sz="0" w:space="0" w:color="auto"/>
              <w:left w:val="none" w:sz="0" w:space="0" w:color="auto"/>
              <w:bottom w:val="none" w:sz="0" w:space="0" w:color="auto"/>
              <w:right w:val="none" w:sz="0" w:space="0" w:color="auto"/>
            </w:tcBorders>
          </w:tcPr>
          <w:p w14:paraId="750812E0"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12a</w:t>
            </w:r>
          </w:p>
        </w:tc>
        <w:tc>
          <w:tcPr>
            <w:tcW w:w="3486" w:type="dxa"/>
            <w:tcBorders>
              <w:top w:val="none" w:sz="0" w:space="0" w:color="auto"/>
              <w:left w:val="none" w:sz="0" w:space="0" w:color="auto"/>
              <w:bottom w:val="none" w:sz="0" w:space="0" w:color="auto"/>
              <w:right w:val="none" w:sz="0" w:space="0" w:color="auto"/>
            </w:tcBorders>
          </w:tcPr>
          <w:p w14:paraId="51C921DF"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5F91F887"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CA116C4" w14:textId="77777777" w:rsidR="00C0431A" w:rsidRPr="00B0295C" w:rsidRDefault="00C0431A" w:rsidP="00C0431A">
            <w:pPr>
              <w:rPr>
                <w:sz w:val="22"/>
                <w:szCs w:val="16"/>
              </w:rPr>
            </w:pPr>
            <w:r w:rsidRPr="00B0295C">
              <w:rPr>
                <w:sz w:val="22"/>
                <w:szCs w:val="16"/>
              </w:rPr>
              <w:t>routing-constraint</w:t>
            </w:r>
          </w:p>
        </w:tc>
        <w:tc>
          <w:tcPr>
            <w:tcW w:w="3485" w:type="dxa"/>
          </w:tcPr>
          <w:p w14:paraId="3AF3206A"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Pr>
          <w:p w14:paraId="1C2F59BA"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348B898C"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7DF84993" w14:textId="77777777" w:rsidR="00C0431A" w:rsidRPr="00B0295C" w:rsidRDefault="00C0431A" w:rsidP="00C0431A">
            <w:pPr>
              <w:rPr>
                <w:sz w:val="22"/>
                <w:szCs w:val="16"/>
              </w:rPr>
            </w:pPr>
            <w:r w:rsidRPr="00B0295C">
              <w:rPr>
                <w:sz w:val="22"/>
                <w:szCs w:val="16"/>
              </w:rPr>
              <w:t>objective-function</w:t>
            </w:r>
          </w:p>
        </w:tc>
        <w:tc>
          <w:tcPr>
            <w:tcW w:w="3485" w:type="dxa"/>
            <w:tcBorders>
              <w:top w:val="none" w:sz="0" w:space="0" w:color="auto"/>
              <w:left w:val="none" w:sz="0" w:space="0" w:color="auto"/>
              <w:bottom w:val="none" w:sz="0" w:space="0" w:color="auto"/>
              <w:right w:val="none" w:sz="0" w:space="0" w:color="auto"/>
            </w:tcBorders>
          </w:tcPr>
          <w:p w14:paraId="392B9A3E"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12a</w:t>
            </w:r>
          </w:p>
        </w:tc>
        <w:tc>
          <w:tcPr>
            <w:tcW w:w="3486" w:type="dxa"/>
            <w:tcBorders>
              <w:top w:val="none" w:sz="0" w:space="0" w:color="auto"/>
              <w:left w:val="none" w:sz="0" w:space="0" w:color="auto"/>
              <w:bottom w:val="none" w:sz="0" w:space="0" w:color="auto"/>
              <w:right w:val="none" w:sz="0" w:space="0" w:color="auto"/>
            </w:tcBorders>
          </w:tcPr>
          <w:p w14:paraId="58C91084"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7CFF9279"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6828816B" w14:textId="77777777" w:rsidR="00C0431A" w:rsidRPr="00B0295C" w:rsidRDefault="00C0431A" w:rsidP="00C0431A">
            <w:pPr>
              <w:rPr>
                <w:sz w:val="22"/>
                <w:szCs w:val="16"/>
              </w:rPr>
            </w:pPr>
            <w:r w:rsidRPr="00B0295C">
              <w:rPr>
                <w:sz w:val="22"/>
                <w:szCs w:val="16"/>
              </w:rPr>
              <w:lastRenderedPageBreak/>
              <w:t>optimization-constraint</w:t>
            </w:r>
          </w:p>
        </w:tc>
        <w:tc>
          <w:tcPr>
            <w:tcW w:w="3485" w:type="dxa"/>
          </w:tcPr>
          <w:p w14:paraId="74F9E399"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Pr>
          <w:p w14:paraId="319D5CD8"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77FFE23E"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73A31B26" w14:textId="77777777" w:rsidR="00C0431A" w:rsidRPr="00B0295C" w:rsidRDefault="00C0431A" w:rsidP="00C0431A">
            <w:pPr>
              <w:rPr>
                <w:sz w:val="22"/>
                <w:szCs w:val="16"/>
              </w:rPr>
            </w:pPr>
            <w:r w:rsidRPr="00B0295C">
              <w:rPr>
                <w:sz w:val="22"/>
                <w:szCs w:val="16"/>
              </w:rPr>
              <w:t>oam-service</w:t>
            </w:r>
          </w:p>
        </w:tc>
        <w:tc>
          <w:tcPr>
            <w:tcW w:w="3485" w:type="dxa"/>
            <w:tcBorders>
              <w:top w:val="none" w:sz="0" w:space="0" w:color="auto"/>
              <w:left w:val="none" w:sz="0" w:space="0" w:color="auto"/>
              <w:bottom w:val="none" w:sz="0" w:space="0" w:color="auto"/>
              <w:right w:val="none" w:sz="0" w:space="0" w:color="auto"/>
            </w:tcBorders>
          </w:tcPr>
          <w:p w14:paraId="53556FEC"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r w:rsidR="008C0B70">
              <w:rPr>
                <w:sz w:val="22"/>
                <w:szCs w:val="16"/>
              </w:rPr>
              <w:t>, 17e</w:t>
            </w:r>
          </w:p>
        </w:tc>
        <w:tc>
          <w:tcPr>
            <w:tcW w:w="3486" w:type="dxa"/>
            <w:tcBorders>
              <w:top w:val="none" w:sz="0" w:space="0" w:color="auto"/>
              <w:left w:val="none" w:sz="0" w:space="0" w:color="auto"/>
              <w:bottom w:val="none" w:sz="0" w:space="0" w:color="auto"/>
              <w:right w:val="none" w:sz="0" w:space="0" w:color="auto"/>
            </w:tcBorders>
          </w:tcPr>
          <w:p w14:paraId="0FB398F7"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7E39CB05"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E974C4D" w14:textId="77777777" w:rsidR="00C0431A" w:rsidRPr="00B0295C" w:rsidRDefault="00C0431A" w:rsidP="00C0431A">
            <w:pPr>
              <w:rPr>
                <w:sz w:val="22"/>
                <w:szCs w:val="16"/>
              </w:rPr>
            </w:pPr>
            <w:r w:rsidRPr="00B0295C">
              <w:rPr>
                <w:sz w:val="22"/>
                <w:szCs w:val="16"/>
              </w:rPr>
              <w:t>oam-service-point</w:t>
            </w:r>
          </w:p>
        </w:tc>
        <w:tc>
          <w:tcPr>
            <w:tcW w:w="3485" w:type="dxa"/>
          </w:tcPr>
          <w:p w14:paraId="7D56EF79"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r w:rsidR="001242AE">
              <w:rPr>
                <w:sz w:val="22"/>
                <w:szCs w:val="16"/>
              </w:rPr>
              <w:t>, 17e</w:t>
            </w:r>
          </w:p>
        </w:tc>
        <w:tc>
          <w:tcPr>
            <w:tcW w:w="3486" w:type="dxa"/>
          </w:tcPr>
          <w:p w14:paraId="0B2DFC6E"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4D1C35AB"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0A2E6E77" w14:textId="77777777" w:rsidR="00C0431A" w:rsidRPr="00B0295C" w:rsidRDefault="00C0431A" w:rsidP="00C0431A">
            <w:pPr>
              <w:rPr>
                <w:sz w:val="22"/>
                <w:szCs w:val="16"/>
              </w:rPr>
            </w:pPr>
            <w:r w:rsidRPr="00B0295C">
              <w:rPr>
                <w:sz w:val="22"/>
                <w:szCs w:val="16"/>
              </w:rPr>
              <w:t>meg</w:t>
            </w:r>
          </w:p>
        </w:tc>
        <w:tc>
          <w:tcPr>
            <w:tcW w:w="3485" w:type="dxa"/>
            <w:tcBorders>
              <w:top w:val="none" w:sz="0" w:space="0" w:color="auto"/>
              <w:left w:val="none" w:sz="0" w:space="0" w:color="auto"/>
              <w:bottom w:val="none" w:sz="0" w:space="0" w:color="auto"/>
              <w:right w:val="none" w:sz="0" w:space="0" w:color="auto"/>
            </w:tcBorders>
          </w:tcPr>
          <w:p w14:paraId="32507138"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none" w:sz="0" w:space="0" w:color="auto"/>
              <w:left w:val="none" w:sz="0" w:space="0" w:color="auto"/>
              <w:bottom w:val="none" w:sz="0" w:space="0" w:color="auto"/>
              <w:right w:val="none" w:sz="0" w:space="0" w:color="auto"/>
            </w:tcBorders>
          </w:tcPr>
          <w:p w14:paraId="53144EB4"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02145C20"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4E43B8A3" w14:textId="77777777" w:rsidR="00C0431A" w:rsidRPr="00B0295C" w:rsidRDefault="00C0431A" w:rsidP="00C0431A">
            <w:pPr>
              <w:rPr>
                <w:sz w:val="22"/>
                <w:szCs w:val="16"/>
              </w:rPr>
            </w:pPr>
            <w:r w:rsidRPr="00B0295C">
              <w:rPr>
                <w:sz w:val="22"/>
                <w:szCs w:val="16"/>
              </w:rPr>
              <w:t>mep</w:t>
            </w:r>
          </w:p>
        </w:tc>
        <w:tc>
          <w:tcPr>
            <w:tcW w:w="3485" w:type="dxa"/>
          </w:tcPr>
          <w:p w14:paraId="170F250D"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Pr>
          <w:p w14:paraId="3B0D236A"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79BCF543"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621ED718" w14:textId="77777777" w:rsidR="00C0431A" w:rsidRPr="00B0295C" w:rsidRDefault="00C0431A" w:rsidP="00C0431A">
            <w:pPr>
              <w:rPr>
                <w:sz w:val="22"/>
                <w:szCs w:val="16"/>
              </w:rPr>
            </w:pPr>
            <w:r w:rsidRPr="00B0295C">
              <w:rPr>
                <w:sz w:val="22"/>
                <w:szCs w:val="16"/>
              </w:rPr>
              <w:t>mip</w:t>
            </w:r>
          </w:p>
        </w:tc>
        <w:tc>
          <w:tcPr>
            <w:tcW w:w="3485" w:type="dxa"/>
            <w:tcBorders>
              <w:top w:val="none" w:sz="0" w:space="0" w:color="auto"/>
              <w:left w:val="none" w:sz="0" w:space="0" w:color="auto"/>
              <w:bottom w:val="none" w:sz="0" w:space="0" w:color="auto"/>
              <w:right w:val="none" w:sz="0" w:space="0" w:color="auto"/>
            </w:tcBorders>
          </w:tcPr>
          <w:p w14:paraId="542E98A6"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none" w:sz="0" w:space="0" w:color="auto"/>
              <w:left w:val="none" w:sz="0" w:space="0" w:color="auto"/>
              <w:bottom w:val="none" w:sz="0" w:space="0" w:color="auto"/>
              <w:right w:val="none" w:sz="0" w:space="0" w:color="auto"/>
            </w:tcBorders>
          </w:tcPr>
          <w:p w14:paraId="1AA2FC7D"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1F95C83E"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611A11D6" w14:textId="77777777" w:rsidR="00C0431A" w:rsidRPr="00B0295C" w:rsidRDefault="00C0431A" w:rsidP="00C0431A">
            <w:pPr>
              <w:rPr>
                <w:sz w:val="22"/>
                <w:szCs w:val="16"/>
              </w:rPr>
            </w:pPr>
            <w:r w:rsidRPr="00B0295C">
              <w:rPr>
                <w:sz w:val="22"/>
                <w:szCs w:val="16"/>
              </w:rPr>
              <w:t>current-data</w:t>
            </w:r>
          </w:p>
        </w:tc>
        <w:tc>
          <w:tcPr>
            <w:tcW w:w="3485" w:type="dxa"/>
          </w:tcPr>
          <w:p w14:paraId="402B1A61"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Pr>
          <w:p w14:paraId="509FDAB2"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7F5C8280"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502FA360" w14:textId="77777777" w:rsidR="00C0431A" w:rsidRPr="00B0295C" w:rsidRDefault="00C0431A" w:rsidP="00C0431A">
            <w:pPr>
              <w:rPr>
                <w:sz w:val="22"/>
                <w:szCs w:val="16"/>
              </w:rPr>
            </w:pPr>
            <w:r w:rsidRPr="00B0295C">
              <w:rPr>
                <w:sz w:val="22"/>
                <w:szCs w:val="16"/>
              </w:rPr>
              <w:t>history-data</w:t>
            </w:r>
          </w:p>
        </w:tc>
        <w:tc>
          <w:tcPr>
            <w:tcW w:w="3485" w:type="dxa"/>
            <w:tcBorders>
              <w:top w:val="none" w:sz="0" w:space="0" w:color="auto"/>
              <w:left w:val="none" w:sz="0" w:space="0" w:color="auto"/>
              <w:bottom w:val="none" w:sz="0" w:space="0" w:color="auto"/>
              <w:right w:val="none" w:sz="0" w:space="0" w:color="auto"/>
            </w:tcBorders>
          </w:tcPr>
          <w:p w14:paraId="4E9B8433"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none" w:sz="0" w:space="0" w:color="auto"/>
              <w:left w:val="none" w:sz="0" w:space="0" w:color="auto"/>
              <w:bottom w:val="none" w:sz="0" w:space="0" w:color="auto"/>
              <w:right w:val="none" w:sz="0" w:space="0" w:color="auto"/>
            </w:tcBorders>
          </w:tcPr>
          <w:p w14:paraId="3F2B68B3"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490EDA" w:rsidRPr="00B0295C" w14:paraId="5EEE2718"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1B0762C9" w14:textId="77777777" w:rsidR="00490EDA" w:rsidRPr="00B0295C" w:rsidRDefault="00490EDA" w:rsidP="00C0431A">
            <w:pPr>
              <w:rPr>
                <w:sz w:val="22"/>
                <w:szCs w:val="16"/>
              </w:rPr>
            </w:pPr>
            <w:r>
              <w:rPr>
                <w:sz w:val="22"/>
                <w:szCs w:val="16"/>
              </w:rPr>
              <w:t>otu-fec-performance-data</w:t>
            </w:r>
          </w:p>
        </w:tc>
        <w:tc>
          <w:tcPr>
            <w:tcW w:w="3485" w:type="dxa"/>
          </w:tcPr>
          <w:p w14:paraId="05657D48" w14:textId="77777777" w:rsidR="00490EDA" w:rsidRPr="00B0295C" w:rsidRDefault="00490EDA" w:rsidP="00C0431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Use Case 17a</w:t>
            </w:r>
          </w:p>
        </w:tc>
        <w:tc>
          <w:tcPr>
            <w:tcW w:w="3486" w:type="dxa"/>
          </w:tcPr>
          <w:p w14:paraId="2183F8D7" w14:textId="77777777" w:rsidR="00490EDA" w:rsidRPr="00B0295C" w:rsidRDefault="00490ED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4A34B9" w:rsidRPr="00B0295C" w14:paraId="5F07D31E"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715EBF7F" w14:textId="77777777" w:rsidR="004A34B9" w:rsidRDefault="004A34B9" w:rsidP="00C0431A">
            <w:pPr>
              <w:rPr>
                <w:sz w:val="22"/>
                <w:szCs w:val="16"/>
              </w:rPr>
            </w:pPr>
            <w:r>
              <w:rPr>
                <w:sz w:val="22"/>
                <w:szCs w:val="16"/>
              </w:rPr>
              <w:t>odu-error-performance-data</w:t>
            </w:r>
          </w:p>
        </w:tc>
        <w:tc>
          <w:tcPr>
            <w:tcW w:w="3485" w:type="dxa"/>
            <w:tcBorders>
              <w:top w:val="none" w:sz="0" w:space="0" w:color="auto"/>
              <w:left w:val="none" w:sz="0" w:space="0" w:color="auto"/>
              <w:bottom w:val="none" w:sz="0" w:space="0" w:color="auto"/>
              <w:right w:val="none" w:sz="0" w:space="0" w:color="auto"/>
            </w:tcBorders>
          </w:tcPr>
          <w:p w14:paraId="5AE56E09" w14:textId="77777777" w:rsidR="004A34B9" w:rsidRDefault="004A34B9" w:rsidP="00C0431A">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Use Case 17a</w:t>
            </w:r>
          </w:p>
        </w:tc>
        <w:tc>
          <w:tcPr>
            <w:tcW w:w="3486" w:type="dxa"/>
            <w:tcBorders>
              <w:top w:val="none" w:sz="0" w:space="0" w:color="auto"/>
              <w:left w:val="none" w:sz="0" w:space="0" w:color="auto"/>
              <w:bottom w:val="none" w:sz="0" w:space="0" w:color="auto"/>
              <w:right w:val="none" w:sz="0" w:space="0" w:color="auto"/>
            </w:tcBorders>
          </w:tcPr>
          <w:p w14:paraId="2EBB35B3" w14:textId="77777777" w:rsidR="004A34B9" w:rsidRPr="00B0295C" w:rsidRDefault="004A34B9"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22F57C36"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4A3AFD7D" w14:textId="77777777" w:rsidR="00C0431A" w:rsidRPr="00B0295C" w:rsidRDefault="00C0431A" w:rsidP="00C0431A">
            <w:pPr>
              <w:rPr>
                <w:sz w:val="22"/>
                <w:szCs w:val="16"/>
              </w:rPr>
            </w:pPr>
            <w:r w:rsidRPr="00B0295C">
              <w:rPr>
                <w:sz w:val="22"/>
                <w:szCs w:val="16"/>
              </w:rPr>
              <w:t>pm-threshold-data</w:t>
            </w:r>
          </w:p>
        </w:tc>
        <w:tc>
          <w:tcPr>
            <w:tcW w:w="3485" w:type="dxa"/>
          </w:tcPr>
          <w:p w14:paraId="541B8B36"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Pr>
          <w:p w14:paraId="3FB8788C"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F225F2" w:rsidRPr="00B0295C" w14:paraId="7D5C3737"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3EAAE5EE" w14:textId="77777777" w:rsidR="00F225F2" w:rsidRPr="00A56331" w:rsidRDefault="00F225F2" w:rsidP="00B90A17">
            <w:pPr>
              <w:rPr>
                <w:color w:val="auto"/>
                <w:sz w:val="22"/>
                <w:szCs w:val="16"/>
              </w:rPr>
            </w:pPr>
            <w:r w:rsidRPr="00A56331">
              <w:rPr>
                <w:color w:val="auto"/>
                <w:sz w:val="22"/>
                <w:szCs w:val="16"/>
              </w:rPr>
              <w:t>oam-job</w:t>
            </w:r>
          </w:p>
        </w:tc>
        <w:tc>
          <w:tcPr>
            <w:tcW w:w="3485" w:type="dxa"/>
            <w:tcBorders>
              <w:top w:val="none" w:sz="0" w:space="0" w:color="auto"/>
              <w:left w:val="none" w:sz="0" w:space="0" w:color="auto"/>
              <w:bottom w:val="none" w:sz="0" w:space="0" w:color="auto"/>
              <w:right w:val="none" w:sz="0" w:space="0" w:color="auto"/>
            </w:tcBorders>
          </w:tcPr>
          <w:p w14:paraId="3D43ABC9" w14:textId="77777777" w:rsidR="00F225F2" w:rsidRPr="00180A89" w:rsidRDefault="00394894" w:rsidP="00B90A17">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16"/>
              </w:rPr>
            </w:pPr>
            <w:r w:rsidRPr="00B0295C">
              <w:rPr>
                <w:sz w:val="22"/>
                <w:szCs w:val="16"/>
              </w:rPr>
              <w:t>Use Case 17a</w:t>
            </w:r>
            <w:r w:rsidR="00E76FA4">
              <w:rPr>
                <w:sz w:val="22"/>
                <w:szCs w:val="16"/>
              </w:rPr>
              <w:t>, 17d</w:t>
            </w:r>
          </w:p>
        </w:tc>
        <w:tc>
          <w:tcPr>
            <w:tcW w:w="3486" w:type="dxa"/>
            <w:tcBorders>
              <w:top w:val="none" w:sz="0" w:space="0" w:color="auto"/>
              <w:left w:val="none" w:sz="0" w:space="0" w:color="auto"/>
              <w:bottom w:val="none" w:sz="0" w:space="0" w:color="auto"/>
              <w:right w:val="none" w:sz="0" w:space="0" w:color="auto"/>
            </w:tcBorders>
          </w:tcPr>
          <w:p w14:paraId="68220D11" w14:textId="77777777" w:rsidR="00F225F2" w:rsidRPr="00B0295C" w:rsidRDefault="00F225F2" w:rsidP="00B90A17">
            <w:pPr>
              <w:cnfStyle w:val="000000100000" w:firstRow="0" w:lastRow="0" w:firstColumn="0" w:lastColumn="0" w:oddVBand="0" w:evenVBand="0" w:oddHBand="1" w:evenHBand="0" w:firstRowFirstColumn="0" w:firstRowLastColumn="0" w:lastRowFirstColumn="0" w:lastRowLastColumn="0"/>
              <w:rPr>
                <w:sz w:val="22"/>
                <w:szCs w:val="16"/>
              </w:rPr>
            </w:pPr>
          </w:p>
        </w:tc>
      </w:tr>
      <w:tr w:rsidR="00F225F2" w:rsidRPr="00B0295C" w14:paraId="16BA630B"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55BF245A" w14:textId="77777777" w:rsidR="00F225F2" w:rsidRPr="00A56331" w:rsidRDefault="00F225F2" w:rsidP="00B90A17">
            <w:pPr>
              <w:rPr>
                <w:color w:val="auto"/>
                <w:sz w:val="22"/>
                <w:szCs w:val="16"/>
              </w:rPr>
            </w:pPr>
            <w:r w:rsidRPr="00A56331">
              <w:rPr>
                <w:color w:val="auto"/>
                <w:sz w:val="22"/>
                <w:szCs w:val="16"/>
              </w:rPr>
              <w:t>oam-profile</w:t>
            </w:r>
          </w:p>
        </w:tc>
        <w:tc>
          <w:tcPr>
            <w:tcW w:w="3485" w:type="dxa"/>
          </w:tcPr>
          <w:p w14:paraId="20E275C7" w14:textId="77777777" w:rsidR="00F225F2" w:rsidRPr="00180A89" w:rsidRDefault="00124243" w:rsidP="00B90A17">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16"/>
              </w:rPr>
            </w:pPr>
            <w:r>
              <w:rPr>
                <w:sz w:val="22"/>
                <w:szCs w:val="16"/>
              </w:rPr>
              <w:t>Section 6.8</w:t>
            </w:r>
            <w:r w:rsidR="00DF2B81">
              <w:rPr>
                <w:sz w:val="22"/>
                <w:szCs w:val="16"/>
              </w:rPr>
              <w:t>.2</w:t>
            </w:r>
            <w:r>
              <w:rPr>
                <w:sz w:val="22"/>
                <w:szCs w:val="16"/>
              </w:rPr>
              <w:t xml:space="preserve"> and </w:t>
            </w:r>
            <w:r w:rsidR="00394894" w:rsidRPr="00B0295C">
              <w:rPr>
                <w:sz w:val="22"/>
                <w:szCs w:val="16"/>
              </w:rPr>
              <w:t>Use Case 17a</w:t>
            </w:r>
            <w:r w:rsidR="00B51C8C">
              <w:rPr>
                <w:sz w:val="22"/>
                <w:szCs w:val="16"/>
              </w:rPr>
              <w:t>, 17c</w:t>
            </w:r>
          </w:p>
        </w:tc>
        <w:tc>
          <w:tcPr>
            <w:tcW w:w="3486" w:type="dxa"/>
          </w:tcPr>
          <w:p w14:paraId="2ACD080B" w14:textId="77777777" w:rsidR="00F225F2" w:rsidRPr="00B0295C" w:rsidRDefault="00F225F2" w:rsidP="00B90A17">
            <w:pPr>
              <w:cnfStyle w:val="000000000000" w:firstRow="0" w:lastRow="0" w:firstColumn="0" w:lastColumn="0" w:oddVBand="0" w:evenVBand="0" w:oddHBand="0" w:evenHBand="0" w:firstRowFirstColumn="0" w:firstRowLastColumn="0" w:lastRowFirstColumn="0" w:lastRowLastColumn="0"/>
              <w:rPr>
                <w:sz w:val="22"/>
                <w:szCs w:val="16"/>
              </w:rPr>
            </w:pPr>
          </w:p>
        </w:tc>
      </w:tr>
      <w:tr w:rsidR="009D1245" w:rsidRPr="00B0295C" w14:paraId="7BD456CA"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077656B2" w14:textId="77777777" w:rsidR="009D1245" w:rsidRPr="009D1245" w:rsidRDefault="009D1245" w:rsidP="00B90A17">
            <w:pPr>
              <w:rPr>
                <w:color w:val="auto"/>
                <w:sz w:val="22"/>
                <w:szCs w:val="16"/>
              </w:rPr>
            </w:pPr>
            <w:r w:rsidRPr="00DE23E2">
              <w:rPr>
                <w:color w:val="auto"/>
                <w:sz w:val="22"/>
                <w:szCs w:val="16"/>
              </w:rPr>
              <w:t>pm-parameter</w:t>
            </w:r>
          </w:p>
        </w:tc>
        <w:tc>
          <w:tcPr>
            <w:tcW w:w="3485" w:type="dxa"/>
            <w:tcBorders>
              <w:top w:val="none" w:sz="0" w:space="0" w:color="auto"/>
              <w:left w:val="none" w:sz="0" w:space="0" w:color="auto"/>
              <w:bottom w:val="none" w:sz="0" w:space="0" w:color="auto"/>
              <w:right w:val="none" w:sz="0" w:space="0" w:color="auto"/>
            </w:tcBorders>
          </w:tcPr>
          <w:p w14:paraId="61E898E5" w14:textId="77777777" w:rsidR="009D1245" w:rsidRDefault="009D1245" w:rsidP="00B90A17">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Section 6.8</w:t>
            </w:r>
            <w:r w:rsidR="00DF2B81">
              <w:rPr>
                <w:sz w:val="22"/>
                <w:szCs w:val="16"/>
              </w:rPr>
              <w:t>.2</w:t>
            </w:r>
            <w:r w:rsidR="002A39C6">
              <w:rPr>
                <w:sz w:val="22"/>
                <w:szCs w:val="16"/>
              </w:rPr>
              <w:t xml:space="preserve"> and Use Case 17b</w:t>
            </w:r>
          </w:p>
        </w:tc>
        <w:tc>
          <w:tcPr>
            <w:tcW w:w="3486" w:type="dxa"/>
            <w:tcBorders>
              <w:top w:val="none" w:sz="0" w:space="0" w:color="auto"/>
              <w:left w:val="none" w:sz="0" w:space="0" w:color="auto"/>
              <w:bottom w:val="none" w:sz="0" w:space="0" w:color="auto"/>
              <w:right w:val="none" w:sz="0" w:space="0" w:color="auto"/>
            </w:tcBorders>
          </w:tcPr>
          <w:p w14:paraId="333E65CE" w14:textId="77777777" w:rsidR="009D1245" w:rsidRPr="00B0295C" w:rsidRDefault="009D1245" w:rsidP="00B90A17">
            <w:pPr>
              <w:cnfStyle w:val="000000100000" w:firstRow="0" w:lastRow="0" w:firstColumn="0" w:lastColumn="0" w:oddVBand="0" w:evenVBand="0" w:oddHBand="1" w:evenHBand="0" w:firstRowFirstColumn="0" w:firstRowLastColumn="0" w:lastRowFirstColumn="0" w:lastRowLastColumn="0"/>
              <w:rPr>
                <w:sz w:val="22"/>
                <w:szCs w:val="16"/>
              </w:rPr>
            </w:pPr>
          </w:p>
        </w:tc>
      </w:tr>
      <w:tr w:rsidR="00432F57" w:rsidRPr="00B0295C" w14:paraId="499C02BB"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1C12841D" w14:textId="77777777" w:rsidR="00432F57" w:rsidRPr="00DE23E2" w:rsidRDefault="00490EDA" w:rsidP="00B90A17">
            <w:pPr>
              <w:rPr>
                <w:color w:val="auto"/>
                <w:sz w:val="22"/>
                <w:szCs w:val="16"/>
              </w:rPr>
            </w:pPr>
            <w:r>
              <w:rPr>
                <w:color w:val="auto"/>
                <w:sz w:val="22"/>
                <w:szCs w:val="16"/>
              </w:rPr>
              <w:t>t</w:t>
            </w:r>
            <w:r w:rsidR="00432F57">
              <w:rPr>
                <w:color w:val="auto"/>
                <w:sz w:val="22"/>
                <w:szCs w:val="16"/>
              </w:rPr>
              <w:t>hres</w:t>
            </w:r>
            <w:r w:rsidR="002D7F0D">
              <w:rPr>
                <w:color w:val="auto"/>
                <w:sz w:val="22"/>
                <w:szCs w:val="16"/>
              </w:rPr>
              <w:t>hold-config</w:t>
            </w:r>
          </w:p>
        </w:tc>
        <w:tc>
          <w:tcPr>
            <w:tcW w:w="3485" w:type="dxa"/>
          </w:tcPr>
          <w:p w14:paraId="0D630269" w14:textId="77777777" w:rsidR="00432F57" w:rsidRDefault="00B169F4" w:rsidP="00B90A17">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Section 6.8</w:t>
            </w:r>
            <w:r w:rsidR="00DF2B81">
              <w:rPr>
                <w:sz w:val="22"/>
                <w:szCs w:val="16"/>
              </w:rPr>
              <w:t>.2</w:t>
            </w:r>
            <w:r w:rsidR="002A39C6">
              <w:rPr>
                <w:sz w:val="22"/>
                <w:szCs w:val="16"/>
              </w:rPr>
              <w:t xml:space="preserve"> and Use Case 17b</w:t>
            </w:r>
          </w:p>
        </w:tc>
        <w:tc>
          <w:tcPr>
            <w:tcW w:w="3486" w:type="dxa"/>
          </w:tcPr>
          <w:p w14:paraId="2A6040A0" w14:textId="77777777" w:rsidR="00432F57" w:rsidRPr="00B0295C" w:rsidRDefault="00432F57" w:rsidP="00B90A17">
            <w:pPr>
              <w:cnfStyle w:val="000000000000" w:firstRow="0" w:lastRow="0" w:firstColumn="0" w:lastColumn="0" w:oddVBand="0" w:evenVBand="0" w:oddHBand="0" w:evenHBand="0" w:firstRowFirstColumn="0" w:firstRowLastColumn="0" w:lastRowFirstColumn="0" w:lastRowLastColumn="0"/>
              <w:rPr>
                <w:sz w:val="22"/>
                <w:szCs w:val="16"/>
              </w:rPr>
            </w:pPr>
          </w:p>
        </w:tc>
      </w:tr>
      <w:tr w:rsidR="00FB3CB3" w:rsidRPr="00B0295C" w14:paraId="32A788FB"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01219A27" w14:textId="77777777" w:rsidR="00FB3CB3" w:rsidRPr="00B0295C" w:rsidRDefault="00FB3CB3" w:rsidP="00B90A17">
            <w:pPr>
              <w:rPr>
                <w:sz w:val="22"/>
                <w:szCs w:val="16"/>
              </w:rPr>
            </w:pPr>
            <w:r>
              <w:rPr>
                <w:sz w:val="22"/>
                <w:szCs w:val="16"/>
              </w:rPr>
              <w:t>connectivity-oam-job</w:t>
            </w:r>
          </w:p>
        </w:tc>
        <w:tc>
          <w:tcPr>
            <w:tcW w:w="3485" w:type="dxa"/>
            <w:tcBorders>
              <w:top w:val="none" w:sz="0" w:space="0" w:color="auto"/>
              <w:left w:val="none" w:sz="0" w:space="0" w:color="auto"/>
              <w:bottom w:val="none" w:sz="0" w:space="0" w:color="auto"/>
              <w:right w:val="none" w:sz="0" w:space="0" w:color="auto"/>
            </w:tcBorders>
          </w:tcPr>
          <w:p w14:paraId="012371F6" w14:textId="77777777" w:rsidR="00FB3CB3" w:rsidRPr="00B0295C" w:rsidRDefault="00FB3CB3" w:rsidP="00B90A17">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Use Case 17b</w:t>
            </w:r>
          </w:p>
        </w:tc>
        <w:tc>
          <w:tcPr>
            <w:tcW w:w="3486" w:type="dxa"/>
            <w:tcBorders>
              <w:top w:val="none" w:sz="0" w:space="0" w:color="auto"/>
              <w:left w:val="none" w:sz="0" w:space="0" w:color="auto"/>
              <w:bottom w:val="none" w:sz="0" w:space="0" w:color="auto"/>
              <w:right w:val="none" w:sz="0" w:space="0" w:color="auto"/>
            </w:tcBorders>
          </w:tcPr>
          <w:p w14:paraId="47D788CA" w14:textId="77777777" w:rsidR="00FB3CB3" w:rsidRPr="00B0295C" w:rsidRDefault="00FB3CB3" w:rsidP="00B90A17">
            <w:pPr>
              <w:cnfStyle w:val="000000100000" w:firstRow="0" w:lastRow="0" w:firstColumn="0" w:lastColumn="0" w:oddVBand="0" w:evenVBand="0" w:oddHBand="1" w:evenHBand="0" w:firstRowFirstColumn="0" w:firstRowLastColumn="0" w:lastRowFirstColumn="0" w:lastRowLastColumn="0"/>
              <w:rPr>
                <w:sz w:val="22"/>
                <w:szCs w:val="16"/>
              </w:rPr>
            </w:pPr>
          </w:p>
        </w:tc>
      </w:tr>
      <w:tr w:rsidR="00FB3CB3" w:rsidRPr="00B0295C" w14:paraId="27076242"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603EDD5F" w14:textId="77777777" w:rsidR="00FB3CB3" w:rsidRDefault="00FB3CB3" w:rsidP="00B90A17">
            <w:pPr>
              <w:rPr>
                <w:color w:val="auto"/>
                <w:sz w:val="22"/>
                <w:szCs w:val="16"/>
              </w:rPr>
            </w:pPr>
            <w:r>
              <w:rPr>
                <w:color w:val="auto"/>
                <w:sz w:val="22"/>
                <w:szCs w:val="16"/>
              </w:rPr>
              <w:t>connectivity-oam-service</w:t>
            </w:r>
          </w:p>
        </w:tc>
        <w:tc>
          <w:tcPr>
            <w:tcW w:w="3485" w:type="dxa"/>
          </w:tcPr>
          <w:p w14:paraId="66BF7DB2" w14:textId="77777777" w:rsidR="00FB3CB3" w:rsidRDefault="00FB3CB3" w:rsidP="00B90A17">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Use Case 17b</w:t>
            </w:r>
          </w:p>
        </w:tc>
        <w:tc>
          <w:tcPr>
            <w:tcW w:w="3486" w:type="dxa"/>
          </w:tcPr>
          <w:p w14:paraId="5B45FCFD" w14:textId="77777777" w:rsidR="00FB3CB3" w:rsidRPr="00B0295C" w:rsidRDefault="00FB3CB3" w:rsidP="00B90A17">
            <w:pPr>
              <w:cnfStyle w:val="000000000000" w:firstRow="0" w:lastRow="0" w:firstColumn="0" w:lastColumn="0" w:oddVBand="0" w:evenVBand="0" w:oddHBand="0" w:evenHBand="0" w:firstRowFirstColumn="0" w:firstRowLastColumn="0" w:lastRowFirstColumn="0" w:lastRowLastColumn="0"/>
              <w:rPr>
                <w:sz w:val="22"/>
                <w:szCs w:val="16"/>
              </w:rPr>
            </w:pPr>
          </w:p>
        </w:tc>
      </w:tr>
      <w:tr w:rsidR="004F2320" w:rsidRPr="00B0295C" w14:paraId="2B927697" w14:textId="77777777" w:rsidTr="00134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61514A7A" w14:textId="77777777" w:rsidR="004F2320" w:rsidRDefault="004F2320" w:rsidP="00B90A17">
            <w:pPr>
              <w:rPr>
                <w:color w:val="auto"/>
                <w:sz w:val="22"/>
                <w:szCs w:val="16"/>
              </w:rPr>
            </w:pPr>
            <w:r>
              <w:rPr>
                <w:color w:val="auto"/>
                <w:sz w:val="22"/>
                <w:szCs w:val="16"/>
              </w:rPr>
              <w:t>connectivity-oam-service-point</w:t>
            </w:r>
          </w:p>
        </w:tc>
        <w:tc>
          <w:tcPr>
            <w:tcW w:w="3485" w:type="dxa"/>
            <w:tcBorders>
              <w:top w:val="none" w:sz="0" w:space="0" w:color="auto"/>
              <w:left w:val="none" w:sz="0" w:space="0" w:color="auto"/>
              <w:bottom w:val="none" w:sz="0" w:space="0" w:color="auto"/>
              <w:right w:val="none" w:sz="0" w:space="0" w:color="auto"/>
            </w:tcBorders>
          </w:tcPr>
          <w:p w14:paraId="06A3159F" w14:textId="77777777" w:rsidR="004F2320" w:rsidRDefault="004F2320" w:rsidP="00B90A17">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Use Case 17b</w:t>
            </w:r>
          </w:p>
        </w:tc>
        <w:tc>
          <w:tcPr>
            <w:tcW w:w="3486" w:type="dxa"/>
            <w:tcBorders>
              <w:top w:val="none" w:sz="0" w:space="0" w:color="auto"/>
              <w:left w:val="none" w:sz="0" w:space="0" w:color="auto"/>
              <w:bottom w:val="none" w:sz="0" w:space="0" w:color="auto"/>
              <w:right w:val="none" w:sz="0" w:space="0" w:color="auto"/>
            </w:tcBorders>
          </w:tcPr>
          <w:p w14:paraId="39812C6F" w14:textId="77777777" w:rsidR="004F2320" w:rsidRPr="00B0295C" w:rsidRDefault="004F2320" w:rsidP="00B90A17">
            <w:pPr>
              <w:cnfStyle w:val="000000100000" w:firstRow="0" w:lastRow="0" w:firstColumn="0" w:lastColumn="0" w:oddVBand="0" w:evenVBand="0" w:oddHBand="1" w:evenHBand="0" w:firstRowFirstColumn="0" w:firstRowLastColumn="0" w:lastRowFirstColumn="0" w:lastRowLastColumn="0"/>
              <w:rPr>
                <w:sz w:val="22"/>
                <w:szCs w:val="16"/>
              </w:rPr>
            </w:pPr>
          </w:p>
        </w:tc>
      </w:tr>
      <w:tr w:rsidR="00074C47" w:rsidRPr="00B0295C" w14:paraId="204FA43D" w14:textId="77777777" w:rsidTr="00134E94">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right w:val="none" w:sz="0" w:space="0" w:color="auto"/>
            </w:tcBorders>
          </w:tcPr>
          <w:p w14:paraId="2CDC57A6" w14:textId="77777777" w:rsidR="00074C47" w:rsidRDefault="00AC7B55" w:rsidP="00B90A17">
            <w:pPr>
              <w:rPr>
                <w:color w:val="auto"/>
                <w:sz w:val="22"/>
                <w:szCs w:val="16"/>
              </w:rPr>
            </w:pPr>
            <w:r>
              <w:rPr>
                <w:color w:val="auto"/>
                <w:sz w:val="22"/>
                <w:szCs w:val="16"/>
              </w:rPr>
              <w:t>pm-data</w:t>
            </w:r>
          </w:p>
        </w:tc>
        <w:tc>
          <w:tcPr>
            <w:tcW w:w="3485" w:type="dxa"/>
          </w:tcPr>
          <w:p w14:paraId="1C1B3826" w14:textId="77777777" w:rsidR="00074C47" w:rsidRDefault="00673375" w:rsidP="00B90A17">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 xml:space="preserve">Use Case </w:t>
            </w:r>
            <w:r w:rsidR="00AC7B55">
              <w:rPr>
                <w:sz w:val="22"/>
                <w:szCs w:val="16"/>
              </w:rPr>
              <w:t>17</w:t>
            </w:r>
            <w:r w:rsidR="00984AA1">
              <w:rPr>
                <w:sz w:val="22"/>
                <w:szCs w:val="16"/>
              </w:rPr>
              <w:t>c</w:t>
            </w:r>
          </w:p>
        </w:tc>
        <w:tc>
          <w:tcPr>
            <w:tcW w:w="3486" w:type="dxa"/>
          </w:tcPr>
          <w:p w14:paraId="5B45D029" w14:textId="77777777" w:rsidR="00074C47" w:rsidRPr="00B0295C" w:rsidRDefault="00074C47" w:rsidP="00B90A17">
            <w:pPr>
              <w:cnfStyle w:val="000000000000" w:firstRow="0" w:lastRow="0" w:firstColumn="0" w:lastColumn="0" w:oddVBand="0" w:evenVBand="0" w:oddHBand="0" w:evenHBand="0" w:firstRowFirstColumn="0" w:firstRowLastColumn="0" w:lastRowFirstColumn="0" w:lastRowLastColumn="0"/>
              <w:rPr>
                <w:sz w:val="22"/>
                <w:szCs w:val="16"/>
              </w:rPr>
            </w:pPr>
          </w:p>
        </w:tc>
      </w:tr>
    </w:tbl>
    <w:p w14:paraId="2A5C8EDB" w14:textId="77777777" w:rsidR="007B4527" w:rsidRDefault="007B4527" w:rsidP="005A15A3">
      <w:pPr>
        <w:pStyle w:val="Heading3"/>
      </w:pPr>
      <w:bookmarkStart w:id="275" w:name="_Toc223392301"/>
      <w:r>
        <w:t>Use Case</w:t>
      </w:r>
      <w:r w:rsidR="006E2DD5">
        <w:t xml:space="preserve"> Overview</w:t>
      </w:r>
      <w:bookmarkEnd w:id="275"/>
    </w:p>
    <w:p w14:paraId="3BE1211B" w14:textId="77777777" w:rsidR="007B4527" w:rsidRDefault="005A15A3" w:rsidP="007B4527">
      <w:pPr>
        <w:pStyle w:val="NormalWeb"/>
      </w:pPr>
      <w:r>
        <w:t>The use cases are divided int</w:t>
      </w:r>
      <w:r w:rsidR="003C33BF">
        <w:t xml:space="preserve">o </w:t>
      </w:r>
      <w:r w:rsidR="004546E2">
        <w:t>7</w:t>
      </w:r>
      <w:r w:rsidR="003C33BF">
        <w:t xml:space="preserve"> </w:t>
      </w:r>
      <w:r w:rsidR="00E9176F">
        <w:t>groups</w:t>
      </w:r>
      <w:r w:rsidR="00EE5CBE">
        <w:t>. Use Case group</w:t>
      </w:r>
      <w:r w:rsidR="003C33BF">
        <w:t>:</w:t>
      </w:r>
    </w:p>
    <w:p w14:paraId="46BFCF77" w14:textId="77777777" w:rsidR="00E9176F" w:rsidRDefault="00E9176F" w:rsidP="00515260">
      <w:pPr>
        <w:pStyle w:val="NormalWeb"/>
        <w:numPr>
          <w:ilvl w:val="0"/>
          <w:numId w:val="61"/>
        </w:numPr>
        <w:rPr>
          <w:rFonts w:eastAsiaTheme="minorEastAsia"/>
        </w:rPr>
      </w:pPr>
      <w:r>
        <w:rPr>
          <w:rFonts w:eastAsiaTheme="minorEastAsia"/>
        </w:rPr>
        <w:t>ST-0.n deal with streaming infrastructure</w:t>
      </w:r>
    </w:p>
    <w:p w14:paraId="4786ED15" w14:textId="77777777" w:rsidR="00EE5CBE" w:rsidRDefault="00EE5CBE" w:rsidP="00515260">
      <w:pPr>
        <w:pStyle w:val="NormalWeb"/>
        <w:numPr>
          <w:ilvl w:val="0"/>
          <w:numId w:val="61"/>
        </w:numPr>
        <w:rPr>
          <w:rFonts w:eastAsiaTheme="minorEastAsia"/>
        </w:rPr>
      </w:pPr>
      <w:r>
        <w:rPr>
          <w:rFonts w:eastAsiaTheme="minorEastAsia"/>
        </w:rPr>
        <w:t>ST-1.n deal with building and operation a stream on a provider</w:t>
      </w:r>
    </w:p>
    <w:p w14:paraId="1E422B34" w14:textId="77777777" w:rsidR="00EE5CBE" w:rsidRDefault="00704E0E" w:rsidP="00515260">
      <w:pPr>
        <w:pStyle w:val="NormalWeb"/>
        <w:numPr>
          <w:ilvl w:val="0"/>
          <w:numId w:val="61"/>
        </w:numPr>
        <w:rPr>
          <w:rFonts w:eastAsiaTheme="minorEastAsia"/>
        </w:rPr>
      </w:pPr>
      <w:r>
        <w:rPr>
          <w:rFonts w:eastAsiaTheme="minorEastAsia"/>
        </w:rPr>
        <w:t>ST-2.n deal with strategies for the client to maintain alignment with the provider</w:t>
      </w:r>
    </w:p>
    <w:p w14:paraId="6B8024EF" w14:textId="77777777" w:rsidR="00704E0E" w:rsidRDefault="00704E0E" w:rsidP="00515260">
      <w:pPr>
        <w:pStyle w:val="NormalWeb"/>
        <w:numPr>
          <w:ilvl w:val="0"/>
          <w:numId w:val="61"/>
        </w:numPr>
        <w:rPr>
          <w:rFonts w:eastAsiaTheme="minorEastAsia"/>
        </w:rPr>
      </w:pPr>
      <w:r>
        <w:rPr>
          <w:rFonts w:eastAsiaTheme="minorEastAsia"/>
        </w:rPr>
        <w:t>ST</w:t>
      </w:r>
      <w:r w:rsidR="00670DC1">
        <w:rPr>
          <w:rFonts w:eastAsiaTheme="minorEastAsia"/>
        </w:rPr>
        <w:t xml:space="preserve">-3.n detail </w:t>
      </w:r>
      <w:r w:rsidR="005954F9">
        <w:rPr>
          <w:rFonts w:eastAsiaTheme="minorEastAsia"/>
        </w:rPr>
        <w:t xml:space="preserve">the approach for the client to maintain alignment </w:t>
      </w:r>
      <w:r w:rsidR="00594717">
        <w:rPr>
          <w:rFonts w:eastAsiaTheme="minorEastAsia"/>
        </w:rPr>
        <w:t xml:space="preserve">with </w:t>
      </w:r>
      <w:r w:rsidR="005954F9">
        <w:rPr>
          <w:rFonts w:eastAsiaTheme="minorEastAsia"/>
        </w:rPr>
        <w:t xml:space="preserve">resources and </w:t>
      </w:r>
      <w:r w:rsidR="00594717">
        <w:rPr>
          <w:rFonts w:eastAsiaTheme="minorEastAsia"/>
        </w:rPr>
        <w:t xml:space="preserve">with </w:t>
      </w:r>
      <w:r w:rsidR="005954F9">
        <w:rPr>
          <w:rFonts w:eastAsiaTheme="minorEastAsia"/>
        </w:rPr>
        <w:t>alarms</w:t>
      </w:r>
    </w:p>
    <w:p w14:paraId="2E15C3C3" w14:textId="77777777" w:rsidR="005954F9" w:rsidRDefault="005954F9" w:rsidP="00515260">
      <w:pPr>
        <w:pStyle w:val="NormalWeb"/>
        <w:numPr>
          <w:ilvl w:val="0"/>
          <w:numId w:val="61"/>
        </w:numPr>
        <w:rPr>
          <w:rFonts w:eastAsiaTheme="minorEastAsia"/>
        </w:rPr>
      </w:pPr>
      <w:r>
        <w:rPr>
          <w:rFonts w:eastAsiaTheme="minorEastAsia"/>
        </w:rPr>
        <w:t>ST-4.n deal with whole context considerations</w:t>
      </w:r>
    </w:p>
    <w:p w14:paraId="1403C8B7" w14:textId="77777777" w:rsidR="005954F9" w:rsidRDefault="005954F9" w:rsidP="00515260">
      <w:pPr>
        <w:pStyle w:val="NormalWeb"/>
        <w:numPr>
          <w:ilvl w:val="0"/>
          <w:numId w:val="61"/>
        </w:numPr>
        <w:rPr>
          <w:rFonts w:eastAsiaTheme="minorEastAsia"/>
        </w:rPr>
      </w:pPr>
      <w:r>
        <w:rPr>
          <w:rFonts w:eastAsiaTheme="minorEastAsia"/>
        </w:rPr>
        <w:t>ST</w:t>
      </w:r>
      <w:r w:rsidR="00594717">
        <w:rPr>
          <w:rFonts w:eastAsiaTheme="minorEastAsia"/>
        </w:rPr>
        <w:t>-5.n deal with streaming through the lifecycle of a service</w:t>
      </w:r>
    </w:p>
    <w:p w14:paraId="7037C2C9" w14:textId="25587C58" w:rsidR="0053013E" w:rsidRDefault="0053013E" w:rsidP="00515260">
      <w:pPr>
        <w:pStyle w:val="NormalWeb"/>
        <w:numPr>
          <w:ilvl w:val="0"/>
          <w:numId w:val="61"/>
        </w:numPr>
        <w:rPr>
          <w:rFonts w:eastAsiaTheme="minorEastAsia"/>
        </w:rPr>
      </w:pPr>
      <w:r>
        <w:rPr>
          <w:rFonts w:eastAsiaTheme="minorEastAsia"/>
        </w:rPr>
        <w:t xml:space="preserve">ST-6.n </w:t>
      </w:r>
      <w:r w:rsidR="004546E2">
        <w:rPr>
          <w:rFonts w:eastAsiaTheme="minorEastAsia"/>
        </w:rPr>
        <w:t xml:space="preserve">deal with Performance Monitoring Streaming using </w:t>
      </w:r>
      <w:r w:rsidR="003F1A9E">
        <w:rPr>
          <w:rFonts w:eastAsiaTheme="minorEastAsia"/>
        </w:rPr>
        <w:t>gNMI</w:t>
      </w:r>
      <w:r w:rsidR="004546E2">
        <w:rPr>
          <w:rFonts w:eastAsiaTheme="minorEastAsia"/>
        </w:rPr>
        <w:t xml:space="preserve"> and protobuf encoding</w:t>
      </w:r>
    </w:p>
    <w:p w14:paraId="26387C9A" w14:textId="77777777" w:rsidR="007B4527" w:rsidRDefault="003600D9" w:rsidP="00EB62A7">
      <w:pPr>
        <w:pStyle w:val="Heading2"/>
      </w:pPr>
      <w:bookmarkStart w:id="276" w:name="_Toc223392302"/>
      <w:r>
        <w:t>Streaming infrastructure use cases</w:t>
      </w:r>
      <w:bookmarkEnd w:id="276"/>
    </w:p>
    <w:p w14:paraId="6010E2DB" w14:textId="01C66CE2" w:rsidR="007B4527" w:rsidRDefault="007B4527" w:rsidP="007B4527">
      <w:pPr>
        <w:pStyle w:val="NormalWeb"/>
        <w:rPr>
          <w:rFonts w:eastAsiaTheme="minorEastAsia"/>
        </w:rPr>
      </w:pPr>
      <w:r>
        <w:t>The following use cases are described briefly here and then illustrated in the sequence diagram</w:t>
      </w:r>
      <w:r w:rsidR="003D5AA9">
        <w:t xml:space="preserve"> (see </w:t>
      </w:r>
      <w:r w:rsidR="003D5AA9">
        <w:fldChar w:fldCharType="begin"/>
      </w:r>
      <w:r w:rsidR="003D5AA9">
        <w:instrText xml:space="preserve"> REF _Ref52314563 \h </w:instrText>
      </w:r>
      <w:r w:rsidR="003D5AA9">
        <w:fldChar w:fldCharType="separate"/>
      </w:r>
      <w:r w:rsidR="00916DFC" w:rsidRPr="00CA3534">
        <w:t xml:space="preserve">Figure </w:t>
      </w:r>
      <w:r w:rsidR="00916DFC">
        <w:rPr>
          <w:noProof/>
        </w:rPr>
        <w:t>32</w:t>
      </w:r>
      <w:r w:rsidR="003D5AA9">
        <w:fldChar w:fldCharType="end"/>
      </w:r>
      <w:r w:rsidR="003D5AA9">
        <w:t xml:space="preserve"> and </w:t>
      </w:r>
      <w:r w:rsidR="003D5AA9">
        <w:fldChar w:fldCharType="begin"/>
      </w:r>
      <w:r w:rsidR="003D5AA9">
        <w:instrText xml:space="preserve"> REF _Ref52314577 \h </w:instrText>
      </w:r>
      <w:r w:rsidR="003D5AA9">
        <w:fldChar w:fldCharType="separate"/>
      </w:r>
      <w:r w:rsidR="00916DFC" w:rsidRPr="00CA3534">
        <w:t xml:space="preserve">Figure </w:t>
      </w:r>
      <w:r w:rsidR="00916DFC">
        <w:rPr>
          <w:noProof/>
        </w:rPr>
        <w:t>33</w:t>
      </w:r>
      <w:r w:rsidR="003D5AA9">
        <w:fldChar w:fldCharType="end"/>
      </w:r>
      <w:r w:rsidR="003D5AA9">
        <w:t>)</w:t>
      </w:r>
      <w:r w:rsidR="000D4B93">
        <w:t>. The use cases assume that Websockets over T</w:t>
      </w:r>
      <w:r w:rsidR="00F172F3">
        <w:t>CP is the chosen connection</w:t>
      </w:r>
      <w:r w:rsidR="004C7FD2">
        <w:t>/protocol</w:t>
      </w:r>
      <w:r w:rsidR="00F172F3">
        <w:t xml:space="preserve"> method</w:t>
      </w:r>
      <w:r w:rsidR="007530B7">
        <w:t>.</w:t>
      </w:r>
    </w:p>
    <w:p w14:paraId="02DBCD45" w14:textId="77777777" w:rsidR="007530B7" w:rsidRPr="007530B7" w:rsidRDefault="007530B7" w:rsidP="007530B7">
      <w:r>
        <w:lastRenderedPageBreak/>
        <w:t xml:space="preserve">The </w:t>
      </w:r>
      <w:r w:rsidR="0071584C">
        <w:t>following uses cases are initiated roughly in the order set out below.</w:t>
      </w:r>
      <w:r w:rsidR="00004EBD">
        <w:t xml:space="preserve"> The interdependence between the use cases </w:t>
      </w:r>
      <w:r>
        <w:t>is illustrated by the sequence diagram</w:t>
      </w:r>
      <w:r w:rsidR="003D5AA9">
        <w:t>.</w:t>
      </w:r>
      <w:r w:rsidR="003B42A9">
        <w:t xml:space="preserve"> The use cases in this section are normative.</w:t>
      </w:r>
    </w:p>
    <w:p w14:paraId="455E7E26" w14:textId="77777777" w:rsidR="000937FA" w:rsidRDefault="000937FA" w:rsidP="000937FA">
      <w:pPr>
        <w:pStyle w:val="Heading3"/>
      </w:pPr>
      <w:bookmarkStart w:id="277" w:name="_Toc223392303"/>
      <w:r>
        <w:t xml:space="preserve">Use Case </w:t>
      </w:r>
      <w:r w:rsidR="00663741">
        <w:t>ST-</w:t>
      </w:r>
      <w:r>
        <w:t>0.1: Get Auth Token</w:t>
      </w:r>
      <w:bookmarkEnd w:id="277"/>
      <w:r>
        <w:t xml:space="preserve"> </w:t>
      </w:r>
    </w:p>
    <w:tbl>
      <w:tblPr>
        <w:tblStyle w:val="TableGrid"/>
        <w:tblW w:w="0" w:type="auto"/>
        <w:tblLook w:val="04A0" w:firstRow="1" w:lastRow="0" w:firstColumn="1" w:lastColumn="0" w:noHBand="0" w:noVBand="1"/>
      </w:tblPr>
      <w:tblGrid>
        <w:gridCol w:w="1413"/>
        <w:gridCol w:w="9043"/>
      </w:tblGrid>
      <w:tr w:rsidR="000937FA" w:rsidRPr="00437FEA" w14:paraId="0D574F04" w14:textId="77777777" w:rsidTr="00DB77A9">
        <w:tc>
          <w:tcPr>
            <w:tcW w:w="1413" w:type="dxa"/>
          </w:tcPr>
          <w:p w14:paraId="551A467B" w14:textId="77777777" w:rsidR="000937FA" w:rsidRPr="00437FEA" w:rsidRDefault="000937FA" w:rsidP="00DB77A9">
            <w:pPr>
              <w:rPr>
                <w:sz w:val="20"/>
                <w:szCs w:val="14"/>
              </w:rPr>
            </w:pPr>
            <w:r w:rsidRPr="00437FEA">
              <w:rPr>
                <w:sz w:val="20"/>
                <w:szCs w:val="14"/>
              </w:rPr>
              <w:t>Number</w:t>
            </w:r>
          </w:p>
        </w:tc>
        <w:tc>
          <w:tcPr>
            <w:tcW w:w="9043" w:type="dxa"/>
          </w:tcPr>
          <w:p w14:paraId="6C0EC2E2" w14:textId="77777777" w:rsidR="000937FA" w:rsidRPr="00437FEA" w:rsidRDefault="00663741" w:rsidP="00DB77A9">
            <w:pPr>
              <w:rPr>
                <w:sz w:val="20"/>
                <w:szCs w:val="14"/>
              </w:rPr>
            </w:pPr>
            <w:r>
              <w:rPr>
                <w:sz w:val="20"/>
                <w:szCs w:val="14"/>
              </w:rPr>
              <w:t>ST-</w:t>
            </w:r>
            <w:r w:rsidR="000937FA" w:rsidRPr="00437FEA">
              <w:rPr>
                <w:sz w:val="20"/>
                <w:szCs w:val="14"/>
              </w:rPr>
              <w:t>0.</w:t>
            </w:r>
            <w:r w:rsidR="000937FA">
              <w:rPr>
                <w:sz w:val="20"/>
                <w:szCs w:val="14"/>
              </w:rPr>
              <w:t>1</w:t>
            </w:r>
          </w:p>
        </w:tc>
      </w:tr>
      <w:tr w:rsidR="000937FA" w:rsidRPr="00437FEA" w14:paraId="1B7875E0" w14:textId="77777777" w:rsidTr="00DB77A9">
        <w:tc>
          <w:tcPr>
            <w:tcW w:w="1413" w:type="dxa"/>
          </w:tcPr>
          <w:p w14:paraId="697F0A1E" w14:textId="77777777" w:rsidR="000937FA" w:rsidRPr="00437FEA" w:rsidRDefault="000937FA" w:rsidP="00DB77A9">
            <w:pPr>
              <w:rPr>
                <w:sz w:val="20"/>
                <w:szCs w:val="14"/>
              </w:rPr>
            </w:pPr>
            <w:r w:rsidRPr="00437FEA">
              <w:rPr>
                <w:sz w:val="20"/>
                <w:szCs w:val="14"/>
              </w:rPr>
              <w:t>Name</w:t>
            </w:r>
          </w:p>
        </w:tc>
        <w:tc>
          <w:tcPr>
            <w:tcW w:w="9043" w:type="dxa"/>
          </w:tcPr>
          <w:p w14:paraId="49B40D8B" w14:textId="77777777" w:rsidR="000937FA" w:rsidRPr="00437FEA" w:rsidRDefault="000937FA" w:rsidP="00DB77A9">
            <w:pPr>
              <w:rPr>
                <w:sz w:val="20"/>
                <w:szCs w:val="14"/>
              </w:rPr>
            </w:pPr>
            <w:r>
              <w:rPr>
                <w:sz w:val="20"/>
                <w:szCs w:val="14"/>
              </w:rPr>
              <w:t>Get Auth Token</w:t>
            </w:r>
          </w:p>
        </w:tc>
      </w:tr>
      <w:tr w:rsidR="000937FA" w:rsidRPr="00437FEA" w14:paraId="23F937B2" w14:textId="77777777" w:rsidTr="00DB77A9">
        <w:tc>
          <w:tcPr>
            <w:tcW w:w="1413" w:type="dxa"/>
          </w:tcPr>
          <w:p w14:paraId="774EC6D2" w14:textId="77777777" w:rsidR="000937FA" w:rsidRPr="00437FEA" w:rsidRDefault="000937FA" w:rsidP="00DB77A9">
            <w:pPr>
              <w:rPr>
                <w:sz w:val="20"/>
                <w:szCs w:val="14"/>
              </w:rPr>
            </w:pPr>
            <w:r>
              <w:rPr>
                <w:sz w:val="20"/>
                <w:szCs w:val="14"/>
              </w:rPr>
              <w:t>Process</w:t>
            </w:r>
            <w:r w:rsidR="003A1C0E">
              <w:rPr>
                <w:sz w:val="20"/>
                <w:szCs w:val="14"/>
              </w:rPr>
              <w:t>/</w:t>
            </w:r>
            <w:r w:rsidR="00BF6D90">
              <w:rPr>
                <w:sz w:val="20"/>
                <w:szCs w:val="14"/>
              </w:rPr>
              <w:t>Area</w:t>
            </w:r>
          </w:p>
        </w:tc>
        <w:tc>
          <w:tcPr>
            <w:tcW w:w="9043" w:type="dxa"/>
          </w:tcPr>
          <w:p w14:paraId="242E6C30" w14:textId="77777777" w:rsidR="000937FA" w:rsidRPr="00437FEA" w:rsidRDefault="00BF6D90" w:rsidP="00DB77A9">
            <w:pPr>
              <w:rPr>
                <w:sz w:val="20"/>
                <w:szCs w:val="14"/>
              </w:rPr>
            </w:pPr>
            <w:r>
              <w:rPr>
                <w:sz w:val="20"/>
                <w:szCs w:val="14"/>
              </w:rPr>
              <w:t>Authorization and Authentication</w:t>
            </w:r>
          </w:p>
        </w:tc>
      </w:tr>
      <w:tr w:rsidR="000937FA" w:rsidRPr="00437FEA" w14:paraId="2F3EEDD0" w14:textId="77777777" w:rsidTr="00DB77A9">
        <w:tc>
          <w:tcPr>
            <w:tcW w:w="1413" w:type="dxa"/>
          </w:tcPr>
          <w:p w14:paraId="2ADA5B5E" w14:textId="77777777" w:rsidR="000937FA" w:rsidRPr="00437FEA" w:rsidRDefault="000937FA" w:rsidP="00DB77A9">
            <w:pPr>
              <w:rPr>
                <w:sz w:val="20"/>
                <w:szCs w:val="14"/>
              </w:rPr>
            </w:pPr>
            <w:r>
              <w:rPr>
                <w:sz w:val="20"/>
                <w:szCs w:val="14"/>
              </w:rPr>
              <w:t>Brief description</w:t>
            </w:r>
          </w:p>
        </w:tc>
        <w:tc>
          <w:tcPr>
            <w:tcW w:w="9043" w:type="dxa"/>
          </w:tcPr>
          <w:p w14:paraId="15EFE55D" w14:textId="77777777" w:rsidR="000937FA" w:rsidRPr="00437FEA" w:rsidRDefault="000937FA" w:rsidP="00DB77A9">
            <w:pPr>
              <w:rPr>
                <w:sz w:val="20"/>
                <w:szCs w:val="14"/>
              </w:rPr>
            </w:pPr>
            <w:r>
              <w:rPr>
                <w:sz w:val="20"/>
                <w:szCs w:val="14"/>
              </w:rPr>
              <w:t>This use case describes how the client acquires the Auth Token.</w:t>
            </w:r>
          </w:p>
        </w:tc>
      </w:tr>
      <w:tr w:rsidR="000937FA" w:rsidRPr="00437FEA" w14:paraId="541B8E0D" w14:textId="77777777" w:rsidTr="00DB77A9">
        <w:tc>
          <w:tcPr>
            <w:tcW w:w="1413" w:type="dxa"/>
          </w:tcPr>
          <w:p w14:paraId="1C3613EA" w14:textId="77777777" w:rsidR="000937FA" w:rsidRPr="00437FEA" w:rsidRDefault="00A57503" w:rsidP="00DB77A9">
            <w:pPr>
              <w:rPr>
                <w:sz w:val="20"/>
                <w:szCs w:val="14"/>
              </w:rPr>
            </w:pPr>
            <w:r>
              <w:rPr>
                <w:sz w:val="20"/>
                <w:szCs w:val="14"/>
              </w:rPr>
              <w:t>Preconditions</w:t>
            </w:r>
          </w:p>
        </w:tc>
        <w:tc>
          <w:tcPr>
            <w:tcW w:w="9043" w:type="dxa"/>
          </w:tcPr>
          <w:p w14:paraId="61A6B932" w14:textId="77777777" w:rsidR="000937FA" w:rsidRPr="00437FEA" w:rsidRDefault="00FA6F42" w:rsidP="00DB77A9">
            <w:pPr>
              <w:rPr>
                <w:sz w:val="20"/>
                <w:szCs w:val="14"/>
              </w:rPr>
            </w:pPr>
            <w:r>
              <w:rPr>
                <w:sz w:val="20"/>
                <w:szCs w:val="14"/>
              </w:rPr>
              <w:t>The client knows the provider address and where to get the Auth Token</w:t>
            </w:r>
          </w:p>
        </w:tc>
      </w:tr>
      <w:tr w:rsidR="00B65E42" w:rsidRPr="00437FEA" w14:paraId="72DF2775" w14:textId="77777777" w:rsidTr="00DB77A9">
        <w:tc>
          <w:tcPr>
            <w:tcW w:w="1413" w:type="dxa"/>
          </w:tcPr>
          <w:p w14:paraId="40256F3A" w14:textId="77777777" w:rsidR="00B65E42" w:rsidRPr="00437FEA" w:rsidRDefault="00B65E42" w:rsidP="00B65E42">
            <w:pPr>
              <w:rPr>
                <w:sz w:val="20"/>
                <w:szCs w:val="14"/>
              </w:rPr>
            </w:pPr>
            <w:r>
              <w:rPr>
                <w:sz w:val="20"/>
                <w:szCs w:val="14"/>
              </w:rPr>
              <w:t>Type</w:t>
            </w:r>
          </w:p>
        </w:tc>
        <w:tc>
          <w:tcPr>
            <w:tcW w:w="9043" w:type="dxa"/>
          </w:tcPr>
          <w:p w14:paraId="7728CA20" w14:textId="77777777" w:rsidR="00B65E42" w:rsidRPr="00437FEA" w:rsidRDefault="00D75A3C" w:rsidP="00B65E42">
            <w:pPr>
              <w:rPr>
                <w:sz w:val="20"/>
                <w:szCs w:val="14"/>
              </w:rPr>
            </w:pPr>
            <w:r>
              <w:rPr>
                <w:sz w:val="20"/>
                <w:szCs w:val="14"/>
              </w:rPr>
              <w:t>Acquiring information</w:t>
            </w:r>
          </w:p>
        </w:tc>
      </w:tr>
      <w:tr w:rsidR="00B65E42" w:rsidRPr="00437FEA" w14:paraId="79F36C93" w14:textId="77777777" w:rsidTr="00DB77A9">
        <w:tc>
          <w:tcPr>
            <w:tcW w:w="1413" w:type="dxa"/>
          </w:tcPr>
          <w:p w14:paraId="75F99AD4" w14:textId="77777777" w:rsidR="00B65E42" w:rsidRPr="00437FEA" w:rsidRDefault="00B65E42" w:rsidP="00B65E42">
            <w:pPr>
              <w:rPr>
                <w:sz w:val="20"/>
                <w:szCs w:val="14"/>
              </w:rPr>
            </w:pPr>
            <w:r>
              <w:rPr>
                <w:sz w:val="20"/>
                <w:szCs w:val="14"/>
              </w:rPr>
              <w:t>Description and workflow</w:t>
            </w:r>
          </w:p>
        </w:tc>
        <w:tc>
          <w:tcPr>
            <w:tcW w:w="9043" w:type="dxa"/>
          </w:tcPr>
          <w:p w14:paraId="03B5A371" w14:textId="5D67BDED" w:rsidR="00B65E42" w:rsidRDefault="00FA6F42" w:rsidP="00B65E42">
            <w:pPr>
              <w:rPr>
                <w:sz w:val="20"/>
                <w:szCs w:val="14"/>
              </w:rPr>
            </w:pPr>
            <w:r>
              <w:rPr>
                <w:sz w:val="20"/>
                <w:szCs w:val="14"/>
              </w:rPr>
              <w:t>The client acquires the Auth Token</w:t>
            </w:r>
            <w:r w:rsidR="007741A7">
              <w:rPr>
                <w:sz w:val="20"/>
                <w:szCs w:val="14"/>
              </w:rPr>
              <w:t xml:space="preserve">, for example, using method described in </w:t>
            </w:r>
            <w:r w:rsidR="007741A7">
              <w:rPr>
                <w:sz w:val="20"/>
                <w:szCs w:val="14"/>
              </w:rPr>
              <w:fldChar w:fldCharType="begin"/>
            </w:r>
            <w:r w:rsidR="007741A7">
              <w:rPr>
                <w:sz w:val="20"/>
                <w:szCs w:val="14"/>
              </w:rPr>
              <w:instrText xml:space="preserve"> REF _Ref52926577 \r \h </w:instrText>
            </w:r>
            <w:r w:rsidR="007741A7">
              <w:rPr>
                <w:sz w:val="20"/>
                <w:szCs w:val="14"/>
              </w:rPr>
            </w:r>
            <w:r w:rsidR="007741A7">
              <w:rPr>
                <w:sz w:val="20"/>
                <w:szCs w:val="14"/>
              </w:rPr>
              <w:fldChar w:fldCharType="separate"/>
            </w:r>
            <w:r w:rsidR="00916DFC">
              <w:rPr>
                <w:sz w:val="20"/>
                <w:szCs w:val="14"/>
              </w:rPr>
              <w:t>7.11.2</w:t>
            </w:r>
            <w:r w:rsidR="007741A7">
              <w:rPr>
                <w:sz w:val="20"/>
                <w:szCs w:val="14"/>
              </w:rPr>
              <w:fldChar w:fldCharType="end"/>
            </w:r>
            <w:r w:rsidR="007741A7">
              <w:rPr>
                <w:sz w:val="20"/>
                <w:szCs w:val="14"/>
              </w:rPr>
              <w:t>.</w:t>
            </w:r>
          </w:p>
          <w:p w14:paraId="6A4BD33B" w14:textId="0002ED33" w:rsidR="009C12B7" w:rsidRPr="00437FEA" w:rsidRDefault="009C12B7" w:rsidP="00B65E42">
            <w:pPr>
              <w:rPr>
                <w:sz w:val="20"/>
                <w:szCs w:val="14"/>
              </w:rPr>
            </w:pPr>
            <w:r>
              <w:rPr>
                <w:sz w:val="20"/>
                <w:szCs w:val="14"/>
              </w:rPr>
              <w:t xml:space="preserve">See sequence diagram “Prepare” phase </w:t>
            </w:r>
            <w:r w:rsidRPr="00C24B80">
              <w:rPr>
                <w:sz w:val="20"/>
                <w:szCs w:val="20"/>
              </w:rPr>
              <w:t>(</w:t>
            </w:r>
            <w:r w:rsidRPr="00C24B80">
              <w:rPr>
                <w:sz w:val="20"/>
                <w:szCs w:val="20"/>
              </w:rPr>
              <w:fldChar w:fldCharType="begin"/>
            </w:r>
            <w:r w:rsidRPr="00C24B80">
              <w:rPr>
                <w:sz w:val="20"/>
                <w:szCs w:val="20"/>
              </w:rPr>
              <w:instrText xml:space="preserve"> REF _Ref52314563 \h </w:instrText>
            </w:r>
            <w:r w:rsidR="00C24B80">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32</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sidR="00C24B80">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33</w:t>
            </w:r>
            <w:r w:rsidRPr="00C24B80">
              <w:rPr>
                <w:sz w:val="20"/>
                <w:szCs w:val="20"/>
              </w:rPr>
              <w:fldChar w:fldCharType="end"/>
            </w:r>
            <w:r w:rsidRPr="00C24B80">
              <w:rPr>
                <w:sz w:val="20"/>
                <w:szCs w:val="20"/>
              </w:rPr>
              <w:t>)</w:t>
            </w:r>
            <w:r w:rsidR="00C24B80" w:rsidRPr="00C24B80">
              <w:rPr>
                <w:sz w:val="20"/>
                <w:szCs w:val="20"/>
              </w:rPr>
              <w:t>.</w:t>
            </w:r>
          </w:p>
        </w:tc>
      </w:tr>
    </w:tbl>
    <w:p w14:paraId="0A99440F" w14:textId="77777777" w:rsidR="001E3134" w:rsidRDefault="001E3134" w:rsidP="000937FA"/>
    <w:p w14:paraId="34D4A248" w14:textId="77777777" w:rsidR="001E3134" w:rsidRDefault="001E3134">
      <w:pPr>
        <w:spacing w:after="0"/>
      </w:pPr>
      <w:r>
        <w:br w:type="page"/>
      </w:r>
    </w:p>
    <w:p w14:paraId="5C626BC9" w14:textId="77777777" w:rsidR="000937FA" w:rsidRPr="004C0EB6" w:rsidRDefault="000937FA" w:rsidP="000937FA"/>
    <w:p w14:paraId="46CDF0BC" w14:textId="77777777" w:rsidR="006A4F6D" w:rsidRDefault="006A4F6D" w:rsidP="006A4F6D">
      <w:pPr>
        <w:pStyle w:val="Heading3"/>
      </w:pPr>
      <w:bookmarkStart w:id="278" w:name="_Ref116572805"/>
      <w:bookmarkStart w:id="279" w:name="_Ref116572810"/>
      <w:bookmarkStart w:id="280" w:name="_Ref116572816"/>
      <w:bookmarkStart w:id="281" w:name="_Toc223392304"/>
      <w:r>
        <w:t xml:space="preserve">Use Case </w:t>
      </w:r>
      <w:r w:rsidR="00663741">
        <w:t>ST-</w:t>
      </w:r>
      <w:r>
        <w:t>0.</w:t>
      </w:r>
      <w:r w:rsidR="000937FA">
        <w:t>2</w:t>
      </w:r>
      <w:r>
        <w:t xml:space="preserve">: </w:t>
      </w:r>
      <w:r w:rsidR="008703C6">
        <w:t>Discover supported and available streams</w:t>
      </w:r>
      <w:r w:rsidR="0041395B">
        <w:t>, then select available streams</w:t>
      </w:r>
      <w:bookmarkEnd w:id="278"/>
      <w:bookmarkEnd w:id="279"/>
      <w:bookmarkEnd w:id="280"/>
      <w:bookmarkEnd w:id="281"/>
    </w:p>
    <w:p w14:paraId="659939A8" w14:textId="764453D5" w:rsidR="00181F69" w:rsidRPr="00181F69" w:rsidRDefault="00181F69" w:rsidP="00181F69">
      <w:r>
        <w:t>This use case deals with retrieval of</w:t>
      </w:r>
      <w:r w:rsidR="00740947">
        <w:t xml:space="preserve"> data conformant with </w:t>
      </w:r>
      <w:r>
        <w:t xml:space="preserve"> </w:t>
      </w:r>
      <w:r w:rsidR="00740947">
        <w:fldChar w:fldCharType="begin"/>
      </w:r>
      <w:r w:rsidR="00740947">
        <w:instrText xml:space="preserve"> REF _Ref52928055 \r \h </w:instrText>
      </w:r>
      <w:r w:rsidR="00740947">
        <w:fldChar w:fldCharType="separate"/>
      </w:r>
      <w:r w:rsidR="00916DFC">
        <w:t>3.7</w:t>
      </w:r>
      <w:r w:rsidR="00740947">
        <w:fldChar w:fldCharType="end"/>
      </w:r>
      <w:r w:rsidR="00F74D75">
        <w:t>.</w:t>
      </w:r>
    </w:p>
    <w:tbl>
      <w:tblPr>
        <w:tblStyle w:val="TableGrid"/>
        <w:tblW w:w="0" w:type="auto"/>
        <w:tblLook w:val="04A0" w:firstRow="1" w:lastRow="0" w:firstColumn="1" w:lastColumn="0" w:noHBand="0" w:noVBand="1"/>
      </w:tblPr>
      <w:tblGrid>
        <w:gridCol w:w="1413"/>
        <w:gridCol w:w="9043"/>
      </w:tblGrid>
      <w:tr w:rsidR="006A4F6D" w:rsidRPr="00437FEA" w14:paraId="62525BD0" w14:textId="77777777" w:rsidTr="00DB77A9">
        <w:tc>
          <w:tcPr>
            <w:tcW w:w="1413" w:type="dxa"/>
          </w:tcPr>
          <w:p w14:paraId="4245C84F" w14:textId="77777777" w:rsidR="006A4F6D" w:rsidRPr="00437FEA" w:rsidRDefault="006A4F6D" w:rsidP="00DB77A9">
            <w:pPr>
              <w:rPr>
                <w:sz w:val="20"/>
                <w:szCs w:val="14"/>
              </w:rPr>
            </w:pPr>
            <w:r w:rsidRPr="00437FEA">
              <w:rPr>
                <w:sz w:val="20"/>
                <w:szCs w:val="14"/>
              </w:rPr>
              <w:t>Number</w:t>
            </w:r>
          </w:p>
        </w:tc>
        <w:tc>
          <w:tcPr>
            <w:tcW w:w="9043" w:type="dxa"/>
          </w:tcPr>
          <w:p w14:paraId="0A225638" w14:textId="77777777" w:rsidR="006A4F6D" w:rsidRPr="00437FEA" w:rsidRDefault="00663741" w:rsidP="00DB77A9">
            <w:pPr>
              <w:rPr>
                <w:sz w:val="20"/>
                <w:szCs w:val="14"/>
              </w:rPr>
            </w:pPr>
            <w:r>
              <w:rPr>
                <w:sz w:val="20"/>
                <w:szCs w:val="14"/>
              </w:rPr>
              <w:t>ST-</w:t>
            </w:r>
            <w:r w:rsidR="006A4F6D" w:rsidRPr="00437FEA">
              <w:rPr>
                <w:sz w:val="20"/>
                <w:szCs w:val="14"/>
              </w:rPr>
              <w:t>0.</w:t>
            </w:r>
            <w:r w:rsidR="000937FA">
              <w:rPr>
                <w:sz w:val="20"/>
                <w:szCs w:val="14"/>
              </w:rPr>
              <w:t>2</w:t>
            </w:r>
          </w:p>
        </w:tc>
      </w:tr>
      <w:tr w:rsidR="006A4F6D" w:rsidRPr="00437FEA" w14:paraId="30C408ED" w14:textId="77777777" w:rsidTr="00DB77A9">
        <w:tc>
          <w:tcPr>
            <w:tcW w:w="1413" w:type="dxa"/>
          </w:tcPr>
          <w:p w14:paraId="0C99209E" w14:textId="77777777" w:rsidR="006A4F6D" w:rsidRPr="00437FEA" w:rsidRDefault="006A4F6D" w:rsidP="00DB77A9">
            <w:pPr>
              <w:rPr>
                <w:sz w:val="20"/>
                <w:szCs w:val="14"/>
              </w:rPr>
            </w:pPr>
            <w:r w:rsidRPr="00437FEA">
              <w:rPr>
                <w:sz w:val="20"/>
                <w:szCs w:val="14"/>
              </w:rPr>
              <w:t>Name</w:t>
            </w:r>
          </w:p>
        </w:tc>
        <w:tc>
          <w:tcPr>
            <w:tcW w:w="9043" w:type="dxa"/>
          </w:tcPr>
          <w:p w14:paraId="69851002" w14:textId="77777777" w:rsidR="006A4F6D" w:rsidRPr="00437FEA" w:rsidRDefault="008703C6" w:rsidP="00DB77A9">
            <w:pPr>
              <w:rPr>
                <w:sz w:val="20"/>
                <w:szCs w:val="14"/>
              </w:rPr>
            </w:pPr>
            <w:r>
              <w:rPr>
                <w:sz w:val="20"/>
                <w:szCs w:val="14"/>
              </w:rPr>
              <w:t>Discover supported and available streams</w:t>
            </w:r>
            <w:r w:rsidR="0041395B">
              <w:rPr>
                <w:sz w:val="20"/>
                <w:szCs w:val="14"/>
              </w:rPr>
              <w:t>, then select available streams</w:t>
            </w:r>
          </w:p>
        </w:tc>
      </w:tr>
      <w:tr w:rsidR="006A4F6D" w:rsidRPr="00437FEA" w14:paraId="102E1643" w14:textId="77777777" w:rsidTr="00DB77A9">
        <w:tc>
          <w:tcPr>
            <w:tcW w:w="1413" w:type="dxa"/>
          </w:tcPr>
          <w:p w14:paraId="6B972AA9" w14:textId="77777777" w:rsidR="006A4F6D" w:rsidRPr="00437FEA" w:rsidRDefault="006A4F6D" w:rsidP="00DB77A9">
            <w:pPr>
              <w:rPr>
                <w:sz w:val="20"/>
                <w:szCs w:val="14"/>
              </w:rPr>
            </w:pPr>
            <w:r>
              <w:rPr>
                <w:sz w:val="20"/>
                <w:szCs w:val="14"/>
              </w:rPr>
              <w:t>Process</w:t>
            </w:r>
            <w:r w:rsidR="003A1C0E">
              <w:rPr>
                <w:sz w:val="20"/>
                <w:szCs w:val="14"/>
              </w:rPr>
              <w:t>/</w:t>
            </w:r>
            <w:r w:rsidR="00BF6D90">
              <w:rPr>
                <w:sz w:val="20"/>
                <w:szCs w:val="14"/>
              </w:rPr>
              <w:t>Area</w:t>
            </w:r>
          </w:p>
        </w:tc>
        <w:tc>
          <w:tcPr>
            <w:tcW w:w="9043" w:type="dxa"/>
          </w:tcPr>
          <w:p w14:paraId="214C88F0" w14:textId="77777777" w:rsidR="006A4F6D" w:rsidRPr="00437FEA" w:rsidRDefault="003A1C0E" w:rsidP="00DB77A9">
            <w:pPr>
              <w:rPr>
                <w:sz w:val="20"/>
                <w:szCs w:val="14"/>
              </w:rPr>
            </w:pPr>
            <w:r>
              <w:rPr>
                <w:sz w:val="20"/>
                <w:szCs w:val="14"/>
              </w:rPr>
              <w:t>Streaming infrastructure</w:t>
            </w:r>
          </w:p>
        </w:tc>
      </w:tr>
      <w:tr w:rsidR="006A4F6D" w:rsidRPr="00437FEA" w14:paraId="1E1572A8" w14:textId="77777777" w:rsidTr="00DB77A9">
        <w:tc>
          <w:tcPr>
            <w:tcW w:w="1413" w:type="dxa"/>
          </w:tcPr>
          <w:p w14:paraId="5318CF39" w14:textId="77777777" w:rsidR="006A4F6D" w:rsidRPr="00437FEA" w:rsidRDefault="006A4F6D" w:rsidP="00DB77A9">
            <w:pPr>
              <w:rPr>
                <w:sz w:val="20"/>
                <w:szCs w:val="14"/>
              </w:rPr>
            </w:pPr>
            <w:r>
              <w:rPr>
                <w:sz w:val="20"/>
                <w:szCs w:val="14"/>
              </w:rPr>
              <w:t>Brief description</w:t>
            </w:r>
          </w:p>
        </w:tc>
        <w:tc>
          <w:tcPr>
            <w:tcW w:w="9043" w:type="dxa"/>
          </w:tcPr>
          <w:p w14:paraId="79D29119" w14:textId="77777777" w:rsidR="006A4F6D" w:rsidRPr="00437FEA" w:rsidRDefault="006A4F6D" w:rsidP="00DB77A9">
            <w:pPr>
              <w:rPr>
                <w:sz w:val="20"/>
                <w:szCs w:val="14"/>
              </w:rPr>
            </w:pPr>
            <w:r>
              <w:rPr>
                <w:sz w:val="20"/>
                <w:szCs w:val="14"/>
              </w:rPr>
              <w:t xml:space="preserve">This use case describes </w:t>
            </w:r>
            <w:r w:rsidR="00B91F9D">
              <w:rPr>
                <w:sz w:val="20"/>
                <w:szCs w:val="14"/>
              </w:rPr>
              <w:t>how the client acquires information on supported and available streams</w:t>
            </w:r>
            <w:r w:rsidR="00A351B1">
              <w:rPr>
                <w:sz w:val="20"/>
                <w:szCs w:val="14"/>
              </w:rPr>
              <w:t>.</w:t>
            </w:r>
          </w:p>
        </w:tc>
      </w:tr>
      <w:tr w:rsidR="006A4F6D" w:rsidRPr="00437FEA" w14:paraId="6DB30242" w14:textId="77777777" w:rsidTr="00DB77A9">
        <w:tc>
          <w:tcPr>
            <w:tcW w:w="1413" w:type="dxa"/>
          </w:tcPr>
          <w:p w14:paraId="37DC5333" w14:textId="77777777" w:rsidR="006A4F6D" w:rsidRPr="00437FEA" w:rsidRDefault="00A57503" w:rsidP="00DB77A9">
            <w:pPr>
              <w:rPr>
                <w:sz w:val="20"/>
                <w:szCs w:val="14"/>
              </w:rPr>
            </w:pPr>
            <w:r>
              <w:rPr>
                <w:sz w:val="20"/>
                <w:szCs w:val="14"/>
              </w:rPr>
              <w:t>Preconditions</w:t>
            </w:r>
          </w:p>
        </w:tc>
        <w:tc>
          <w:tcPr>
            <w:tcW w:w="9043" w:type="dxa"/>
          </w:tcPr>
          <w:p w14:paraId="1A709FE6" w14:textId="77777777" w:rsidR="006A4F6D" w:rsidRPr="00437FEA" w:rsidRDefault="00FA6F42" w:rsidP="00DB77A9">
            <w:pPr>
              <w:rPr>
                <w:sz w:val="20"/>
                <w:szCs w:val="14"/>
              </w:rPr>
            </w:pPr>
            <w:r>
              <w:rPr>
                <w:sz w:val="20"/>
                <w:szCs w:val="14"/>
              </w:rPr>
              <w:t xml:space="preserve">UC </w:t>
            </w:r>
            <w:r w:rsidR="00335EB4">
              <w:rPr>
                <w:sz w:val="20"/>
                <w:szCs w:val="14"/>
              </w:rPr>
              <w:t>ST-</w:t>
            </w:r>
            <w:r>
              <w:rPr>
                <w:sz w:val="20"/>
                <w:szCs w:val="14"/>
              </w:rPr>
              <w:t>0.1 has run successfully</w:t>
            </w:r>
          </w:p>
        </w:tc>
      </w:tr>
      <w:tr w:rsidR="00B65E42" w:rsidRPr="00437FEA" w14:paraId="4FB6B881" w14:textId="77777777" w:rsidTr="00DB77A9">
        <w:tc>
          <w:tcPr>
            <w:tcW w:w="1413" w:type="dxa"/>
          </w:tcPr>
          <w:p w14:paraId="076A97AA" w14:textId="77777777" w:rsidR="00B65E42" w:rsidRPr="00437FEA" w:rsidRDefault="00B65E42" w:rsidP="00B65E42">
            <w:pPr>
              <w:rPr>
                <w:sz w:val="20"/>
                <w:szCs w:val="14"/>
              </w:rPr>
            </w:pPr>
            <w:r>
              <w:rPr>
                <w:sz w:val="20"/>
                <w:szCs w:val="14"/>
              </w:rPr>
              <w:t>Type</w:t>
            </w:r>
          </w:p>
        </w:tc>
        <w:tc>
          <w:tcPr>
            <w:tcW w:w="9043" w:type="dxa"/>
          </w:tcPr>
          <w:p w14:paraId="1F4907A3" w14:textId="77777777" w:rsidR="00B65E42" w:rsidRPr="00437FEA" w:rsidRDefault="00D75A3C" w:rsidP="00B65E42">
            <w:pPr>
              <w:rPr>
                <w:sz w:val="20"/>
                <w:szCs w:val="14"/>
              </w:rPr>
            </w:pPr>
            <w:r>
              <w:rPr>
                <w:sz w:val="20"/>
                <w:szCs w:val="14"/>
              </w:rPr>
              <w:t>Acquiring information</w:t>
            </w:r>
          </w:p>
        </w:tc>
      </w:tr>
      <w:tr w:rsidR="00B65E42" w:rsidRPr="00437FEA" w14:paraId="704C171F" w14:textId="77777777" w:rsidTr="00DB77A9">
        <w:tc>
          <w:tcPr>
            <w:tcW w:w="1413" w:type="dxa"/>
          </w:tcPr>
          <w:p w14:paraId="2FD100DC" w14:textId="77777777" w:rsidR="00B65E42" w:rsidRPr="00437FEA" w:rsidRDefault="00B65E42" w:rsidP="00B65E42">
            <w:pPr>
              <w:rPr>
                <w:sz w:val="20"/>
                <w:szCs w:val="14"/>
              </w:rPr>
            </w:pPr>
            <w:r>
              <w:rPr>
                <w:sz w:val="20"/>
                <w:szCs w:val="14"/>
              </w:rPr>
              <w:t>Description and workflow</w:t>
            </w:r>
          </w:p>
        </w:tc>
        <w:tc>
          <w:tcPr>
            <w:tcW w:w="9043" w:type="dxa"/>
          </w:tcPr>
          <w:p w14:paraId="001AC327" w14:textId="77777777" w:rsidR="005E2A87" w:rsidRDefault="003B447B" w:rsidP="008D6031">
            <w:pPr>
              <w:rPr>
                <w:rFonts w:asciiTheme="minorHAnsi" w:hAnsi="Arial"/>
                <w:kern w:val="24"/>
                <w:sz w:val="16"/>
                <w:szCs w:val="16"/>
              </w:rPr>
            </w:pPr>
            <w:r w:rsidRPr="00825C38">
              <w:rPr>
                <w:rFonts w:asciiTheme="minorHAnsi" w:hAnsi="Arial"/>
                <w:kern w:val="24"/>
                <w:sz w:val="16"/>
                <w:szCs w:val="16"/>
              </w:rPr>
              <w:t xml:space="preserve">The client gets all </w:t>
            </w:r>
            <w:r w:rsidRPr="00F32BDC">
              <w:rPr>
                <w:rFonts w:asciiTheme="minorHAnsi" w:hAnsi="Arial"/>
                <w:kern w:val="24"/>
                <w:sz w:val="16"/>
                <w:szCs w:val="16"/>
              </w:rPr>
              <w:t>supported-stream-type</w:t>
            </w:r>
            <w:r>
              <w:rPr>
                <w:rFonts w:asciiTheme="minorHAnsi" w:hAnsi="Arial"/>
                <w:kern w:val="24"/>
                <w:sz w:val="16"/>
                <w:szCs w:val="16"/>
              </w:rPr>
              <w:t xml:space="preserve"> structures from the context</w:t>
            </w:r>
            <w:r w:rsidR="005E2A87">
              <w:rPr>
                <w:rFonts w:asciiTheme="minorHAnsi" w:hAnsi="Arial"/>
                <w:kern w:val="24"/>
                <w:sz w:val="16"/>
                <w:szCs w:val="16"/>
              </w:rPr>
              <w:t>.</w:t>
            </w:r>
          </w:p>
          <w:p w14:paraId="1DBD70BC" w14:textId="77777777" w:rsidR="003B447B" w:rsidRDefault="005E2A87" w:rsidP="008D6031">
            <w:pPr>
              <w:rPr>
                <w:rFonts w:asciiTheme="minorHAnsi" w:hAnsi="Arial"/>
                <w:kern w:val="24"/>
                <w:sz w:val="16"/>
                <w:szCs w:val="16"/>
              </w:rPr>
            </w:pPr>
            <w:r>
              <w:rPr>
                <w:rFonts w:asciiTheme="minorHAnsi" w:hAnsi="Arial"/>
                <w:kern w:val="24"/>
                <w:sz w:val="16"/>
                <w:szCs w:val="16"/>
              </w:rPr>
              <w:t xml:space="preserve">The client examines </w:t>
            </w:r>
            <w:r w:rsidR="00297DD3" w:rsidRPr="00F32BDC">
              <w:rPr>
                <w:rFonts w:asciiTheme="minorHAnsi" w:hAnsi="Arial"/>
                <w:kern w:val="24"/>
                <w:sz w:val="16"/>
                <w:szCs w:val="16"/>
              </w:rPr>
              <w:t>record-content</w:t>
            </w:r>
            <w:r w:rsidR="00297DD3">
              <w:rPr>
                <w:rFonts w:asciiTheme="minorHAnsi" w:hAnsi="Arial"/>
                <w:kern w:val="24"/>
                <w:sz w:val="16"/>
                <w:szCs w:val="16"/>
              </w:rPr>
              <w:t xml:space="preserve"> for streams that support entities or combinations of entities of interest</w:t>
            </w:r>
            <w:r w:rsidR="003B447B">
              <w:rPr>
                <w:rFonts w:asciiTheme="minorHAnsi" w:hAnsi="Arial"/>
                <w:kern w:val="24"/>
                <w:sz w:val="16"/>
                <w:szCs w:val="16"/>
              </w:rPr>
              <w:t>.</w:t>
            </w:r>
          </w:p>
          <w:p w14:paraId="079A8D4E" w14:textId="77777777" w:rsidR="003D1E6B" w:rsidRDefault="00EE4CD4" w:rsidP="008D6031">
            <w:pPr>
              <w:rPr>
                <w:rFonts w:asciiTheme="minorHAnsi" w:hAnsi="Arial"/>
                <w:kern w:val="24"/>
                <w:sz w:val="16"/>
                <w:szCs w:val="16"/>
              </w:rPr>
            </w:pPr>
            <w:r>
              <w:rPr>
                <w:rFonts w:asciiTheme="minorHAnsi" w:hAnsi="Arial"/>
                <w:kern w:val="24"/>
                <w:sz w:val="16"/>
                <w:szCs w:val="16"/>
              </w:rPr>
              <w:t>For each</w:t>
            </w:r>
            <w:r w:rsidR="003D1E6B">
              <w:rPr>
                <w:rFonts w:asciiTheme="minorHAnsi" w:hAnsi="Arial"/>
                <w:kern w:val="24"/>
                <w:sz w:val="16"/>
                <w:szCs w:val="16"/>
              </w:rPr>
              <w:t xml:space="preserve"> stream type that support</w:t>
            </w:r>
            <w:r>
              <w:rPr>
                <w:rFonts w:asciiTheme="minorHAnsi" w:hAnsi="Arial"/>
                <w:kern w:val="24"/>
                <w:sz w:val="16"/>
                <w:szCs w:val="16"/>
              </w:rPr>
              <w:t>s</w:t>
            </w:r>
            <w:r w:rsidR="003D1E6B">
              <w:rPr>
                <w:rFonts w:asciiTheme="minorHAnsi" w:hAnsi="Arial"/>
                <w:kern w:val="24"/>
                <w:sz w:val="16"/>
                <w:szCs w:val="16"/>
              </w:rPr>
              <w:t xml:space="preserve"> the </w:t>
            </w:r>
            <w:r w:rsidR="00C035F2">
              <w:rPr>
                <w:rFonts w:asciiTheme="minorHAnsi" w:hAnsi="Arial"/>
                <w:kern w:val="24"/>
                <w:sz w:val="16"/>
                <w:szCs w:val="16"/>
              </w:rPr>
              <w:t>appropriate entity/entity combination, the client examines:</w:t>
            </w:r>
          </w:p>
          <w:p w14:paraId="4F2BA341" w14:textId="77777777" w:rsidR="00C035F2" w:rsidRDefault="00C035F2" w:rsidP="00D66FC5">
            <w:pPr>
              <w:pStyle w:val="ListParagraph"/>
              <w:numPr>
                <w:ilvl w:val="0"/>
                <w:numId w:val="40"/>
              </w:numPr>
              <w:rPr>
                <w:rFonts w:asciiTheme="minorHAnsi" w:hAnsi="Arial"/>
                <w:kern w:val="24"/>
                <w:sz w:val="16"/>
                <w:szCs w:val="16"/>
              </w:rPr>
            </w:pPr>
            <w:r>
              <w:rPr>
                <w:rFonts w:asciiTheme="minorHAnsi" w:hAnsi="Arial"/>
                <w:kern w:val="24"/>
                <w:sz w:val="16"/>
                <w:szCs w:val="16"/>
              </w:rPr>
              <w:t>log-storage-strategy: to identify a stream that has the right characteristics (e.g., COMPACTED)</w:t>
            </w:r>
          </w:p>
          <w:p w14:paraId="5822DE1C" w14:textId="77777777" w:rsidR="0074749A" w:rsidRDefault="00C035F2" w:rsidP="00D66FC5">
            <w:pPr>
              <w:pStyle w:val="ListParagraph"/>
              <w:numPr>
                <w:ilvl w:val="0"/>
                <w:numId w:val="40"/>
              </w:numPr>
              <w:rPr>
                <w:rFonts w:asciiTheme="minorHAnsi" w:hAnsi="Arial"/>
                <w:kern w:val="24"/>
                <w:sz w:val="16"/>
                <w:szCs w:val="16"/>
              </w:rPr>
            </w:pPr>
            <w:r>
              <w:rPr>
                <w:rFonts w:asciiTheme="minorHAnsi" w:hAnsi="Arial"/>
                <w:kern w:val="24"/>
                <w:sz w:val="16"/>
                <w:szCs w:val="16"/>
              </w:rPr>
              <w:t xml:space="preserve">log-record-strategy: to identify a stream that has the right record characteristics (e.g., </w:t>
            </w:r>
            <w:r w:rsidR="00F10120" w:rsidRPr="00F10120">
              <w:rPr>
                <w:rFonts w:asciiTheme="minorHAnsi" w:hAnsi="Arial"/>
                <w:kern w:val="24"/>
                <w:sz w:val="16"/>
                <w:szCs w:val="16"/>
              </w:rPr>
              <w:t>WHOLE_ENTITY</w:t>
            </w:r>
            <w:r w:rsidR="000A3968">
              <w:rPr>
                <w:rFonts w:asciiTheme="minorHAnsi" w:hAnsi="Arial"/>
                <w:kern w:val="24"/>
                <w:sz w:val="16"/>
                <w:szCs w:val="16"/>
              </w:rPr>
              <w:t xml:space="preserve"> or</w:t>
            </w:r>
            <w:r w:rsidR="00E62D2B">
              <w:rPr>
                <w:rFonts w:asciiTheme="minorHAnsi" w:hAnsi="Arial"/>
                <w:kern w:val="24"/>
                <w:sz w:val="16"/>
                <w:szCs w:val="16"/>
              </w:rPr>
              <w:t xml:space="preserve"> CHANGE</w:t>
            </w:r>
            <w:r w:rsidR="00F345B8">
              <w:rPr>
                <w:rFonts w:asciiTheme="minorHAnsi" w:hAnsi="Arial"/>
                <w:kern w:val="24"/>
                <w:sz w:val="16"/>
                <w:szCs w:val="16"/>
              </w:rPr>
              <w:t>_ONLY</w:t>
            </w:r>
            <w:r w:rsidR="00A05D1A">
              <w:rPr>
                <w:rFonts w:asciiTheme="minorHAnsi" w:hAnsi="Arial"/>
                <w:kern w:val="24"/>
                <w:sz w:val="16"/>
                <w:szCs w:val="16"/>
              </w:rPr>
              <w:t>)</w:t>
            </w:r>
          </w:p>
          <w:p w14:paraId="4CAFCEC8" w14:textId="77777777" w:rsidR="00C035F2" w:rsidRDefault="00A05D1A" w:rsidP="00D66FC5">
            <w:pPr>
              <w:pStyle w:val="ListParagraph"/>
              <w:numPr>
                <w:ilvl w:val="0"/>
                <w:numId w:val="40"/>
              </w:numPr>
              <w:rPr>
                <w:rFonts w:asciiTheme="minorHAnsi" w:hAnsi="Arial"/>
                <w:kern w:val="24"/>
                <w:sz w:val="16"/>
                <w:szCs w:val="16"/>
              </w:rPr>
            </w:pPr>
            <w:r>
              <w:rPr>
                <w:rFonts w:asciiTheme="minorHAnsi" w:hAnsi="Arial"/>
                <w:kern w:val="24"/>
                <w:sz w:val="16"/>
                <w:szCs w:val="16"/>
              </w:rPr>
              <w:t xml:space="preserve">record-trigger: to identify a stream that has the right record generation characteristic (e.g., </w:t>
            </w:r>
            <w:r w:rsidR="00F10120" w:rsidRPr="00F10120">
              <w:rPr>
                <w:rFonts w:asciiTheme="minorHAnsi" w:hAnsi="Arial"/>
                <w:kern w:val="24"/>
                <w:sz w:val="16"/>
                <w:szCs w:val="16"/>
              </w:rPr>
              <w:t>ON_CHANGE</w:t>
            </w:r>
            <w:r w:rsidR="00F10120">
              <w:rPr>
                <w:rFonts w:asciiTheme="minorHAnsi" w:hAnsi="Arial"/>
                <w:kern w:val="24"/>
                <w:sz w:val="16"/>
                <w:szCs w:val="16"/>
              </w:rPr>
              <w:t>)</w:t>
            </w:r>
          </w:p>
          <w:p w14:paraId="0F9CBD1B" w14:textId="77777777" w:rsidR="00F10120" w:rsidRDefault="00367C50" w:rsidP="00D66FC5">
            <w:pPr>
              <w:pStyle w:val="ListParagraph"/>
              <w:numPr>
                <w:ilvl w:val="0"/>
                <w:numId w:val="40"/>
              </w:numPr>
              <w:rPr>
                <w:rFonts w:asciiTheme="minorHAnsi" w:hAnsi="Arial"/>
                <w:kern w:val="24"/>
                <w:sz w:val="16"/>
                <w:szCs w:val="16"/>
              </w:rPr>
            </w:pPr>
            <w:r>
              <w:rPr>
                <w:rFonts w:asciiTheme="minorHAnsi" w:hAnsi="Arial"/>
                <w:kern w:val="24"/>
                <w:sz w:val="16"/>
                <w:szCs w:val="16"/>
              </w:rPr>
              <w:t>Other log parameters to tune its operation to suit timer settings etc.</w:t>
            </w:r>
          </w:p>
          <w:p w14:paraId="0B0F5E3F" w14:textId="77777777" w:rsidR="00B51DA5" w:rsidRPr="00825C38" w:rsidRDefault="00B51DA5" w:rsidP="00B51DA5">
            <w:pPr>
              <w:rPr>
                <w:rFonts w:asciiTheme="minorHAnsi" w:hAnsi="Arial"/>
                <w:kern w:val="24"/>
                <w:sz w:val="16"/>
                <w:szCs w:val="16"/>
              </w:rPr>
            </w:pPr>
            <w:r>
              <w:rPr>
                <w:rFonts w:asciiTheme="minorHAnsi" w:hAnsi="Arial"/>
                <w:kern w:val="24"/>
                <w:sz w:val="16"/>
                <w:szCs w:val="16"/>
              </w:rPr>
              <w:t xml:space="preserve">The client examines </w:t>
            </w:r>
            <w:r w:rsidR="00460725">
              <w:rPr>
                <w:rFonts w:asciiTheme="minorHAnsi" w:hAnsi="Arial"/>
                <w:kern w:val="24"/>
                <w:sz w:val="16"/>
                <w:szCs w:val="16"/>
              </w:rPr>
              <w:t xml:space="preserve">available-streams to find running streams that </w:t>
            </w:r>
            <w:r w:rsidR="00754C02">
              <w:rPr>
                <w:rFonts w:asciiTheme="minorHAnsi" w:hAnsi="Arial"/>
                <w:kern w:val="24"/>
                <w:sz w:val="16"/>
                <w:szCs w:val="16"/>
              </w:rPr>
              <w:t xml:space="preserve">reference the stream-types identified </w:t>
            </w:r>
            <w:r w:rsidR="002A5692">
              <w:rPr>
                <w:rFonts w:asciiTheme="minorHAnsi" w:hAnsi="Arial"/>
                <w:kern w:val="24"/>
                <w:sz w:val="16"/>
                <w:szCs w:val="16"/>
              </w:rPr>
              <w:t xml:space="preserve">in </w:t>
            </w:r>
            <w:r w:rsidR="002A5692" w:rsidRPr="00825C38">
              <w:rPr>
                <w:rFonts w:asciiTheme="minorHAnsi" w:hAnsi="Arial"/>
                <w:kern w:val="24"/>
                <w:sz w:val="16"/>
                <w:szCs w:val="16"/>
              </w:rPr>
              <w:t xml:space="preserve">supported-stream-type-ref. </w:t>
            </w:r>
          </w:p>
          <w:p w14:paraId="679F5B85" w14:textId="77777777" w:rsidR="00EE4CD4" w:rsidRDefault="00EE4CD4" w:rsidP="00B51DA5">
            <w:pPr>
              <w:rPr>
                <w:rFonts w:asciiTheme="minorHAnsi" w:hAnsi="Arial"/>
                <w:kern w:val="24"/>
                <w:sz w:val="16"/>
                <w:szCs w:val="16"/>
              </w:rPr>
            </w:pPr>
            <w:r>
              <w:rPr>
                <w:rFonts w:asciiTheme="minorHAnsi" w:hAnsi="Arial"/>
                <w:kern w:val="24"/>
                <w:sz w:val="16"/>
                <w:szCs w:val="16"/>
              </w:rPr>
              <w:t xml:space="preserve">For each </w:t>
            </w:r>
            <w:r w:rsidR="00681C92">
              <w:rPr>
                <w:rFonts w:asciiTheme="minorHAnsi" w:hAnsi="Arial"/>
                <w:kern w:val="24"/>
                <w:sz w:val="16"/>
                <w:szCs w:val="16"/>
              </w:rPr>
              <w:t>available-stream that is of a relevant stream-type, the client examines:</w:t>
            </w:r>
          </w:p>
          <w:p w14:paraId="6786E5D7" w14:textId="77777777" w:rsidR="00681C92" w:rsidRDefault="00C34503" w:rsidP="00D66FC5">
            <w:pPr>
              <w:pStyle w:val="ListParagraph"/>
              <w:numPr>
                <w:ilvl w:val="0"/>
                <w:numId w:val="41"/>
              </w:numPr>
              <w:rPr>
                <w:rFonts w:asciiTheme="minorHAnsi" w:hAnsi="Arial"/>
                <w:kern w:val="24"/>
                <w:sz w:val="16"/>
                <w:szCs w:val="16"/>
              </w:rPr>
            </w:pPr>
            <w:r>
              <w:rPr>
                <w:rFonts w:asciiTheme="minorHAnsi" w:hAnsi="Arial"/>
                <w:kern w:val="24"/>
                <w:sz w:val="16"/>
                <w:szCs w:val="16"/>
              </w:rPr>
              <w:t>s</w:t>
            </w:r>
            <w:r w:rsidR="00681C92">
              <w:rPr>
                <w:rFonts w:asciiTheme="minorHAnsi" w:hAnsi="Arial"/>
                <w:kern w:val="24"/>
                <w:sz w:val="16"/>
                <w:szCs w:val="16"/>
              </w:rPr>
              <w:t xml:space="preserve">tream-state: to determine if the stream is </w:t>
            </w:r>
            <w:r w:rsidR="00536B53">
              <w:rPr>
                <w:rFonts w:asciiTheme="minorHAnsi" w:hAnsi="Arial"/>
                <w:kern w:val="24"/>
                <w:sz w:val="16"/>
                <w:szCs w:val="16"/>
              </w:rPr>
              <w:t>operating.</w:t>
            </w:r>
          </w:p>
          <w:p w14:paraId="3D2C51DB" w14:textId="77777777" w:rsidR="00681C92" w:rsidRDefault="00C34503" w:rsidP="00D66FC5">
            <w:pPr>
              <w:pStyle w:val="ListParagraph"/>
              <w:numPr>
                <w:ilvl w:val="0"/>
                <w:numId w:val="41"/>
              </w:numPr>
              <w:rPr>
                <w:rFonts w:asciiTheme="minorHAnsi" w:hAnsi="Arial"/>
                <w:kern w:val="24"/>
                <w:sz w:val="16"/>
                <w:szCs w:val="16"/>
              </w:rPr>
            </w:pPr>
            <w:r>
              <w:rPr>
                <w:rFonts w:asciiTheme="minorHAnsi" w:hAnsi="Arial"/>
                <w:kern w:val="24"/>
                <w:sz w:val="16"/>
                <w:szCs w:val="16"/>
              </w:rPr>
              <w:t>c</w:t>
            </w:r>
            <w:r w:rsidR="00E84B11">
              <w:rPr>
                <w:rFonts w:asciiTheme="minorHAnsi" w:hAnsi="Arial"/>
                <w:kern w:val="24"/>
                <w:sz w:val="16"/>
                <w:szCs w:val="16"/>
              </w:rPr>
              <w:t>onnection-protocol: to identify a stream that offers a compatible protocol for connection</w:t>
            </w:r>
            <w:r>
              <w:rPr>
                <w:rFonts w:asciiTheme="minorHAnsi" w:hAnsi="Arial"/>
                <w:kern w:val="24"/>
                <w:sz w:val="16"/>
                <w:szCs w:val="16"/>
              </w:rPr>
              <w:t xml:space="preserve"> (e.g., </w:t>
            </w:r>
            <w:r w:rsidR="00B35872">
              <w:rPr>
                <w:rFonts w:asciiTheme="minorHAnsi" w:hAnsi="Arial"/>
                <w:kern w:val="24"/>
                <w:sz w:val="16"/>
                <w:szCs w:val="16"/>
              </w:rPr>
              <w:t>WEBSOCKETS</w:t>
            </w:r>
            <w:r>
              <w:rPr>
                <w:rFonts w:asciiTheme="minorHAnsi" w:hAnsi="Arial"/>
                <w:kern w:val="24"/>
                <w:sz w:val="16"/>
                <w:szCs w:val="16"/>
              </w:rPr>
              <w:t>)</w:t>
            </w:r>
          </w:p>
          <w:p w14:paraId="684D15D9" w14:textId="77777777" w:rsidR="00E54CC2" w:rsidRPr="00C34503" w:rsidRDefault="00C34503" w:rsidP="00D66FC5">
            <w:pPr>
              <w:pStyle w:val="ListParagraph"/>
              <w:numPr>
                <w:ilvl w:val="0"/>
                <w:numId w:val="41"/>
              </w:numPr>
              <w:rPr>
                <w:rFonts w:asciiTheme="minorHAnsi" w:hAnsi="Arial"/>
                <w:kern w:val="24"/>
                <w:sz w:val="16"/>
                <w:szCs w:val="16"/>
              </w:rPr>
            </w:pPr>
            <w:r>
              <w:rPr>
                <w:rFonts w:asciiTheme="minorHAnsi" w:hAnsi="Arial"/>
                <w:kern w:val="24"/>
                <w:sz w:val="16"/>
                <w:szCs w:val="16"/>
              </w:rPr>
              <w:t>connection-address: to determine where to connect</w:t>
            </w:r>
          </w:p>
        </w:tc>
      </w:tr>
    </w:tbl>
    <w:p w14:paraId="321FF2AE" w14:textId="77777777" w:rsidR="006A4F6D" w:rsidRPr="004C0EB6" w:rsidRDefault="006A4F6D" w:rsidP="006A4F6D"/>
    <w:p w14:paraId="0EADBEC7" w14:textId="77777777" w:rsidR="001E3134" w:rsidRDefault="001E3134">
      <w:pPr>
        <w:spacing w:after="0"/>
        <w:rPr>
          <w:rFonts w:asciiTheme="majorHAnsi" w:eastAsiaTheme="majorEastAsia" w:hAnsiTheme="majorHAnsi" w:cstheme="majorBidi"/>
          <w:b/>
          <w:bCs/>
          <w:sz w:val="20"/>
          <w:szCs w:val="20"/>
        </w:rPr>
      </w:pPr>
      <w:r>
        <w:br w:type="page"/>
      </w:r>
    </w:p>
    <w:p w14:paraId="3A7C894C" w14:textId="77777777" w:rsidR="007B4527" w:rsidRDefault="003600D9" w:rsidP="006E2DD5">
      <w:pPr>
        <w:pStyle w:val="Heading3"/>
      </w:pPr>
      <w:bookmarkStart w:id="282" w:name="_Toc223392305"/>
      <w:r>
        <w:lastRenderedPageBreak/>
        <w:t xml:space="preserve">Use Case </w:t>
      </w:r>
      <w:r w:rsidR="00335EB4">
        <w:t>ST-</w:t>
      </w:r>
      <w:r w:rsidR="00F05D99">
        <w:t>0.</w:t>
      </w:r>
      <w:r w:rsidR="000937FA">
        <w:t>3</w:t>
      </w:r>
      <w:r w:rsidR="00F05D99">
        <w:t xml:space="preserve">: </w:t>
      </w:r>
      <w:r w:rsidR="007B4527">
        <w:t>Connect to Stream and align - new client</w:t>
      </w:r>
      <w:bookmarkEnd w:id="282"/>
      <w:r w:rsidR="007B4527">
        <w:t xml:space="preserve"> </w:t>
      </w:r>
    </w:p>
    <w:p w14:paraId="56ABFA81" w14:textId="33EFCE69" w:rsidR="00A53756" w:rsidRPr="009657D6" w:rsidRDefault="00A53756" w:rsidP="00A53756">
      <w:r>
        <w:t xml:space="preserve">This use case deals </w:t>
      </w:r>
      <w:r w:rsidR="00323683">
        <w:t xml:space="preserve">with use of the stream which is explained further in </w:t>
      </w:r>
      <w:r w:rsidR="00ED4F79">
        <w:fldChar w:fldCharType="begin"/>
      </w:r>
      <w:r w:rsidR="00ED4F79">
        <w:instrText xml:space="preserve"> REF _Ref52928331 \r \h </w:instrText>
      </w:r>
      <w:r w:rsidR="00ED4F79">
        <w:fldChar w:fldCharType="separate"/>
      </w:r>
      <w:r w:rsidR="00916DFC">
        <w:t>3.9</w:t>
      </w:r>
      <w:r w:rsidR="00ED4F79">
        <w:fldChar w:fldCharType="end"/>
      </w:r>
      <w:r w:rsidR="009A51F7">
        <w:t xml:space="preserve"> with content as in </w:t>
      </w:r>
      <w:r w:rsidR="004C3F34">
        <w:fldChar w:fldCharType="begin"/>
      </w:r>
      <w:r w:rsidR="004C3F34">
        <w:instrText xml:space="preserve"> REF _Ref52928525 \r \h </w:instrText>
      </w:r>
      <w:r w:rsidR="004C3F34">
        <w:fldChar w:fldCharType="separate"/>
      </w:r>
      <w:r w:rsidR="00916DFC">
        <w:t>3.10</w:t>
      </w:r>
      <w:r w:rsidR="004C3F34">
        <w:fldChar w:fldCharType="end"/>
      </w:r>
      <w:r w:rsidR="004C3F34">
        <w:t xml:space="preserve"> and behavior as described in </w:t>
      </w:r>
      <w:r w:rsidR="005B78C2">
        <w:fldChar w:fldCharType="begin"/>
      </w:r>
      <w:r w:rsidR="005B78C2">
        <w:instrText xml:space="preserve"> REF _Ref52928563 \r \h </w:instrText>
      </w:r>
      <w:r w:rsidR="005B78C2">
        <w:fldChar w:fldCharType="separate"/>
      </w:r>
      <w:r w:rsidR="00916DFC">
        <w:t>3.11</w:t>
      </w:r>
      <w:r w:rsidR="005B78C2">
        <w:fldChar w:fldCharType="end"/>
      </w:r>
      <w:r w:rsidR="00B70038">
        <w:t xml:space="preserve">, </w:t>
      </w:r>
      <w:r w:rsidR="005B78C2">
        <w:fldChar w:fldCharType="begin"/>
      </w:r>
      <w:r w:rsidR="005B78C2">
        <w:instrText xml:space="preserve"> REF _Ref52928571 \r \h </w:instrText>
      </w:r>
      <w:r w:rsidR="005B78C2">
        <w:fldChar w:fldCharType="separate"/>
      </w:r>
      <w:r w:rsidR="00916DFC">
        <w:t>3.12</w:t>
      </w:r>
      <w:r w:rsidR="005B78C2">
        <w:fldChar w:fldCharType="end"/>
      </w:r>
      <w:r w:rsidR="00B70038">
        <w:t xml:space="preserve">, </w:t>
      </w:r>
      <w:r w:rsidR="005B78C2">
        <w:fldChar w:fldCharType="begin"/>
      </w:r>
      <w:r w:rsidR="005B78C2">
        <w:instrText xml:space="preserve"> REF _Ref52928574 \r \h </w:instrText>
      </w:r>
      <w:r w:rsidR="005B78C2">
        <w:fldChar w:fldCharType="separate"/>
      </w:r>
      <w:r w:rsidR="00916DFC">
        <w:t>3.13</w:t>
      </w:r>
      <w:r w:rsidR="005B78C2">
        <w:fldChar w:fldCharType="end"/>
      </w:r>
      <w:r w:rsidR="00B70038">
        <w:t xml:space="preserve">, </w:t>
      </w:r>
      <w:r w:rsidR="005B78C2">
        <w:fldChar w:fldCharType="begin"/>
      </w:r>
      <w:r w:rsidR="005B78C2">
        <w:instrText xml:space="preserve"> REF _Ref52928577 \r \h </w:instrText>
      </w:r>
      <w:r w:rsidR="005B78C2">
        <w:fldChar w:fldCharType="separate"/>
      </w:r>
      <w:r w:rsidR="00916DFC">
        <w:t>3.14</w:t>
      </w:r>
      <w:r w:rsidR="005B78C2">
        <w:fldChar w:fldCharType="end"/>
      </w:r>
      <w:r w:rsidR="00B70038">
        <w:t xml:space="preserve">, </w:t>
      </w:r>
      <w:r w:rsidR="005B78C2">
        <w:fldChar w:fldCharType="begin"/>
      </w:r>
      <w:r w:rsidR="005B78C2">
        <w:instrText xml:space="preserve"> REF _Ref52928579 \r \h </w:instrText>
      </w:r>
      <w:r w:rsidR="005B78C2">
        <w:fldChar w:fldCharType="separate"/>
      </w:r>
      <w:r w:rsidR="00916DFC">
        <w:t>3.16</w:t>
      </w:r>
      <w:r w:rsidR="005B78C2">
        <w:fldChar w:fldCharType="end"/>
      </w:r>
      <w:r w:rsidR="00B70038">
        <w:t xml:space="preserve"> and </w:t>
      </w:r>
      <w:r w:rsidR="005B78C2">
        <w:fldChar w:fldCharType="begin"/>
      </w:r>
      <w:r w:rsidR="005B78C2">
        <w:instrText xml:space="preserve"> REF _Ref52928582 \r \h </w:instrText>
      </w:r>
      <w:r w:rsidR="005B78C2">
        <w:fldChar w:fldCharType="separate"/>
      </w:r>
      <w:r w:rsidR="00916DFC">
        <w:t>3.17</w:t>
      </w:r>
      <w:r w:rsidR="005B78C2">
        <w:fldChar w:fldCharType="end"/>
      </w:r>
      <w:r w:rsidR="00B70038">
        <w:t>.</w:t>
      </w:r>
    </w:p>
    <w:p w14:paraId="1EB61529" w14:textId="77777777" w:rsidR="0047526D" w:rsidRPr="0047526D" w:rsidRDefault="0047526D" w:rsidP="0047526D"/>
    <w:tbl>
      <w:tblPr>
        <w:tblStyle w:val="TableGrid"/>
        <w:tblW w:w="0" w:type="auto"/>
        <w:tblLook w:val="04A0" w:firstRow="1" w:lastRow="0" w:firstColumn="1" w:lastColumn="0" w:noHBand="0" w:noVBand="1"/>
      </w:tblPr>
      <w:tblGrid>
        <w:gridCol w:w="1413"/>
        <w:gridCol w:w="9043"/>
      </w:tblGrid>
      <w:tr w:rsidR="0053298B" w:rsidRPr="00437FEA" w14:paraId="29056679" w14:textId="77777777" w:rsidTr="00437FEA">
        <w:tc>
          <w:tcPr>
            <w:tcW w:w="1413" w:type="dxa"/>
          </w:tcPr>
          <w:p w14:paraId="4A5687C2" w14:textId="77777777" w:rsidR="0053298B" w:rsidRPr="00437FEA" w:rsidRDefault="00437FEA" w:rsidP="004C0EB6">
            <w:pPr>
              <w:rPr>
                <w:sz w:val="20"/>
                <w:szCs w:val="14"/>
              </w:rPr>
            </w:pPr>
            <w:r w:rsidRPr="00437FEA">
              <w:rPr>
                <w:sz w:val="20"/>
                <w:szCs w:val="14"/>
              </w:rPr>
              <w:t>Number</w:t>
            </w:r>
          </w:p>
        </w:tc>
        <w:tc>
          <w:tcPr>
            <w:tcW w:w="9043" w:type="dxa"/>
          </w:tcPr>
          <w:p w14:paraId="74A2EA5A" w14:textId="77777777" w:rsidR="0053298B" w:rsidRPr="00437FEA" w:rsidRDefault="00335EB4" w:rsidP="004C0EB6">
            <w:pPr>
              <w:rPr>
                <w:sz w:val="20"/>
                <w:szCs w:val="14"/>
              </w:rPr>
            </w:pPr>
            <w:r>
              <w:rPr>
                <w:sz w:val="20"/>
                <w:szCs w:val="14"/>
              </w:rPr>
              <w:t>ST-</w:t>
            </w:r>
            <w:r w:rsidR="00437FEA" w:rsidRPr="00437FEA">
              <w:rPr>
                <w:sz w:val="20"/>
                <w:szCs w:val="14"/>
              </w:rPr>
              <w:t>0.</w:t>
            </w:r>
            <w:r w:rsidR="000937FA">
              <w:rPr>
                <w:sz w:val="20"/>
                <w:szCs w:val="14"/>
              </w:rPr>
              <w:t>3</w:t>
            </w:r>
          </w:p>
        </w:tc>
      </w:tr>
      <w:tr w:rsidR="0053298B" w:rsidRPr="00437FEA" w14:paraId="0916ADE3" w14:textId="77777777" w:rsidTr="00437FEA">
        <w:tc>
          <w:tcPr>
            <w:tcW w:w="1413" w:type="dxa"/>
          </w:tcPr>
          <w:p w14:paraId="4F38F976" w14:textId="77777777" w:rsidR="0053298B" w:rsidRPr="00437FEA" w:rsidRDefault="00437FEA" w:rsidP="004C0EB6">
            <w:pPr>
              <w:rPr>
                <w:sz w:val="20"/>
                <w:szCs w:val="14"/>
              </w:rPr>
            </w:pPr>
            <w:r w:rsidRPr="00437FEA">
              <w:rPr>
                <w:sz w:val="20"/>
                <w:szCs w:val="14"/>
              </w:rPr>
              <w:t>Name</w:t>
            </w:r>
          </w:p>
        </w:tc>
        <w:tc>
          <w:tcPr>
            <w:tcW w:w="9043" w:type="dxa"/>
          </w:tcPr>
          <w:p w14:paraId="57C704F9" w14:textId="77777777" w:rsidR="0053298B" w:rsidRPr="00437FEA" w:rsidRDefault="00437FEA" w:rsidP="004C0EB6">
            <w:pPr>
              <w:rPr>
                <w:sz w:val="20"/>
                <w:szCs w:val="14"/>
              </w:rPr>
            </w:pPr>
            <w:r w:rsidRPr="00437FEA">
              <w:rPr>
                <w:sz w:val="20"/>
                <w:szCs w:val="14"/>
              </w:rPr>
              <w:t>Connect to Stream and align - new client</w:t>
            </w:r>
          </w:p>
        </w:tc>
      </w:tr>
      <w:tr w:rsidR="0053298B" w:rsidRPr="00437FEA" w14:paraId="65EEDD42" w14:textId="77777777" w:rsidTr="00437FEA">
        <w:tc>
          <w:tcPr>
            <w:tcW w:w="1413" w:type="dxa"/>
          </w:tcPr>
          <w:p w14:paraId="46198062" w14:textId="77777777" w:rsidR="0053298B" w:rsidRPr="00437FEA" w:rsidRDefault="00437FEA" w:rsidP="004C0EB6">
            <w:pPr>
              <w:rPr>
                <w:sz w:val="20"/>
                <w:szCs w:val="14"/>
              </w:rPr>
            </w:pPr>
            <w:r>
              <w:rPr>
                <w:sz w:val="20"/>
                <w:szCs w:val="14"/>
              </w:rPr>
              <w:t>Process</w:t>
            </w:r>
            <w:r w:rsidR="00D75A3C">
              <w:rPr>
                <w:sz w:val="20"/>
                <w:szCs w:val="14"/>
              </w:rPr>
              <w:t>/Area</w:t>
            </w:r>
          </w:p>
        </w:tc>
        <w:tc>
          <w:tcPr>
            <w:tcW w:w="9043" w:type="dxa"/>
          </w:tcPr>
          <w:p w14:paraId="5B5EFBCD" w14:textId="77777777" w:rsidR="0053298B" w:rsidRPr="00437FEA" w:rsidRDefault="00C541FA" w:rsidP="004C0EB6">
            <w:pPr>
              <w:rPr>
                <w:sz w:val="20"/>
                <w:szCs w:val="14"/>
              </w:rPr>
            </w:pPr>
            <w:r>
              <w:rPr>
                <w:sz w:val="20"/>
                <w:szCs w:val="14"/>
              </w:rPr>
              <w:t>Streaming Infrastructure</w:t>
            </w:r>
          </w:p>
        </w:tc>
      </w:tr>
      <w:tr w:rsidR="0053298B" w:rsidRPr="00437FEA" w14:paraId="3DFE5DCC" w14:textId="77777777" w:rsidTr="00437FEA">
        <w:tc>
          <w:tcPr>
            <w:tcW w:w="1413" w:type="dxa"/>
          </w:tcPr>
          <w:p w14:paraId="17AB1B80" w14:textId="77777777" w:rsidR="0053298B" w:rsidRPr="00437FEA" w:rsidRDefault="00C541FA" w:rsidP="004C0EB6">
            <w:pPr>
              <w:rPr>
                <w:sz w:val="20"/>
                <w:szCs w:val="14"/>
              </w:rPr>
            </w:pPr>
            <w:r>
              <w:rPr>
                <w:sz w:val="20"/>
                <w:szCs w:val="14"/>
              </w:rPr>
              <w:t>Brief description</w:t>
            </w:r>
          </w:p>
        </w:tc>
        <w:tc>
          <w:tcPr>
            <w:tcW w:w="9043" w:type="dxa"/>
          </w:tcPr>
          <w:p w14:paraId="1A4AADE8" w14:textId="77777777" w:rsidR="0053298B" w:rsidRPr="00437FEA" w:rsidRDefault="00C541FA" w:rsidP="004C0EB6">
            <w:pPr>
              <w:rPr>
                <w:sz w:val="20"/>
                <w:szCs w:val="14"/>
              </w:rPr>
            </w:pPr>
            <w:r>
              <w:rPr>
                <w:sz w:val="20"/>
                <w:szCs w:val="14"/>
              </w:rPr>
              <w:t>This use case describes the connection of a client to a stream</w:t>
            </w:r>
            <w:r w:rsidR="00A351B1">
              <w:rPr>
                <w:sz w:val="20"/>
                <w:szCs w:val="14"/>
              </w:rPr>
              <w:t xml:space="preserve"> and the </w:t>
            </w:r>
            <w:r w:rsidR="00C61B42">
              <w:rPr>
                <w:sz w:val="20"/>
                <w:szCs w:val="14"/>
              </w:rPr>
              <w:t xml:space="preserve">client acquiring </w:t>
            </w:r>
            <w:r w:rsidR="00580515">
              <w:rPr>
                <w:sz w:val="20"/>
                <w:szCs w:val="14"/>
              </w:rPr>
              <w:t>stream records.</w:t>
            </w:r>
          </w:p>
        </w:tc>
      </w:tr>
      <w:tr w:rsidR="0053298B" w:rsidRPr="00437FEA" w14:paraId="2100E2AC" w14:textId="77777777" w:rsidTr="00437FEA">
        <w:tc>
          <w:tcPr>
            <w:tcW w:w="1413" w:type="dxa"/>
          </w:tcPr>
          <w:p w14:paraId="62611DA5" w14:textId="77777777" w:rsidR="0053298B" w:rsidRPr="00437FEA" w:rsidRDefault="00A57503" w:rsidP="004C0EB6">
            <w:pPr>
              <w:rPr>
                <w:sz w:val="20"/>
                <w:szCs w:val="14"/>
              </w:rPr>
            </w:pPr>
            <w:r>
              <w:rPr>
                <w:sz w:val="20"/>
                <w:szCs w:val="14"/>
              </w:rPr>
              <w:t>Preconditions</w:t>
            </w:r>
          </w:p>
        </w:tc>
        <w:tc>
          <w:tcPr>
            <w:tcW w:w="9043" w:type="dxa"/>
          </w:tcPr>
          <w:p w14:paraId="42BB282B" w14:textId="77777777" w:rsidR="0053298B" w:rsidRPr="00437FEA" w:rsidRDefault="00FA6F42" w:rsidP="004C0EB6">
            <w:pPr>
              <w:rPr>
                <w:sz w:val="20"/>
                <w:szCs w:val="14"/>
              </w:rPr>
            </w:pPr>
            <w:r>
              <w:rPr>
                <w:sz w:val="20"/>
                <w:szCs w:val="14"/>
              </w:rPr>
              <w:t>UC</w:t>
            </w:r>
            <w:r w:rsidR="00335EB4">
              <w:rPr>
                <w:sz w:val="20"/>
                <w:szCs w:val="14"/>
              </w:rPr>
              <w:t xml:space="preserve"> ST-</w:t>
            </w:r>
            <w:r>
              <w:rPr>
                <w:sz w:val="20"/>
                <w:szCs w:val="14"/>
              </w:rPr>
              <w:t xml:space="preserve">0.1 has run successfully. The client has gained knowledge of the available streams </w:t>
            </w:r>
            <w:r w:rsidR="003150CB">
              <w:rPr>
                <w:sz w:val="20"/>
                <w:szCs w:val="14"/>
              </w:rPr>
              <w:t xml:space="preserve">via some mechanism (such as UC </w:t>
            </w:r>
            <w:r w:rsidR="00335EB4">
              <w:rPr>
                <w:sz w:val="20"/>
                <w:szCs w:val="14"/>
              </w:rPr>
              <w:t>ST-</w:t>
            </w:r>
            <w:r w:rsidR="003150CB">
              <w:rPr>
                <w:sz w:val="20"/>
                <w:szCs w:val="14"/>
              </w:rPr>
              <w:t>0.2)</w:t>
            </w:r>
          </w:p>
        </w:tc>
      </w:tr>
      <w:tr w:rsidR="0053298B" w:rsidRPr="00437FEA" w14:paraId="102B2612" w14:textId="77777777" w:rsidTr="00437FEA">
        <w:tc>
          <w:tcPr>
            <w:tcW w:w="1413" w:type="dxa"/>
          </w:tcPr>
          <w:p w14:paraId="3A04AD49" w14:textId="77777777" w:rsidR="0053298B" w:rsidRPr="00437FEA" w:rsidRDefault="00685A32" w:rsidP="004C0EB6">
            <w:pPr>
              <w:rPr>
                <w:sz w:val="20"/>
                <w:szCs w:val="14"/>
              </w:rPr>
            </w:pPr>
            <w:r>
              <w:rPr>
                <w:sz w:val="20"/>
                <w:szCs w:val="14"/>
              </w:rPr>
              <w:t>Type</w:t>
            </w:r>
          </w:p>
        </w:tc>
        <w:tc>
          <w:tcPr>
            <w:tcW w:w="9043" w:type="dxa"/>
          </w:tcPr>
          <w:p w14:paraId="6078AA53" w14:textId="77777777" w:rsidR="0053298B" w:rsidRPr="00437FEA" w:rsidRDefault="00DA151E" w:rsidP="004C0EB6">
            <w:pPr>
              <w:rPr>
                <w:sz w:val="20"/>
                <w:szCs w:val="14"/>
              </w:rPr>
            </w:pPr>
            <w:r>
              <w:rPr>
                <w:sz w:val="20"/>
                <w:szCs w:val="14"/>
              </w:rPr>
              <w:t>Gaining and maintaining alignment</w:t>
            </w:r>
          </w:p>
        </w:tc>
      </w:tr>
      <w:tr w:rsidR="0053298B" w:rsidRPr="00437FEA" w14:paraId="283E40DE" w14:textId="77777777" w:rsidTr="00437FEA">
        <w:tc>
          <w:tcPr>
            <w:tcW w:w="1413" w:type="dxa"/>
          </w:tcPr>
          <w:p w14:paraId="626033F0" w14:textId="77777777" w:rsidR="0053298B" w:rsidRPr="00437FEA" w:rsidRDefault="00816DA2" w:rsidP="004C0EB6">
            <w:pPr>
              <w:rPr>
                <w:sz w:val="20"/>
                <w:szCs w:val="14"/>
              </w:rPr>
            </w:pPr>
            <w:r>
              <w:rPr>
                <w:sz w:val="20"/>
                <w:szCs w:val="14"/>
              </w:rPr>
              <w:t>Description and workflow</w:t>
            </w:r>
          </w:p>
        </w:tc>
        <w:tc>
          <w:tcPr>
            <w:tcW w:w="9043" w:type="dxa"/>
          </w:tcPr>
          <w:p w14:paraId="1FB56F42" w14:textId="77777777" w:rsidR="007F4025" w:rsidRPr="007F4025" w:rsidRDefault="000D1157" w:rsidP="007F4025">
            <w:pPr>
              <w:rPr>
                <w:rFonts w:eastAsia="Times New Roman"/>
                <w:sz w:val="20"/>
                <w:szCs w:val="14"/>
              </w:rPr>
            </w:pPr>
            <w:r>
              <w:rPr>
                <w:rFonts w:eastAsia="Times New Roman"/>
                <w:sz w:val="20"/>
                <w:szCs w:val="14"/>
              </w:rPr>
              <w:t>The client uses the results from UC ST-0.1:</w:t>
            </w:r>
          </w:p>
          <w:p w14:paraId="0E79EE21" w14:textId="77777777"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 xml:space="preserve">Use the provided endpoint </w:t>
            </w:r>
            <w:r w:rsidR="000D1157">
              <w:rPr>
                <w:rFonts w:eastAsia="Times New Roman"/>
                <w:sz w:val="20"/>
                <w:szCs w:val="14"/>
              </w:rPr>
              <w:t>address and method</w:t>
            </w:r>
            <w:r w:rsidRPr="002A5E41">
              <w:rPr>
                <w:rFonts w:eastAsia="Times New Roman"/>
                <w:sz w:val="20"/>
                <w:szCs w:val="14"/>
              </w:rPr>
              <w:t xml:space="preserve"> to connect</w:t>
            </w:r>
            <w:r w:rsidR="00993ABD">
              <w:rPr>
                <w:rFonts w:eastAsia="Times New Roman"/>
                <w:sz w:val="20"/>
                <w:szCs w:val="14"/>
              </w:rPr>
              <w:t>.</w:t>
            </w:r>
            <w:r w:rsidRPr="002A5E41">
              <w:rPr>
                <w:rFonts w:eastAsia="Times New Roman"/>
                <w:sz w:val="20"/>
                <w:szCs w:val="14"/>
              </w:rPr>
              <w:t xml:space="preserve"> </w:t>
            </w:r>
          </w:p>
          <w:p w14:paraId="76B10F79" w14:textId="77777777" w:rsidR="007C2003" w:rsidRPr="002A5E41" w:rsidRDefault="007C2003" w:rsidP="00D66FC5">
            <w:pPr>
              <w:pStyle w:val="ListParagraph"/>
              <w:numPr>
                <w:ilvl w:val="1"/>
                <w:numId w:val="35"/>
              </w:numPr>
              <w:rPr>
                <w:rFonts w:eastAsia="Times New Roman"/>
                <w:sz w:val="20"/>
                <w:szCs w:val="14"/>
              </w:rPr>
            </w:pPr>
            <w:r w:rsidRPr="002A5E41">
              <w:rPr>
                <w:rFonts w:eastAsia="Times New Roman"/>
                <w:sz w:val="20"/>
                <w:szCs w:val="14"/>
              </w:rPr>
              <w:t>The client will connect with the null token</w:t>
            </w:r>
            <w:r w:rsidR="007E471A">
              <w:rPr>
                <w:rStyle w:val="FootnoteReference"/>
                <w:rFonts w:eastAsia="Times New Roman"/>
                <w:sz w:val="20"/>
                <w:szCs w:val="14"/>
              </w:rPr>
              <w:footnoteReference w:id="74"/>
            </w:r>
            <w:r w:rsidRPr="002A5E41">
              <w:rPr>
                <w:rFonts w:eastAsia="Times New Roman"/>
                <w:sz w:val="20"/>
                <w:szCs w:val="14"/>
              </w:rPr>
              <w:t xml:space="preserve"> to cause the provider to stream from the oldest record in the stream (offset zero)</w:t>
            </w:r>
          </w:p>
          <w:p w14:paraId="01AB8A99" w14:textId="77777777"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On connection both the client and provider stream processes are started, and the necessary communication is setup between client and provider</w:t>
            </w:r>
            <w:r w:rsidR="00993ABD">
              <w:rPr>
                <w:rFonts w:eastAsia="Times New Roman"/>
                <w:sz w:val="20"/>
                <w:szCs w:val="14"/>
              </w:rPr>
              <w:t>.</w:t>
            </w:r>
          </w:p>
          <w:p w14:paraId="2CF0C9F4" w14:textId="77777777" w:rsidR="007C2003" w:rsidRPr="002A5E41" w:rsidRDefault="007C2003" w:rsidP="00D66FC5">
            <w:pPr>
              <w:pStyle w:val="ListParagraph"/>
              <w:numPr>
                <w:ilvl w:val="1"/>
                <w:numId w:val="35"/>
              </w:numPr>
              <w:rPr>
                <w:rFonts w:eastAsia="Times New Roman"/>
                <w:sz w:val="20"/>
                <w:szCs w:val="14"/>
              </w:rPr>
            </w:pPr>
            <w:r w:rsidRPr="002A5E41">
              <w:rPr>
                <w:rFonts w:eastAsia="Times New Roman"/>
                <w:sz w:val="20"/>
                <w:szCs w:val="14"/>
              </w:rPr>
              <w:t>As a result, the pipeline is started</w:t>
            </w:r>
            <w:r w:rsidR="00993ABD">
              <w:rPr>
                <w:rFonts w:eastAsia="Times New Roman"/>
                <w:sz w:val="20"/>
                <w:szCs w:val="14"/>
              </w:rPr>
              <w:t>.</w:t>
            </w:r>
          </w:p>
          <w:p w14:paraId="2C805C3A" w14:textId="77777777" w:rsidR="007C2003" w:rsidRPr="002A5E41" w:rsidRDefault="007C2003" w:rsidP="00D66FC5">
            <w:pPr>
              <w:pStyle w:val="ListParagraph"/>
              <w:numPr>
                <w:ilvl w:val="1"/>
                <w:numId w:val="35"/>
              </w:numPr>
              <w:rPr>
                <w:rFonts w:eastAsia="Times New Roman"/>
                <w:sz w:val="20"/>
                <w:szCs w:val="14"/>
              </w:rPr>
            </w:pPr>
            <w:r w:rsidRPr="002A5E41">
              <w:rPr>
                <w:rFonts w:eastAsia="Times New Roman"/>
                <w:sz w:val="20"/>
                <w:szCs w:val="14"/>
              </w:rPr>
              <w:t xml:space="preserve">The provider </w:t>
            </w:r>
            <w:r w:rsidR="00580515">
              <w:rPr>
                <w:rFonts w:eastAsia="Times New Roman"/>
                <w:sz w:val="20"/>
                <w:szCs w:val="14"/>
              </w:rPr>
              <w:t>reads</w:t>
            </w:r>
            <w:r w:rsidRPr="002A5E41">
              <w:rPr>
                <w:rFonts w:eastAsia="Times New Roman"/>
                <w:sz w:val="20"/>
                <w:szCs w:val="14"/>
              </w:rPr>
              <w:t xml:space="preserve"> the appropriate log from offset zero filling the pipeline and responding to ongoing demand</w:t>
            </w:r>
            <w:r w:rsidR="00993ABD">
              <w:rPr>
                <w:rFonts w:eastAsia="Times New Roman"/>
                <w:sz w:val="20"/>
                <w:szCs w:val="14"/>
              </w:rPr>
              <w:t>.</w:t>
            </w:r>
          </w:p>
          <w:p w14:paraId="535EEB98" w14:textId="77777777"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The client demands from the provider and buffers as appropriate</w:t>
            </w:r>
            <w:r w:rsidR="00993ABD">
              <w:rPr>
                <w:rFonts w:eastAsia="Times New Roman"/>
                <w:sz w:val="20"/>
                <w:szCs w:val="14"/>
              </w:rPr>
              <w:t>.</w:t>
            </w:r>
          </w:p>
          <w:p w14:paraId="7B810DD7" w14:textId="77777777"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The client store</w:t>
            </w:r>
            <w:r w:rsidR="004C7FD2">
              <w:rPr>
                <w:rFonts w:eastAsia="Times New Roman"/>
                <w:sz w:val="20"/>
                <w:szCs w:val="14"/>
              </w:rPr>
              <w:t>s</w:t>
            </w:r>
            <w:r w:rsidRPr="002A5E41">
              <w:rPr>
                <w:rFonts w:eastAsia="Times New Roman"/>
                <w:sz w:val="20"/>
                <w:szCs w:val="14"/>
              </w:rPr>
              <w:t xml:space="preserve"> in a repository (e.g., Log, database etc.)</w:t>
            </w:r>
          </w:p>
          <w:p w14:paraId="20FCF954" w14:textId="77777777" w:rsidR="00223FC8" w:rsidRPr="00BD3D1A" w:rsidRDefault="007C2003" w:rsidP="00D66FC5">
            <w:pPr>
              <w:pStyle w:val="ListParagraph"/>
              <w:numPr>
                <w:ilvl w:val="0"/>
                <w:numId w:val="35"/>
              </w:numPr>
              <w:rPr>
                <w:rFonts w:eastAsia="Times New Roman"/>
                <w:sz w:val="20"/>
                <w:szCs w:val="14"/>
              </w:rPr>
            </w:pPr>
            <w:r w:rsidRPr="002A5E41">
              <w:rPr>
                <w:rFonts w:eastAsia="Times New Roman"/>
                <w:sz w:val="20"/>
                <w:szCs w:val="14"/>
              </w:rPr>
              <w:t>The client maintains a record of last commit</w:t>
            </w:r>
            <w:r w:rsidR="00580515">
              <w:rPr>
                <w:rFonts w:eastAsia="Times New Roman"/>
                <w:sz w:val="20"/>
                <w:szCs w:val="14"/>
              </w:rPr>
              <w:t xml:space="preserve"> (see also ST-2.1)</w:t>
            </w:r>
          </w:p>
          <w:p w14:paraId="23F5C7AF" w14:textId="77777777" w:rsidR="00223FC8" w:rsidRPr="00223FC8" w:rsidRDefault="00223FC8" w:rsidP="00223FC8">
            <w:pPr>
              <w:rPr>
                <w:rFonts w:eastAsia="Times New Roman"/>
                <w:sz w:val="20"/>
                <w:szCs w:val="14"/>
              </w:rPr>
            </w:pPr>
            <w:r w:rsidRPr="002A5E41">
              <w:rPr>
                <w:rFonts w:eastAsia="Times New Roman"/>
                <w:sz w:val="20"/>
                <w:szCs w:val="14"/>
              </w:rPr>
              <w:t xml:space="preserve">Through the above activities the client works through the stream from initial record towards the most recent record  </w:t>
            </w:r>
          </w:p>
          <w:p w14:paraId="26FA58F2" w14:textId="77777777" w:rsidR="00223FC8" w:rsidRPr="00055884" w:rsidRDefault="002A5E41" w:rsidP="00D66FC5">
            <w:pPr>
              <w:pStyle w:val="ListParagraph"/>
              <w:numPr>
                <w:ilvl w:val="0"/>
                <w:numId w:val="35"/>
              </w:numPr>
              <w:rPr>
                <w:rFonts w:eastAsia="Times New Roman"/>
                <w:sz w:val="20"/>
                <w:szCs w:val="14"/>
              </w:rPr>
            </w:pPr>
            <w:r w:rsidRPr="00055884">
              <w:rPr>
                <w:rFonts w:eastAsia="Times New Roman"/>
                <w:sz w:val="20"/>
                <w:szCs w:val="14"/>
              </w:rPr>
              <w:t>Passing the tombstone</w:t>
            </w:r>
            <w:r w:rsidR="00CD28C7">
              <w:rPr>
                <w:rFonts w:eastAsia="Times New Roman"/>
                <w:sz w:val="20"/>
                <w:szCs w:val="14"/>
              </w:rPr>
              <w:t>-</w:t>
            </w:r>
            <w:r w:rsidRPr="00055884">
              <w:rPr>
                <w:rFonts w:eastAsia="Times New Roman"/>
                <w:sz w:val="20"/>
                <w:szCs w:val="14"/>
              </w:rPr>
              <w:t xml:space="preserve">retention "point" </w:t>
            </w:r>
          </w:p>
          <w:p w14:paraId="6D33039E" w14:textId="77777777" w:rsidR="00223FC8" w:rsidRPr="00055884" w:rsidRDefault="00223FC8" w:rsidP="00D66FC5">
            <w:pPr>
              <w:pStyle w:val="ListParagraph"/>
              <w:numPr>
                <w:ilvl w:val="1"/>
                <w:numId w:val="35"/>
              </w:numPr>
              <w:rPr>
                <w:rFonts w:eastAsia="Times New Roman"/>
                <w:sz w:val="20"/>
                <w:szCs w:val="14"/>
              </w:rPr>
            </w:pPr>
            <w:r w:rsidRPr="00055884">
              <w:rPr>
                <w:rFonts w:eastAsia="Times New Roman"/>
                <w:sz w:val="20"/>
                <w:szCs w:val="14"/>
              </w:rPr>
              <w:t>It must take less than the tombstone</w:t>
            </w:r>
            <w:r w:rsidR="00165E7D">
              <w:rPr>
                <w:rFonts w:eastAsia="Times New Roman"/>
                <w:sz w:val="20"/>
                <w:szCs w:val="14"/>
              </w:rPr>
              <w:t>-</w:t>
            </w:r>
            <w:r w:rsidRPr="00055884">
              <w:rPr>
                <w:rFonts w:eastAsia="Times New Roman"/>
                <w:sz w:val="20"/>
                <w:szCs w:val="14"/>
              </w:rPr>
              <w:t>retention period to reach the tombstone</w:t>
            </w:r>
            <w:r w:rsidR="00165E7D">
              <w:rPr>
                <w:rFonts w:eastAsia="Times New Roman"/>
                <w:sz w:val="20"/>
                <w:szCs w:val="14"/>
              </w:rPr>
              <w:t>-</w:t>
            </w:r>
            <w:r w:rsidRPr="00055884">
              <w:rPr>
                <w:rFonts w:eastAsia="Times New Roman"/>
                <w:sz w:val="20"/>
                <w:szCs w:val="14"/>
              </w:rPr>
              <w:t>retention "point" in the log</w:t>
            </w:r>
            <w:r w:rsidR="00993ABD" w:rsidRPr="00055884">
              <w:rPr>
                <w:rFonts w:eastAsia="Times New Roman"/>
                <w:sz w:val="20"/>
                <w:szCs w:val="14"/>
              </w:rPr>
              <w:t>.</w:t>
            </w:r>
          </w:p>
          <w:p w14:paraId="591EBE15" w14:textId="77777777" w:rsidR="00223FC8" w:rsidRPr="00055884" w:rsidRDefault="00223FC8" w:rsidP="00D66FC5">
            <w:pPr>
              <w:pStyle w:val="ListParagraph"/>
              <w:numPr>
                <w:ilvl w:val="1"/>
                <w:numId w:val="35"/>
              </w:numPr>
              <w:rPr>
                <w:rFonts w:eastAsia="Times New Roman"/>
                <w:sz w:val="20"/>
                <w:szCs w:val="14"/>
              </w:rPr>
            </w:pPr>
            <w:r w:rsidRPr="00055884">
              <w:rPr>
                <w:rFonts w:eastAsia="Times New Roman"/>
                <w:sz w:val="20"/>
                <w:szCs w:val="14"/>
              </w:rPr>
              <w:t>If it takes longer than the tombstone</w:t>
            </w:r>
            <w:r w:rsidR="00165E7D">
              <w:rPr>
                <w:rFonts w:eastAsia="Times New Roman"/>
                <w:sz w:val="20"/>
                <w:szCs w:val="14"/>
              </w:rPr>
              <w:t>-</w:t>
            </w:r>
            <w:r w:rsidRPr="00055884">
              <w:rPr>
                <w:rFonts w:eastAsia="Times New Roman"/>
                <w:sz w:val="20"/>
                <w:szCs w:val="14"/>
              </w:rPr>
              <w:t>retention the connection will be dropped as Tombstones for records already read may have been missed</w:t>
            </w:r>
            <w:r w:rsidR="00993ABD" w:rsidRPr="00055884">
              <w:rPr>
                <w:rFonts w:eastAsia="Times New Roman"/>
                <w:sz w:val="20"/>
                <w:szCs w:val="14"/>
              </w:rPr>
              <w:t>.</w:t>
            </w:r>
          </w:p>
          <w:p w14:paraId="0B6F04DF" w14:textId="77777777" w:rsidR="002A5E41" w:rsidRPr="00055884" w:rsidRDefault="002A5E41" w:rsidP="00D66FC5">
            <w:pPr>
              <w:pStyle w:val="ListParagraph"/>
              <w:numPr>
                <w:ilvl w:val="0"/>
                <w:numId w:val="35"/>
              </w:numPr>
              <w:rPr>
                <w:rFonts w:eastAsia="Times New Roman"/>
                <w:sz w:val="20"/>
                <w:szCs w:val="14"/>
              </w:rPr>
            </w:pPr>
            <w:r w:rsidRPr="00055884">
              <w:rPr>
                <w:rFonts w:eastAsia="Times New Roman"/>
                <w:sz w:val="20"/>
                <w:szCs w:val="14"/>
              </w:rPr>
              <w:t xml:space="preserve">Passing the compaction "point"  </w:t>
            </w:r>
          </w:p>
          <w:p w14:paraId="3D1A9F4D" w14:textId="77777777" w:rsidR="002A5E41" w:rsidRPr="00055884" w:rsidRDefault="002A5E41" w:rsidP="00D66FC5">
            <w:pPr>
              <w:pStyle w:val="ListParagraph"/>
              <w:numPr>
                <w:ilvl w:val="1"/>
                <w:numId w:val="35"/>
              </w:numPr>
              <w:rPr>
                <w:rFonts w:eastAsia="Times New Roman"/>
                <w:sz w:val="20"/>
                <w:szCs w:val="14"/>
              </w:rPr>
            </w:pPr>
            <w:r w:rsidRPr="00055884">
              <w:rPr>
                <w:rFonts w:eastAsia="Times New Roman"/>
                <w:sz w:val="20"/>
                <w:szCs w:val="14"/>
              </w:rPr>
              <w:t>From this point</w:t>
            </w:r>
            <w:r w:rsidR="003D277D" w:rsidRPr="00055884">
              <w:rPr>
                <w:rFonts w:eastAsia="Times New Roman"/>
                <w:sz w:val="20"/>
                <w:szCs w:val="14"/>
              </w:rPr>
              <w:t xml:space="preserve"> </w:t>
            </w:r>
            <w:r w:rsidRPr="00055884">
              <w:rPr>
                <w:rFonts w:eastAsia="Times New Roman"/>
                <w:sz w:val="20"/>
                <w:szCs w:val="14"/>
              </w:rPr>
              <w:t>onward the client will be getting a full view of changes</w:t>
            </w:r>
            <w:r w:rsidR="00993ABD" w:rsidRPr="00055884">
              <w:rPr>
                <w:rFonts w:eastAsia="Times New Roman"/>
                <w:sz w:val="20"/>
                <w:szCs w:val="14"/>
              </w:rPr>
              <w:t>.</w:t>
            </w:r>
            <w:r w:rsidR="004E2AF8" w:rsidRPr="00055884">
              <w:rPr>
                <w:rFonts w:eastAsia="Times New Roman"/>
                <w:sz w:val="20"/>
                <w:szCs w:val="14"/>
              </w:rPr>
              <w:t xml:space="preserve"> These will be either recorded a </w:t>
            </w:r>
            <w:r w:rsidR="004A6213" w:rsidRPr="00055884">
              <w:rPr>
                <w:rFonts w:eastAsia="Times New Roman"/>
                <w:sz w:val="20"/>
                <w:szCs w:val="14"/>
              </w:rPr>
              <w:t>changes where the strategy is CHANGE_ONLY or whole entities where the strategy us WHOLE_ENTITY</w:t>
            </w:r>
          </w:p>
          <w:p w14:paraId="415E20F8" w14:textId="77777777" w:rsidR="002A5E41" w:rsidRPr="002A5E41" w:rsidRDefault="002A5E41" w:rsidP="00D66FC5">
            <w:pPr>
              <w:pStyle w:val="ListParagraph"/>
              <w:numPr>
                <w:ilvl w:val="0"/>
                <w:numId w:val="35"/>
              </w:numPr>
              <w:rPr>
                <w:rFonts w:eastAsia="Times New Roman"/>
                <w:sz w:val="20"/>
                <w:szCs w:val="14"/>
              </w:rPr>
            </w:pPr>
            <w:r w:rsidRPr="002A5E41">
              <w:rPr>
                <w:rFonts w:eastAsia="Times New Roman"/>
                <w:sz w:val="20"/>
                <w:szCs w:val="14"/>
              </w:rPr>
              <w:t>Getting close to the head of the stream</w:t>
            </w:r>
          </w:p>
          <w:p w14:paraId="53239552" w14:textId="77777777" w:rsidR="002A5E41" w:rsidRDefault="002A5E41" w:rsidP="00D66FC5">
            <w:pPr>
              <w:pStyle w:val="ListParagraph"/>
              <w:numPr>
                <w:ilvl w:val="1"/>
                <w:numId w:val="35"/>
              </w:numPr>
              <w:rPr>
                <w:rFonts w:eastAsia="Times New Roman"/>
                <w:sz w:val="20"/>
                <w:szCs w:val="14"/>
              </w:rPr>
            </w:pPr>
            <w:r w:rsidRPr="002A5E41">
              <w:rPr>
                <w:rFonts w:eastAsia="Times New Roman"/>
                <w:sz w:val="20"/>
                <w:szCs w:val="14"/>
              </w:rPr>
              <w:t>The client is well aligned with little lag</w:t>
            </w:r>
            <w:r w:rsidR="00993ABD">
              <w:rPr>
                <w:rFonts w:eastAsia="Times New Roman"/>
                <w:sz w:val="20"/>
                <w:szCs w:val="14"/>
              </w:rPr>
              <w:t>.</w:t>
            </w:r>
          </w:p>
          <w:p w14:paraId="172452B8" w14:textId="77777777" w:rsidR="0053298B" w:rsidRDefault="008778BA" w:rsidP="0070615E">
            <w:pPr>
              <w:rPr>
                <w:rFonts w:eastAsia="Times New Roman"/>
                <w:sz w:val="20"/>
                <w:szCs w:val="14"/>
              </w:rPr>
            </w:pPr>
            <w:r>
              <w:rPr>
                <w:rFonts w:eastAsia="Times New Roman"/>
                <w:sz w:val="20"/>
                <w:szCs w:val="14"/>
              </w:rPr>
              <w:t xml:space="preserve">Assuming that the client is engineered to match the </w:t>
            </w:r>
            <w:r w:rsidR="0070615E">
              <w:rPr>
                <w:rFonts w:eastAsia="Times New Roman"/>
                <w:sz w:val="20"/>
                <w:szCs w:val="14"/>
              </w:rPr>
              <w:t xml:space="preserve">provider </w:t>
            </w:r>
            <w:r w:rsidR="002C255D">
              <w:rPr>
                <w:rFonts w:eastAsia="Times New Roman"/>
                <w:sz w:val="20"/>
                <w:szCs w:val="14"/>
              </w:rPr>
              <w:t>stream</w:t>
            </w:r>
            <w:r w:rsidR="0070615E">
              <w:rPr>
                <w:rFonts w:eastAsia="Times New Roman"/>
                <w:sz w:val="20"/>
                <w:szCs w:val="14"/>
              </w:rPr>
              <w:t xml:space="preserve"> rate, the client should</w:t>
            </w:r>
            <w:r w:rsidR="000E29BF">
              <w:rPr>
                <w:rFonts w:eastAsia="Times New Roman"/>
                <w:sz w:val="20"/>
                <w:szCs w:val="14"/>
              </w:rPr>
              <w:t xml:space="preserve"> achieve a steady state and</w:t>
            </w:r>
            <w:r w:rsidR="0070615E">
              <w:rPr>
                <w:rFonts w:eastAsia="Times New Roman"/>
                <w:sz w:val="20"/>
                <w:szCs w:val="14"/>
              </w:rPr>
              <w:t xml:space="preserve"> continue to be reading records close to the head of the stream, i.e., close to the most recent record logged by the provider.</w:t>
            </w:r>
          </w:p>
          <w:p w14:paraId="67860DD8" w14:textId="41114023" w:rsidR="00BD3D1A" w:rsidRDefault="00BD3D1A" w:rsidP="0070615E">
            <w:pPr>
              <w:rPr>
                <w:sz w:val="20"/>
                <w:szCs w:val="20"/>
              </w:rPr>
            </w:pPr>
            <w:r>
              <w:rPr>
                <w:sz w:val="20"/>
                <w:szCs w:val="14"/>
              </w:rPr>
              <w:t>See sequence diagram “Connect”</w:t>
            </w:r>
            <w:r w:rsidR="004C7C6F">
              <w:rPr>
                <w:sz w:val="20"/>
                <w:szCs w:val="14"/>
              </w:rPr>
              <w:t xml:space="preserve"> and “</w:t>
            </w:r>
            <w:r w:rsidR="007B788A">
              <w:rPr>
                <w:sz w:val="20"/>
                <w:szCs w:val="14"/>
              </w:rPr>
              <w:t>Streaming”</w:t>
            </w:r>
            <w:r>
              <w:rPr>
                <w:sz w:val="20"/>
                <w:szCs w:val="14"/>
              </w:rPr>
              <w:t xml:space="preserve"> phase</w:t>
            </w:r>
            <w:r w:rsidR="001F0231">
              <w:rPr>
                <w:sz w:val="20"/>
                <w:szCs w:val="14"/>
              </w:rPr>
              <w:t>s</w:t>
            </w:r>
            <w:r w:rsidR="007B788A">
              <w:rPr>
                <w:sz w:val="20"/>
                <w:szCs w:val="14"/>
              </w:rPr>
              <w:t xml:space="preserve"> where the stream </w:t>
            </w:r>
            <w:r w:rsidR="00DB0B11">
              <w:rPr>
                <w:sz w:val="20"/>
                <w:szCs w:val="14"/>
              </w:rPr>
              <w:t>starts from “offset 0”</w:t>
            </w:r>
            <w:r>
              <w:rPr>
                <w:sz w:val="20"/>
                <w:szCs w:val="14"/>
              </w:rPr>
              <w:t xml:space="preserve">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32</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33</w:t>
            </w:r>
            <w:r w:rsidRPr="00C24B80">
              <w:rPr>
                <w:sz w:val="20"/>
                <w:szCs w:val="20"/>
              </w:rPr>
              <w:fldChar w:fldCharType="end"/>
            </w:r>
            <w:r w:rsidRPr="00C24B80">
              <w:rPr>
                <w:sz w:val="20"/>
                <w:szCs w:val="20"/>
              </w:rPr>
              <w:t>).</w:t>
            </w:r>
          </w:p>
          <w:p w14:paraId="1CCE0FBB" w14:textId="77777777" w:rsidR="00E32E1F" w:rsidRPr="00437FEA" w:rsidRDefault="00E32E1F" w:rsidP="0070615E">
            <w:pPr>
              <w:rPr>
                <w:sz w:val="20"/>
                <w:szCs w:val="14"/>
              </w:rPr>
            </w:pPr>
            <w:r>
              <w:rPr>
                <w:sz w:val="20"/>
                <w:szCs w:val="14"/>
              </w:rPr>
              <w:t xml:space="preserve">As changes occur in the </w:t>
            </w:r>
            <w:r w:rsidR="00910D08">
              <w:rPr>
                <w:sz w:val="20"/>
                <w:szCs w:val="14"/>
              </w:rPr>
              <w:t>network etc. records of the changes are appended to the appropriate logs and then streamed to the client.</w:t>
            </w:r>
          </w:p>
        </w:tc>
      </w:tr>
    </w:tbl>
    <w:p w14:paraId="774B4682" w14:textId="77777777" w:rsidR="00F77AEC" w:rsidRDefault="00F77AEC" w:rsidP="00F77AEC">
      <w:pPr>
        <w:pStyle w:val="Heading3"/>
      </w:pPr>
      <w:bookmarkStart w:id="283" w:name="_Toc223392306"/>
      <w:r>
        <w:lastRenderedPageBreak/>
        <w:t xml:space="preserve">Use Case </w:t>
      </w:r>
      <w:r w:rsidR="00335EB4">
        <w:t>ST-</w:t>
      </w:r>
      <w:r>
        <w:t xml:space="preserve">0.4: Client </w:t>
      </w:r>
      <w:r w:rsidR="00453040">
        <w:t>maintains idle connection</w:t>
      </w:r>
      <w:bookmarkEnd w:id="283"/>
      <w:r>
        <w:t xml:space="preserve"> </w:t>
      </w:r>
    </w:p>
    <w:tbl>
      <w:tblPr>
        <w:tblStyle w:val="TableGrid"/>
        <w:tblW w:w="0" w:type="auto"/>
        <w:tblLook w:val="04A0" w:firstRow="1" w:lastRow="0" w:firstColumn="1" w:lastColumn="0" w:noHBand="0" w:noVBand="1"/>
      </w:tblPr>
      <w:tblGrid>
        <w:gridCol w:w="1413"/>
        <w:gridCol w:w="9043"/>
      </w:tblGrid>
      <w:tr w:rsidR="00F77AEC" w:rsidRPr="00437FEA" w14:paraId="2A203AE6" w14:textId="77777777" w:rsidTr="00DB77A9">
        <w:tc>
          <w:tcPr>
            <w:tcW w:w="1413" w:type="dxa"/>
          </w:tcPr>
          <w:p w14:paraId="1DDCDC78" w14:textId="77777777" w:rsidR="00F77AEC" w:rsidRPr="00437FEA" w:rsidRDefault="00F77AEC" w:rsidP="00DB77A9">
            <w:pPr>
              <w:rPr>
                <w:sz w:val="20"/>
                <w:szCs w:val="14"/>
              </w:rPr>
            </w:pPr>
            <w:r w:rsidRPr="00437FEA">
              <w:rPr>
                <w:sz w:val="20"/>
                <w:szCs w:val="14"/>
              </w:rPr>
              <w:t>Number</w:t>
            </w:r>
          </w:p>
        </w:tc>
        <w:tc>
          <w:tcPr>
            <w:tcW w:w="9043" w:type="dxa"/>
          </w:tcPr>
          <w:p w14:paraId="3D02A928" w14:textId="77777777" w:rsidR="00F77AEC" w:rsidRPr="00437FEA" w:rsidRDefault="00335EB4" w:rsidP="00DB77A9">
            <w:pPr>
              <w:rPr>
                <w:sz w:val="20"/>
                <w:szCs w:val="14"/>
              </w:rPr>
            </w:pPr>
            <w:r>
              <w:rPr>
                <w:sz w:val="20"/>
                <w:szCs w:val="14"/>
              </w:rPr>
              <w:t>ST-</w:t>
            </w:r>
            <w:r w:rsidR="00F77AEC" w:rsidRPr="00437FEA">
              <w:rPr>
                <w:sz w:val="20"/>
                <w:szCs w:val="14"/>
              </w:rPr>
              <w:t>0.</w:t>
            </w:r>
            <w:r w:rsidR="00F77AEC">
              <w:rPr>
                <w:sz w:val="20"/>
                <w:szCs w:val="14"/>
              </w:rPr>
              <w:t>4</w:t>
            </w:r>
          </w:p>
        </w:tc>
      </w:tr>
      <w:tr w:rsidR="00F77AEC" w:rsidRPr="00437FEA" w14:paraId="75374FC3" w14:textId="77777777" w:rsidTr="00DB77A9">
        <w:tc>
          <w:tcPr>
            <w:tcW w:w="1413" w:type="dxa"/>
          </w:tcPr>
          <w:p w14:paraId="31805B74" w14:textId="77777777" w:rsidR="00F77AEC" w:rsidRPr="00437FEA" w:rsidRDefault="00F77AEC" w:rsidP="00DB77A9">
            <w:pPr>
              <w:rPr>
                <w:sz w:val="20"/>
                <w:szCs w:val="14"/>
              </w:rPr>
            </w:pPr>
            <w:r w:rsidRPr="00437FEA">
              <w:rPr>
                <w:sz w:val="20"/>
                <w:szCs w:val="14"/>
              </w:rPr>
              <w:t>Name</w:t>
            </w:r>
          </w:p>
        </w:tc>
        <w:tc>
          <w:tcPr>
            <w:tcW w:w="9043" w:type="dxa"/>
          </w:tcPr>
          <w:p w14:paraId="24413913" w14:textId="77777777" w:rsidR="00F77AEC" w:rsidRPr="00437FEA" w:rsidRDefault="00DA151E" w:rsidP="00DB77A9">
            <w:pPr>
              <w:rPr>
                <w:sz w:val="20"/>
                <w:szCs w:val="14"/>
              </w:rPr>
            </w:pPr>
            <w:r>
              <w:rPr>
                <w:sz w:val="20"/>
                <w:szCs w:val="14"/>
              </w:rPr>
              <w:t xml:space="preserve">Client </w:t>
            </w:r>
            <w:r w:rsidR="00453040">
              <w:rPr>
                <w:sz w:val="20"/>
                <w:szCs w:val="14"/>
              </w:rPr>
              <w:t>maintains idle connection</w:t>
            </w:r>
          </w:p>
        </w:tc>
      </w:tr>
      <w:tr w:rsidR="00F77AEC" w:rsidRPr="00437FEA" w14:paraId="338A312B" w14:textId="77777777" w:rsidTr="00DB77A9">
        <w:tc>
          <w:tcPr>
            <w:tcW w:w="1413" w:type="dxa"/>
          </w:tcPr>
          <w:p w14:paraId="65FBDF14" w14:textId="77777777" w:rsidR="00F77AEC" w:rsidRPr="00437FEA" w:rsidRDefault="00F77AEC" w:rsidP="00DB77A9">
            <w:pPr>
              <w:rPr>
                <w:sz w:val="20"/>
                <w:szCs w:val="14"/>
              </w:rPr>
            </w:pPr>
            <w:r>
              <w:rPr>
                <w:sz w:val="20"/>
                <w:szCs w:val="14"/>
              </w:rPr>
              <w:t>Process/Area</w:t>
            </w:r>
          </w:p>
        </w:tc>
        <w:tc>
          <w:tcPr>
            <w:tcW w:w="9043" w:type="dxa"/>
          </w:tcPr>
          <w:p w14:paraId="0AA9EA32" w14:textId="77777777" w:rsidR="00F77AEC" w:rsidRPr="00437FEA" w:rsidRDefault="00F77AEC" w:rsidP="00DB77A9">
            <w:pPr>
              <w:rPr>
                <w:sz w:val="20"/>
                <w:szCs w:val="14"/>
              </w:rPr>
            </w:pPr>
            <w:r>
              <w:rPr>
                <w:sz w:val="20"/>
                <w:szCs w:val="14"/>
              </w:rPr>
              <w:t>Streaming Infrastructure</w:t>
            </w:r>
          </w:p>
        </w:tc>
      </w:tr>
      <w:tr w:rsidR="00F77AEC" w:rsidRPr="00437FEA" w14:paraId="238E071D" w14:textId="77777777" w:rsidTr="00DB77A9">
        <w:tc>
          <w:tcPr>
            <w:tcW w:w="1413" w:type="dxa"/>
          </w:tcPr>
          <w:p w14:paraId="578D1084" w14:textId="77777777" w:rsidR="00F77AEC" w:rsidRPr="00437FEA" w:rsidRDefault="00F77AEC" w:rsidP="00DB77A9">
            <w:pPr>
              <w:rPr>
                <w:sz w:val="20"/>
                <w:szCs w:val="14"/>
              </w:rPr>
            </w:pPr>
            <w:r>
              <w:rPr>
                <w:sz w:val="20"/>
                <w:szCs w:val="14"/>
              </w:rPr>
              <w:t>Brief description</w:t>
            </w:r>
          </w:p>
        </w:tc>
        <w:tc>
          <w:tcPr>
            <w:tcW w:w="9043" w:type="dxa"/>
          </w:tcPr>
          <w:p w14:paraId="59BF863F" w14:textId="77777777" w:rsidR="00F77AEC" w:rsidRPr="00437FEA" w:rsidRDefault="00F77AEC" w:rsidP="00DB77A9">
            <w:pPr>
              <w:rPr>
                <w:sz w:val="20"/>
                <w:szCs w:val="14"/>
              </w:rPr>
            </w:pPr>
            <w:r>
              <w:rPr>
                <w:sz w:val="20"/>
                <w:szCs w:val="14"/>
              </w:rPr>
              <w:t xml:space="preserve">This use case describes </w:t>
            </w:r>
            <w:r w:rsidR="00853D8D">
              <w:rPr>
                <w:sz w:val="20"/>
                <w:szCs w:val="14"/>
              </w:rPr>
              <w:t xml:space="preserve">how the client will maintain </w:t>
            </w:r>
            <w:r w:rsidR="002A5E41">
              <w:rPr>
                <w:sz w:val="20"/>
                <w:szCs w:val="14"/>
              </w:rPr>
              <w:t>an idle connection</w:t>
            </w:r>
            <w:r>
              <w:rPr>
                <w:sz w:val="20"/>
                <w:szCs w:val="14"/>
              </w:rPr>
              <w:t xml:space="preserve"> </w:t>
            </w:r>
          </w:p>
        </w:tc>
      </w:tr>
      <w:tr w:rsidR="00F77AEC" w:rsidRPr="00437FEA" w14:paraId="24CE8E2B" w14:textId="77777777" w:rsidTr="00DB77A9">
        <w:tc>
          <w:tcPr>
            <w:tcW w:w="1413" w:type="dxa"/>
          </w:tcPr>
          <w:p w14:paraId="1AB3B06A" w14:textId="77777777" w:rsidR="00F77AEC" w:rsidRPr="00437FEA" w:rsidRDefault="00A57503" w:rsidP="00DB77A9">
            <w:pPr>
              <w:rPr>
                <w:sz w:val="20"/>
                <w:szCs w:val="14"/>
              </w:rPr>
            </w:pPr>
            <w:r>
              <w:rPr>
                <w:sz w:val="20"/>
                <w:szCs w:val="14"/>
              </w:rPr>
              <w:t>Preconditions</w:t>
            </w:r>
          </w:p>
        </w:tc>
        <w:tc>
          <w:tcPr>
            <w:tcW w:w="9043" w:type="dxa"/>
          </w:tcPr>
          <w:p w14:paraId="7A8393EB" w14:textId="77777777" w:rsidR="00F77AEC" w:rsidRPr="00437FEA" w:rsidRDefault="00527E24" w:rsidP="00DB77A9">
            <w:pPr>
              <w:rPr>
                <w:sz w:val="20"/>
                <w:szCs w:val="14"/>
              </w:rPr>
            </w:pPr>
            <w:r>
              <w:rPr>
                <w:sz w:val="20"/>
                <w:szCs w:val="14"/>
              </w:rPr>
              <w:t xml:space="preserve">UC </w:t>
            </w:r>
            <w:r w:rsidR="00335EB4">
              <w:rPr>
                <w:sz w:val="20"/>
                <w:szCs w:val="14"/>
              </w:rPr>
              <w:t>ST-</w:t>
            </w:r>
            <w:r>
              <w:rPr>
                <w:sz w:val="20"/>
                <w:szCs w:val="14"/>
              </w:rPr>
              <w:t>0.3 has run successfully</w:t>
            </w:r>
          </w:p>
        </w:tc>
      </w:tr>
      <w:tr w:rsidR="00F77AEC" w:rsidRPr="00437FEA" w14:paraId="3EF99011" w14:textId="77777777" w:rsidTr="00DB77A9">
        <w:tc>
          <w:tcPr>
            <w:tcW w:w="1413" w:type="dxa"/>
          </w:tcPr>
          <w:p w14:paraId="2330BB66" w14:textId="77777777" w:rsidR="00F77AEC" w:rsidRPr="00437FEA" w:rsidRDefault="00F77AEC" w:rsidP="00DB77A9">
            <w:pPr>
              <w:rPr>
                <w:sz w:val="20"/>
                <w:szCs w:val="14"/>
              </w:rPr>
            </w:pPr>
            <w:r>
              <w:rPr>
                <w:sz w:val="20"/>
                <w:szCs w:val="14"/>
              </w:rPr>
              <w:t>Type</w:t>
            </w:r>
          </w:p>
        </w:tc>
        <w:tc>
          <w:tcPr>
            <w:tcW w:w="9043" w:type="dxa"/>
          </w:tcPr>
          <w:p w14:paraId="1F91FF3D" w14:textId="77777777" w:rsidR="00F77AEC" w:rsidRPr="00437FEA" w:rsidRDefault="00F77AEC" w:rsidP="00DB77A9">
            <w:pPr>
              <w:rPr>
                <w:sz w:val="20"/>
                <w:szCs w:val="14"/>
              </w:rPr>
            </w:pPr>
            <w:r>
              <w:rPr>
                <w:sz w:val="20"/>
                <w:szCs w:val="14"/>
              </w:rPr>
              <w:t>Maintaining Connection</w:t>
            </w:r>
          </w:p>
        </w:tc>
      </w:tr>
      <w:tr w:rsidR="00F77AEC" w:rsidRPr="00437FEA" w14:paraId="4942B9C9" w14:textId="77777777" w:rsidTr="00DB77A9">
        <w:tc>
          <w:tcPr>
            <w:tcW w:w="1413" w:type="dxa"/>
          </w:tcPr>
          <w:p w14:paraId="0718ABE7" w14:textId="77777777" w:rsidR="00F77AEC" w:rsidRPr="00437FEA" w:rsidRDefault="00F77AEC" w:rsidP="00DB77A9">
            <w:pPr>
              <w:rPr>
                <w:sz w:val="20"/>
                <w:szCs w:val="14"/>
              </w:rPr>
            </w:pPr>
            <w:r>
              <w:rPr>
                <w:sz w:val="20"/>
                <w:szCs w:val="14"/>
              </w:rPr>
              <w:t>Description and workflow</w:t>
            </w:r>
          </w:p>
        </w:tc>
        <w:tc>
          <w:tcPr>
            <w:tcW w:w="9043" w:type="dxa"/>
          </w:tcPr>
          <w:p w14:paraId="58877A95" w14:textId="77777777" w:rsidR="00453040" w:rsidRPr="00453040" w:rsidRDefault="00453040" w:rsidP="00D66FC5">
            <w:pPr>
              <w:pStyle w:val="ListParagraph"/>
              <w:numPr>
                <w:ilvl w:val="0"/>
                <w:numId w:val="34"/>
              </w:numPr>
              <w:spacing w:line="259" w:lineRule="auto"/>
              <w:rPr>
                <w:sz w:val="20"/>
                <w:szCs w:val="14"/>
                <w:lang w:eastAsia="en-GB"/>
              </w:rPr>
            </w:pPr>
            <w:r>
              <w:rPr>
                <w:rFonts w:eastAsia="Times New Roman"/>
                <w:sz w:val="20"/>
                <w:szCs w:val="14"/>
              </w:rPr>
              <w:t>The client uses protocol specific mechanisms to ensure that an idle connection is maintained open.</w:t>
            </w:r>
          </w:p>
          <w:p w14:paraId="607692C6" w14:textId="77777777" w:rsidR="00453040" w:rsidRDefault="00453040" w:rsidP="00453040">
            <w:pPr>
              <w:pStyle w:val="ListParagraph"/>
              <w:numPr>
                <w:ilvl w:val="1"/>
                <w:numId w:val="34"/>
              </w:numPr>
              <w:spacing w:line="259" w:lineRule="auto"/>
              <w:rPr>
                <w:sz w:val="20"/>
                <w:szCs w:val="14"/>
                <w:lang w:eastAsia="en-GB"/>
              </w:rPr>
            </w:pPr>
            <w:r>
              <w:rPr>
                <w:rFonts w:eastAsia="Times New Roman"/>
                <w:sz w:val="20"/>
                <w:szCs w:val="14"/>
              </w:rPr>
              <w:t>E.g., t</w:t>
            </w:r>
            <w:r w:rsidR="00F77AEC" w:rsidRPr="002A5E41">
              <w:rPr>
                <w:rFonts w:eastAsia="Times New Roman"/>
                <w:sz w:val="20"/>
                <w:szCs w:val="14"/>
              </w:rPr>
              <w:t>he client periodically sends a u</w:t>
            </w:r>
            <w:r w:rsidR="00F77AEC" w:rsidRPr="002A5E41">
              <w:rPr>
                <w:sz w:val="20"/>
                <w:szCs w:val="14"/>
                <w:lang w:eastAsia="en-GB"/>
              </w:rPr>
              <w:t xml:space="preserve">ni-directional "Pong" frame </w:t>
            </w:r>
            <w:r w:rsidR="00436650">
              <w:rPr>
                <w:sz w:val="20"/>
                <w:szCs w:val="14"/>
                <w:lang w:eastAsia="en-GB"/>
              </w:rPr>
              <w:t xml:space="preserve">on the connection </w:t>
            </w:r>
            <w:r w:rsidR="002C20B9">
              <w:rPr>
                <w:sz w:val="20"/>
                <w:szCs w:val="14"/>
                <w:lang w:eastAsia="en-GB"/>
              </w:rPr>
              <w:t xml:space="preserve">(see </w:t>
            </w:r>
            <w:bookmarkStart w:id="284" w:name="_Hlk143673940"/>
            <w:r w:rsidR="002C20B9">
              <w:rPr>
                <w:sz w:val="20"/>
                <w:szCs w:val="14"/>
                <w:lang w:eastAsia="en-GB"/>
              </w:rPr>
              <w:t>[RFC6455-PONG]</w:t>
            </w:r>
            <w:bookmarkEnd w:id="284"/>
            <w:r w:rsidR="00F77AEC" w:rsidRPr="002A5E41">
              <w:rPr>
                <w:sz w:val="20"/>
                <w:szCs w:val="14"/>
                <w:lang w:eastAsia="en-GB"/>
              </w:rPr>
              <w:t>) in order to keep an idle WebSocket connection open.</w:t>
            </w:r>
          </w:p>
          <w:p w14:paraId="3FE99E4E" w14:textId="77777777" w:rsidR="00F77AEC" w:rsidRPr="00453040" w:rsidRDefault="00F77AEC" w:rsidP="00453040">
            <w:pPr>
              <w:pStyle w:val="ListParagraph"/>
              <w:numPr>
                <w:ilvl w:val="1"/>
                <w:numId w:val="34"/>
              </w:numPr>
              <w:spacing w:line="259" w:lineRule="auto"/>
              <w:rPr>
                <w:sz w:val="20"/>
                <w:szCs w:val="14"/>
                <w:lang w:eastAsia="en-GB"/>
              </w:rPr>
            </w:pPr>
            <w:r w:rsidRPr="00453040">
              <w:rPr>
                <w:sz w:val="20"/>
                <w:szCs w:val="14"/>
                <w:lang w:eastAsia="en-GB"/>
              </w:rPr>
              <w:t>No response expected from the server</w:t>
            </w:r>
            <w:r w:rsidR="00DD251E" w:rsidRPr="00453040">
              <w:rPr>
                <w:sz w:val="20"/>
                <w:szCs w:val="14"/>
                <w:lang w:eastAsia="en-GB"/>
              </w:rPr>
              <w:t>.</w:t>
            </w:r>
          </w:p>
          <w:p w14:paraId="006AF127" w14:textId="77777777" w:rsidR="00836FD0" w:rsidRPr="002A5E41" w:rsidRDefault="00836FD0" w:rsidP="00836FD0">
            <w:pPr>
              <w:pStyle w:val="ListParagraph"/>
              <w:numPr>
                <w:ilvl w:val="1"/>
                <w:numId w:val="34"/>
              </w:numPr>
              <w:spacing w:line="259" w:lineRule="auto"/>
              <w:rPr>
                <w:rFonts w:eastAsia="Times New Roman"/>
                <w:sz w:val="20"/>
                <w:szCs w:val="14"/>
              </w:rPr>
            </w:pPr>
            <w:r>
              <w:rPr>
                <w:rFonts w:eastAsia="Times New Roman"/>
                <w:sz w:val="20"/>
                <w:szCs w:val="14"/>
              </w:rPr>
              <w:t xml:space="preserve">The server </w:t>
            </w:r>
            <w:r w:rsidR="00D02F5D">
              <w:rPr>
                <w:rFonts w:eastAsia="Times New Roman"/>
                <w:sz w:val="20"/>
                <w:szCs w:val="14"/>
              </w:rPr>
              <w:t>should expect a pong frame</w:t>
            </w:r>
            <w:r w:rsidR="00453040">
              <w:rPr>
                <w:rFonts w:eastAsia="Times New Roman"/>
                <w:sz w:val="20"/>
                <w:szCs w:val="14"/>
              </w:rPr>
              <w:t xml:space="preserve"> with appropriate timing.</w:t>
            </w:r>
            <w:r w:rsidR="00D02F5D">
              <w:rPr>
                <w:rFonts w:eastAsia="Times New Roman"/>
                <w:sz w:val="20"/>
                <w:szCs w:val="14"/>
              </w:rPr>
              <w:t xml:space="preserve"> </w:t>
            </w:r>
          </w:p>
          <w:p w14:paraId="21B21E57" w14:textId="2840A690" w:rsidR="00F77AEC" w:rsidRPr="00F77AEC" w:rsidRDefault="007B788A" w:rsidP="00F77AEC">
            <w:pPr>
              <w:rPr>
                <w:sz w:val="20"/>
                <w:szCs w:val="14"/>
              </w:rPr>
            </w:pPr>
            <w:r>
              <w:rPr>
                <w:sz w:val="20"/>
                <w:szCs w:val="14"/>
              </w:rPr>
              <w:t xml:space="preserve">As shown in </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32</w:t>
            </w:r>
            <w:r w:rsidRPr="00C24B80">
              <w:rPr>
                <w:sz w:val="20"/>
                <w:szCs w:val="20"/>
              </w:rPr>
              <w:fldChar w:fldCharType="end"/>
            </w:r>
            <w:r>
              <w:rPr>
                <w:sz w:val="20"/>
                <w:szCs w:val="20"/>
              </w:rPr>
              <w:t>.</w:t>
            </w:r>
          </w:p>
        </w:tc>
      </w:tr>
    </w:tbl>
    <w:p w14:paraId="1FDE329E" w14:textId="77777777" w:rsidR="000E29BF" w:rsidRDefault="000E29BF" w:rsidP="000E29BF"/>
    <w:p w14:paraId="2A48AA6C" w14:textId="77777777" w:rsidR="001906F0" w:rsidRDefault="001906F0">
      <w:pPr>
        <w:spacing w:after="0"/>
        <w:rPr>
          <w:rFonts w:asciiTheme="majorHAnsi" w:eastAsiaTheme="majorEastAsia" w:hAnsiTheme="majorHAnsi" w:cstheme="majorBidi"/>
          <w:b/>
          <w:bCs/>
          <w:sz w:val="20"/>
          <w:szCs w:val="20"/>
        </w:rPr>
      </w:pPr>
      <w:r>
        <w:br w:type="page"/>
      </w:r>
    </w:p>
    <w:p w14:paraId="40BEAE9A" w14:textId="77777777" w:rsidR="000E29BF" w:rsidRDefault="000E29BF" w:rsidP="000E29BF">
      <w:pPr>
        <w:pStyle w:val="Heading3"/>
      </w:pPr>
      <w:bookmarkStart w:id="285" w:name="_Toc223392307"/>
      <w:r>
        <w:lastRenderedPageBreak/>
        <w:t xml:space="preserve">Use Case </w:t>
      </w:r>
      <w:r w:rsidR="00510B2E">
        <w:t>ST-</w:t>
      </w:r>
      <w:r>
        <w:t>0.</w:t>
      </w:r>
      <w:r w:rsidR="00CD3A81">
        <w:t>5</w:t>
      </w:r>
      <w:r>
        <w:t xml:space="preserve">: Provider </w:t>
      </w:r>
      <w:r w:rsidR="00DA151E">
        <w:t>delivers event storm</w:t>
      </w:r>
      <w:r w:rsidR="00406C10">
        <w:t xml:space="preserve"> (or </w:t>
      </w:r>
      <w:r w:rsidR="00A54272">
        <w:t>slow client)</w:t>
      </w:r>
      <w:r w:rsidR="00DA151E">
        <w:t xml:space="preserve"> – bad day</w:t>
      </w:r>
      <w:bookmarkEnd w:id="285"/>
    </w:p>
    <w:p w14:paraId="6E3D1AB7" w14:textId="3F4217FB" w:rsidR="00EE0D8C" w:rsidRPr="00EE0D8C" w:rsidRDefault="00EE0D8C" w:rsidP="00EE0D8C">
      <w:r>
        <w:t xml:space="preserve">The client takes advantage of </w:t>
      </w:r>
      <w:r w:rsidR="00453ED4">
        <w:t xml:space="preserve">log behavior as described in </w:t>
      </w:r>
      <w:r w:rsidR="00453ED4">
        <w:fldChar w:fldCharType="begin"/>
      </w:r>
      <w:r w:rsidR="00453ED4">
        <w:instrText xml:space="preserve"> REF _Ref52928836 \r \h </w:instrText>
      </w:r>
      <w:r w:rsidR="00453ED4">
        <w:fldChar w:fldCharType="separate"/>
      </w:r>
      <w:r w:rsidR="00916DFC">
        <w:t>3.17</w:t>
      </w:r>
      <w:r w:rsidR="00453ED4">
        <w:fldChar w:fldCharType="end"/>
      </w:r>
      <w:r w:rsidR="00453ED4">
        <w:t>.</w:t>
      </w:r>
    </w:p>
    <w:tbl>
      <w:tblPr>
        <w:tblStyle w:val="TableGrid"/>
        <w:tblW w:w="0" w:type="auto"/>
        <w:tblLook w:val="04A0" w:firstRow="1" w:lastRow="0" w:firstColumn="1" w:lastColumn="0" w:noHBand="0" w:noVBand="1"/>
      </w:tblPr>
      <w:tblGrid>
        <w:gridCol w:w="1413"/>
        <w:gridCol w:w="9043"/>
      </w:tblGrid>
      <w:tr w:rsidR="000E29BF" w:rsidRPr="00437FEA" w14:paraId="1CEFEDDD" w14:textId="77777777" w:rsidTr="00DB77A9">
        <w:tc>
          <w:tcPr>
            <w:tcW w:w="1413" w:type="dxa"/>
          </w:tcPr>
          <w:p w14:paraId="3936D757" w14:textId="77777777" w:rsidR="000E29BF" w:rsidRPr="00437FEA" w:rsidRDefault="000E29BF" w:rsidP="00DB77A9">
            <w:pPr>
              <w:rPr>
                <w:sz w:val="20"/>
                <w:szCs w:val="14"/>
              </w:rPr>
            </w:pPr>
            <w:r w:rsidRPr="00437FEA">
              <w:rPr>
                <w:sz w:val="20"/>
                <w:szCs w:val="14"/>
              </w:rPr>
              <w:t>Number</w:t>
            </w:r>
          </w:p>
        </w:tc>
        <w:tc>
          <w:tcPr>
            <w:tcW w:w="9043" w:type="dxa"/>
          </w:tcPr>
          <w:p w14:paraId="07EFFE00" w14:textId="77777777" w:rsidR="000E29BF" w:rsidRPr="00437FEA" w:rsidRDefault="00510B2E" w:rsidP="00DB77A9">
            <w:pPr>
              <w:rPr>
                <w:sz w:val="20"/>
                <w:szCs w:val="14"/>
              </w:rPr>
            </w:pPr>
            <w:r>
              <w:rPr>
                <w:sz w:val="20"/>
                <w:szCs w:val="14"/>
              </w:rPr>
              <w:t>ST-</w:t>
            </w:r>
            <w:r w:rsidR="000E29BF" w:rsidRPr="00437FEA">
              <w:rPr>
                <w:sz w:val="20"/>
                <w:szCs w:val="14"/>
              </w:rPr>
              <w:t>0.</w:t>
            </w:r>
            <w:r w:rsidR="00CD3A81">
              <w:rPr>
                <w:sz w:val="20"/>
                <w:szCs w:val="14"/>
              </w:rPr>
              <w:t>5</w:t>
            </w:r>
          </w:p>
        </w:tc>
      </w:tr>
      <w:tr w:rsidR="000E29BF" w:rsidRPr="00437FEA" w14:paraId="3A1DDB8E" w14:textId="77777777" w:rsidTr="00DB77A9">
        <w:tc>
          <w:tcPr>
            <w:tcW w:w="1413" w:type="dxa"/>
          </w:tcPr>
          <w:p w14:paraId="3B85030A" w14:textId="77777777" w:rsidR="000E29BF" w:rsidRPr="00437FEA" w:rsidRDefault="000E29BF" w:rsidP="00DB77A9">
            <w:pPr>
              <w:rPr>
                <w:sz w:val="20"/>
                <w:szCs w:val="14"/>
              </w:rPr>
            </w:pPr>
            <w:r w:rsidRPr="00437FEA">
              <w:rPr>
                <w:sz w:val="20"/>
                <w:szCs w:val="14"/>
              </w:rPr>
              <w:t>Name</w:t>
            </w:r>
          </w:p>
        </w:tc>
        <w:tc>
          <w:tcPr>
            <w:tcW w:w="9043" w:type="dxa"/>
          </w:tcPr>
          <w:p w14:paraId="78D2629B" w14:textId="77777777" w:rsidR="000E29BF" w:rsidRPr="00437FEA" w:rsidRDefault="00A54272" w:rsidP="00DB77A9">
            <w:pPr>
              <w:rPr>
                <w:sz w:val="20"/>
                <w:szCs w:val="14"/>
              </w:rPr>
            </w:pPr>
            <w:r>
              <w:rPr>
                <w:sz w:val="20"/>
                <w:szCs w:val="14"/>
              </w:rPr>
              <w:t xml:space="preserve">Provider delivers event storm (or slow client) – bad day </w:t>
            </w:r>
            <w:r w:rsidR="00F70659">
              <w:rPr>
                <w:sz w:val="20"/>
                <w:szCs w:val="14"/>
              </w:rPr>
              <w:t>scenario</w:t>
            </w:r>
          </w:p>
        </w:tc>
      </w:tr>
      <w:tr w:rsidR="000E29BF" w:rsidRPr="00437FEA" w14:paraId="370D971C" w14:textId="77777777" w:rsidTr="00DB77A9">
        <w:tc>
          <w:tcPr>
            <w:tcW w:w="1413" w:type="dxa"/>
          </w:tcPr>
          <w:p w14:paraId="267CAB2F" w14:textId="77777777" w:rsidR="000E29BF" w:rsidRPr="00437FEA" w:rsidRDefault="000E29BF" w:rsidP="00DB77A9">
            <w:pPr>
              <w:rPr>
                <w:sz w:val="20"/>
                <w:szCs w:val="14"/>
              </w:rPr>
            </w:pPr>
            <w:r>
              <w:rPr>
                <w:sz w:val="20"/>
                <w:szCs w:val="14"/>
              </w:rPr>
              <w:t>Process/Area</w:t>
            </w:r>
          </w:p>
        </w:tc>
        <w:tc>
          <w:tcPr>
            <w:tcW w:w="9043" w:type="dxa"/>
          </w:tcPr>
          <w:p w14:paraId="17BFE053" w14:textId="77777777" w:rsidR="000E29BF" w:rsidRPr="00437FEA" w:rsidRDefault="000E29BF" w:rsidP="00DB77A9">
            <w:pPr>
              <w:rPr>
                <w:sz w:val="20"/>
                <w:szCs w:val="14"/>
              </w:rPr>
            </w:pPr>
            <w:r>
              <w:rPr>
                <w:sz w:val="20"/>
                <w:szCs w:val="14"/>
              </w:rPr>
              <w:t>Streaming Infrastructure</w:t>
            </w:r>
          </w:p>
        </w:tc>
      </w:tr>
      <w:tr w:rsidR="000E29BF" w:rsidRPr="00437FEA" w14:paraId="5B7B0A76" w14:textId="77777777" w:rsidTr="00DB77A9">
        <w:tc>
          <w:tcPr>
            <w:tcW w:w="1413" w:type="dxa"/>
          </w:tcPr>
          <w:p w14:paraId="1F6AE78A" w14:textId="77777777" w:rsidR="000E29BF" w:rsidRPr="00437FEA" w:rsidRDefault="000E29BF" w:rsidP="00DB77A9">
            <w:pPr>
              <w:rPr>
                <w:sz w:val="20"/>
                <w:szCs w:val="14"/>
              </w:rPr>
            </w:pPr>
            <w:r>
              <w:rPr>
                <w:sz w:val="20"/>
                <w:szCs w:val="14"/>
              </w:rPr>
              <w:t>Brief description</w:t>
            </w:r>
          </w:p>
        </w:tc>
        <w:tc>
          <w:tcPr>
            <w:tcW w:w="9043" w:type="dxa"/>
          </w:tcPr>
          <w:p w14:paraId="63414EDB" w14:textId="77777777" w:rsidR="000E29BF" w:rsidRPr="00437FEA" w:rsidRDefault="00DA151E" w:rsidP="00DB77A9">
            <w:pPr>
              <w:rPr>
                <w:sz w:val="20"/>
                <w:szCs w:val="14"/>
              </w:rPr>
            </w:pPr>
            <w:r>
              <w:rPr>
                <w:sz w:val="20"/>
                <w:szCs w:val="14"/>
              </w:rPr>
              <w:t xml:space="preserve">The </w:t>
            </w:r>
            <w:r w:rsidR="00D354ED">
              <w:rPr>
                <w:sz w:val="20"/>
                <w:szCs w:val="14"/>
              </w:rPr>
              <w:t>provider</w:t>
            </w:r>
            <w:r>
              <w:rPr>
                <w:sz w:val="20"/>
                <w:szCs w:val="14"/>
              </w:rPr>
              <w:t>(s) record events at a higher rate than the client can handle</w:t>
            </w:r>
          </w:p>
        </w:tc>
      </w:tr>
      <w:tr w:rsidR="000E29BF" w:rsidRPr="00437FEA" w14:paraId="36CFDB21" w14:textId="77777777" w:rsidTr="00DB77A9">
        <w:tc>
          <w:tcPr>
            <w:tcW w:w="1413" w:type="dxa"/>
          </w:tcPr>
          <w:p w14:paraId="1A4D4815" w14:textId="77777777" w:rsidR="000E29BF" w:rsidRPr="00437FEA" w:rsidRDefault="004C6D82" w:rsidP="00DB77A9">
            <w:pPr>
              <w:rPr>
                <w:sz w:val="20"/>
                <w:szCs w:val="14"/>
              </w:rPr>
            </w:pPr>
            <w:r>
              <w:rPr>
                <w:sz w:val="20"/>
                <w:szCs w:val="14"/>
              </w:rPr>
              <w:t>Preconditions</w:t>
            </w:r>
          </w:p>
        </w:tc>
        <w:tc>
          <w:tcPr>
            <w:tcW w:w="9043" w:type="dxa"/>
          </w:tcPr>
          <w:p w14:paraId="21D300BB" w14:textId="77777777" w:rsidR="000E29BF" w:rsidRPr="00437FEA" w:rsidRDefault="00BF320E" w:rsidP="00DB77A9">
            <w:pPr>
              <w:rPr>
                <w:sz w:val="20"/>
                <w:szCs w:val="14"/>
              </w:rPr>
            </w:pPr>
            <w:r>
              <w:rPr>
                <w:sz w:val="20"/>
                <w:szCs w:val="14"/>
              </w:rPr>
              <w:t>UC</w:t>
            </w:r>
            <w:r w:rsidR="00510B2E">
              <w:rPr>
                <w:sz w:val="20"/>
                <w:szCs w:val="14"/>
              </w:rPr>
              <w:t xml:space="preserve"> ST-</w:t>
            </w:r>
            <w:r>
              <w:rPr>
                <w:sz w:val="20"/>
                <w:szCs w:val="14"/>
              </w:rPr>
              <w:t>0.3 has run successfully</w:t>
            </w:r>
          </w:p>
        </w:tc>
      </w:tr>
      <w:tr w:rsidR="000E29BF" w:rsidRPr="00437FEA" w14:paraId="3AC5DDE5" w14:textId="77777777" w:rsidTr="00DB77A9">
        <w:tc>
          <w:tcPr>
            <w:tcW w:w="1413" w:type="dxa"/>
          </w:tcPr>
          <w:p w14:paraId="5F16489E" w14:textId="77777777" w:rsidR="000E29BF" w:rsidRPr="00437FEA" w:rsidRDefault="000E29BF" w:rsidP="00DB77A9">
            <w:pPr>
              <w:rPr>
                <w:sz w:val="20"/>
                <w:szCs w:val="14"/>
              </w:rPr>
            </w:pPr>
            <w:r>
              <w:rPr>
                <w:sz w:val="20"/>
                <w:szCs w:val="14"/>
              </w:rPr>
              <w:t>Type</w:t>
            </w:r>
          </w:p>
        </w:tc>
        <w:tc>
          <w:tcPr>
            <w:tcW w:w="9043" w:type="dxa"/>
          </w:tcPr>
          <w:p w14:paraId="74ECC81C" w14:textId="77777777" w:rsidR="000E29BF" w:rsidRPr="00437FEA" w:rsidRDefault="00A54272" w:rsidP="00DB77A9">
            <w:pPr>
              <w:rPr>
                <w:sz w:val="20"/>
                <w:szCs w:val="14"/>
              </w:rPr>
            </w:pPr>
            <w:r>
              <w:rPr>
                <w:sz w:val="20"/>
                <w:szCs w:val="14"/>
              </w:rPr>
              <w:t>Gaining and maintaining alignment</w:t>
            </w:r>
          </w:p>
        </w:tc>
      </w:tr>
      <w:tr w:rsidR="000E29BF" w:rsidRPr="00437FEA" w14:paraId="7C1A32BB" w14:textId="77777777" w:rsidTr="00DB77A9">
        <w:tc>
          <w:tcPr>
            <w:tcW w:w="1413" w:type="dxa"/>
          </w:tcPr>
          <w:p w14:paraId="53DE809E" w14:textId="77777777" w:rsidR="000E29BF" w:rsidRPr="00437FEA" w:rsidRDefault="000E29BF" w:rsidP="00DB77A9">
            <w:pPr>
              <w:rPr>
                <w:sz w:val="20"/>
                <w:szCs w:val="14"/>
              </w:rPr>
            </w:pPr>
            <w:r>
              <w:rPr>
                <w:sz w:val="20"/>
                <w:szCs w:val="14"/>
              </w:rPr>
              <w:t>Description and workflow</w:t>
            </w:r>
          </w:p>
        </w:tc>
        <w:tc>
          <w:tcPr>
            <w:tcW w:w="9043" w:type="dxa"/>
          </w:tcPr>
          <w:p w14:paraId="19F912DB" w14:textId="77777777" w:rsidR="00A54272" w:rsidRPr="0045599D" w:rsidRDefault="00D8762A" w:rsidP="00A54272">
            <w:pPr>
              <w:rPr>
                <w:sz w:val="20"/>
                <w:szCs w:val="14"/>
              </w:rPr>
            </w:pPr>
            <w:r>
              <w:rPr>
                <w:sz w:val="20"/>
                <w:szCs w:val="14"/>
              </w:rPr>
              <w:t xml:space="preserve">Note that the use case is </w:t>
            </w:r>
            <w:r w:rsidR="007F48B6">
              <w:rPr>
                <w:sz w:val="20"/>
                <w:szCs w:val="14"/>
              </w:rPr>
              <w:t xml:space="preserve">written </w:t>
            </w:r>
            <w:r w:rsidR="00F20874">
              <w:rPr>
                <w:sz w:val="20"/>
                <w:szCs w:val="14"/>
              </w:rPr>
              <w:t xml:space="preserve">as a </w:t>
            </w:r>
            <w:r w:rsidR="007F48B6">
              <w:rPr>
                <w:sz w:val="20"/>
                <w:szCs w:val="14"/>
              </w:rPr>
              <w:t>general</w:t>
            </w:r>
            <w:r w:rsidR="00F20874">
              <w:rPr>
                <w:sz w:val="20"/>
                <w:szCs w:val="14"/>
              </w:rPr>
              <w:t xml:space="preserve"> description</w:t>
            </w:r>
            <w:r>
              <w:rPr>
                <w:sz w:val="20"/>
                <w:szCs w:val="14"/>
              </w:rPr>
              <w:t>.</w:t>
            </w:r>
            <w:r w:rsidR="007F48B6">
              <w:rPr>
                <w:sz w:val="20"/>
                <w:szCs w:val="14"/>
              </w:rPr>
              <w:t xml:space="preserve"> </w:t>
            </w:r>
            <w:r>
              <w:rPr>
                <w:sz w:val="20"/>
                <w:szCs w:val="14"/>
              </w:rPr>
              <w:t>A relatively common network example related to alarms can be used. This example includes ma</w:t>
            </w:r>
            <w:r w:rsidR="00A54272" w:rsidRPr="0045599D">
              <w:rPr>
                <w:sz w:val="20"/>
                <w:szCs w:val="14"/>
              </w:rPr>
              <w:t xml:space="preserve">jor intermittent failure in the network, for example, several micro-bends with active </w:t>
            </w:r>
            <w:r w:rsidR="0033406E">
              <w:rPr>
                <w:sz w:val="20"/>
                <w:szCs w:val="14"/>
              </w:rPr>
              <w:t>mechanical vibration</w:t>
            </w:r>
            <w:r w:rsidR="00A54272" w:rsidRPr="0045599D">
              <w:rPr>
                <w:sz w:val="20"/>
                <w:szCs w:val="14"/>
              </w:rPr>
              <w:t xml:space="preserve"> interference, overloaded client with reduce compute power available</w:t>
            </w:r>
            <w:r w:rsidR="00CE7187">
              <w:rPr>
                <w:sz w:val="20"/>
                <w:szCs w:val="14"/>
              </w:rPr>
              <w:t>.</w:t>
            </w:r>
          </w:p>
          <w:p w14:paraId="03550CCA" w14:textId="77777777" w:rsidR="00A54272" w:rsidRPr="0045599D" w:rsidRDefault="00A54272" w:rsidP="00D66FC5">
            <w:pPr>
              <w:pStyle w:val="ListParagraph"/>
              <w:numPr>
                <w:ilvl w:val="0"/>
                <w:numId w:val="36"/>
              </w:numPr>
              <w:rPr>
                <w:rFonts w:eastAsia="Times New Roman"/>
                <w:sz w:val="20"/>
                <w:szCs w:val="14"/>
              </w:rPr>
            </w:pPr>
            <w:r w:rsidRPr="0045599D">
              <w:rPr>
                <w:rFonts w:eastAsia="Times New Roman"/>
                <w:sz w:val="20"/>
                <w:szCs w:val="14"/>
              </w:rPr>
              <w:t xml:space="preserve">The pipeline continues but the client is absorbing </w:t>
            </w:r>
            <w:r w:rsidR="009220ED">
              <w:rPr>
                <w:rFonts w:eastAsia="Times New Roman"/>
                <w:sz w:val="20"/>
                <w:szCs w:val="14"/>
              </w:rPr>
              <w:t>events</w:t>
            </w:r>
            <w:r w:rsidRPr="0045599D">
              <w:rPr>
                <w:rFonts w:eastAsia="Times New Roman"/>
                <w:sz w:val="20"/>
                <w:szCs w:val="14"/>
              </w:rPr>
              <w:t xml:space="preserve"> at a rate slower than the production and hence is slipping back down the log</w:t>
            </w:r>
            <w:r w:rsidR="00CE7187">
              <w:rPr>
                <w:rFonts w:eastAsia="Times New Roman"/>
                <w:sz w:val="20"/>
                <w:szCs w:val="14"/>
              </w:rPr>
              <w:t>.</w:t>
            </w:r>
          </w:p>
          <w:p w14:paraId="70D861D2" w14:textId="77777777" w:rsidR="00A54272" w:rsidRPr="0045599D" w:rsidRDefault="00A54272" w:rsidP="00D66FC5">
            <w:pPr>
              <w:pStyle w:val="ListParagraph"/>
              <w:numPr>
                <w:ilvl w:val="0"/>
                <w:numId w:val="36"/>
              </w:numPr>
              <w:rPr>
                <w:rFonts w:eastAsia="Times New Roman"/>
                <w:sz w:val="20"/>
                <w:szCs w:val="14"/>
              </w:rPr>
            </w:pPr>
            <w:r w:rsidRPr="0045599D">
              <w:rPr>
                <w:rFonts w:eastAsia="Times New Roman"/>
                <w:sz w:val="20"/>
                <w:szCs w:val="14"/>
              </w:rPr>
              <w:t>Eventually the client will slip back beyond compaction point</w:t>
            </w:r>
            <w:r w:rsidR="00CE7187">
              <w:rPr>
                <w:rFonts w:eastAsia="Times New Roman"/>
                <w:sz w:val="20"/>
                <w:szCs w:val="14"/>
              </w:rPr>
              <w:t>.</w:t>
            </w:r>
          </w:p>
          <w:p w14:paraId="382D9739" w14:textId="77777777" w:rsidR="00580F57" w:rsidRDefault="00A54272" w:rsidP="00D66FC5">
            <w:pPr>
              <w:pStyle w:val="ListParagraph"/>
              <w:numPr>
                <w:ilvl w:val="0"/>
                <w:numId w:val="36"/>
              </w:numPr>
              <w:rPr>
                <w:rFonts w:eastAsia="Times New Roman"/>
                <w:sz w:val="20"/>
                <w:szCs w:val="14"/>
              </w:rPr>
            </w:pPr>
            <w:r w:rsidRPr="0045599D">
              <w:rPr>
                <w:rFonts w:eastAsia="Times New Roman"/>
                <w:sz w:val="20"/>
                <w:szCs w:val="14"/>
              </w:rPr>
              <w:t>If the problem resulted from excessive intermittent network activity the client will then benefit from compaction as much of the intermittent noise will be eliminated by compaction</w:t>
            </w:r>
          </w:p>
          <w:p w14:paraId="480F3FB2" w14:textId="77777777" w:rsidR="0096793A" w:rsidRPr="0096793A" w:rsidRDefault="0096793A" w:rsidP="00D66FC5">
            <w:pPr>
              <w:pStyle w:val="ListParagraph"/>
              <w:numPr>
                <w:ilvl w:val="1"/>
                <w:numId w:val="36"/>
              </w:numPr>
              <w:rPr>
                <w:rFonts w:eastAsia="Times New Roman"/>
                <w:sz w:val="20"/>
                <w:szCs w:val="14"/>
              </w:rPr>
            </w:pPr>
            <w:r w:rsidRPr="0045599D">
              <w:rPr>
                <w:rFonts w:eastAsia="Times New Roman"/>
                <w:sz w:val="20"/>
                <w:szCs w:val="14"/>
              </w:rPr>
              <w:t>The client will lose fidelity and will be sub-Nyquist sampling</w:t>
            </w:r>
            <w:r w:rsidRPr="0045599D">
              <w:rPr>
                <w:rStyle w:val="FootnoteReference"/>
                <w:rFonts w:eastAsia="Times New Roman"/>
                <w:sz w:val="20"/>
                <w:szCs w:val="14"/>
              </w:rPr>
              <w:footnoteReference w:id="75"/>
            </w:r>
            <w:r w:rsidRPr="0045599D">
              <w:rPr>
                <w:rFonts w:eastAsia="Times New Roman"/>
                <w:sz w:val="20"/>
                <w:szCs w:val="14"/>
              </w:rPr>
              <w:t xml:space="preserve"> so may completely lose some repeated fleeting events</w:t>
            </w:r>
            <w:r>
              <w:rPr>
                <w:rFonts w:eastAsia="Times New Roman"/>
                <w:sz w:val="20"/>
                <w:szCs w:val="14"/>
              </w:rPr>
              <w:t xml:space="preserve"> but regardless of the scheme used, the client would not be able to maintain full alignment with history</w:t>
            </w:r>
            <w:r w:rsidR="000F47AE">
              <w:rPr>
                <w:rFonts w:eastAsia="Times New Roman"/>
                <w:sz w:val="20"/>
                <w:szCs w:val="14"/>
              </w:rPr>
              <w:t xml:space="preserve"> anyway because it has hit an engineering limit</w:t>
            </w:r>
            <w:r w:rsidR="00CE7187">
              <w:rPr>
                <w:rFonts w:eastAsia="Times New Roman"/>
                <w:sz w:val="20"/>
                <w:szCs w:val="14"/>
              </w:rPr>
              <w:t>.</w:t>
            </w:r>
          </w:p>
          <w:p w14:paraId="0C0B6F47" w14:textId="77777777" w:rsidR="00A54272" w:rsidRPr="00580F57" w:rsidRDefault="00A54272" w:rsidP="00D66FC5">
            <w:pPr>
              <w:pStyle w:val="ListParagraph"/>
              <w:numPr>
                <w:ilvl w:val="0"/>
                <w:numId w:val="36"/>
              </w:numPr>
              <w:rPr>
                <w:rFonts w:eastAsia="Times New Roman"/>
                <w:sz w:val="20"/>
                <w:szCs w:val="14"/>
              </w:rPr>
            </w:pPr>
            <w:r w:rsidRPr="00580F57">
              <w:rPr>
                <w:rFonts w:eastAsia="Times New Roman"/>
                <w:sz w:val="20"/>
                <w:szCs w:val="14"/>
              </w:rPr>
              <w:t xml:space="preserve">The client may hover in the compaction zone until its performance improves (via some mechanism for compute power enhancement) or the network stabilizes. </w:t>
            </w:r>
          </w:p>
          <w:p w14:paraId="2DB8A194" w14:textId="77777777" w:rsidR="000E29BF" w:rsidRDefault="00A54272" w:rsidP="00D66FC5">
            <w:pPr>
              <w:pStyle w:val="ListParagraph"/>
              <w:numPr>
                <w:ilvl w:val="1"/>
                <w:numId w:val="36"/>
              </w:numPr>
              <w:rPr>
                <w:rFonts w:eastAsia="Times New Roman"/>
                <w:sz w:val="20"/>
                <w:szCs w:val="14"/>
              </w:rPr>
            </w:pPr>
            <w:r w:rsidRPr="0045599D">
              <w:rPr>
                <w:rFonts w:eastAsia="Times New Roman"/>
                <w:sz w:val="20"/>
                <w:szCs w:val="14"/>
              </w:rPr>
              <w:t>Note that the intention in future is to support sophisticated backpressure interaction controlling intelligent filtering in the devices and network</w:t>
            </w:r>
            <w:r w:rsidRPr="0045599D">
              <w:rPr>
                <w:rStyle w:val="FootnoteReference"/>
                <w:rFonts w:eastAsia="Times New Roman"/>
                <w:sz w:val="20"/>
                <w:szCs w:val="14"/>
              </w:rPr>
              <w:footnoteReference w:id="76"/>
            </w:r>
            <w:r w:rsidR="00AA4CE6">
              <w:rPr>
                <w:rFonts w:eastAsia="Times New Roman"/>
                <w:sz w:val="20"/>
                <w:szCs w:val="14"/>
              </w:rPr>
              <w:t>. This would be coordinated by the provider as client load problems are detected</w:t>
            </w:r>
            <w:r w:rsidR="009D1360">
              <w:rPr>
                <w:rFonts w:eastAsia="Times New Roman"/>
                <w:sz w:val="20"/>
                <w:szCs w:val="14"/>
              </w:rPr>
              <w:t>.</w:t>
            </w:r>
          </w:p>
          <w:p w14:paraId="1F1B79BE" w14:textId="0A204AB2" w:rsidR="00DB0B11" w:rsidRPr="00DB0B11" w:rsidRDefault="00DB0B11" w:rsidP="00DB0B11">
            <w:pPr>
              <w:rPr>
                <w:rFonts w:eastAsia="Times New Roman"/>
                <w:sz w:val="20"/>
                <w:szCs w:val="14"/>
              </w:rPr>
            </w:pPr>
            <w:r>
              <w:rPr>
                <w:sz w:val="20"/>
                <w:szCs w:val="14"/>
              </w:rPr>
              <w:t xml:space="preserve">See sequence diagram “Streaming” phase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32</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33</w:t>
            </w:r>
            <w:r w:rsidRPr="00C24B80">
              <w:rPr>
                <w:sz w:val="20"/>
                <w:szCs w:val="20"/>
              </w:rPr>
              <w:fldChar w:fldCharType="end"/>
            </w:r>
            <w:r w:rsidRPr="00C24B80">
              <w:rPr>
                <w:sz w:val="20"/>
                <w:szCs w:val="20"/>
              </w:rPr>
              <w:t>).</w:t>
            </w:r>
          </w:p>
        </w:tc>
      </w:tr>
    </w:tbl>
    <w:p w14:paraId="14191F6E" w14:textId="77777777" w:rsidR="000E29BF" w:rsidRPr="000E29BF" w:rsidRDefault="000E29BF" w:rsidP="000E29BF"/>
    <w:p w14:paraId="22D77D3A" w14:textId="77777777" w:rsidR="001906F0" w:rsidRDefault="001906F0">
      <w:pPr>
        <w:spacing w:after="0"/>
        <w:rPr>
          <w:rFonts w:asciiTheme="majorHAnsi" w:eastAsiaTheme="majorEastAsia" w:hAnsiTheme="majorHAnsi" w:cstheme="majorBidi"/>
          <w:b/>
          <w:bCs/>
          <w:sz w:val="20"/>
          <w:szCs w:val="20"/>
        </w:rPr>
      </w:pPr>
      <w:r>
        <w:br w:type="page"/>
      </w:r>
    </w:p>
    <w:p w14:paraId="3FEBF1BD" w14:textId="77777777" w:rsidR="00CD3A81" w:rsidRDefault="00CD3A81" w:rsidP="00CD3A81">
      <w:pPr>
        <w:pStyle w:val="Heading3"/>
      </w:pPr>
      <w:bookmarkStart w:id="286" w:name="_Toc223392308"/>
      <w:r>
        <w:lastRenderedPageBreak/>
        <w:t xml:space="preserve">Use Case </w:t>
      </w:r>
      <w:r w:rsidR="00510B2E">
        <w:t>ST-</w:t>
      </w:r>
      <w:r>
        <w:t xml:space="preserve">0.6: Provider delivers extreme event storm (or very slow client) – </w:t>
      </w:r>
      <w:r w:rsidR="00CF77BC">
        <w:t xml:space="preserve">very </w:t>
      </w:r>
      <w:r>
        <w:t>bad day</w:t>
      </w:r>
      <w:bookmarkEnd w:id="286"/>
    </w:p>
    <w:p w14:paraId="59A5A711" w14:textId="50F26CDF" w:rsidR="00320262" w:rsidRPr="00320262" w:rsidRDefault="00320262" w:rsidP="00320262">
      <w:r>
        <w:t xml:space="preserve">The client takes advantage of log behavior as described in </w:t>
      </w:r>
      <w:r>
        <w:fldChar w:fldCharType="begin"/>
      </w:r>
      <w:r>
        <w:instrText xml:space="preserve"> REF _Ref52928836 \r \h </w:instrText>
      </w:r>
      <w:r>
        <w:fldChar w:fldCharType="separate"/>
      </w:r>
      <w:r w:rsidR="00916DFC">
        <w:t>3.17</w:t>
      </w:r>
      <w:r>
        <w:fldChar w:fldCharType="end"/>
      </w:r>
      <w:r>
        <w:t>.</w:t>
      </w:r>
    </w:p>
    <w:tbl>
      <w:tblPr>
        <w:tblStyle w:val="TableGrid"/>
        <w:tblW w:w="0" w:type="auto"/>
        <w:tblLook w:val="04A0" w:firstRow="1" w:lastRow="0" w:firstColumn="1" w:lastColumn="0" w:noHBand="0" w:noVBand="1"/>
      </w:tblPr>
      <w:tblGrid>
        <w:gridCol w:w="1413"/>
        <w:gridCol w:w="9043"/>
      </w:tblGrid>
      <w:tr w:rsidR="00CD3A81" w:rsidRPr="00437FEA" w14:paraId="4880C938" w14:textId="77777777" w:rsidTr="00DB77A9">
        <w:tc>
          <w:tcPr>
            <w:tcW w:w="1413" w:type="dxa"/>
          </w:tcPr>
          <w:p w14:paraId="430714FC" w14:textId="77777777" w:rsidR="00CD3A81" w:rsidRPr="00437FEA" w:rsidRDefault="00CD3A81" w:rsidP="00DB77A9">
            <w:pPr>
              <w:rPr>
                <w:sz w:val="20"/>
                <w:szCs w:val="14"/>
              </w:rPr>
            </w:pPr>
            <w:r w:rsidRPr="00437FEA">
              <w:rPr>
                <w:sz w:val="20"/>
                <w:szCs w:val="14"/>
              </w:rPr>
              <w:t>Number</w:t>
            </w:r>
          </w:p>
        </w:tc>
        <w:tc>
          <w:tcPr>
            <w:tcW w:w="9043" w:type="dxa"/>
          </w:tcPr>
          <w:p w14:paraId="01BCF146" w14:textId="77777777" w:rsidR="00CD3A81" w:rsidRPr="00437FEA" w:rsidRDefault="00510B2E" w:rsidP="00DB77A9">
            <w:pPr>
              <w:rPr>
                <w:sz w:val="20"/>
                <w:szCs w:val="14"/>
              </w:rPr>
            </w:pPr>
            <w:r>
              <w:rPr>
                <w:sz w:val="20"/>
                <w:szCs w:val="14"/>
              </w:rPr>
              <w:t>ST-</w:t>
            </w:r>
            <w:r w:rsidR="00CD3A81" w:rsidRPr="00437FEA">
              <w:rPr>
                <w:sz w:val="20"/>
                <w:szCs w:val="14"/>
              </w:rPr>
              <w:t>0.</w:t>
            </w:r>
            <w:r w:rsidR="00CD3A81">
              <w:rPr>
                <w:sz w:val="20"/>
                <w:szCs w:val="14"/>
              </w:rPr>
              <w:t>6</w:t>
            </w:r>
          </w:p>
        </w:tc>
      </w:tr>
      <w:tr w:rsidR="00CD3A81" w:rsidRPr="00437FEA" w14:paraId="30BBF80C" w14:textId="77777777" w:rsidTr="00DB77A9">
        <w:tc>
          <w:tcPr>
            <w:tcW w:w="1413" w:type="dxa"/>
          </w:tcPr>
          <w:p w14:paraId="0FB44B6E" w14:textId="77777777" w:rsidR="00CD3A81" w:rsidRPr="00437FEA" w:rsidRDefault="00CD3A81" w:rsidP="00DB77A9">
            <w:pPr>
              <w:rPr>
                <w:sz w:val="20"/>
                <w:szCs w:val="14"/>
              </w:rPr>
            </w:pPr>
            <w:r w:rsidRPr="00437FEA">
              <w:rPr>
                <w:sz w:val="20"/>
                <w:szCs w:val="14"/>
              </w:rPr>
              <w:t>Name</w:t>
            </w:r>
          </w:p>
        </w:tc>
        <w:tc>
          <w:tcPr>
            <w:tcW w:w="9043" w:type="dxa"/>
          </w:tcPr>
          <w:p w14:paraId="12BE7C87" w14:textId="77777777" w:rsidR="00CD3A81" w:rsidRPr="00437FEA" w:rsidRDefault="00CF77BC" w:rsidP="00DB77A9">
            <w:pPr>
              <w:rPr>
                <w:sz w:val="20"/>
                <w:szCs w:val="14"/>
              </w:rPr>
            </w:pPr>
            <w:r w:rsidRPr="00CF77BC">
              <w:rPr>
                <w:sz w:val="20"/>
                <w:szCs w:val="14"/>
              </w:rPr>
              <w:t xml:space="preserve">Provider delivers extreme event storm (or very slow client) – very bad day </w:t>
            </w:r>
            <w:r w:rsidR="00447370">
              <w:rPr>
                <w:sz w:val="20"/>
                <w:szCs w:val="14"/>
              </w:rPr>
              <w:t>scenario</w:t>
            </w:r>
          </w:p>
        </w:tc>
      </w:tr>
      <w:tr w:rsidR="00CD3A81" w:rsidRPr="00437FEA" w14:paraId="7059B181" w14:textId="77777777" w:rsidTr="00DB77A9">
        <w:tc>
          <w:tcPr>
            <w:tcW w:w="1413" w:type="dxa"/>
          </w:tcPr>
          <w:p w14:paraId="3627B642" w14:textId="77777777" w:rsidR="00CD3A81" w:rsidRPr="00437FEA" w:rsidRDefault="00CD3A81" w:rsidP="00DB77A9">
            <w:pPr>
              <w:rPr>
                <w:sz w:val="20"/>
                <w:szCs w:val="14"/>
              </w:rPr>
            </w:pPr>
            <w:r>
              <w:rPr>
                <w:sz w:val="20"/>
                <w:szCs w:val="14"/>
              </w:rPr>
              <w:t>Process/Area</w:t>
            </w:r>
          </w:p>
        </w:tc>
        <w:tc>
          <w:tcPr>
            <w:tcW w:w="9043" w:type="dxa"/>
          </w:tcPr>
          <w:p w14:paraId="2C87C9E9" w14:textId="77777777" w:rsidR="00CD3A81" w:rsidRPr="00437FEA" w:rsidRDefault="00CD3A81" w:rsidP="00DB77A9">
            <w:pPr>
              <w:rPr>
                <w:sz w:val="20"/>
                <w:szCs w:val="14"/>
              </w:rPr>
            </w:pPr>
            <w:r>
              <w:rPr>
                <w:sz w:val="20"/>
                <w:szCs w:val="14"/>
              </w:rPr>
              <w:t>Streaming Infrastructure</w:t>
            </w:r>
          </w:p>
        </w:tc>
      </w:tr>
      <w:tr w:rsidR="00CD3A81" w:rsidRPr="00437FEA" w14:paraId="6F2C89E0" w14:textId="77777777" w:rsidTr="00DB77A9">
        <w:tc>
          <w:tcPr>
            <w:tcW w:w="1413" w:type="dxa"/>
          </w:tcPr>
          <w:p w14:paraId="3BFB951B" w14:textId="77777777" w:rsidR="00CD3A81" w:rsidRPr="00437FEA" w:rsidRDefault="00CD3A81" w:rsidP="00DB77A9">
            <w:pPr>
              <w:rPr>
                <w:sz w:val="20"/>
                <w:szCs w:val="14"/>
              </w:rPr>
            </w:pPr>
            <w:r>
              <w:rPr>
                <w:sz w:val="20"/>
                <w:szCs w:val="14"/>
              </w:rPr>
              <w:t>Brief description</w:t>
            </w:r>
          </w:p>
        </w:tc>
        <w:tc>
          <w:tcPr>
            <w:tcW w:w="9043" w:type="dxa"/>
          </w:tcPr>
          <w:p w14:paraId="3D93EE5F" w14:textId="77777777" w:rsidR="00CD3A81" w:rsidRPr="00437FEA" w:rsidRDefault="00CD3A81" w:rsidP="00DB77A9">
            <w:pPr>
              <w:rPr>
                <w:sz w:val="20"/>
                <w:szCs w:val="14"/>
              </w:rPr>
            </w:pPr>
            <w:r>
              <w:rPr>
                <w:sz w:val="20"/>
                <w:szCs w:val="14"/>
              </w:rPr>
              <w:t xml:space="preserve">The </w:t>
            </w:r>
            <w:r w:rsidR="00D354ED">
              <w:rPr>
                <w:sz w:val="20"/>
                <w:szCs w:val="14"/>
              </w:rPr>
              <w:t>pro</w:t>
            </w:r>
            <w:r w:rsidR="00F03C9D">
              <w:rPr>
                <w:sz w:val="20"/>
                <w:szCs w:val="14"/>
              </w:rPr>
              <w:t>vider</w:t>
            </w:r>
            <w:r>
              <w:rPr>
                <w:sz w:val="20"/>
                <w:szCs w:val="14"/>
              </w:rPr>
              <w:t>(s) record events at a</w:t>
            </w:r>
            <w:r w:rsidR="00CF77BC">
              <w:rPr>
                <w:sz w:val="20"/>
                <w:szCs w:val="14"/>
              </w:rPr>
              <w:t>n extremely</w:t>
            </w:r>
            <w:r>
              <w:rPr>
                <w:sz w:val="20"/>
                <w:szCs w:val="14"/>
              </w:rPr>
              <w:t xml:space="preserve"> high rate</w:t>
            </w:r>
            <w:r w:rsidR="00CF77BC">
              <w:rPr>
                <w:sz w:val="20"/>
                <w:szCs w:val="14"/>
              </w:rPr>
              <w:t>, much higher</w:t>
            </w:r>
            <w:r>
              <w:rPr>
                <w:sz w:val="20"/>
                <w:szCs w:val="14"/>
              </w:rPr>
              <w:t xml:space="preserve"> than the client can handle</w:t>
            </w:r>
          </w:p>
        </w:tc>
      </w:tr>
      <w:tr w:rsidR="00CD3A81" w:rsidRPr="00437FEA" w14:paraId="490CD289" w14:textId="77777777" w:rsidTr="00DB77A9">
        <w:tc>
          <w:tcPr>
            <w:tcW w:w="1413" w:type="dxa"/>
          </w:tcPr>
          <w:p w14:paraId="1AB24EA3" w14:textId="77777777" w:rsidR="00CD3A81" w:rsidRPr="00437FEA" w:rsidRDefault="004C6D82" w:rsidP="00DB77A9">
            <w:pPr>
              <w:rPr>
                <w:sz w:val="20"/>
                <w:szCs w:val="14"/>
              </w:rPr>
            </w:pPr>
            <w:r>
              <w:rPr>
                <w:sz w:val="20"/>
                <w:szCs w:val="14"/>
              </w:rPr>
              <w:t>Preconditions</w:t>
            </w:r>
          </w:p>
        </w:tc>
        <w:tc>
          <w:tcPr>
            <w:tcW w:w="9043" w:type="dxa"/>
          </w:tcPr>
          <w:p w14:paraId="457F8B39" w14:textId="77777777" w:rsidR="00CD3A81" w:rsidRPr="00437FEA" w:rsidRDefault="00BF320E" w:rsidP="00DB77A9">
            <w:pPr>
              <w:rPr>
                <w:sz w:val="20"/>
                <w:szCs w:val="14"/>
              </w:rPr>
            </w:pPr>
            <w:r>
              <w:rPr>
                <w:sz w:val="20"/>
                <w:szCs w:val="14"/>
              </w:rPr>
              <w:t>UC</w:t>
            </w:r>
            <w:r w:rsidR="00510B2E">
              <w:rPr>
                <w:sz w:val="20"/>
                <w:szCs w:val="14"/>
              </w:rPr>
              <w:t xml:space="preserve"> ST-</w:t>
            </w:r>
            <w:r>
              <w:rPr>
                <w:sz w:val="20"/>
                <w:szCs w:val="14"/>
              </w:rPr>
              <w:t>0.3 has run successfully</w:t>
            </w:r>
          </w:p>
        </w:tc>
      </w:tr>
      <w:tr w:rsidR="00CD3A81" w:rsidRPr="00437FEA" w14:paraId="04EBEF4F" w14:textId="77777777" w:rsidTr="00DB77A9">
        <w:tc>
          <w:tcPr>
            <w:tcW w:w="1413" w:type="dxa"/>
          </w:tcPr>
          <w:p w14:paraId="0BF5C0E4" w14:textId="77777777" w:rsidR="00CD3A81" w:rsidRPr="00437FEA" w:rsidRDefault="00CD3A81" w:rsidP="00DB77A9">
            <w:pPr>
              <w:rPr>
                <w:sz w:val="20"/>
                <w:szCs w:val="14"/>
              </w:rPr>
            </w:pPr>
            <w:r>
              <w:rPr>
                <w:sz w:val="20"/>
                <w:szCs w:val="14"/>
              </w:rPr>
              <w:t>Type</w:t>
            </w:r>
          </w:p>
        </w:tc>
        <w:tc>
          <w:tcPr>
            <w:tcW w:w="9043" w:type="dxa"/>
          </w:tcPr>
          <w:p w14:paraId="6DF5AC9D" w14:textId="77777777" w:rsidR="00CD3A81" w:rsidRPr="00437FEA" w:rsidRDefault="00CD3A81" w:rsidP="00DB77A9">
            <w:pPr>
              <w:rPr>
                <w:sz w:val="20"/>
                <w:szCs w:val="14"/>
              </w:rPr>
            </w:pPr>
            <w:r>
              <w:rPr>
                <w:sz w:val="20"/>
                <w:szCs w:val="14"/>
              </w:rPr>
              <w:t>Gaining and maintaining alignment</w:t>
            </w:r>
          </w:p>
        </w:tc>
      </w:tr>
      <w:tr w:rsidR="00CD3A81" w:rsidRPr="00437FEA" w14:paraId="7B27F968" w14:textId="77777777" w:rsidTr="00DB77A9">
        <w:tc>
          <w:tcPr>
            <w:tcW w:w="1413" w:type="dxa"/>
          </w:tcPr>
          <w:p w14:paraId="6A486F4E" w14:textId="77777777" w:rsidR="00CD3A81" w:rsidRPr="00437FEA" w:rsidRDefault="00CD3A81" w:rsidP="00DB77A9">
            <w:pPr>
              <w:rPr>
                <w:sz w:val="20"/>
                <w:szCs w:val="14"/>
              </w:rPr>
            </w:pPr>
            <w:r>
              <w:rPr>
                <w:sz w:val="20"/>
                <w:szCs w:val="14"/>
              </w:rPr>
              <w:t>Description and workflow</w:t>
            </w:r>
          </w:p>
        </w:tc>
        <w:tc>
          <w:tcPr>
            <w:tcW w:w="9043" w:type="dxa"/>
          </w:tcPr>
          <w:p w14:paraId="77E2F9B8" w14:textId="77777777" w:rsidR="00CD3A81" w:rsidRPr="0045599D" w:rsidRDefault="00CD3A81" w:rsidP="00DB77A9">
            <w:pPr>
              <w:rPr>
                <w:sz w:val="20"/>
                <w:szCs w:val="14"/>
              </w:rPr>
            </w:pPr>
            <w:r>
              <w:rPr>
                <w:sz w:val="20"/>
                <w:szCs w:val="14"/>
              </w:rPr>
              <w:t xml:space="preserve">Note that the use case is written in general. A relatively common network example related to alarms can be used. This example includes </w:t>
            </w:r>
            <w:r w:rsidR="00CF77BC">
              <w:rPr>
                <w:sz w:val="20"/>
                <w:szCs w:val="14"/>
              </w:rPr>
              <w:t>extreme</w:t>
            </w:r>
            <w:r w:rsidRPr="0045599D">
              <w:rPr>
                <w:sz w:val="20"/>
                <w:szCs w:val="14"/>
              </w:rPr>
              <w:t xml:space="preserve"> intermittent failure in the network, for example, </w:t>
            </w:r>
            <w:r w:rsidR="00D42530">
              <w:rPr>
                <w:sz w:val="20"/>
                <w:szCs w:val="14"/>
              </w:rPr>
              <w:t>timing faults and</w:t>
            </w:r>
            <w:r w:rsidRPr="0045599D">
              <w:rPr>
                <w:sz w:val="20"/>
                <w:szCs w:val="14"/>
              </w:rPr>
              <w:t xml:space="preserve"> micro-bends with active </w:t>
            </w:r>
            <w:r>
              <w:rPr>
                <w:sz w:val="20"/>
                <w:szCs w:val="14"/>
              </w:rPr>
              <w:t>mechanical vibration</w:t>
            </w:r>
            <w:r w:rsidRPr="0045599D">
              <w:rPr>
                <w:sz w:val="20"/>
                <w:szCs w:val="14"/>
              </w:rPr>
              <w:t xml:space="preserve"> interference, </w:t>
            </w:r>
            <w:r w:rsidR="00D42530">
              <w:rPr>
                <w:sz w:val="20"/>
                <w:szCs w:val="14"/>
              </w:rPr>
              <w:t xml:space="preserve">and a massively </w:t>
            </w:r>
            <w:r w:rsidRPr="0045599D">
              <w:rPr>
                <w:sz w:val="20"/>
                <w:szCs w:val="14"/>
              </w:rPr>
              <w:t>overloaded client with reduce compute power available</w:t>
            </w:r>
            <w:r w:rsidR="00D22CF4">
              <w:rPr>
                <w:sz w:val="20"/>
                <w:szCs w:val="14"/>
              </w:rPr>
              <w:t>.</w:t>
            </w:r>
            <w:r w:rsidRPr="0045599D">
              <w:rPr>
                <w:sz w:val="20"/>
                <w:szCs w:val="14"/>
              </w:rPr>
              <w:t xml:space="preserve"> </w:t>
            </w:r>
          </w:p>
          <w:p w14:paraId="599307BF" w14:textId="77777777" w:rsidR="004C6D82" w:rsidRPr="00AB2BB5" w:rsidRDefault="000F63AC" w:rsidP="004A5DCA">
            <w:pPr>
              <w:spacing w:before="100" w:beforeAutospacing="1" w:after="100" w:afterAutospacing="1"/>
              <w:rPr>
                <w:rFonts w:eastAsia="Times New Roman"/>
                <w:b/>
                <w:bCs/>
                <w:sz w:val="20"/>
                <w:szCs w:val="14"/>
              </w:rPr>
            </w:pPr>
            <w:r w:rsidRPr="00AB2BB5">
              <w:rPr>
                <w:rFonts w:eastAsia="Times New Roman"/>
                <w:b/>
                <w:bCs/>
                <w:sz w:val="20"/>
                <w:szCs w:val="14"/>
              </w:rPr>
              <w:t>Streaming</w:t>
            </w:r>
            <w:r w:rsidR="004C6D82" w:rsidRPr="00AB2BB5">
              <w:rPr>
                <w:rFonts w:eastAsia="Times New Roman"/>
                <w:b/>
                <w:bCs/>
                <w:sz w:val="20"/>
                <w:szCs w:val="14"/>
              </w:rPr>
              <w:t xml:space="preserve"> continues</w:t>
            </w:r>
            <w:r w:rsidR="00F42C93">
              <w:rPr>
                <w:rFonts w:eastAsia="Times New Roman"/>
                <w:b/>
                <w:bCs/>
                <w:sz w:val="20"/>
                <w:szCs w:val="14"/>
              </w:rPr>
              <w:t>:</w:t>
            </w:r>
          </w:p>
          <w:p w14:paraId="789D069F" w14:textId="77777777" w:rsidR="000F63AC" w:rsidRPr="000F63AC" w:rsidRDefault="000F63AC" w:rsidP="00D66FC5">
            <w:pPr>
              <w:numPr>
                <w:ilvl w:val="0"/>
                <w:numId w:val="37"/>
              </w:numPr>
              <w:spacing w:before="100" w:beforeAutospacing="1" w:after="100" w:afterAutospacing="1"/>
              <w:rPr>
                <w:rFonts w:eastAsia="Times New Roman"/>
                <w:sz w:val="20"/>
                <w:szCs w:val="14"/>
              </w:rPr>
            </w:pPr>
            <w:r w:rsidRPr="000F63AC">
              <w:rPr>
                <w:rFonts w:eastAsia="Times New Roman"/>
                <w:sz w:val="20"/>
                <w:szCs w:val="14"/>
              </w:rPr>
              <w:t>The pipeline continues as before, but the client rapidly slips back</w:t>
            </w:r>
            <w:r>
              <w:rPr>
                <w:rFonts w:eastAsia="Times New Roman"/>
                <w:sz w:val="20"/>
                <w:szCs w:val="14"/>
              </w:rPr>
              <w:t xml:space="preserve"> past the compaction point</w:t>
            </w:r>
            <w:r w:rsidRPr="000F63AC">
              <w:rPr>
                <w:rFonts w:eastAsia="Times New Roman"/>
                <w:sz w:val="20"/>
                <w:szCs w:val="14"/>
              </w:rPr>
              <w:t xml:space="preserve"> toward the tombstone</w:t>
            </w:r>
            <w:r w:rsidR="00165E7D">
              <w:rPr>
                <w:rFonts w:eastAsia="Times New Roman"/>
                <w:sz w:val="20"/>
                <w:szCs w:val="14"/>
              </w:rPr>
              <w:t>-</w:t>
            </w:r>
            <w:r w:rsidRPr="000F63AC">
              <w:rPr>
                <w:rFonts w:eastAsia="Times New Roman"/>
                <w:sz w:val="20"/>
                <w:szCs w:val="14"/>
              </w:rPr>
              <w:t>retention point</w:t>
            </w:r>
            <w:r w:rsidR="00D22CF4">
              <w:rPr>
                <w:rFonts w:eastAsia="Times New Roman"/>
                <w:sz w:val="20"/>
                <w:szCs w:val="14"/>
              </w:rPr>
              <w:t>.</w:t>
            </w:r>
            <w:r w:rsidRPr="000F63AC">
              <w:rPr>
                <w:rFonts w:eastAsia="Times New Roman"/>
                <w:sz w:val="20"/>
                <w:szCs w:val="14"/>
              </w:rPr>
              <w:t xml:space="preserve"> </w:t>
            </w:r>
          </w:p>
          <w:p w14:paraId="3B13F29B" w14:textId="77777777" w:rsidR="000F63AC" w:rsidRPr="000F63AC" w:rsidRDefault="000F63AC" w:rsidP="00D66FC5">
            <w:pPr>
              <w:numPr>
                <w:ilvl w:val="1"/>
                <w:numId w:val="37"/>
              </w:numPr>
              <w:spacing w:before="100" w:beforeAutospacing="1" w:after="100" w:afterAutospacing="1"/>
              <w:rPr>
                <w:rFonts w:eastAsia="Times New Roman"/>
                <w:sz w:val="20"/>
                <w:szCs w:val="14"/>
              </w:rPr>
            </w:pPr>
            <w:r w:rsidRPr="000F63AC">
              <w:rPr>
                <w:rFonts w:eastAsia="Times New Roman"/>
                <w:sz w:val="20"/>
                <w:szCs w:val="14"/>
              </w:rPr>
              <w:t>If the client passes tombstone</w:t>
            </w:r>
            <w:r w:rsidR="00165E7D">
              <w:rPr>
                <w:rFonts w:eastAsia="Times New Roman"/>
                <w:sz w:val="20"/>
                <w:szCs w:val="14"/>
              </w:rPr>
              <w:t>-</w:t>
            </w:r>
            <w:r w:rsidRPr="000F63AC">
              <w:rPr>
                <w:rFonts w:eastAsia="Times New Roman"/>
                <w:sz w:val="20"/>
                <w:szCs w:val="14"/>
              </w:rPr>
              <w:t>retention, then there is a possibility of loss of eventual consistency</w:t>
            </w:r>
            <w:r>
              <w:rPr>
                <w:rFonts w:eastAsia="Times New Roman"/>
                <w:sz w:val="20"/>
                <w:szCs w:val="14"/>
              </w:rPr>
              <w:t xml:space="preserve"> as deletes will be lost</w:t>
            </w:r>
            <w:r w:rsidR="00EB2DB6">
              <w:rPr>
                <w:rFonts w:eastAsia="Times New Roman"/>
                <w:sz w:val="20"/>
                <w:szCs w:val="14"/>
              </w:rPr>
              <w:t>.</w:t>
            </w:r>
          </w:p>
          <w:p w14:paraId="074EED11" w14:textId="77777777" w:rsidR="00AB2BB5" w:rsidRPr="00AB2BB5" w:rsidRDefault="000F63AC" w:rsidP="004A5DCA">
            <w:pPr>
              <w:spacing w:before="100" w:beforeAutospacing="1" w:after="100" w:afterAutospacing="1"/>
              <w:rPr>
                <w:rFonts w:eastAsia="Times New Roman"/>
                <w:b/>
                <w:bCs/>
                <w:sz w:val="20"/>
                <w:szCs w:val="14"/>
              </w:rPr>
            </w:pPr>
            <w:r w:rsidRPr="00AB2BB5">
              <w:rPr>
                <w:rFonts w:eastAsia="Times New Roman"/>
                <w:b/>
                <w:bCs/>
                <w:sz w:val="20"/>
                <w:szCs w:val="14"/>
              </w:rPr>
              <w:t>Fai</w:t>
            </w:r>
            <w:r w:rsidR="00F42C93">
              <w:rPr>
                <w:rFonts w:eastAsia="Times New Roman"/>
                <w:b/>
                <w:bCs/>
                <w:sz w:val="20"/>
                <w:szCs w:val="14"/>
              </w:rPr>
              <w:t>lure occurs:</w:t>
            </w:r>
          </w:p>
          <w:p w14:paraId="79E966F6" w14:textId="77777777" w:rsidR="000F63AC" w:rsidRPr="000F63AC" w:rsidRDefault="000F63AC" w:rsidP="00D66FC5">
            <w:pPr>
              <w:numPr>
                <w:ilvl w:val="0"/>
                <w:numId w:val="37"/>
              </w:numPr>
              <w:spacing w:before="100" w:beforeAutospacing="1" w:after="100" w:afterAutospacing="1"/>
              <w:rPr>
                <w:rFonts w:eastAsia="Times New Roman"/>
                <w:sz w:val="20"/>
                <w:szCs w:val="14"/>
              </w:rPr>
            </w:pPr>
            <w:r w:rsidRPr="000F63AC">
              <w:rPr>
                <w:rFonts w:eastAsia="Times New Roman"/>
                <w:sz w:val="20"/>
                <w:szCs w:val="14"/>
              </w:rPr>
              <w:t>On passing the tombstone</w:t>
            </w:r>
            <w:r w:rsidR="00165E7D">
              <w:rPr>
                <w:rFonts w:eastAsia="Times New Roman"/>
                <w:sz w:val="20"/>
                <w:szCs w:val="14"/>
              </w:rPr>
              <w:t>-</w:t>
            </w:r>
            <w:r w:rsidRPr="000F63AC">
              <w:rPr>
                <w:rFonts w:eastAsia="Times New Roman"/>
                <w:sz w:val="20"/>
                <w:szCs w:val="14"/>
              </w:rPr>
              <w:t>retention point the provider forces a disconnect by dropping the connection</w:t>
            </w:r>
          </w:p>
          <w:p w14:paraId="0A1FD7A4" w14:textId="77777777" w:rsidR="000F63AC" w:rsidRPr="000F63AC" w:rsidRDefault="000F63AC" w:rsidP="00D66FC5">
            <w:pPr>
              <w:numPr>
                <w:ilvl w:val="1"/>
                <w:numId w:val="37"/>
              </w:numPr>
              <w:spacing w:before="100" w:beforeAutospacing="1" w:after="100" w:afterAutospacing="1"/>
              <w:rPr>
                <w:rFonts w:eastAsia="Times New Roman"/>
                <w:sz w:val="20"/>
                <w:szCs w:val="14"/>
              </w:rPr>
            </w:pPr>
            <w:r w:rsidRPr="000F63AC">
              <w:rPr>
                <w:rFonts w:eastAsia="Times New Roman"/>
                <w:sz w:val="20"/>
                <w:szCs w:val="14"/>
              </w:rPr>
              <w:t xml:space="preserve">The client and the </w:t>
            </w:r>
            <w:r w:rsidR="00165DE9">
              <w:rPr>
                <w:rFonts w:eastAsia="Times New Roman"/>
                <w:sz w:val="20"/>
                <w:szCs w:val="14"/>
              </w:rPr>
              <w:t>provider</w:t>
            </w:r>
            <w:r w:rsidRPr="000F63AC">
              <w:rPr>
                <w:rFonts w:eastAsia="Times New Roman"/>
                <w:sz w:val="20"/>
                <w:szCs w:val="14"/>
              </w:rPr>
              <w:t xml:space="preserve"> kill the pipeline</w:t>
            </w:r>
            <w:r w:rsidR="00EB2DB6">
              <w:rPr>
                <w:rFonts w:eastAsia="Times New Roman"/>
                <w:sz w:val="20"/>
                <w:szCs w:val="14"/>
              </w:rPr>
              <w:t>.</w:t>
            </w:r>
          </w:p>
          <w:p w14:paraId="02A07431" w14:textId="77777777" w:rsidR="00CD3A81" w:rsidRDefault="000F63AC" w:rsidP="0057471E">
            <w:pPr>
              <w:spacing w:before="100" w:beforeAutospacing="1" w:after="100" w:afterAutospacing="1"/>
              <w:rPr>
                <w:rFonts w:eastAsia="Times New Roman"/>
                <w:b/>
                <w:bCs/>
                <w:sz w:val="20"/>
                <w:szCs w:val="14"/>
              </w:rPr>
            </w:pPr>
            <w:r w:rsidRPr="00AB2BB5">
              <w:rPr>
                <w:rFonts w:eastAsia="Times New Roman"/>
                <w:b/>
                <w:bCs/>
                <w:sz w:val="20"/>
                <w:szCs w:val="14"/>
              </w:rPr>
              <w:t xml:space="preserve">Realign: </w:t>
            </w:r>
            <w:r w:rsidR="0057471E">
              <w:rPr>
                <w:rFonts w:eastAsia="Times New Roman"/>
                <w:b/>
                <w:bCs/>
                <w:sz w:val="20"/>
                <w:szCs w:val="14"/>
              </w:rPr>
              <w:t xml:space="preserve">See UC </w:t>
            </w:r>
            <w:r w:rsidR="00510B2E">
              <w:rPr>
                <w:rFonts w:eastAsia="Times New Roman"/>
                <w:b/>
                <w:bCs/>
                <w:sz w:val="20"/>
                <w:szCs w:val="14"/>
              </w:rPr>
              <w:t>ST-</w:t>
            </w:r>
            <w:r w:rsidR="0057471E">
              <w:rPr>
                <w:rFonts w:eastAsia="Times New Roman"/>
                <w:b/>
                <w:bCs/>
                <w:sz w:val="20"/>
                <w:szCs w:val="14"/>
              </w:rPr>
              <w:t>0.9</w:t>
            </w:r>
          </w:p>
          <w:p w14:paraId="60962576" w14:textId="071F618A" w:rsidR="00104C87" w:rsidRPr="0057471E" w:rsidRDefault="00C80B3A" w:rsidP="0057471E">
            <w:pPr>
              <w:spacing w:before="100" w:beforeAutospacing="1" w:after="100" w:afterAutospacing="1"/>
              <w:rPr>
                <w:rFonts w:eastAsia="Times New Roman"/>
                <w:b/>
                <w:bCs/>
                <w:sz w:val="20"/>
                <w:szCs w:val="14"/>
              </w:rPr>
            </w:pPr>
            <w:r>
              <w:rPr>
                <w:sz w:val="20"/>
                <w:szCs w:val="14"/>
              </w:rPr>
              <w:t xml:space="preserve">See sequence diagram “Streaming” and “Drop Connection” phases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32</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33</w:t>
            </w:r>
            <w:r w:rsidRPr="00C24B80">
              <w:rPr>
                <w:sz w:val="20"/>
                <w:szCs w:val="20"/>
              </w:rPr>
              <w:fldChar w:fldCharType="end"/>
            </w:r>
            <w:r w:rsidRPr="00C24B80">
              <w:rPr>
                <w:sz w:val="20"/>
                <w:szCs w:val="20"/>
              </w:rPr>
              <w:t>).</w:t>
            </w:r>
          </w:p>
        </w:tc>
      </w:tr>
    </w:tbl>
    <w:p w14:paraId="4797FDF2" w14:textId="77777777" w:rsidR="00592BDB" w:rsidRDefault="00592BDB"/>
    <w:p w14:paraId="2CF60DCC" w14:textId="77777777" w:rsidR="00592BDB" w:rsidRDefault="00592BDB">
      <w:pPr>
        <w:spacing w:after="0"/>
      </w:pPr>
      <w:r>
        <w:br w:type="page"/>
      </w:r>
    </w:p>
    <w:p w14:paraId="767C1FA0" w14:textId="77777777" w:rsidR="0087079F" w:rsidRDefault="0087079F" w:rsidP="0087079F">
      <w:pPr>
        <w:pStyle w:val="Heading3"/>
      </w:pPr>
      <w:bookmarkStart w:id="287" w:name="_Ref70684876"/>
      <w:bookmarkStart w:id="288" w:name="_Ref70684880"/>
      <w:bookmarkStart w:id="289" w:name="_Ref70684884"/>
      <w:bookmarkStart w:id="290" w:name="_Toc223392309"/>
      <w:r>
        <w:lastRenderedPageBreak/>
        <w:t xml:space="preserve">Use Case </w:t>
      </w:r>
      <w:r w:rsidR="00510B2E">
        <w:t>ST-</w:t>
      </w:r>
      <w:r>
        <w:t>0.7: Short loss of communications</w:t>
      </w:r>
      <w:bookmarkEnd w:id="287"/>
      <w:bookmarkEnd w:id="288"/>
      <w:bookmarkEnd w:id="289"/>
      <w:bookmarkEnd w:id="290"/>
    </w:p>
    <w:p w14:paraId="12D63922" w14:textId="0B973C19" w:rsidR="002437F5" w:rsidRPr="002437F5" w:rsidRDefault="00320262" w:rsidP="002437F5">
      <w:r>
        <w:t xml:space="preserve">The client takes advantage of log behavior as described in </w:t>
      </w:r>
      <w:r>
        <w:fldChar w:fldCharType="begin"/>
      </w:r>
      <w:r>
        <w:instrText xml:space="preserve"> REF _Ref52928836 \r \h </w:instrText>
      </w:r>
      <w:r>
        <w:fldChar w:fldCharType="separate"/>
      </w:r>
      <w:r w:rsidR="00916DFC">
        <w:t>3.17</w:t>
      </w:r>
      <w:r>
        <w:fldChar w:fldCharType="end"/>
      </w:r>
      <w:r>
        <w:t>.</w:t>
      </w:r>
    </w:p>
    <w:tbl>
      <w:tblPr>
        <w:tblStyle w:val="TableGrid"/>
        <w:tblW w:w="0" w:type="auto"/>
        <w:tblLook w:val="04A0" w:firstRow="1" w:lastRow="0" w:firstColumn="1" w:lastColumn="0" w:noHBand="0" w:noVBand="1"/>
      </w:tblPr>
      <w:tblGrid>
        <w:gridCol w:w="1413"/>
        <w:gridCol w:w="9043"/>
      </w:tblGrid>
      <w:tr w:rsidR="0087079F" w:rsidRPr="00437FEA" w14:paraId="4616ECC7" w14:textId="77777777" w:rsidTr="00DB77A9">
        <w:tc>
          <w:tcPr>
            <w:tcW w:w="1413" w:type="dxa"/>
          </w:tcPr>
          <w:p w14:paraId="3F5A9881" w14:textId="77777777" w:rsidR="0087079F" w:rsidRPr="00437FEA" w:rsidRDefault="0087079F" w:rsidP="00DB77A9">
            <w:pPr>
              <w:rPr>
                <w:sz w:val="20"/>
                <w:szCs w:val="14"/>
              </w:rPr>
            </w:pPr>
            <w:r w:rsidRPr="00437FEA">
              <w:rPr>
                <w:sz w:val="20"/>
                <w:szCs w:val="14"/>
              </w:rPr>
              <w:t>Number</w:t>
            </w:r>
          </w:p>
        </w:tc>
        <w:tc>
          <w:tcPr>
            <w:tcW w:w="9043" w:type="dxa"/>
          </w:tcPr>
          <w:p w14:paraId="11996DD3" w14:textId="77777777" w:rsidR="0087079F" w:rsidRPr="00437FEA" w:rsidRDefault="00510B2E" w:rsidP="00DB77A9">
            <w:pPr>
              <w:rPr>
                <w:sz w:val="20"/>
                <w:szCs w:val="14"/>
              </w:rPr>
            </w:pPr>
            <w:r>
              <w:rPr>
                <w:sz w:val="20"/>
                <w:szCs w:val="14"/>
              </w:rPr>
              <w:t>ST-</w:t>
            </w:r>
            <w:r w:rsidR="0087079F" w:rsidRPr="00437FEA">
              <w:rPr>
                <w:sz w:val="20"/>
                <w:szCs w:val="14"/>
              </w:rPr>
              <w:t>0.</w:t>
            </w:r>
            <w:r w:rsidR="0087079F">
              <w:rPr>
                <w:sz w:val="20"/>
                <w:szCs w:val="14"/>
              </w:rPr>
              <w:t>7</w:t>
            </w:r>
          </w:p>
        </w:tc>
      </w:tr>
      <w:tr w:rsidR="0087079F" w:rsidRPr="00437FEA" w14:paraId="3D137FC8" w14:textId="77777777" w:rsidTr="00DB77A9">
        <w:tc>
          <w:tcPr>
            <w:tcW w:w="1413" w:type="dxa"/>
          </w:tcPr>
          <w:p w14:paraId="78865FD0" w14:textId="77777777" w:rsidR="0087079F" w:rsidRPr="00437FEA" w:rsidRDefault="0087079F" w:rsidP="00DB77A9">
            <w:pPr>
              <w:rPr>
                <w:sz w:val="20"/>
                <w:szCs w:val="14"/>
              </w:rPr>
            </w:pPr>
            <w:r w:rsidRPr="00437FEA">
              <w:rPr>
                <w:sz w:val="20"/>
                <w:szCs w:val="14"/>
              </w:rPr>
              <w:t>Name</w:t>
            </w:r>
          </w:p>
        </w:tc>
        <w:tc>
          <w:tcPr>
            <w:tcW w:w="9043" w:type="dxa"/>
          </w:tcPr>
          <w:p w14:paraId="5616A061" w14:textId="77777777" w:rsidR="0087079F" w:rsidRPr="00437FEA" w:rsidRDefault="004F411C" w:rsidP="00DB77A9">
            <w:pPr>
              <w:rPr>
                <w:sz w:val="20"/>
                <w:szCs w:val="14"/>
              </w:rPr>
            </w:pPr>
            <w:r>
              <w:rPr>
                <w:sz w:val="20"/>
                <w:szCs w:val="14"/>
              </w:rPr>
              <w:t>Short loss of comm</w:t>
            </w:r>
            <w:r w:rsidR="00365399">
              <w:rPr>
                <w:sz w:val="20"/>
                <w:szCs w:val="14"/>
              </w:rPr>
              <w:t>unications</w:t>
            </w:r>
          </w:p>
        </w:tc>
      </w:tr>
      <w:tr w:rsidR="0087079F" w:rsidRPr="00437FEA" w14:paraId="2E54A212" w14:textId="77777777" w:rsidTr="00DB77A9">
        <w:tc>
          <w:tcPr>
            <w:tcW w:w="1413" w:type="dxa"/>
          </w:tcPr>
          <w:p w14:paraId="3019EDA1" w14:textId="77777777" w:rsidR="0087079F" w:rsidRPr="00437FEA" w:rsidRDefault="0087079F" w:rsidP="00DB77A9">
            <w:pPr>
              <w:rPr>
                <w:sz w:val="20"/>
                <w:szCs w:val="14"/>
              </w:rPr>
            </w:pPr>
            <w:r>
              <w:rPr>
                <w:sz w:val="20"/>
                <w:szCs w:val="14"/>
              </w:rPr>
              <w:t>Process/Area</w:t>
            </w:r>
          </w:p>
        </w:tc>
        <w:tc>
          <w:tcPr>
            <w:tcW w:w="9043" w:type="dxa"/>
          </w:tcPr>
          <w:p w14:paraId="6DBE0863" w14:textId="77777777" w:rsidR="0087079F" w:rsidRPr="00437FEA" w:rsidRDefault="0087079F" w:rsidP="00DB77A9">
            <w:pPr>
              <w:rPr>
                <w:sz w:val="20"/>
                <w:szCs w:val="14"/>
              </w:rPr>
            </w:pPr>
            <w:r>
              <w:rPr>
                <w:sz w:val="20"/>
                <w:szCs w:val="14"/>
              </w:rPr>
              <w:t>Streaming Infrastructure</w:t>
            </w:r>
          </w:p>
        </w:tc>
      </w:tr>
      <w:tr w:rsidR="0087079F" w:rsidRPr="00437FEA" w14:paraId="5F0E0E8D" w14:textId="77777777" w:rsidTr="00DB77A9">
        <w:tc>
          <w:tcPr>
            <w:tcW w:w="1413" w:type="dxa"/>
          </w:tcPr>
          <w:p w14:paraId="7FDA59C9" w14:textId="77777777" w:rsidR="0087079F" w:rsidRPr="00437FEA" w:rsidRDefault="0087079F" w:rsidP="00DB77A9">
            <w:pPr>
              <w:rPr>
                <w:sz w:val="20"/>
                <w:szCs w:val="14"/>
              </w:rPr>
            </w:pPr>
            <w:r>
              <w:rPr>
                <w:sz w:val="20"/>
                <w:szCs w:val="14"/>
              </w:rPr>
              <w:t>Brief description</w:t>
            </w:r>
          </w:p>
        </w:tc>
        <w:tc>
          <w:tcPr>
            <w:tcW w:w="9043" w:type="dxa"/>
          </w:tcPr>
          <w:p w14:paraId="76B37EA2" w14:textId="77777777" w:rsidR="0087079F" w:rsidRPr="00437FEA" w:rsidRDefault="00365399" w:rsidP="00DB77A9">
            <w:pPr>
              <w:rPr>
                <w:sz w:val="20"/>
                <w:szCs w:val="14"/>
              </w:rPr>
            </w:pPr>
            <w:r>
              <w:rPr>
                <w:sz w:val="20"/>
                <w:szCs w:val="14"/>
              </w:rPr>
              <w:t xml:space="preserve">The communications between the </w:t>
            </w:r>
            <w:r w:rsidR="00F77312">
              <w:rPr>
                <w:sz w:val="20"/>
                <w:szCs w:val="14"/>
              </w:rPr>
              <w:t>client and provider fails briefly</w:t>
            </w:r>
            <w:r w:rsidR="003C37EA">
              <w:rPr>
                <w:sz w:val="20"/>
                <w:szCs w:val="14"/>
              </w:rPr>
              <w:t xml:space="preserve"> (less than tombstone</w:t>
            </w:r>
            <w:r w:rsidR="00165E7D">
              <w:rPr>
                <w:sz w:val="20"/>
                <w:szCs w:val="14"/>
              </w:rPr>
              <w:t>-</w:t>
            </w:r>
            <w:r w:rsidR="003C37EA">
              <w:rPr>
                <w:sz w:val="20"/>
                <w:szCs w:val="14"/>
              </w:rPr>
              <w:t>retention time)</w:t>
            </w:r>
            <w:r w:rsidR="00F77312">
              <w:rPr>
                <w:sz w:val="20"/>
                <w:szCs w:val="14"/>
              </w:rPr>
              <w:t xml:space="preserve"> then recovers</w:t>
            </w:r>
          </w:p>
        </w:tc>
      </w:tr>
      <w:tr w:rsidR="0087079F" w:rsidRPr="00437FEA" w14:paraId="466D1AD2" w14:textId="77777777" w:rsidTr="00DB77A9">
        <w:tc>
          <w:tcPr>
            <w:tcW w:w="1413" w:type="dxa"/>
          </w:tcPr>
          <w:p w14:paraId="3951213F" w14:textId="77777777" w:rsidR="0087079F" w:rsidRPr="00437FEA" w:rsidRDefault="0087079F" w:rsidP="00DB77A9">
            <w:pPr>
              <w:rPr>
                <w:sz w:val="20"/>
                <w:szCs w:val="14"/>
              </w:rPr>
            </w:pPr>
            <w:r>
              <w:rPr>
                <w:sz w:val="20"/>
                <w:szCs w:val="14"/>
              </w:rPr>
              <w:t>Preconditions</w:t>
            </w:r>
          </w:p>
        </w:tc>
        <w:tc>
          <w:tcPr>
            <w:tcW w:w="9043" w:type="dxa"/>
          </w:tcPr>
          <w:p w14:paraId="7875488C" w14:textId="77777777" w:rsidR="0087079F" w:rsidRPr="00437FEA" w:rsidRDefault="0087079F" w:rsidP="00DB77A9">
            <w:pPr>
              <w:rPr>
                <w:sz w:val="20"/>
                <w:szCs w:val="14"/>
              </w:rPr>
            </w:pPr>
            <w:r>
              <w:rPr>
                <w:sz w:val="20"/>
                <w:szCs w:val="14"/>
              </w:rPr>
              <w:t xml:space="preserve">UC </w:t>
            </w:r>
            <w:r w:rsidR="00510B2E">
              <w:rPr>
                <w:sz w:val="20"/>
                <w:szCs w:val="14"/>
              </w:rPr>
              <w:t>ST-</w:t>
            </w:r>
            <w:r>
              <w:rPr>
                <w:sz w:val="20"/>
                <w:szCs w:val="14"/>
              </w:rPr>
              <w:t>0.3 has run successfully</w:t>
            </w:r>
          </w:p>
        </w:tc>
      </w:tr>
      <w:tr w:rsidR="0087079F" w:rsidRPr="00437FEA" w14:paraId="235F5E80" w14:textId="77777777" w:rsidTr="00DB77A9">
        <w:tc>
          <w:tcPr>
            <w:tcW w:w="1413" w:type="dxa"/>
          </w:tcPr>
          <w:p w14:paraId="62AABCC9" w14:textId="77777777" w:rsidR="0087079F" w:rsidRPr="00437FEA" w:rsidRDefault="0087079F" w:rsidP="00DB77A9">
            <w:pPr>
              <w:rPr>
                <w:sz w:val="20"/>
                <w:szCs w:val="14"/>
              </w:rPr>
            </w:pPr>
            <w:r>
              <w:rPr>
                <w:sz w:val="20"/>
                <w:szCs w:val="14"/>
              </w:rPr>
              <w:t>Type</w:t>
            </w:r>
          </w:p>
        </w:tc>
        <w:tc>
          <w:tcPr>
            <w:tcW w:w="9043" w:type="dxa"/>
          </w:tcPr>
          <w:p w14:paraId="4B194455" w14:textId="77777777" w:rsidR="0087079F" w:rsidRPr="00437FEA" w:rsidRDefault="0087079F" w:rsidP="00DB77A9">
            <w:pPr>
              <w:rPr>
                <w:sz w:val="20"/>
                <w:szCs w:val="14"/>
              </w:rPr>
            </w:pPr>
            <w:r>
              <w:rPr>
                <w:sz w:val="20"/>
                <w:szCs w:val="14"/>
              </w:rPr>
              <w:t>Gaining and maintaining alignment</w:t>
            </w:r>
          </w:p>
        </w:tc>
      </w:tr>
      <w:tr w:rsidR="0087079F" w:rsidRPr="00437FEA" w14:paraId="012FB98F" w14:textId="77777777" w:rsidTr="00DB77A9">
        <w:tc>
          <w:tcPr>
            <w:tcW w:w="1413" w:type="dxa"/>
          </w:tcPr>
          <w:p w14:paraId="1CB92460" w14:textId="77777777" w:rsidR="0087079F" w:rsidRPr="00437FEA" w:rsidRDefault="0087079F" w:rsidP="00DB77A9">
            <w:pPr>
              <w:rPr>
                <w:sz w:val="20"/>
                <w:szCs w:val="14"/>
              </w:rPr>
            </w:pPr>
            <w:r>
              <w:rPr>
                <w:sz w:val="20"/>
                <w:szCs w:val="14"/>
              </w:rPr>
              <w:t>Description and workflow</w:t>
            </w:r>
          </w:p>
        </w:tc>
        <w:tc>
          <w:tcPr>
            <w:tcW w:w="9043" w:type="dxa"/>
          </w:tcPr>
          <w:p w14:paraId="05B5427B" w14:textId="77777777"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client is consuming the stream with some delay</w:t>
            </w:r>
            <w:r w:rsidR="006B179C">
              <w:rPr>
                <w:rFonts w:eastAsia="Times New Roman"/>
                <w:sz w:val="20"/>
                <w:szCs w:val="14"/>
              </w:rPr>
              <w:t>.</w:t>
            </w:r>
          </w:p>
          <w:p w14:paraId="15C426BA" w14:textId="77777777"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 xml:space="preserve">On loss of comms the client and the </w:t>
            </w:r>
            <w:r w:rsidR="00F77312" w:rsidRPr="00C4727B">
              <w:rPr>
                <w:rFonts w:eastAsia="Times New Roman"/>
                <w:sz w:val="20"/>
                <w:szCs w:val="14"/>
              </w:rPr>
              <w:t>provider</w:t>
            </w:r>
            <w:r w:rsidRPr="00C4727B">
              <w:rPr>
                <w:rFonts w:eastAsia="Times New Roman"/>
                <w:sz w:val="20"/>
                <w:szCs w:val="14"/>
              </w:rPr>
              <w:t xml:space="preserve"> kill the pipeline</w:t>
            </w:r>
            <w:r w:rsidR="006B179C">
              <w:rPr>
                <w:rFonts w:eastAsia="Times New Roman"/>
                <w:sz w:val="20"/>
                <w:szCs w:val="14"/>
              </w:rPr>
              <w:t>.</w:t>
            </w:r>
          </w:p>
          <w:p w14:paraId="210E7055" w14:textId="77777777"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log continues to progress on the provider side</w:t>
            </w:r>
            <w:r w:rsidR="006B179C">
              <w:rPr>
                <w:rFonts w:eastAsia="Times New Roman"/>
                <w:sz w:val="20"/>
                <w:szCs w:val="14"/>
              </w:rPr>
              <w:t>.</w:t>
            </w:r>
          </w:p>
          <w:p w14:paraId="41F840A6" w14:textId="77777777"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client attempts to reconnect with the token</w:t>
            </w:r>
            <w:r w:rsidR="00C4727B" w:rsidRPr="00C4727B">
              <w:rPr>
                <w:rFonts w:eastAsia="Times New Roman"/>
                <w:sz w:val="20"/>
                <w:szCs w:val="14"/>
              </w:rPr>
              <w:t xml:space="preserve"> of the most recently processed record</w:t>
            </w:r>
            <w:r w:rsidR="006B179C">
              <w:rPr>
                <w:rFonts w:eastAsia="Times New Roman"/>
                <w:sz w:val="20"/>
                <w:szCs w:val="14"/>
              </w:rPr>
              <w:t>.</w:t>
            </w:r>
          </w:p>
          <w:p w14:paraId="6BD4FCFD" w14:textId="77777777" w:rsidR="00373A08" w:rsidRPr="00C4727B" w:rsidRDefault="00373A08" w:rsidP="00D66FC5">
            <w:pPr>
              <w:numPr>
                <w:ilvl w:val="1"/>
                <w:numId w:val="27"/>
              </w:numPr>
              <w:spacing w:before="100" w:beforeAutospacing="1" w:after="100" w:afterAutospacing="1"/>
              <w:rPr>
                <w:rFonts w:eastAsia="Times New Roman"/>
                <w:sz w:val="20"/>
                <w:szCs w:val="14"/>
              </w:rPr>
            </w:pPr>
            <w:r w:rsidRPr="00C4727B">
              <w:rPr>
                <w:rFonts w:eastAsia="Times New Roman"/>
                <w:sz w:val="20"/>
                <w:szCs w:val="14"/>
              </w:rPr>
              <w:t>This will be successful assuming the comms has recovered</w:t>
            </w:r>
            <w:r w:rsidR="00B54177">
              <w:rPr>
                <w:rFonts w:eastAsia="Times New Roman"/>
                <w:sz w:val="20"/>
                <w:szCs w:val="14"/>
              </w:rPr>
              <w:t xml:space="preserve"> and the time that the client has been disconnected from the provider is </w:t>
            </w:r>
            <w:r w:rsidR="008E17B6">
              <w:rPr>
                <w:rFonts w:eastAsia="Times New Roman"/>
                <w:sz w:val="20"/>
                <w:szCs w:val="14"/>
              </w:rPr>
              <w:t>no longer than the tombstone</w:t>
            </w:r>
            <w:r w:rsidR="00165E7D">
              <w:rPr>
                <w:rFonts w:eastAsia="Times New Roman"/>
                <w:sz w:val="20"/>
                <w:szCs w:val="14"/>
              </w:rPr>
              <w:t>-</w:t>
            </w:r>
            <w:r w:rsidR="008E17B6">
              <w:rPr>
                <w:rFonts w:eastAsia="Times New Roman"/>
                <w:sz w:val="20"/>
                <w:szCs w:val="14"/>
              </w:rPr>
              <w:t>retent</w:t>
            </w:r>
            <w:r w:rsidR="006B179C">
              <w:rPr>
                <w:rFonts w:eastAsia="Times New Roman"/>
                <w:sz w:val="20"/>
                <w:szCs w:val="14"/>
              </w:rPr>
              <w:t>ion time</w:t>
            </w:r>
            <w:r w:rsidR="005C04B5">
              <w:rPr>
                <w:rFonts w:eastAsia="Times New Roman"/>
                <w:sz w:val="20"/>
                <w:szCs w:val="14"/>
              </w:rPr>
              <w:t>.</w:t>
            </w:r>
          </w:p>
          <w:p w14:paraId="64FA6A32" w14:textId="77777777"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stream is filled by the provider from</w:t>
            </w:r>
            <w:r w:rsidR="00B51790">
              <w:rPr>
                <w:rFonts w:eastAsia="Times New Roman"/>
                <w:sz w:val="20"/>
                <w:szCs w:val="14"/>
              </w:rPr>
              <w:t xml:space="preserve"> record with</w:t>
            </w:r>
            <w:r w:rsidRPr="00C4727B">
              <w:rPr>
                <w:rFonts w:eastAsia="Times New Roman"/>
                <w:sz w:val="20"/>
                <w:szCs w:val="14"/>
              </w:rPr>
              <w:t xml:space="preserve"> the next valid token after the token provided</w:t>
            </w:r>
            <w:r w:rsidR="005C04B5">
              <w:rPr>
                <w:rFonts w:eastAsia="Times New Roman"/>
                <w:sz w:val="20"/>
                <w:szCs w:val="14"/>
              </w:rPr>
              <w:t>.</w:t>
            </w:r>
            <w:r w:rsidRPr="00C4727B">
              <w:rPr>
                <w:rFonts w:eastAsia="Times New Roman"/>
                <w:sz w:val="20"/>
                <w:szCs w:val="14"/>
              </w:rPr>
              <w:t xml:space="preserve"> </w:t>
            </w:r>
          </w:p>
          <w:p w14:paraId="75C8FCC4" w14:textId="77777777" w:rsidR="00373A08" w:rsidRDefault="00373A08" w:rsidP="00D66FC5">
            <w:pPr>
              <w:numPr>
                <w:ilvl w:val="1"/>
                <w:numId w:val="27"/>
              </w:numPr>
              <w:spacing w:before="100" w:beforeAutospacing="1" w:after="100" w:afterAutospacing="1"/>
              <w:rPr>
                <w:rFonts w:eastAsia="Times New Roman"/>
                <w:sz w:val="20"/>
                <w:szCs w:val="14"/>
              </w:rPr>
            </w:pPr>
            <w:r w:rsidRPr="00C4727B">
              <w:rPr>
                <w:rFonts w:eastAsia="Times New Roman"/>
                <w:sz w:val="20"/>
                <w:szCs w:val="14"/>
              </w:rPr>
              <w:t xml:space="preserve">In a short comms loss case, this token will be for the next </w:t>
            </w:r>
            <w:r w:rsidR="00392AEF" w:rsidRPr="00C4727B">
              <w:rPr>
                <w:rFonts w:eastAsia="Times New Roman"/>
                <w:sz w:val="20"/>
                <w:szCs w:val="14"/>
              </w:rPr>
              <w:t xml:space="preserve">record </w:t>
            </w:r>
            <w:r w:rsidR="009C7736" w:rsidRPr="00C4727B">
              <w:rPr>
                <w:rFonts w:eastAsia="Times New Roman"/>
                <w:sz w:val="20"/>
                <w:szCs w:val="14"/>
              </w:rPr>
              <w:t>logged by the provider</w:t>
            </w:r>
            <w:r w:rsidR="005C04B5">
              <w:rPr>
                <w:rFonts w:eastAsia="Times New Roman"/>
                <w:sz w:val="20"/>
                <w:szCs w:val="14"/>
              </w:rPr>
              <w:t>.</w:t>
            </w:r>
          </w:p>
          <w:p w14:paraId="3A95EE07" w14:textId="77777777" w:rsidR="00F95569" w:rsidRDefault="00F95569" w:rsidP="00D66FC5">
            <w:pPr>
              <w:numPr>
                <w:ilvl w:val="2"/>
                <w:numId w:val="27"/>
              </w:numPr>
              <w:spacing w:before="100" w:beforeAutospacing="1" w:after="100" w:afterAutospacing="1"/>
              <w:rPr>
                <w:rFonts w:eastAsia="Times New Roman"/>
                <w:sz w:val="20"/>
                <w:szCs w:val="14"/>
              </w:rPr>
            </w:pPr>
            <w:r>
              <w:rPr>
                <w:rFonts w:eastAsia="Times New Roman"/>
                <w:sz w:val="20"/>
                <w:szCs w:val="14"/>
              </w:rPr>
              <w:t>The record with the provided token will still exist in the log</w:t>
            </w:r>
            <w:r w:rsidR="005C04B5">
              <w:rPr>
                <w:rFonts w:eastAsia="Times New Roman"/>
                <w:sz w:val="20"/>
                <w:szCs w:val="14"/>
              </w:rPr>
              <w:t>.</w:t>
            </w:r>
          </w:p>
          <w:p w14:paraId="24D96214" w14:textId="77777777" w:rsidR="006E30F0" w:rsidRDefault="006E30F0" w:rsidP="00D66FC5">
            <w:pPr>
              <w:numPr>
                <w:ilvl w:val="1"/>
                <w:numId w:val="27"/>
              </w:numPr>
              <w:spacing w:before="100" w:beforeAutospacing="1" w:after="100" w:afterAutospacing="1"/>
              <w:rPr>
                <w:rFonts w:eastAsia="Times New Roman"/>
                <w:sz w:val="20"/>
                <w:szCs w:val="14"/>
              </w:rPr>
            </w:pPr>
            <w:r>
              <w:rPr>
                <w:rFonts w:eastAsia="Times New Roman"/>
                <w:sz w:val="20"/>
                <w:szCs w:val="14"/>
              </w:rPr>
              <w:t>In a longer comms loss</w:t>
            </w:r>
            <w:r w:rsidR="00015B9D">
              <w:rPr>
                <w:rFonts w:eastAsia="Times New Roman"/>
                <w:sz w:val="20"/>
                <w:szCs w:val="14"/>
              </w:rPr>
              <w:t xml:space="preserve">, compaction may have taken place such that the next valid token is for a record that </w:t>
            </w:r>
            <w:r w:rsidR="0066305E">
              <w:rPr>
                <w:rFonts w:eastAsia="Times New Roman"/>
                <w:sz w:val="20"/>
                <w:szCs w:val="14"/>
              </w:rPr>
              <w:t>was not logged adjacently to the record with the token provided</w:t>
            </w:r>
            <w:r w:rsidR="005C04B5">
              <w:rPr>
                <w:rFonts w:eastAsia="Times New Roman"/>
                <w:sz w:val="20"/>
                <w:szCs w:val="14"/>
              </w:rPr>
              <w:t>.</w:t>
            </w:r>
          </w:p>
          <w:p w14:paraId="42946372" w14:textId="77777777" w:rsidR="00F95569" w:rsidRPr="00C4727B" w:rsidRDefault="00F95569" w:rsidP="00D66FC5">
            <w:pPr>
              <w:numPr>
                <w:ilvl w:val="2"/>
                <w:numId w:val="27"/>
              </w:numPr>
              <w:spacing w:before="100" w:beforeAutospacing="1" w:after="100" w:afterAutospacing="1"/>
              <w:rPr>
                <w:rFonts w:eastAsia="Times New Roman"/>
                <w:sz w:val="20"/>
                <w:szCs w:val="14"/>
              </w:rPr>
            </w:pPr>
            <w:r>
              <w:rPr>
                <w:rFonts w:eastAsia="Times New Roman"/>
                <w:sz w:val="20"/>
                <w:szCs w:val="14"/>
              </w:rPr>
              <w:t>The record with the provided token may no longer exist in the log</w:t>
            </w:r>
            <w:r w:rsidR="00051FDA">
              <w:rPr>
                <w:rFonts w:eastAsia="Times New Roman"/>
                <w:sz w:val="20"/>
                <w:szCs w:val="14"/>
              </w:rPr>
              <w:t xml:space="preserve"> as a result of compaction</w:t>
            </w:r>
            <w:r w:rsidR="00AC0FFF">
              <w:rPr>
                <w:rFonts w:eastAsia="Times New Roman"/>
                <w:sz w:val="20"/>
                <w:szCs w:val="14"/>
              </w:rPr>
              <w:t>.</w:t>
            </w:r>
          </w:p>
          <w:p w14:paraId="51B7DF82" w14:textId="77777777"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 xml:space="preserve">Assuming that the client was near the most recent record of the log there should be no loss of fidelity (and clearly eventual consistency will be maintained) </w:t>
            </w:r>
          </w:p>
          <w:p w14:paraId="160668ED" w14:textId="77777777" w:rsidR="00F046A7" w:rsidRDefault="00373A08" w:rsidP="00F046A7">
            <w:pPr>
              <w:numPr>
                <w:ilvl w:val="1"/>
                <w:numId w:val="27"/>
              </w:numPr>
              <w:spacing w:before="100" w:beforeAutospacing="1" w:after="100" w:afterAutospacing="1"/>
              <w:rPr>
                <w:rFonts w:eastAsia="Times New Roman"/>
                <w:sz w:val="20"/>
                <w:szCs w:val="14"/>
              </w:rPr>
            </w:pPr>
            <w:r w:rsidRPr="00C4727B">
              <w:rPr>
                <w:rFonts w:eastAsia="Times New Roman"/>
                <w:sz w:val="20"/>
                <w:szCs w:val="14"/>
              </w:rPr>
              <w:t>If the client was in the compaction zone, then there will be some loss of fidelity</w:t>
            </w:r>
            <w:r w:rsidR="009C7736" w:rsidRPr="00C4727B">
              <w:rPr>
                <w:rFonts w:eastAsia="Times New Roman"/>
                <w:sz w:val="20"/>
                <w:szCs w:val="14"/>
              </w:rPr>
              <w:t xml:space="preserve"> (see UC </w:t>
            </w:r>
            <w:r w:rsidR="00510B2E">
              <w:rPr>
                <w:rFonts w:eastAsia="Times New Roman"/>
                <w:sz w:val="20"/>
                <w:szCs w:val="14"/>
              </w:rPr>
              <w:t>ST-</w:t>
            </w:r>
            <w:r w:rsidR="009C7736" w:rsidRPr="00C4727B">
              <w:rPr>
                <w:rFonts w:eastAsia="Times New Roman"/>
                <w:sz w:val="20"/>
                <w:szCs w:val="14"/>
              </w:rPr>
              <w:t>0.</w:t>
            </w:r>
            <w:r w:rsidR="001C5716" w:rsidRPr="00C4727B">
              <w:rPr>
                <w:rFonts w:eastAsia="Times New Roman"/>
                <w:sz w:val="20"/>
                <w:szCs w:val="14"/>
              </w:rPr>
              <w:t>6)</w:t>
            </w:r>
          </w:p>
          <w:p w14:paraId="0EF418C1" w14:textId="77777777" w:rsidR="0087079F" w:rsidRPr="00F046A7" w:rsidRDefault="00373A08" w:rsidP="00F046A7">
            <w:pPr>
              <w:numPr>
                <w:ilvl w:val="1"/>
                <w:numId w:val="27"/>
              </w:numPr>
              <w:spacing w:before="100" w:beforeAutospacing="1" w:after="100" w:afterAutospacing="1"/>
              <w:rPr>
                <w:rFonts w:eastAsia="Times New Roman"/>
                <w:sz w:val="20"/>
                <w:szCs w:val="14"/>
              </w:rPr>
            </w:pPr>
            <w:r w:rsidRPr="00F046A7">
              <w:rPr>
                <w:rFonts w:eastAsia="Times New Roman"/>
                <w:sz w:val="20"/>
                <w:szCs w:val="14"/>
              </w:rPr>
              <w:t>If the client was close to tombstone</w:t>
            </w:r>
            <w:r w:rsidR="00165E7D">
              <w:rPr>
                <w:rFonts w:eastAsia="Times New Roman"/>
                <w:sz w:val="20"/>
                <w:szCs w:val="14"/>
              </w:rPr>
              <w:t>-</w:t>
            </w:r>
            <w:r w:rsidRPr="00F046A7">
              <w:rPr>
                <w:rFonts w:eastAsia="Times New Roman"/>
                <w:sz w:val="20"/>
                <w:szCs w:val="14"/>
              </w:rPr>
              <w:t>retention, then the short comms loss may have the behavior of a long comms loss</w:t>
            </w:r>
            <w:r w:rsidR="001C5716" w:rsidRPr="00F046A7">
              <w:rPr>
                <w:rFonts w:eastAsia="Times New Roman"/>
                <w:sz w:val="20"/>
                <w:szCs w:val="14"/>
              </w:rPr>
              <w:t xml:space="preserve"> (see UC</w:t>
            </w:r>
            <w:r w:rsidR="00510B2E" w:rsidRPr="00F046A7">
              <w:rPr>
                <w:rFonts w:eastAsia="Times New Roman"/>
                <w:sz w:val="20"/>
                <w:szCs w:val="14"/>
              </w:rPr>
              <w:t xml:space="preserve"> ST</w:t>
            </w:r>
            <w:r w:rsidR="00B51CF7" w:rsidRPr="00F046A7">
              <w:rPr>
                <w:rFonts w:eastAsia="Times New Roman"/>
                <w:sz w:val="20"/>
                <w:szCs w:val="14"/>
              </w:rPr>
              <w:t>-</w:t>
            </w:r>
            <w:r w:rsidR="001C5716" w:rsidRPr="00F046A7">
              <w:rPr>
                <w:rFonts w:eastAsia="Times New Roman"/>
                <w:sz w:val="20"/>
                <w:szCs w:val="14"/>
              </w:rPr>
              <w:t xml:space="preserve"> 0.</w:t>
            </w:r>
            <w:r w:rsidR="0057471E" w:rsidRPr="00F046A7">
              <w:rPr>
                <w:rFonts w:eastAsia="Times New Roman"/>
                <w:sz w:val="20"/>
                <w:szCs w:val="14"/>
              </w:rPr>
              <w:t>8</w:t>
            </w:r>
            <w:r w:rsidR="001C5716" w:rsidRPr="00F046A7">
              <w:rPr>
                <w:rFonts w:eastAsia="Times New Roman"/>
                <w:sz w:val="20"/>
                <w:szCs w:val="14"/>
              </w:rPr>
              <w:t>)</w:t>
            </w:r>
          </w:p>
          <w:p w14:paraId="4566509F" w14:textId="3F39A0D6" w:rsidR="001F0231" w:rsidRPr="00C4727B" w:rsidRDefault="001F0231" w:rsidP="001F0231">
            <w:pPr>
              <w:spacing w:before="100" w:beforeAutospacing="1" w:after="100" w:afterAutospacing="1"/>
              <w:rPr>
                <w:rFonts w:eastAsia="Times New Roman"/>
              </w:rPr>
            </w:pPr>
            <w:r>
              <w:rPr>
                <w:sz w:val="20"/>
                <w:szCs w:val="14"/>
              </w:rPr>
              <w:t xml:space="preserve">See sequence diagram “Streaming”, “Loss”, “Connect” </w:t>
            </w:r>
            <w:r w:rsidR="00925462">
              <w:rPr>
                <w:sz w:val="20"/>
                <w:szCs w:val="14"/>
              </w:rPr>
              <w:t>(with specific token) and “Streaming”</w:t>
            </w:r>
            <w:r>
              <w:rPr>
                <w:sz w:val="20"/>
                <w:szCs w:val="14"/>
              </w:rPr>
              <w:t xml:space="preserve"> phase</w:t>
            </w:r>
            <w:r w:rsidR="00925462">
              <w:rPr>
                <w:sz w:val="20"/>
                <w:szCs w:val="14"/>
              </w:rPr>
              <w:t xml:space="preserv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32</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33</w:t>
            </w:r>
            <w:r w:rsidRPr="00C24B80">
              <w:rPr>
                <w:sz w:val="20"/>
                <w:szCs w:val="20"/>
              </w:rPr>
              <w:fldChar w:fldCharType="end"/>
            </w:r>
            <w:r w:rsidRPr="00C24B80">
              <w:rPr>
                <w:sz w:val="20"/>
                <w:szCs w:val="20"/>
              </w:rPr>
              <w:t>).</w:t>
            </w:r>
          </w:p>
        </w:tc>
      </w:tr>
    </w:tbl>
    <w:p w14:paraId="1EEE559A" w14:textId="77777777" w:rsidR="00592BDB" w:rsidRDefault="00592BDB" w:rsidP="0087079F"/>
    <w:p w14:paraId="3856C6B2" w14:textId="77777777" w:rsidR="00592BDB" w:rsidRDefault="00592BDB">
      <w:pPr>
        <w:spacing w:after="0"/>
      </w:pPr>
      <w:r>
        <w:br w:type="page"/>
      </w:r>
    </w:p>
    <w:p w14:paraId="74116028" w14:textId="77777777" w:rsidR="00F74CBA" w:rsidRDefault="00F74CBA" w:rsidP="00F74CBA">
      <w:pPr>
        <w:pStyle w:val="Heading3"/>
      </w:pPr>
      <w:bookmarkStart w:id="291" w:name="_Toc223392310"/>
      <w:r>
        <w:lastRenderedPageBreak/>
        <w:t xml:space="preserve">Use Case </w:t>
      </w:r>
      <w:r w:rsidR="00B51CF7">
        <w:t>ST-</w:t>
      </w:r>
      <w:r>
        <w:t xml:space="preserve">0.8: </w:t>
      </w:r>
      <w:r w:rsidR="00BB0B85">
        <w:t>Long</w:t>
      </w:r>
      <w:r>
        <w:t xml:space="preserve"> loss of communications</w:t>
      </w:r>
      <w:r w:rsidR="00BB0B85">
        <w:t xml:space="preserve"> requiring realignment</w:t>
      </w:r>
      <w:bookmarkEnd w:id="291"/>
    </w:p>
    <w:p w14:paraId="59A2DD9C" w14:textId="31AA27D9" w:rsidR="00206B22" w:rsidRPr="00EE0D8C" w:rsidRDefault="00206B22" w:rsidP="00206B22">
      <w:r>
        <w:t xml:space="preserve">The client takes advantage of log behavior as described in </w:t>
      </w:r>
      <w:r>
        <w:fldChar w:fldCharType="begin"/>
      </w:r>
      <w:r>
        <w:instrText xml:space="preserve"> REF _Ref52928836 \r \h </w:instrText>
      </w:r>
      <w:r>
        <w:fldChar w:fldCharType="separate"/>
      </w:r>
      <w:r w:rsidR="00916DFC">
        <w:t>3.17</w:t>
      </w:r>
      <w:r>
        <w:fldChar w:fldCharType="end"/>
      </w:r>
      <w:r>
        <w:t>.</w:t>
      </w:r>
    </w:p>
    <w:tbl>
      <w:tblPr>
        <w:tblStyle w:val="TableGrid"/>
        <w:tblW w:w="0" w:type="auto"/>
        <w:tblLook w:val="04A0" w:firstRow="1" w:lastRow="0" w:firstColumn="1" w:lastColumn="0" w:noHBand="0" w:noVBand="1"/>
      </w:tblPr>
      <w:tblGrid>
        <w:gridCol w:w="1413"/>
        <w:gridCol w:w="9043"/>
      </w:tblGrid>
      <w:tr w:rsidR="00F74CBA" w:rsidRPr="00437FEA" w14:paraId="07D9C23C" w14:textId="77777777" w:rsidTr="00DB77A9">
        <w:tc>
          <w:tcPr>
            <w:tcW w:w="1413" w:type="dxa"/>
          </w:tcPr>
          <w:p w14:paraId="581C85E8" w14:textId="77777777" w:rsidR="00F74CBA" w:rsidRPr="00437FEA" w:rsidRDefault="00F74CBA" w:rsidP="00DB77A9">
            <w:pPr>
              <w:rPr>
                <w:sz w:val="20"/>
                <w:szCs w:val="14"/>
              </w:rPr>
            </w:pPr>
            <w:r w:rsidRPr="00437FEA">
              <w:rPr>
                <w:sz w:val="20"/>
                <w:szCs w:val="14"/>
              </w:rPr>
              <w:t>Number</w:t>
            </w:r>
          </w:p>
        </w:tc>
        <w:tc>
          <w:tcPr>
            <w:tcW w:w="9043" w:type="dxa"/>
          </w:tcPr>
          <w:p w14:paraId="594A061F" w14:textId="77777777" w:rsidR="00F74CBA" w:rsidRPr="00437FEA" w:rsidRDefault="00B51CF7" w:rsidP="00DB77A9">
            <w:pPr>
              <w:rPr>
                <w:sz w:val="20"/>
                <w:szCs w:val="14"/>
              </w:rPr>
            </w:pPr>
            <w:r>
              <w:rPr>
                <w:sz w:val="20"/>
                <w:szCs w:val="14"/>
              </w:rPr>
              <w:t>ST-</w:t>
            </w:r>
            <w:r w:rsidR="00F74CBA" w:rsidRPr="00437FEA">
              <w:rPr>
                <w:sz w:val="20"/>
                <w:szCs w:val="14"/>
              </w:rPr>
              <w:t>0.</w:t>
            </w:r>
            <w:r w:rsidR="00F74CBA">
              <w:rPr>
                <w:sz w:val="20"/>
                <w:szCs w:val="14"/>
              </w:rPr>
              <w:t>8</w:t>
            </w:r>
          </w:p>
        </w:tc>
      </w:tr>
      <w:tr w:rsidR="00F74CBA" w:rsidRPr="00437FEA" w14:paraId="1328464B" w14:textId="77777777" w:rsidTr="00DB77A9">
        <w:tc>
          <w:tcPr>
            <w:tcW w:w="1413" w:type="dxa"/>
          </w:tcPr>
          <w:p w14:paraId="47FD2BA6" w14:textId="77777777" w:rsidR="00F74CBA" w:rsidRPr="00437FEA" w:rsidRDefault="00F74CBA" w:rsidP="00DB77A9">
            <w:pPr>
              <w:rPr>
                <w:sz w:val="20"/>
                <w:szCs w:val="14"/>
              </w:rPr>
            </w:pPr>
            <w:r w:rsidRPr="00437FEA">
              <w:rPr>
                <w:sz w:val="20"/>
                <w:szCs w:val="14"/>
              </w:rPr>
              <w:t>Name</w:t>
            </w:r>
          </w:p>
        </w:tc>
        <w:tc>
          <w:tcPr>
            <w:tcW w:w="9043" w:type="dxa"/>
          </w:tcPr>
          <w:p w14:paraId="56804D74" w14:textId="77777777" w:rsidR="00F74CBA" w:rsidRPr="00437FEA" w:rsidRDefault="00F74CBA" w:rsidP="00DB77A9">
            <w:pPr>
              <w:rPr>
                <w:sz w:val="20"/>
                <w:szCs w:val="14"/>
              </w:rPr>
            </w:pPr>
            <w:r>
              <w:rPr>
                <w:sz w:val="20"/>
                <w:szCs w:val="14"/>
              </w:rPr>
              <w:t>Long loss of communications</w:t>
            </w:r>
          </w:p>
        </w:tc>
      </w:tr>
      <w:tr w:rsidR="00F74CBA" w:rsidRPr="00437FEA" w14:paraId="0817BB58" w14:textId="77777777" w:rsidTr="00DB77A9">
        <w:tc>
          <w:tcPr>
            <w:tcW w:w="1413" w:type="dxa"/>
          </w:tcPr>
          <w:p w14:paraId="0B1D54FC" w14:textId="77777777" w:rsidR="00F74CBA" w:rsidRPr="00437FEA" w:rsidRDefault="00F74CBA" w:rsidP="00DB77A9">
            <w:pPr>
              <w:rPr>
                <w:sz w:val="20"/>
                <w:szCs w:val="14"/>
              </w:rPr>
            </w:pPr>
            <w:r>
              <w:rPr>
                <w:sz w:val="20"/>
                <w:szCs w:val="14"/>
              </w:rPr>
              <w:t>Process/Area</w:t>
            </w:r>
          </w:p>
        </w:tc>
        <w:tc>
          <w:tcPr>
            <w:tcW w:w="9043" w:type="dxa"/>
          </w:tcPr>
          <w:p w14:paraId="7F5201B0" w14:textId="77777777" w:rsidR="00F74CBA" w:rsidRPr="00437FEA" w:rsidRDefault="00F74CBA" w:rsidP="00DB77A9">
            <w:pPr>
              <w:rPr>
                <w:sz w:val="20"/>
                <w:szCs w:val="14"/>
              </w:rPr>
            </w:pPr>
            <w:r>
              <w:rPr>
                <w:sz w:val="20"/>
                <w:szCs w:val="14"/>
              </w:rPr>
              <w:t>Streaming Infrastructure</w:t>
            </w:r>
          </w:p>
        </w:tc>
      </w:tr>
      <w:tr w:rsidR="00F74CBA" w:rsidRPr="00437FEA" w14:paraId="3E32F254" w14:textId="77777777" w:rsidTr="00DB77A9">
        <w:tc>
          <w:tcPr>
            <w:tcW w:w="1413" w:type="dxa"/>
          </w:tcPr>
          <w:p w14:paraId="117AE2EF" w14:textId="77777777" w:rsidR="00F74CBA" w:rsidRPr="00437FEA" w:rsidRDefault="00F74CBA" w:rsidP="00DB77A9">
            <w:pPr>
              <w:rPr>
                <w:sz w:val="20"/>
                <w:szCs w:val="14"/>
              </w:rPr>
            </w:pPr>
            <w:r>
              <w:rPr>
                <w:sz w:val="20"/>
                <w:szCs w:val="14"/>
              </w:rPr>
              <w:t>Brief description</w:t>
            </w:r>
          </w:p>
        </w:tc>
        <w:tc>
          <w:tcPr>
            <w:tcW w:w="9043" w:type="dxa"/>
          </w:tcPr>
          <w:p w14:paraId="326094A3" w14:textId="77777777" w:rsidR="00F74CBA" w:rsidRPr="00437FEA" w:rsidRDefault="00F74CBA" w:rsidP="00DB77A9">
            <w:pPr>
              <w:rPr>
                <w:sz w:val="20"/>
                <w:szCs w:val="14"/>
              </w:rPr>
            </w:pPr>
            <w:r>
              <w:rPr>
                <w:sz w:val="20"/>
                <w:szCs w:val="14"/>
              </w:rPr>
              <w:t>The communications between the client and provider fails then recovers</w:t>
            </w:r>
          </w:p>
        </w:tc>
      </w:tr>
      <w:tr w:rsidR="00F74CBA" w:rsidRPr="00437FEA" w14:paraId="71F9FFF5" w14:textId="77777777" w:rsidTr="00DB77A9">
        <w:tc>
          <w:tcPr>
            <w:tcW w:w="1413" w:type="dxa"/>
          </w:tcPr>
          <w:p w14:paraId="4387546F" w14:textId="77777777" w:rsidR="00F74CBA" w:rsidRPr="00437FEA" w:rsidRDefault="00F74CBA" w:rsidP="00DB77A9">
            <w:pPr>
              <w:rPr>
                <w:sz w:val="20"/>
                <w:szCs w:val="14"/>
              </w:rPr>
            </w:pPr>
            <w:r>
              <w:rPr>
                <w:sz w:val="20"/>
                <w:szCs w:val="14"/>
              </w:rPr>
              <w:t>Preconditions</w:t>
            </w:r>
          </w:p>
        </w:tc>
        <w:tc>
          <w:tcPr>
            <w:tcW w:w="9043" w:type="dxa"/>
          </w:tcPr>
          <w:p w14:paraId="39BF10F3" w14:textId="77777777" w:rsidR="00F74CBA" w:rsidRPr="00437FEA" w:rsidRDefault="00F74CBA" w:rsidP="00DB77A9">
            <w:pPr>
              <w:rPr>
                <w:sz w:val="20"/>
                <w:szCs w:val="14"/>
              </w:rPr>
            </w:pPr>
            <w:r>
              <w:rPr>
                <w:sz w:val="20"/>
                <w:szCs w:val="14"/>
              </w:rPr>
              <w:t xml:space="preserve">UC </w:t>
            </w:r>
            <w:r w:rsidR="00B51CF7">
              <w:rPr>
                <w:sz w:val="20"/>
                <w:szCs w:val="14"/>
              </w:rPr>
              <w:t>ST-</w:t>
            </w:r>
            <w:r>
              <w:rPr>
                <w:sz w:val="20"/>
                <w:szCs w:val="14"/>
              </w:rPr>
              <w:t>0.3 has run successfully</w:t>
            </w:r>
          </w:p>
        </w:tc>
      </w:tr>
      <w:tr w:rsidR="00F74CBA" w:rsidRPr="00437FEA" w14:paraId="7553A982" w14:textId="77777777" w:rsidTr="00DB77A9">
        <w:tc>
          <w:tcPr>
            <w:tcW w:w="1413" w:type="dxa"/>
          </w:tcPr>
          <w:p w14:paraId="1EDD575C" w14:textId="77777777" w:rsidR="00F74CBA" w:rsidRPr="00437FEA" w:rsidRDefault="00F74CBA" w:rsidP="00DB77A9">
            <w:pPr>
              <w:rPr>
                <w:sz w:val="20"/>
                <w:szCs w:val="14"/>
              </w:rPr>
            </w:pPr>
            <w:r>
              <w:rPr>
                <w:sz w:val="20"/>
                <w:szCs w:val="14"/>
              </w:rPr>
              <w:t>Type</w:t>
            </w:r>
          </w:p>
        </w:tc>
        <w:tc>
          <w:tcPr>
            <w:tcW w:w="9043" w:type="dxa"/>
          </w:tcPr>
          <w:p w14:paraId="2C6D39EB" w14:textId="77777777" w:rsidR="00F74CBA" w:rsidRPr="00437FEA" w:rsidRDefault="00F74CBA" w:rsidP="00DB77A9">
            <w:pPr>
              <w:rPr>
                <w:sz w:val="20"/>
                <w:szCs w:val="14"/>
              </w:rPr>
            </w:pPr>
            <w:r>
              <w:rPr>
                <w:sz w:val="20"/>
                <w:szCs w:val="14"/>
              </w:rPr>
              <w:t>Gaining and maintaining alignment</w:t>
            </w:r>
          </w:p>
        </w:tc>
      </w:tr>
      <w:tr w:rsidR="00F74CBA" w:rsidRPr="00437FEA" w14:paraId="79D47F1D" w14:textId="77777777" w:rsidTr="00DB77A9">
        <w:tc>
          <w:tcPr>
            <w:tcW w:w="1413" w:type="dxa"/>
          </w:tcPr>
          <w:p w14:paraId="259AE8D3" w14:textId="77777777" w:rsidR="00F74CBA" w:rsidRPr="00437FEA" w:rsidRDefault="00F74CBA" w:rsidP="00DB77A9">
            <w:pPr>
              <w:rPr>
                <w:sz w:val="20"/>
                <w:szCs w:val="14"/>
              </w:rPr>
            </w:pPr>
            <w:r>
              <w:rPr>
                <w:sz w:val="20"/>
                <w:szCs w:val="14"/>
              </w:rPr>
              <w:t>Description and workflow</w:t>
            </w:r>
          </w:p>
        </w:tc>
        <w:tc>
          <w:tcPr>
            <w:tcW w:w="9043" w:type="dxa"/>
          </w:tcPr>
          <w:p w14:paraId="42E29F39" w14:textId="77777777" w:rsidR="0057471E" w:rsidRPr="00C4727B" w:rsidRDefault="0057471E" w:rsidP="00D66FC5">
            <w:pPr>
              <w:numPr>
                <w:ilvl w:val="0"/>
                <w:numId w:val="38"/>
              </w:numPr>
              <w:spacing w:before="100" w:beforeAutospacing="1" w:after="100" w:afterAutospacing="1"/>
              <w:rPr>
                <w:rFonts w:eastAsia="Times New Roman"/>
                <w:sz w:val="20"/>
                <w:szCs w:val="14"/>
              </w:rPr>
            </w:pPr>
            <w:r w:rsidRPr="00C4727B">
              <w:rPr>
                <w:rFonts w:eastAsia="Times New Roman"/>
                <w:sz w:val="20"/>
                <w:szCs w:val="14"/>
              </w:rPr>
              <w:t>The client is consuming the stream with some delay</w:t>
            </w:r>
            <w:r w:rsidR="0029210A">
              <w:rPr>
                <w:rFonts w:eastAsia="Times New Roman"/>
                <w:sz w:val="20"/>
                <w:szCs w:val="14"/>
              </w:rPr>
              <w:t>.</w:t>
            </w:r>
          </w:p>
          <w:p w14:paraId="0B032CDF" w14:textId="77777777" w:rsidR="0057471E" w:rsidRPr="00C4727B" w:rsidRDefault="0057471E" w:rsidP="00D66FC5">
            <w:pPr>
              <w:numPr>
                <w:ilvl w:val="0"/>
                <w:numId w:val="38"/>
              </w:numPr>
              <w:spacing w:before="100" w:beforeAutospacing="1" w:after="100" w:afterAutospacing="1"/>
              <w:rPr>
                <w:rFonts w:eastAsia="Times New Roman"/>
                <w:sz w:val="20"/>
                <w:szCs w:val="14"/>
              </w:rPr>
            </w:pPr>
            <w:r w:rsidRPr="00C4727B">
              <w:rPr>
                <w:rFonts w:eastAsia="Times New Roman"/>
                <w:sz w:val="20"/>
                <w:szCs w:val="14"/>
              </w:rPr>
              <w:t>On loss of comms the client and the provider kill the pipeline</w:t>
            </w:r>
            <w:r w:rsidR="0029210A">
              <w:rPr>
                <w:rFonts w:eastAsia="Times New Roman"/>
                <w:sz w:val="20"/>
                <w:szCs w:val="14"/>
              </w:rPr>
              <w:t>.</w:t>
            </w:r>
          </w:p>
          <w:p w14:paraId="13DD0E5A" w14:textId="77777777" w:rsidR="0057471E" w:rsidRPr="00C4727B" w:rsidRDefault="0057471E" w:rsidP="00D66FC5">
            <w:pPr>
              <w:numPr>
                <w:ilvl w:val="0"/>
                <w:numId w:val="38"/>
              </w:numPr>
              <w:spacing w:before="100" w:beforeAutospacing="1" w:after="100" w:afterAutospacing="1"/>
              <w:rPr>
                <w:rFonts w:eastAsia="Times New Roman"/>
                <w:sz w:val="20"/>
                <w:szCs w:val="14"/>
              </w:rPr>
            </w:pPr>
            <w:r w:rsidRPr="00C4727B">
              <w:rPr>
                <w:rFonts w:eastAsia="Times New Roman"/>
                <w:sz w:val="20"/>
                <w:szCs w:val="14"/>
              </w:rPr>
              <w:t>The log continues to progress on the provider side</w:t>
            </w:r>
            <w:r w:rsidR="0029210A">
              <w:rPr>
                <w:rFonts w:eastAsia="Times New Roman"/>
                <w:sz w:val="20"/>
                <w:szCs w:val="14"/>
              </w:rPr>
              <w:t>.</w:t>
            </w:r>
          </w:p>
          <w:p w14:paraId="227C5409" w14:textId="77777777" w:rsidR="0057471E" w:rsidRPr="009D467C" w:rsidRDefault="0057471E" w:rsidP="00D66FC5">
            <w:pPr>
              <w:numPr>
                <w:ilvl w:val="0"/>
                <w:numId w:val="38"/>
              </w:numPr>
              <w:spacing w:before="100" w:beforeAutospacing="1" w:after="100" w:afterAutospacing="1"/>
              <w:rPr>
                <w:rFonts w:eastAsia="Times New Roman"/>
                <w:sz w:val="20"/>
                <w:szCs w:val="14"/>
              </w:rPr>
            </w:pPr>
            <w:r w:rsidRPr="009D467C">
              <w:rPr>
                <w:rFonts w:eastAsia="Times New Roman"/>
                <w:sz w:val="20"/>
                <w:szCs w:val="14"/>
              </w:rPr>
              <w:t>The client/comms is down for longer than the tombstone</w:t>
            </w:r>
            <w:r w:rsidR="00165E7D">
              <w:rPr>
                <w:rFonts w:eastAsia="Times New Roman"/>
                <w:sz w:val="20"/>
                <w:szCs w:val="14"/>
              </w:rPr>
              <w:t>-</w:t>
            </w:r>
            <w:r w:rsidRPr="009D467C">
              <w:rPr>
                <w:rFonts w:eastAsia="Times New Roman"/>
                <w:sz w:val="20"/>
                <w:szCs w:val="14"/>
              </w:rPr>
              <w:t>retention</w:t>
            </w:r>
            <w:r w:rsidR="0029210A">
              <w:rPr>
                <w:rFonts w:eastAsia="Times New Roman"/>
                <w:sz w:val="20"/>
                <w:szCs w:val="14"/>
              </w:rPr>
              <w:t>.</w:t>
            </w:r>
          </w:p>
          <w:p w14:paraId="16B09FBC" w14:textId="77777777" w:rsidR="0057471E" w:rsidRPr="009D467C" w:rsidRDefault="0057471E" w:rsidP="00D66FC5">
            <w:pPr>
              <w:numPr>
                <w:ilvl w:val="0"/>
                <w:numId w:val="38"/>
              </w:numPr>
              <w:spacing w:before="100" w:beforeAutospacing="1" w:after="100" w:afterAutospacing="1"/>
              <w:rPr>
                <w:rFonts w:eastAsia="Times New Roman"/>
                <w:sz w:val="20"/>
                <w:szCs w:val="14"/>
              </w:rPr>
            </w:pPr>
            <w:r w:rsidRPr="009D467C">
              <w:rPr>
                <w:rFonts w:eastAsia="Times New Roman"/>
                <w:sz w:val="20"/>
                <w:szCs w:val="14"/>
              </w:rPr>
              <w:t>The client attempts to reconnect with the token</w:t>
            </w:r>
            <w:r>
              <w:rPr>
                <w:rFonts w:eastAsia="Times New Roman"/>
                <w:sz w:val="20"/>
                <w:szCs w:val="14"/>
              </w:rPr>
              <w:t xml:space="preserve"> of the record that it previously successfully processed</w:t>
            </w:r>
            <w:r w:rsidR="0029210A">
              <w:rPr>
                <w:rFonts w:eastAsia="Times New Roman"/>
                <w:sz w:val="20"/>
                <w:szCs w:val="14"/>
              </w:rPr>
              <w:t>.</w:t>
            </w:r>
          </w:p>
          <w:p w14:paraId="10ECA732" w14:textId="77777777" w:rsidR="0057471E" w:rsidRDefault="0057471E" w:rsidP="00D66FC5">
            <w:pPr>
              <w:numPr>
                <w:ilvl w:val="0"/>
                <w:numId w:val="38"/>
              </w:numPr>
              <w:spacing w:before="100" w:beforeAutospacing="1" w:after="100" w:afterAutospacing="1"/>
              <w:rPr>
                <w:rFonts w:eastAsia="Times New Roman"/>
                <w:sz w:val="20"/>
                <w:szCs w:val="14"/>
              </w:rPr>
            </w:pPr>
            <w:r w:rsidRPr="009D467C">
              <w:rPr>
                <w:rFonts w:eastAsia="Times New Roman"/>
                <w:sz w:val="20"/>
                <w:szCs w:val="14"/>
              </w:rPr>
              <w:t>The provider recognizes that this is outside tombstone</w:t>
            </w:r>
            <w:r w:rsidR="00165E7D">
              <w:rPr>
                <w:rFonts w:eastAsia="Times New Roman"/>
                <w:sz w:val="20"/>
                <w:szCs w:val="14"/>
              </w:rPr>
              <w:t>-</w:t>
            </w:r>
            <w:r w:rsidRPr="009D467C">
              <w:rPr>
                <w:rFonts w:eastAsia="Times New Roman"/>
                <w:sz w:val="20"/>
                <w:szCs w:val="14"/>
              </w:rPr>
              <w:t>retention and streams from the oldest record etc.</w:t>
            </w:r>
          </w:p>
          <w:p w14:paraId="61D6EFF8" w14:textId="77777777" w:rsidR="002E1D6F" w:rsidRDefault="002E1D6F" w:rsidP="00D66FC5">
            <w:pPr>
              <w:numPr>
                <w:ilvl w:val="1"/>
                <w:numId w:val="38"/>
              </w:numPr>
              <w:spacing w:before="100" w:beforeAutospacing="1" w:after="100" w:afterAutospacing="1"/>
              <w:rPr>
                <w:rFonts w:eastAsia="Times New Roman"/>
                <w:sz w:val="20"/>
                <w:szCs w:val="14"/>
              </w:rPr>
            </w:pPr>
            <w:r>
              <w:rPr>
                <w:rFonts w:eastAsia="Times New Roman"/>
                <w:sz w:val="20"/>
                <w:szCs w:val="14"/>
              </w:rPr>
              <w:t xml:space="preserve">The client could take action to </w:t>
            </w:r>
            <w:r w:rsidR="004159F5">
              <w:rPr>
                <w:rFonts w:eastAsia="Times New Roman"/>
                <w:sz w:val="20"/>
                <w:szCs w:val="14"/>
              </w:rPr>
              <w:t>revert to the oldest record by not providing the token, however, it will certainly take longer to align</w:t>
            </w:r>
            <w:r w:rsidR="000B541A">
              <w:rPr>
                <w:rFonts w:eastAsia="Times New Roman"/>
                <w:sz w:val="20"/>
                <w:szCs w:val="14"/>
              </w:rPr>
              <w:t xml:space="preserve"> on average</w:t>
            </w:r>
            <w:r w:rsidR="004159F5">
              <w:rPr>
                <w:rFonts w:eastAsia="Times New Roman"/>
                <w:sz w:val="20"/>
                <w:szCs w:val="14"/>
              </w:rPr>
              <w:t xml:space="preserve"> than relying on the </w:t>
            </w:r>
            <w:r w:rsidR="00EA4A16">
              <w:rPr>
                <w:rFonts w:eastAsia="Times New Roman"/>
                <w:sz w:val="20"/>
                <w:szCs w:val="14"/>
              </w:rPr>
              <w:t xml:space="preserve">provider </w:t>
            </w:r>
            <w:r w:rsidR="004159F5">
              <w:rPr>
                <w:rFonts w:eastAsia="Times New Roman"/>
                <w:sz w:val="20"/>
                <w:szCs w:val="14"/>
              </w:rPr>
              <w:t>knowledge</w:t>
            </w:r>
            <w:r w:rsidR="009764E6">
              <w:rPr>
                <w:rFonts w:eastAsia="Times New Roman"/>
                <w:sz w:val="20"/>
                <w:szCs w:val="14"/>
              </w:rPr>
              <w:t xml:space="preserve"> regarding whether alignment is required or not.</w:t>
            </w:r>
          </w:p>
          <w:p w14:paraId="0DC0EFE3" w14:textId="77777777" w:rsidR="00F74CBA" w:rsidRDefault="00047BD3" w:rsidP="00D66FC5">
            <w:pPr>
              <w:numPr>
                <w:ilvl w:val="0"/>
                <w:numId w:val="38"/>
              </w:numPr>
              <w:spacing w:before="100" w:beforeAutospacing="1" w:after="100" w:afterAutospacing="1"/>
              <w:rPr>
                <w:rFonts w:eastAsia="Times New Roman"/>
                <w:sz w:val="20"/>
                <w:szCs w:val="14"/>
              </w:rPr>
            </w:pPr>
            <w:r>
              <w:rPr>
                <w:rFonts w:eastAsia="Times New Roman"/>
                <w:sz w:val="20"/>
                <w:szCs w:val="14"/>
              </w:rPr>
              <w:t xml:space="preserve">See UC </w:t>
            </w:r>
            <w:r w:rsidR="00B51CF7">
              <w:rPr>
                <w:rFonts w:eastAsia="Times New Roman"/>
                <w:sz w:val="20"/>
                <w:szCs w:val="14"/>
              </w:rPr>
              <w:t>ST-</w:t>
            </w:r>
            <w:r>
              <w:rPr>
                <w:rFonts w:eastAsia="Times New Roman"/>
                <w:sz w:val="20"/>
                <w:szCs w:val="14"/>
              </w:rPr>
              <w:t>0.9</w:t>
            </w:r>
          </w:p>
          <w:p w14:paraId="3DBF956E" w14:textId="0DD430DA" w:rsidR="00925462" w:rsidRPr="00047BD3" w:rsidRDefault="00925462" w:rsidP="00925462">
            <w:pPr>
              <w:spacing w:before="100" w:beforeAutospacing="1" w:after="100" w:afterAutospacing="1"/>
              <w:rPr>
                <w:rFonts w:eastAsia="Times New Roman"/>
                <w:sz w:val="20"/>
                <w:szCs w:val="14"/>
              </w:rPr>
            </w:pPr>
            <w:r>
              <w:rPr>
                <w:sz w:val="20"/>
                <w:szCs w:val="14"/>
              </w:rPr>
              <w:t>See sequence diagram “Streaming”, “Loss”, “Connect” (with specific token</w:t>
            </w:r>
            <w:r w:rsidR="00787CD3">
              <w:rPr>
                <w:sz w:val="20"/>
                <w:szCs w:val="14"/>
              </w:rPr>
              <w:t xml:space="preserve"> but forced to offset = 0</w:t>
            </w:r>
            <w:r>
              <w:rPr>
                <w:sz w:val="20"/>
                <w:szCs w:val="14"/>
              </w:rPr>
              <w:t xml:space="preserve">) and “Streaming”  phases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32</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33</w:t>
            </w:r>
            <w:r w:rsidRPr="00C24B80">
              <w:rPr>
                <w:sz w:val="20"/>
                <w:szCs w:val="20"/>
              </w:rPr>
              <w:fldChar w:fldCharType="end"/>
            </w:r>
            <w:r w:rsidRPr="00C24B80">
              <w:rPr>
                <w:sz w:val="20"/>
                <w:szCs w:val="20"/>
              </w:rPr>
              <w:t>).</w:t>
            </w:r>
          </w:p>
        </w:tc>
      </w:tr>
    </w:tbl>
    <w:p w14:paraId="681D79CA" w14:textId="77777777" w:rsidR="0051011B" w:rsidRPr="0051011B" w:rsidRDefault="00BB0B85" w:rsidP="0051011B">
      <w:pPr>
        <w:pStyle w:val="Heading3"/>
      </w:pPr>
      <w:bookmarkStart w:id="292" w:name="_Toc223392311"/>
      <w:r>
        <w:lastRenderedPageBreak/>
        <w:t xml:space="preserve">Use Case </w:t>
      </w:r>
      <w:r w:rsidR="00B51CF7">
        <w:t>ST-</w:t>
      </w:r>
      <w:r>
        <w:t xml:space="preserve">0.9: </w:t>
      </w:r>
      <w:r w:rsidR="00F81D94">
        <w:t>Client require</w:t>
      </w:r>
      <w:r w:rsidR="00A14414">
        <w:t>s r</w:t>
      </w:r>
      <w:r>
        <w:t>ealignment</w:t>
      </w:r>
      <w:bookmarkEnd w:id="292"/>
    </w:p>
    <w:tbl>
      <w:tblPr>
        <w:tblStyle w:val="TableGrid"/>
        <w:tblW w:w="0" w:type="auto"/>
        <w:tblLook w:val="04A0" w:firstRow="1" w:lastRow="0" w:firstColumn="1" w:lastColumn="0" w:noHBand="0" w:noVBand="1"/>
      </w:tblPr>
      <w:tblGrid>
        <w:gridCol w:w="1413"/>
        <w:gridCol w:w="9043"/>
      </w:tblGrid>
      <w:tr w:rsidR="00BB0B85" w:rsidRPr="00437FEA" w14:paraId="58B992E9" w14:textId="77777777" w:rsidTr="00DB77A9">
        <w:tc>
          <w:tcPr>
            <w:tcW w:w="1413" w:type="dxa"/>
          </w:tcPr>
          <w:p w14:paraId="4DD616C5" w14:textId="77777777" w:rsidR="00BB0B85" w:rsidRPr="00437FEA" w:rsidRDefault="00BB0B85" w:rsidP="00DB77A9">
            <w:pPr>
              <w:rPr>
                <w:sz w:val="20"/>
                <w:szCs w:val="14"/>
              </w:rPr>
            </w:pPr>
            <w:r w:rsidRPr="00437FEA">
              <w:rPr>
                <w:sz w:val="20"/>
                <w:szCs w:val="14"/>
              </w:rPr>
              <w:t>Number</w:t>
            </w:r>
          </w:p>
        </w:tc>
        <w:tc>
          <w:tcPr>
            <w:tcW w:w="9043" w:type="dxa"/>
          </w:tcPr>
          <w:p w14:paraId="29345BFC" w14:textId="77777777" w:rsidR="00BB0B85" w:rsidRPr="00437FEA" w:rsidRDefault="00B51CF7" w:rsidP="00DB77A9">
            <w:pPr>
              <w:rPr>
                <w:sz w:val="20"/>
                <w:szCs w:val="14"/>
              </w:rPr>
            </w:pPr>
            <w:r>
              <w:rPr>
                <w:sz w:val="20"/>
                <w:szCs w:val="14"/>
              </w:rPr>
              <w:t>ST-</w:t>
            </w:r>
            <w:r w:rsidR="00BB0B85" w:rsidRPr="00437FEA">
              <w:rPr>
                <w:sz w:val="20"/>
                <w:szCs w:val="14"/>
              </w:rPr>
              <w:t>0.</w:t>
            </w:r>
            <w:r w:rsidR="00BB0B85">
              <w:rPr>
                <w:sz w:val="20"/>
                <w:szCs w:val="14"/>
              </w:rPr>
              <w:t>9</w:t>
            </w:r>
          </w:p>
        </w:tc>
      </w:tr>
      <w:tr w:rsidR="00BB0B85" w:rsidRPr="00437FEA" w14:paraId="78B96C97" w14:textId="77777777" w:rsidTr="00DB77A9">
        <w:tc>
          <w:tcPr>
            <w:tcW w:w="1413" w:type="dxa"/>
          </w:tcPr>
          <w:p w14:paraId="6245CF9B" w14:textId="77777777" w:rsidR="00BB0B85" w:rsidRPr="00437FEA" w:rsidRDefault="00BB0B85" w:rsidP="00DB77A9">
            <w:pPr>
              <w:rPr>
                <w:sz w:val="20"/>
                <w:szCs w:val="14"/>
              </w:rPr>
            </w:pPr>
            <w:r w:rsidRPr="00437FEA">
              <w:rPr>
                <w:sz w:val="20"/>
                <w:szCs w:val="14"/>
              </w:rPr>
              <w:t>Name</w:t>
            </w:r>
          </w:p>
        </w:tc>
        <w:tc>
          <w:tcPr>
            <w:tcW w:w="9043" w:type="dxa"/>
          </w:tcPr>
          <w:p w14:paraId="2B3A5AC8" w14:textId="77777777" w:rsidR="00BB0B85" w:rsidRPr="00437FEA" w:rsidRDefault="00BB0B85" w:rsidP="00DB77A9">
            <w:pPr>
              <w:rPr>
                <w:sz w:val="20"/>
                <w:szCs w:val="14"/>
              </w:rPr>
            </w:pPr>
            <w:r>
              <w:rPr>
                <w:sz w:val="20"/>
                <w:szCs w:val="14"/>
              </w:rPr>
              <w:t>Client requires realignment</w:t>
            </w:r>
          </w:p>
        </w:tc>
      </w:tr>
      <w:tr w:rsidR="00BB0B85" w:rsidRPr="00437FEA" w14:paraId="2DE7F958" w14:textId="77777777" w:rsidTr="00DB77A9">
        <w:tc>
          <w:tcPr>
            <w:tcW w:w="1413" w:type="dxa"/>
          </w:tcPr>
          <w:p w14:paraId="7C87D70F" w14:textId="77777777" w:rsidR="00BB0B85" w:rsidRPr="00437FEA" w:rsidRDefault="00BB0B85" w:rsidP="00DB77A9">
            <w:pPr>
              <w:rPr>
                <w:sz w:val="20"/>
                <w:szCs w:val="14"/>
              </w:rPr>
            </w:pPr>
            <w:r>
              <w:rPr>
                <w:sz w:val="20"/>
                <w:szCs w:val="14"/>
              </w:rPr>
              <w:t>Process/Area</w:t>
            </w:r>
          </w:p>
        </w:tc>
        <w:tc>
          <w:tcPr>
            <w:tcW w:w="9043" w:type="dxa"/>
          </w:tcPr>
          <w:p w14:paraId="0252648C" w14:textId="77777777" w:rsidR="00BB0B85" w:rsidRPr="00437FEA" w:rsidRDefault="00BB0B85" w:rsidP="00DB77A9">
            <w:pPr>
              <w:rPr>
                <w:sz w:val="20"/>
                <w:szCs w:val="14"/>
              </w:rPr>
            </w:pPr>
            <w:r>
              <w:rPr>
                <w:sz w:val="20"/>
                <w:szCs w:val="14"/>
              </w:rPr>
              <w:t>Streaming Infrastructure</w:t>
            </w:r>
          </w:p>
        </w:tc>
      </w:tr>
      <w:tr w:rsidR="00BB0B85" w:rsidRPr="00437FEA" w14:paraId="6A17573E" w14:textId="77777777" w:rsidTr="00DB77A9">
        <w:tc>
          <w:tcPr>
            <w:tcW w:w="1413" w:type="dxa"/>
          </w:tcPr>
          <w:p w14:paraId="37557E70" w14:textId="77777777" w:rsidR="00BB0B85" w:rsidRPr="00437FEA" w:rsidRDefault="00BB0B85" w:rsidP="00DB77A9">
            <w:pPr>
              <w:rPr>
                <w:sz w:val="20"/>
                <w:szCs w:val="14"/>
              </w:rPr>
            </w:pPr>
            <w:r>
              <w:rPr>
                <w:sz w:val="20"/>
                <w:szCs w:val="14"/>
              </w:rPr>
              <w:t>Brief description</w:t>
            </w:r>
          </w:p>
        </w:tc>
        <w:tc>
          <w:tcPr>
            <w:tcW w:w="9043" w:type="dxa"/>
          </w:tcPr>
          <w:p w14:paraId="65E05485" w14:textId="77777777" w:rsidR="00BB0B85" w:rsidRPr="00437FEA" w:rsidRDefault="00BB0B85" w:rsidP="00DB77A9">
            <w:pPr>
              <w:rPr>
                <w:sz w:val="20"/>
                <w:szCs w:val="14"/>
              </w:rPr>
            </w:pPr>
            <w:r>
              <w:rPr>
                <w:sz w:val="20"/>
                <w:szCs w:val="14"/>
              </w:rPr>
              <w:t>For some reason</w:t>
            </w:r>
            <w:r w:rsidR="00453040">
              <w:rPr>
                <w:sz w:val="20"/>
                <w:szCs w:val="14"/>
              </w:rPr>
              <w:t>,</w:t>
            </w:r>
            <w:r>
              <w:rPr>
                <w:sz w:val="20"/>
                <w:szCs w:val="14"/>
              </w:rPr>
              <w:t xml:space="preserve"> the provider determines that the client needs to be </w:t>
            </w:r>
            <w:r w:rsidR="009371ED">
              <w:rPr>
                <w:sz w:val="20"/>
                <w:szCs w:val="14"/>
              </w:rPr>
              <w:t>aligned/</w:t>
            </w:r>
            <w:r>
              <w:rPr>
                <w:sz w:val="20"/>
                <w:szCs w:val="14"/>
              </w:rPr>
              <w:t>realigned or the client chooses to realign</w:t>
            </w:r>
          </w:p>
        </w:tc>
      </w:tr>
      <w:tr w:rsidR="00BB0B85" w:rsidRPr="00437FEA" w14:paraId="29375664" w14:textId="77777777" w:rsidTr="00DB77A9">
        <w:tc>
          <w:tcPr>
            <w:tcW w:w="1413" w:type="dxa"/>
          </w:tcPr>
          <w:p w14:paraId="1C7AD911" w14:textId="77777777" w:rsidR="00BB0B85" w:rsidRPr="00437FEA" w:rsidRDefault="00BB0B85" w:rsidP="00DB77A9">
            <w:pPr>
              <w:rPr>
                <w:sz w:val="20"/>
                <w:szCs w:val="14"/>
              </w:rPr>
            </w:pPr>
            <w:r>
              <w:rPr>
                <w:sz w:val="20"/>
                <w:szCs w:val="14"/>
              </w:rPr>
              <w:t>Preconditions</w:t>
            </w:r>
          </w:p>
        </w:tc>
        <w:tc>
          <w:tcPr>
            <w:tcW w:w="9043" w:type="dxa"/>
          </w:tcPr>
          <w:p w14:paraId="2FE61819" w14:textId="77777777" w:rsidR="00BB0B85" w:rsidRPr="00437FEA" w:rsidRDefault="00BB0B85" w:rsidP="00DB77A9">
            <w:pPr>
              <w:rPr>
                <w:sz w:val="20"/>
                <w:szCs w:val="14"/>
              </w:rPr>
            </w:pPr>
            <w:r>
              <w:rPr>
                <w:sz w:val="20"/>
                <w:szCs w:val="14"/>
              </w:rPr>
              <w:t xml:space="preserve">UC </w:t>
            </w:r>
            <w:r w:rsidR="00B51CF7">
              <w:rPr>
                <w:sz w:val="20"/>
                <w:szCs w:val="14"/>
              </w:rPr>
              <w:t>ST-</w:t>
            </w:r>
            <w:r w:rsidR="00527EE7">
              <w:rPr>
                <w:sz w:val="20"/>
                <w:szCs w:val="14"/>
              </w:rPr>
              <w:t>0.</w:t>
            </w:r>
            <w:r>
              <w:rPr>
                <w:sz w:val="20"/>
                <w:szCs w:val="14"/>
              </w:rPr>
              <w:t>3 has run successfully</w:t>
            </w:r>
          </w:p>
        </w:tc>
      </w:tr>
      <w:tr w:rsidR="00BB0B85" w:rsidRPr="00437FEA" w14:paraId="0EC10F04" w14:textId="77777777" w:rsidTr="00DB77A9">
        <w:tc>
          <w:tcPr>
            <w:tcW w:w="1413" w:type="dxa"/>
          </w:tcPr>
          <w:p w14:paraId="4AFA15F7" w14:textId="77777777" w:rsidR="00BB0B85" w:rsidRPr="00437FEA" w:rsidRDefault="00BB0B85" w:rsidP="00DB77A9">
            <w:pPr>
              <w:rPr>
                <w:sz w:val="20"/>
                <w:szCs w:val="14"/>
              </w:rPr>
            </w:pPr>
            <w:r>
              <w:rPr>
                <w:sz w:val="20"/>
                <w:szCs w:val="14"/>
              </w:rPr>
              <w:t>Type</w:t>
            </w:r>
          </w:p>
        </w:tc>
        <w:tc>
          <w:tcPr>
            <w:tcW w:w="9043" w:type="dxa"/>
          </w:tcPr>
          <w:p w14:paraId="77298430" w14:textId="77777777" w:rsidR="00BB0B85" w:rsidRPr="00437FEA" w:rsidRDefault="00BB0B85" w:rsidP="00DB77A9">
            <w:pPr>
              <w:rPr>
                <w:sz w:val="20"/>
                <w:szCs w:val="14"/>
              </w:rPr>
            </w:pPr>
            <w:r>
              <w:rPr>
                <w:sz w:val="20"/>
                <w:szCs w:val="14"/>
              </w:rPr>
              <w:t>Gaining and maintaining alignment</w:t>
            </w:r>
          </w:p>
        </w:tc>
      </w:tr>
      <w:tr w:rsidR="00BB0B85" w:rsidRPr="00437FEA" w14:paraId="4CFD06E0" w14:textId="77777777" w:rsidTr="00DB77A9">
        <w:tc>
          <w:tcPr>
            <w:tcW w:w="1413" w:type="dxa"/>
          </w:tcPr>
          <w:p w14:paraId="1F69BD62" w14:textId="77777777" w:rsidR="00BB0B85" w:rsidRPr="00437FEA" w:rsidRDefault="00BB0B85" w:rsidP="00DB77A9">
            <w:pPr>
              <w:rPr>
                <w:sz w:val="20"/>
                <w:szCs w:val="14"/>
              </w:rPr>
            </w:pPr>
            <w:r>
              <w:rPr>
                <w:sz w:val="20"/>
                <w:szCs w:val="14"/>
              </w:rPr>
              <w:t>Description and workflow</w:t>
            </w:r>
          </w:p>
        </w:tc>
        <w:tc>
          <w:tcPr>
            <w:tcW w:w="9043" w:type="dxa"/>
          </w:tcPr>
          <w:p w14:paraId="36932388" w14:textId="77777777" w:rsidR="0057471E"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The client reconnects with the previous token</w:t>
            </w:r>
            <w:r w:rsidR="00A278E3">
              <w:rPr>
                <w:rFonts w:eastAsia="Times New Roman"/>
                <w:sz w:val="20"/>
                <w:szCs w:val="14"/>
              </w:rPr>
              <w:t>.</w:t>
            </w:r>
          </w:p>
          <w:p w14:paraId="45C6E475" w14:textId="77777777" w:rsidR="006B1242" w:rsidRPr="000F63AC" w:rsidRDefault="006B1242" w:rsidP="00D66FC5">
            <w:pPr>
              <w:numPr>
                <w:ilvl w:val="1"/>
                <w:numId w:val="39"/>
              </w:numPr>
              <w:spacing w:before="100" w:beforeAutospacing="1" w:after="100" w:afterAutospacing="1"/>
              <w:rPr>
                <w:rFonts w:eastAsia="Times New Roman"/>
                <w:sz w:val="20"/>
                <w:szCs w:val="14"/>
              </w:rPr>
            </w:pPr>
            <w:r>
              <w:rPr>
                <w:rFonts w:eastAsia="Times New Roman"/>
                <w:sz w:val="20"/>
                <w:szCs w:val="14"/>
              </w:rPr>
              <w:t>Or connects with no token</w:t>
            </w:r>
            <w:r w:rsidR="00A278E3">
              <w:rPr>
                <w:rFonts w:eastAsia="Times New Roman"/>
                <w:sz w:val="20"/>
                <w:szCs w:val="14"/>
              </w:rPr>
              <w:t>.</w:t>
            </w:r>
          </w:p>
          <w:p w14:paraId="7A37445A" w14:textId="77777777"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On connection both the client and provider stream processes are started, and the necessary connection is made between client and provider</w:t>
            </w:r>
            <w:r w:rsidR="00A278E3">
              <w:rPr>
                <w:rFonts w:eastAsia="Times New Roman"/>
                <w:sz w:val="20"/>
                <w:szCs w:val="14"/>
              </w:rPr>
              <w:t>.</w:t>
            </w:r>
            <w:r w:rsidRPr="000F63AC">
              <w:rPr>
                <w:rFonts w:eastAsia="Times New Roman"/>
                <w:sz w:val="20"/>
                <w:szCs w:val="14"/>
              </w:rPr>
              <w:t xml:space="preserve"> </w:t>
            </w:r>
          </w:p>
          <w:p w14:paraId="35462775" w14:textId="77777777" w:rsidR="0057471E" w:rsidRPr="000F63AC" w:rsidRDefault="0057471E" w:rsidP="00D66FC5">
            <w:pPr>
              <w:numPr>
                <w:ilvl w:val="1"/>
                <w:numId w:val="39"/>
              </w:numPr>
              <w:spacing w:before="100" w:beforeAutospacing="1" w:after="100" w:afterAutospacing="1"/>
              <w:rPr>
                <w:rFonts w:eastAsia="Times New Roman"/>
                <w:sz w:val="20"/>
                <w:szCs w:val="14"/>
              </w:rPr>
            </w:pPr>
            <w:r w:rsidRPr="000F63AC">
              <w:rPr>
                <w:rFonts w:eastAsia="Times New Roman"/>
                <w:sz w:val="20"/>
                <w:szCs w:val="14"/>
              </w:rPr>
              <w:t>As a result, the pipeline is started</w:t>
            </w:r>
            <w:r w:rsidR="00A278E3">
              <w:rPr>
                <w:rFonts w:eastAsia="Times New Roman"/>
                <w:sz w:val="20"/>
                <w:szCs w:val="14"/>
              </w:rPr>
              <w:t>.</w:t>
            </w:r>
          </w:p>
          <w:p w14:paraId="5F648998" w14:textId="77777777"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The provider recognizes the token is outside tombstone</w:t>
            </w:r>
            <w:r w:rsidR="00165E7D">
              <w:rPr>
                <w:rFonts w:eastAsia="Times New Roman"/>
                <w:sz w:val="20"/>
                <w:szCs w:val="14"/>
              </w:rPr>
              <w:t>-</w:t>
            </w:r>
            <w:r w:rsidRPr="000F63AC">
              <w:rPr>
                <w:rFonts w:eastAsia="Times New Roman"/>
                <w:sz w:val="20"/>
                <w:szCs w:val="14"/>
              </w:rPr>
              <w:t xml:space="preserve">retention and </w:t>
            </w:r>
            <w:r w:rsidR="000E5F2E">
              <w:rPr>
                <w:rFonts w:eastAsia="Times New Roman"/>
                <w:sz w:val="20"/>
                <w:szCs w:val="14"/>
              </w:rPr>
              <w:t>restarts the stream from the oldest record</w:t>
            </w:r>
            <w:r w:rsidR="00A278E3">
              <w:rPr>
                <w:rFonts w:eastAsia="Times New Roman"/>
                <w:sz w:val="20"/>
                <w:szCs w:val="14"/>
              </w:rPr>
              <w:t>.</w:t>
            </w:r>
          </w:p>
          <w:p w14:paraId="2EFF811C" w14:textId="77777777"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The provider informs the client, via the stream, that it is back at oldest record (offset zero)</w:t>
            </w:r>
          </w:p>
          <w:p w14:paraId="1B08D070" w14:textId="77777777"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The client consumes the stream to regain alignment</w:t>
            </w:r>
            <w:r w:rsidR="00A278E3">
              <w:rPr>
                <w:rFonts w:eastAsia="Times New Roman"/>
                <w:sz w:val="20"/>
                <w:szCs w:val="14"/>
              </w:rPr>
              <w:t>.</w:t>
            </w:r>
          </w:p>
          <w:p w14:paraId="3C31142E" w14:textId="77777777" w:rsidR="0057471E" w:rsidRPr="000F63AC" w:rsidRDefault="0057471E" w:rsidP="00D66FC5">
            <w:pPr>
              <w:numPr>
                <w:ilvl w:val="1"/>
                <w:numId w:val="39"/>
              </w:numPr>
              <w:spacing w:before="100" w:beforeAutospacing="1" w:after="100" w:afterAutospacing="1"/>
              <w:rPr>
                <w:rFonts w:eastAsia="Times New Roman"/>
                <w:sz w:val="20"/>
                <w:szCs w:val="14"/>
              </w:rPr>
            </w:pPr>
            <w:r w:rsidRPr="000F63AC">
              <w:rPr>
                <w:rFonts w:eastAsia="Times New Roman"/>
                <w:sz w:val="20"/>
                <w:szCs w:val="14"/>
              </w:rPr>
              <w:t>If the</w:t>
            </w:r>
            <w:r w:rsidR="000E404B">
              <w:rPr>
                <w:rFonts w:eastAsia="Times New Roman"/>
                <w:sz w:val="20"/>
                <w:szCs w:val="14"/>
              </w:rPr>
              <w:t xml:space="preserve"> provider is </w:t>
            </w:r>
            <w:r w:rsidR="003620F2">
              <w:rPr>
                <w:rFonts w:eastAsia="Times New Roman"/>
                <w:sz w:val="20"/>
                <w:szCs w:val="14"/>
              </w:rPr>
              <w:t xml:space="preserve">logging records at a significantly higher rate than the client can handle, </w:t>
            </w:r>
            <w:r w:rsidRPr="000F63AC">
              <w:rPr>
                <w:rFonts w:eastAsia="Times New Roman"/>
                <w:sz w:val="20"/>
                <w:szCs w:val="14"/>
              </w:rPr>
              <w:t xml:space="preserve">the client will </w:t>
            </w:r>
            <w:r w:rsidR="003620F2">
              <w:rPr>
                <w:rFonts w:eastAsia="Times New Roman"/>
                <w:sz w:val="20"/>
                <w:szCs w:val="14"/>
              </w:rPr>
              <w:t xml:space="preserve">stay beyond the </w:t>
            </w:r>
            <w:r w:rsidRPr="000F63AC">
              <w:rPr>
                <w:rFonts w:eastAsia="Times New Roman"/>
                <w:sz w:val="20"/>
                <w:szCs w:val="14"/>
              </w:rPr>
              <w:t>tombstone</w:t>
            </w:r>
            <w:r w:rsidR="00165E7D">
              <w:rPr>
                <w:rFonts w:eastAsia="Times New Roman"/>
                <w:sz w:val="20"/>
                <w:szCs w:val="14"/>
              </w:rPr>
              <w:t>-</w:t>
            </w:r>
            <w:r w:rsidRPr="000F63AC">
              <w:rPr>
                <w:rFonts w:eastAsia="Times New Roman"/>
                <w:sz w:val="20"/>
                <w:szCs w:val="14"/>
              </w:rPr>
              <w:t>retention and will get forced to realign</w:t>
            </w:r>
            <w:r w:rsidR="00A278E3">
              <w:rPr>
                <w:rFonts w:eastAsia="Times New Roman"/>
                <w:sz w:val="20"/>
                <w:szCs w:val="14"/>
              </w:rPr>
              <w:t>.</w:t>
            </w:r>
          </w:p>
          <w:p w14:paraId="41E00B18" w14:textId="77777777" w:rsidR="0057471E" w:rsidRDefault="0057471E" w:rsidP="00D66FC5">
            <w:pPr>
              <w:numPr>
                <w:ilvl w:val="1"/>
                <w:numId w:val="39"/>
              </w:numPr>
              <w:spacing w:before="100" w:beforeAutospacing="1" w:after="100" w:afterAutospacing="1"/>
              <w:rPr>
                <w:rFonts w:eastAsia="Times New Roman"/>
                <w:sz w:val="20"/>
                <w:szCs w:val="14"/>
              </w:rPr>
            </w:pPr>
            <w:r w:rsidRPr="000F63AC">
              <w:rPr>
                <w:rFonts w:eastAsia="Times New Roman"/>
                <w:sz w:val="20"/>
                <w:szCs w:val="14"/>
              </w:rPr>
              <w:t>The client may utilize some efficient realignment strategies</w:t>
            </w:r>
            <w:r w:rsidR="009371ED">
              <w:rPr>
                <w:rFonts w:eastAsia="Times New Roman"/>
                <w:sz w:val="20"/>
                <w:szCs w:val="14"/>
              </w:rPr>
              <w:t xml:space="preserve"> (see </w:t>
            </w:r>
            <w:r w:rsidR="005C5B3D">
              <w:rPr>
                <w:rFonts w:eastAsia="Times New Roman"/>
                <w:sz w:val="20"/>
                <w:szCs w:val="14"/>
              </w:rPr>
              <w:t>ST-</w:t>
            </w:r>
            <w:r w:rsidR="00ED6F1D">
              <w:rPr>
                <w:rFonts w:eastAsia="Times New Roman"/>
                <w:sz w:val="20"/>
                <w:szCs w:val="14"/>
              </w:rPr>
              <w:t>2.2)</w:t>
            </w:r>
          </w:p>
          <w:p w14:paraId="4B165E27" w14:textId="77777777" w:rsidR="006528E3" w:rsidRPr="000F63AC" w:rsidRDefault="006528E3" w:rsidP="00D66FC5">
            <w:pPr>
              <w:numPr>
                <w:ilvl w:val="1"/>
                <w:numId w:val="39"/>
              </w:numPr>
              <w:spacing w:before="100" w:beforeAutospacing="1" w:after="100" w:afterAutospacing="1"/>
              <w:rPr>
                <w:rFonts w:eastAsia="Times New Roman"/>
                <w:sz w:val="20"/>
                <w:szCs w:val="14"/>
              </w:rPr>
            </w:pPr>
            <w:r>
              <w:rPr>
                <w:rFonts w:eastAsia="Times New Roman"/>
                <w:sz w:val="20"/>
                <w:szCs w:val="14"/>
              </w:rPr>
              <w:t xml:space="preserve">The client is expected to use </w:t>
            </w:r>
            <w:r w:rsidR="00E7068B">
              <w:rPr>
                <w:rFonts w:eastAsia="Times New Roman"/>
                <w:sz w:val="20"/>
                <w:szCs w:val="14"/>
              </w:rPr>
              <w:t xml:space="preserve">some form of </w:t>
            </w:r>
            <w:r w:rsidR="00ED6F1D">
              <w:rPr>
                <w:rFonts w:eastAsia="Times New Roman"/>
                <w:sz w:val="20"/>
                <w:szCs w:val="14"/>
              </w:rPr>
              <w:t>“</w:t>
            </w:r>
            <w:r w:rsidR="00E7068B">
              <w:rPr>
                <w:rFonts w:eastAsia="Times New Roman"/>
                <w:sz w:val="20"/>
                <w:szCs w:val="14"/>
              </w:rPr>
              <w:t>garbage collection</w:t>
            </w:r>
            <w:r w:rsidR="00ED6F1D">
              <w:rPr>
                <w:rFonts w:eastAsia="Times New Roman"/>
                <w:sz w:val="20"/>
                <w:szCs w:val="14"/>
              </w:rPr>
              <w:t>”</w:t>
            </w:r>
            <w:r w:rsidR="00E7068B">
              <w:rPr>
                <w:rFonts w:eastAsia="Times New Roman"/>
                <w:sz w:val="20"/>
                <w:szCs w:val="14"/>
              </w:rPr>
              <w:t xml:space="preserve"> mechanism </w:t>
            </w:r>
            <w:r w:rsidR="00DA415E">
              <w:rPr>
                <w:rFonts w:eastAsia="Times New Roman"/>
                <w:sz w:val="20"/>
                <w:szCs w:val="14"/>
              </w:rPr>
              <w:t xml:space="preserve">(such as “mark and sweep”) </w:t>
            </w:r>
            <w:r w:rsidR="00E7068B">
              <w:rPr>
                <w:rFonts w:eastAsia="Times New Roman"/>
                <w:sz w:val="20"/>
                <w:szCs w:val="14"/>
              </w:rPr>
              <w:t>to ensure that instances that are stored by the client but that are no longer present in the provider stream are eliminated</w:t>
            </w:r>
            <w:r w:rsidR="000F3354">
              <w:rPr>
                <w:rFonts w:eastAsia="Times New Roman"/>
                <w:sz w:val="20"/>
                <w:szCs w:val="14"/>
              </w:rPr>
              <w:t>.</w:t>
            </w:r>
          </w:p>
          <w:p w14:paraId="3426CE1E" w14:textId="77777777" w:rsidR="0057471E" w:rsidRDefault="0057471E" w:rsidP="0057471E">
            <w:pPr>
              <w:spacing w:before="100" w:beforeAutospacing="1" w:after="100" w:afterAutospacing="1"/>
              <w:rPr>
                <w:rFonts w:eastAsia="Times New Roman"/>
                <w:sz w:val="20"/>
                <w:szCs w:val="14"/>
              </w:rPr>
            </w:pPr>
            <w:r w:rsidRPr="000F63AC">
              <w:rPr>
                <w:rFonts w:eastAsia="Times New Roman"/>
                <w:sz w:val="20"/>
                <w:szCs w:val="14"/>
              </w:rPr>
              <w:t>Assuming th</w:t>
            </w:r>
            <w:r w:rsidR="006E3544">
              <w:rPr>
                <w:rFonts w:eastAsia="Times New Roman"/>
                <w:sz w:val="20"/>
                <w:szCs w:val="14"/>
              </w:rPr>
              <w:t xml:space="preserve">at the reason </w:t>
            </w:r>
            <w:r w:rsidR="00BE4FA7">
              <w:rPr>
                <w:rFonts w:eastAsia="Times New Roman"/>
                <w:sz w:val="20"/>
                <w:szCs w:val="14"/>
              </w:rPr>
              <w:t xml:space="preserve">for the </w:t>
            </w:r>
            <w:r w:rsidR="00236734">
              <w:rPr>
                <w:rFonts w:eastAsia="Times New Roman"/>
                <w:sz w:val="20"/>
                <w:szCs w:val="14"/>
              </w:rPr>
              <w:t>stream restart have gon</w:t>
            </w:r>
            <w:r w:rsidR="008251A8">
              <w:rPr>
                <w:rFonts w:eastAsia="Times New Roman"/>
                <w:sz w:val="20"/>
                <w:szCs w:val="14"/>
              </w:rPr>
              <w:t>e, then</w:t>
            </w:r>
            <w:r w:rsidRPr="000F63AC">
              <w:rPr>
                <w:rFonts w:eastAsia="Times New Roman"/>
                <w:sz w:val="20"/>
                <w:szCs w:val="14"/>
              </w:rPr>
              <w:t xml:space="preserve"> the client will regain alignment (eventual consistency)</w:t>
            </w:r>
            <w:r w:rsidR="005050DF">
              <w:rPr>
                <w:rFonts w:eastAsia="Times New Roman"/>
                <w:sz w:val="20"/>
                <w:szCs w:val="14"/>
              </w:rPr>
              <w:t xml:space="preserve"> and will return to the state achieved in UC</w:t>
            </w:r>
            <w:r w:rsidR="00CD747B">
              <w:rPr>
                <w:rFonts w:eastAsia="Times New Roman"/>
                <w:sz w:val="20"/>
                <w:szCs w:val="14"/>
              </w:rPr>
              <w:t xml:space="preserve"> ST-0.3</w:t>
            </w:r>
          </w:p>
          <w:p w14:paraId="4FBE2778" w14:textId="032D12FA" w:rsidR="00787CD3" w:rsidRPr="009B2D49" w:rsidRDefault="00787CD3" w:rsidP="0057471E">
            <w:pPr>
              <w:spacing w:before="100" w:beforeAutospacing="1" w:after="100" w:afterAutospacing="1"/>
              <w:rPr>
                <w:rFonts w:eastAsia="Times New Roman"/>
                <w:sz w:val="20"/>
                <w:szCs w:val="14"/>
              </w:rPr>
            </w:pPr>
            <w:r>
              <w:rPr>
                <w:sz w:val="20"/>
                <w:szCs w:val="14"/>
              </w:rPr>
              <w:t xml:space="preserve">See sequence diagram “Connect” (with specific token but forced to offset = 0) and “Streaming” phases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32</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916DFC" w:rsidRPr="00916DFC">
              <w:rPr>
                <w:sz w:val="20"/>
                <w:szCs w:val="20"/>
              </w:rPr>
              <w:t xml:space="preserve">Figure </w:t>
            </w:r>
            <w:r w:rsidR="00916DFC" w:rsidRPr="00916DFC">
              <w:rPr>
                <w:noProof/>
                <w:sz w:val="20"/>
                <w:szCs w:val="20"/>
              </w:rPr>
              <w:t>33</w:t>
            </w:r>
            <w:r w:rsidRPr="00C24B80">
              <w:rPr>
                <w:sz w:val="20"/>
                <w:szCs w:val="20"/>
              </w:rPr>
              <w:fldChar w:fldCharType="end"/>
            </w:r>
            <w:r w:rsidRPr="00C24B80">
              <w:rPr>
                <w:sz w:val="20"/>
                <w:szCs w:val="20"/>
              </w:rPr>
              <w:t>).</w:t>
            </w:r>
          </w:p>
        </w:tc>
      </w:tr>
    </w:tbl>
    <w:p w14:paraId="21FDA8E0" w14:textId="77777777" w:rsidR="003950FC" w:rsidRDefault="003950FC" w:rsidP="003950FC">
      <w:bookmarkStart w:id="293" w:name="_Ref50032394"/>
      <w:bookmarkStart w:id="294" w:name="_Ref50032399"/>
    </w:p>
    <w:p w14:paraId="1B4469A0" w14:textId="77777777" w:rsidR="00B27C5E" w:rsidRDefault="00B27C5E" w:rsidP="00EB62A7">
      <w:pPr>
        <w:pStyle w:val="Heading2"/>
      </w:pPr>
      <w:bookmarkStart w:id="295" w:name="_Toc223392312"/>
      <w:r>
        <w:t xml:space="preserve">Building </w:t>
      </w:r>
      <w:r w:rsidR="00AD68F5">
        <w:t>and operating a</w:t>
      </w:r>
      <w:r>
        <w:t xml:space="preserve"> stream on</w:t>
      </w:r>
      <w:r w:rsidR="00A844ED">
        <w:t xml:space="preserve"> a</w:t>
      </w:r>
      <w:r>
        <w:t xml:space="preserve"> provider</w:t>
      </w:r>
      <w:bookmarkEnd w:id="293"/>
      <w:bookmarkEnd w:id="294"/>
      <w:bookmarkEnd w:id="295"/>
    </w:p>
    <w:p w14:paraId="2A94E735" w14:textId="77777777" w:rsidR="00B27C5E" w:rsidRDefault="00B27C5E" w:rsidP="00B27C5E">
      <w:r>
        <w:t>The following use case</w:t>
      </w:r>
      <w:r w:rsidR="00296002">
        <w:t xml:space="preserve">s </w:t>
      </w:r>
      <w:r w:rsidR="00131389">
        <w:t xml:space="preserve">describe how the </w:t>
      </w:r>
      <w:r w:rsidR="00F03C9D">
        <w:t>provider</w:t>
      </w:r>
      <w:r w:rsidR="00131389">
        <w:t xml:space="preserve"> should populate the stream. The details of storage and internal mechanism</w:t>
      </w:r>
      <w:r w:rsidR="00A026D7">
        <w:t xml:space="preserve"> sketched</w:t>
      </w:r>
      <w:r w:rsidR="00131389">
        <w:t xml:space="preserve"> are </w:t>
      </w:r>
      <w:r w:rsidR="00D86ED7">
        <w:t xml:space="preserve">for informative </w:t>
      </w:r>
      <w:r w:rsidR="00131389">
        <w:t xml:space="preserve">example, however, the </w:t>
      </w:r>
      <w:r w:rsidR="009B7AC4">
        <w:t>data in the log is essentially normative</w:t>
      </w:r>
      <w:r>
        <w:t>.</w:t>
      </w:r>
    </w:p>
    <w:p w14:paraId="2D76AC0E" w14:textId="77777777" w:rsidR="00347D01" w:rsidRDefault="00347D01" w:rsidP="00B27C5E">
      <w:r>
        <w:t xml:space="preserve">The use cases in this section are </w:t>
      </w:r>
      <w:r w:rsidR="005D3AF9">
        <w:t>normative</w:t>
      </w:r>
      <w:r w:rsidR="00234674">
        <w:t>, except use case ST</w:t>
      </w:r>
      <w:r w:rsidR="006222D1">
        <w:t>-1.3.</w:t>
      </w:r>
    </w:p>
    <w:p w14:paraId="3CB359B9" w14:textId="77777777" w:rsidR="00B27F3F" w:rsidRDefault="00B27F3F" w:rsidP="00B27F3F">
      <w:pPr>
        <w:pStyle w:val="Heading3"/>
      </w:pPr>
      <w:bookmarkStart w:id="296" w:name="_Toc223392313"/>
      <w:r>
        <w:t xml:space="preserve">Use Case ST-1.1: </w:t>
      </w:r>
      <w:r w:rsidR="00791FCB">
        <w:t>Provider</w:t>
      </w:r>
      <w:r>
        <w:t xml:space="preserve"> </w:t>
      </w:r>
      <w:r w:rsidRPr="00395D55">
        <w:t>initializes</w:t>
      </w:r>
      <w:r w:rsidR="004A13E9">
        <w:t xml:space="preserve"> and operates</w:t>
      </w:r>
      <w:r w:rsidRPr="00395D55">
        <w:t xml:space="preserve"> </w:t>
      </w:r>
      <w:r w:rsidR="00922CD6">
        <w:t>a stream</w:t>
      </w:r>
      <w:bookmarkEnd w:id="296"/>
    </w:p>
    <w:tbl>
      <w:tblPr>
        <w:tblStyle w:val="TableGrid"/>
        <w:tblW w:w="0" w:type="auto"/>
        <w:tblLook w:val="04A0" w:firstRow="1" w:lastRow="0" w:firstColumn="1" w:lastColumn="0" w:noHBand="0" w:noVBand="1"/>
      </w:tblPr>
      <w:tblGrid>
        <w:gridCol w:w="1413"/>
        <w:gridCol w:w="9043"/>
      </w:tblGrid>
      <w:tr w:rsidR="00B27F3F" w:rsidRPr="00437FEA" w14:paraId="1851E4D9" w14:textId="77777777" w:rsidTr="00033784">
        <w:tc>
          <w:tcPr>
            <w:tcW w:w="1413" w:type="dxa"/>
          </w:tcPr>
          <w:p w14:paraId="4785D05E" w14:textId="77777777" w:rsidR="00B27F3F" w:rsidRPr="00437FEA" w:rsidRDefault="00B27F3F" w:rsidP="00033784">
            <w:pPr>
              <w:rPr>
                <w:sz w:val="20"/>
                <w:szCs w:val="14"/>
              </w:rPr>
            </w:pPr>
            <w:r w:rsidRPr="00437FEA">
              <w:rPr>
                <w:sz w:val="20"/>
                <w:szCs w:val="14"/>
              </w:rPr>
              <w:t>Number</w:t>
            </w:r>
          </w:p>
        </w:tc>
        <w:tc>
          <w:tcPr>
            <w:tcW w:w="9043" w:type="dxa"/>
          </w:tcPr>
          <w:p w14:paraId="73978EE5" w14:textId="77777777" w:rsidR="00B27F3F" w:rsidRPr="00437FEA" w:rsidRDefault="00B27F3F" w:rsidP="00033784">
            <w:pPr>
              <w:rPr>
                <w:sz w:val="20"/>
                <w:szCs w:val="14"/>
              </w:rPr>
            </w:pPr>
            <w:r>
              <w:rPr>
                <w:sz w:val="20"/>
                <w:szCs w:val="14"/>
              </w:rPr>
              <w:t>ST-1.1</w:t>
            </w:r>
          </w:p>
        </w:tc>
      </w:tr>
      <w:tr w:rsidR="00B27F3F" w:rsidRPr="00437FEA" w14:paraId="3EF06B92" w14:textId="77777777" w:rsidTr="00033784">
        <w:tc>
          <w:tcPr>
            <w:tcW w:w="1413" w:type="dxa"/>
          </w:tcPr>
          <w:p w14:paraId="18C523D7" w14:textId="77777777" w:rsidR="00B27F3F" w:rsidRPr="00437FEA" w:rsidRDefault="00B27F3F" w:rsidP="00033784">
            <w:pPr>
              <w:rPr>
                <w:sz w:val="20"/>
                <w:szCs w:val="14"/>
              </w:rPr>
            </w:pPr>
            <w:r w:rsidRPr="00437FEA">
              <w:rPr>
                <w:sz w:val="20"/>
                <w:szCs w:val="14"/>
              </w:rPr>
              <w:t>Name</w:t>
            </w:r>
          </w:p>
        </w:tc>
        <w:tc>
          <w:tcPr>
            <w:tcW w:w="9043" w:type="dxa"/>
          </w:tcPr>
          <w:p w14:paraId="5DFC9BC3" w14:textId="77777777" w:rsidR="00B27F3F" w:rsidRPr="00437FEA" w:rsidRDefault="00791FCB" w:rsidP="00033784">
            <w:pPr>
              <w:rPr>
                <w:sz w:val="20"/>
                <w:szCs w:val="14"/>
              </w:rPr>
            </w:pPr>
            <w:r>
              <w:rPr>
                <w:sz w:val="20"/>
                <w:szCs w:val="14"/>
              </w:rPr>
              <w:t>Provider</w:t>
            </w:r>
            <w:r w:rsidR="00B27F3F" w:rsidRPr="00B27F3F">
              <w:rPr>
                <w:sz w:val="20"/>
                <w:szCs w:val="14"/>
              </w:rPr>
              <w:t xml:space="preserve"> initializes </w:t>
            </w:r>
            <w:r w:rsidR="004A13E9">
              <w:rPr>
                <w:sz w:val="20"/>
                <w:szCs w:val="14"/>
              </w:rPr>
              <w:t xml:space="preserve">and operates </w:t>
            </w:r>
            <w:r w:rsidR="00922CD6">
              <w:rPr>
                <w:sz w:val="20"/>
                <w:szCs w:val="14"/>
              </w:rPr>
              <w:t>a stream</w:t>
            </w:r>
          </w:p>
        </w:tc>
      </w:tr>
      <w:tr w:rsidR="00B27F3F" w:rsidRPr="00437FEA" w14:paraId="3AF26EC4" w14:textId="77777777" w:rsidTr="00033784">
        <w:tc>
          <w:tcPr>
            <w:tcW w:w="1413" w:type="dxa"/>
          </w:tcPr>
          <w:p w14:paraId="285B90D0" w14:textId="77777777" w:rsidR="00B27F3F" w:rsidRPr="00437FEA" w:rsidRDefault="00B27F3F" w:rsidP="00033784">
            <w:pPr>
              <w:rPr>
                <w:sz w:val="20"/>
                <w:szCs w:val="14"/>
              </w:rPr>
            </w:pPr>
            <w:r>
              <w:rPr>
                <w:sz w:val="20"/>
                <w:szCs w:val="14"/>
              </w:rPr>
              <w:t>Process/Area</w:t>
            </w:r>
          </w:p>
        </w:tc>
        <w:tc>
          <w:tcPr>
            <w:tcW w:w="9043" w:type="dxa"/>
          </w:tcPr>
          <w:p w14:paraId="5BCF4E0F" w14:textId="77777777" w:rsidR="00B27F3F" w:rsidRPr="00437FEA" w:rsidRDefault="00B27F3F" w:rsidP="00033784">
            <w:pPr>
              <w:rPr>
                <w:sz w:val="20"/>
                <w:szCs w:val="14"/>
              </w:rPr>
            </w:pPr>
            <w:r>
              <w:rPr>
                <w:sz w:val="20"/>
                <w:szCs w:val="14"/>
              </w:rPr>
              <w:t xml:space="preserve">Streaming </w:t>
            </w:r>
            <w:r w:rsidR="00C31F42">
              <w:rPr>
                <w:sz w:val="20"/>
                <w:szCs w:val="14"/>
              </w:rPr>
              <w:t>operation</w:t>
            </w:r>
          </w:p>
        </w:tc>
      </w:tr>
      <w:tr w:rsidR="00B27F3F" w:rsidRPr="00437FEA" w14:paraId="7EC306A0" w14:textId="77777777" w:rsidTr="00033784">
        <w:tc>
          <w:tcPr>
            <w:tcW w:w="1413" w:type="dxa"/>
          </w:tcPr>
          <w:p w14:paraId="01901C77" w14:textId="77777777" w:rsidR="00B27F3F" w:rsidRPr="00437FEA" w:rsidRDefault="00B27F3F" w:rsidP="00033784">
            <w:pPr>
              <w:rPr>
                <w:sz w:val="20"/>
                <w:szCs w:val="14"/>
              </w:rPr>
            </w:pPr>
            <w:r>
              <w:rPr>
                <w:sz w:val="20"/>
                <w:szCs w:val="14"/>
              </w:rPr>
              <w:t>Brief description</w:t>
            </w:r>
          </w:p>
        </w:tc>
        <w:tc>
          <w:tcPr>
            <w:tcW w:w="9043" w:type="dxa"/>
          </w:tcPr>
          <w:p w14:paraId="10A0AABE" w14:textId="77777777" w:rsidR="00B27F3F" w:rsidRPr="00437FEA" w:rsidRDefault="00B27F3F" w:rsidP="00033784">
            <w:pPr>
              <w:rPr>
                <w:sz w:val="20"/>
                <w:szCs w:val="14"/>
              </w:rPr>
            </w:pPr>
            <w:r w:rsidRPr="00B27F3F">
              <w:rPr>
                <w:sz w:val="20"/>
                <w:szCs w:val="14"/>
              </w:rPr>
              <w:t xml:space="preserve">The </w:t>
            </w:r>
            <w:r w:rsidR="00791FCB">
              <w:rPr>
                <w:sz w:val="20"/>
                <w:szCs w:val="14"/>
              </w:rPr>
              <w:t>provider</w:t>
            </w:r>
            <w:r w:rsidRPr="00B27F3F">
              <w:rPr>
                <w:sz w:val="20"/>
                <w:szCs w:val="14"/>
              </w:rPr>
              <w:t xml:space="preserve"> initializes the stream</w:t>
            </w:r>
            <w:r w:rsidR="00513F77">
              <w:rPr>
                <w:sz w:val="20"/>
                <w:szCs w:val="14"/>
              </w:rPr>
              <w:t>s from internal sources of current state and change</w:t>
            </w:r>
          </w:p>
        </w:tc>
      </w:tr>
      <w:tr w:rsidR="00B27F3F" w:rsidRPr="00437FEA" w14:paraId="6322B63C" w14:textId="77777777" w:rsidTr="00033784">
        <w:tc>
          <w:tcPr>
            <w:tcW w:w="1413" w:type="dxa"/>
          </w:tcPr>
          <w:p w14:paraId="1AE21808" w14:textId="77777777" w:rsidR="00B27F3F" w:rsidRPr="00437FEA" w:rsidRDefault="00B27F3F" w:rsidP="00033784">
            <w:pPr>
              <w:rPr>
                <w:sz w:val="20"/>
                <w:szCs w:val="14"/>
              </w:rPr>
            </w:pPr>
            <w:r>
              <w:rPr>
                <w:sz w:val="20"/>
                <w:szCs w:val="14"/>
              </w:rPr>
              <w:t>Preconditions</w:t>
            </w:r>
          </w:p>
        </w:tc>
        <w:tc>
          <w:tcPr>
            <w:tcW w:w="9043" w:type="dxa"/>
          </w:tcPr>
          <w:p w14:paraId="6EC0BC5A" w14:textId="77777777" w:rsidR="00B27F3F" w:rsidRDefault="0076066B" w:rsidP="00033784">
            <w:pPr>
              <w:rPr>
                <w:sz w:val="20"/>
                <w:szCs w:val="14"/>
              </w:rPr>
            </w:pPr>
            <w:r>
              <w:rPr>
                <w:sz w:val="20"/>
                <w:szCs w:val="14"/>
              </w:rPr>
              <w:t xml:space="preserve">The </w:t>
            </w:r>
            <w:r w:rsidR="00791FCB">
              <w:rPr>
                <w:sz w:val="20"/>
                <w:szCs w:val="14"/>
              </w:rPr>
              <w:t>provider</w:t>
            </w:r>
            <w:r>
              <w:rPr>
                <w:sz w:val="20"/>
                <w:szCs w:val="14"/>
              </w:rPr>
              <w:t xml:space="preserve"> is running</w:t>
            </w:r>
            <w:r w:rsidR="00922CD6">
              <w:rPr>
                <w:sz w:val="20"/>
                <w:szCs w:val="14"/>
              </w:rPr>
              <w:t>, the streaming infrastructure is running</w:t>
            </w:r>
            <w:r w:rsidR="00773100">
              <w:rPr>
                <w:sz w:val="20"/>
                <w:szCs w:val="14"/>
              </w:rPr>
              <w:t xml:space="preserve"> </w:t>
            </w:r>
            <w:r>
              <w:rPr>
                <w:sz w:val="20"/>
                <w:szCs w:val="14"/>
              </w:rPr>
              <w:t xml:space="preserve">and </w:t>
            </w:r>
            <w:r w:rsidR="00922CD6">
              <w:rPr>
                <w:sz w:val="20"/>
                <w:szCs w:val="14"/>
              </w:rPr>
              <w:t xml:space="preserve">there is a </w:t>
            </w:r>
            <w:r>
              <w:rPr>
                <w:sz w:val="20"/>
                <w:szCs w:val="14"/>
              </w:rPr>
              <w:t>defined stream to populate</w:t>
            </w:r>
            <w:r w:rsidR="004D3610">
              <w:rPr>
                <w:sz w:val="20"/>
                <w:szCs w:val="14"/>
              </w:rPr>
              <w:t>.</w:t>
            </w:r>
          </w:p>
          <w:p w14:paraId="7306B38A" w14:textId="77777777" w:rsidR="00773100" w:rsidRPr="00437FEA" w:rsidRDefault="00773100" w:rsidP="00033784">
            <w:pPr>
              <w:rPr>
                <w:sz w:val="20"/>
                <w:szCs w:val="14"/>
              </w:rPr>
            </w:pPr>
            <w:r>
              <w:rPr>
                <w:sz w:val="20"/>
                <w:szCs w:val="14"/>
              </w:rPr>
              <w:t>Note: As the</w:t>
            </w:r>
            <w:r w:rsidR="00BE671C">
              <w:rPr>
                <w:sz w:val="20"/>
                <w:szCs w:val="14"/>
              </w:rPr>
              <w:t xml:space="preserve"> activities associated with achieving the preconditions </w:t>
            </w:r>
            <w:r>
              <w:rPr>
                <w:sz w:val="20"/>
                <w:szCs w:val="14"/>
              </w:rPr>
              <w:t xml:space="preserve">will vary significantly from solution to solution and </w:t>
            </w:r>
            <w:r w:rsidR="00BE671C">
              <w:rPr>
                <w:sz w:val="20"/>
                <w:szCs w:val="14"/>
              </w:rPr>
              <w:t xml:space="preserve">are </w:t>
            </w:r>
            <w:r>
              <w:rPr>
                <w:sz w:val="20"/>
                <w:szCs w:val="14"/>
              </w:rPr>
              <w:t>internal detail, no use case</w:t>
            </w:r>
            <w:r w:rsidR="00BE671C">
              <w:rPr>
                <w:sz w:val="20"/>
                <w:szCs w:val="14"/>
              </w:rPr>
              <w:t>s have</w:t>
            </w:r>
            <w:r>
              <w:rPr>
                <w:sz w:val="20"/>
                <w:szCs w:val="14"/>
              </w:rPr>
              <w:t xml:space="preserve"> been provided for this</w:t>
            </w:r>
            <w:r w:rsidR="007A62E7">
              <w:rPr>
                <w:sz w:val="20"/>
                <w:szCs w:val="14"/>
              </w:rPr>
              <w:t xml:space="preserve"> area.</w:t>
            </w:r>
          </w:p>
        </w:tc>
      </w:tr>
      <w:tr w:rsidR="00B27F3F" w:rsidRPr="00437FEA" w14:paraId="7742229A" w14:textId="77777777" w:rsidTr="00033784">
        <w:tc>
          <w:tcPr>
            <w:tcW w:w="1413" w:type="dxa"/>
          </w:tcPr>
          <w:p w14:paraId="45B5F470" w14:textId="77777777" w:rsidR="00B27F3F" w:rsidRPr="00437FEA" w:rsidRDefault="00B27F3F" w:rsidP="00033784">
            <w:pPr>
              <w:rPr>
                <w:sz w:val="20"/>
                <w:szCs w:val="14"/>
              </w:rPr>
            </w:pPr>
            <w:r>
              <w:rPr>
                <w:sz w:val="20"/>
                <w:szCs w:val="14"/>
              </w:rPr>
              <w:t>Type</w:t>
            </w:r>
          </w:p>
        </w:tc>
        <w:tc>
          <w:tcPr>
            <w:tcW w:w="9043" w:type="dxa"/>
          </w:tcPr>
          <w:p w14:paraId="706F41F4" w14:textId="77777777" w:rsidR="00B27F3F" w:rsidRPr="00437FEA" w:rsidRDefault="0076066B" w:rsidP="00033784">
            <w:pPr>
              <w:rPr>
                <w:sz w:val="20"/>
                <w:szCs w:val="14"/>
              </w:rPr>
            </w:pPr>
            <w:r>
              <w:rPr>
                <w:sz w:val="20"/>
                <w:szCs w:val="14"/>
              </w:rPr>
              <w:t xml:space="preserve">Preparing </w:t>
            </w:r>
            <w:r w:rsidR="00C31F42">
              <w:rPr>
                <w:sz w:val="20"/>
                <w:szCs w:val="14"/>
              </w:rPr>
              <w:t>and maintaining a stream</w:t>
            </w:r>
          </w:p>
        </w:tc>
      </w:tr>
    </w:tbl>
    <w:p w14:paraId="3F365C9D" w14:textId="77777777" w:rsidR="00F86DDA" w:rsidRDefault="00F86DDA"/>
    <w:tbl>
      <w:tblPr>
        <w:tblStyle w:val="TableGrid"/>
        <w:tblW w:w="0" w:type="auto"/>
        <w:tblLook w:val="04A0" w:firstRow="1" w:lastRow="0" w:firstColumn="1" w:lastColumn="0" w:noHBand="0" w:noVBand="1"/>
      </w:tblPr>
      <w:tblGrid>
        <w:gridCol w:w="1413"/>
        <w:gridCol w:w="9043"/>
      </w:tblGrid>
      <w:tr w:rsidR="00B27F3F" w:rsidRPr="00437FEA" w14:paraId="342DF4D5" w14:textId="77777777" w:rsidTr="00A56331">
        <w:trPr>
          <w:trHeight w:val="11276"/>
        </w:trPr>
        <w:tc>
          <w:tcPr>
            <w:tcW w:w="1413" w:type="dxa"/>
          </w:tcPr>
          <w:p w14:paraId="238BD7D1" w14:textId="77777777" w:rsidR="00B27F3F" w:rsidRPr="0031189A" w:rsidRDefault="00B27F3F" w:rsidP="00033784">
            <w:pPr>
              <w:rPr>
                <w:sz w:val="20"/>
                <w:szCs w:val="14"/>
              </w:rPr>
            </w:pPr>
            <w:r w:rsidRPr="0031189A">
              <w:rPr>
                <w:sz w:val="20"/>
                <w:szCs w:val="14"/>
              </w:rPr>
              <w:t>Description and workflow</w:t>
            </w:r>
          </w:p>
        </w:tc>
        <w:tc>
          <w:tcPr>
            <w:tcW w:w="9043" w:type="dxa"/>
          </w:tcPr>
          <w:p w14:paraId="46E32C2A" w14:textId="77777777" w:rsidR="00BC1FF2" w:rsidRDefault="00922CD6"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453040">
              <w:rPr>
                <w:rFonts w:eastAsia="Times New Roman"/>
                <w:sz w:val="20"/>
                <w:szCs w:val="14"/>
              </w:rPr>
              <w:t>s</w:t>
            </w:r>
            <w:r>
              <w:rPr>
                <w:rFonts w:eastAsia="Times New Roman"/>
                <w:sz w:val="20"/>
                <w:szCs w:val="14"/>
              </w:rPr>
              <w:t>tream</w:t>
            </w:r>
            <w:r w:rsidR="00453040">
              <w:rPr>
                <w:rFonts w:eastAsia="Times New Roman"/>
                <w:sz w:val="20"/>
                <w:szCs w:val="14"/>
              </w:rPr>
              <w:t xml:space="preserve"> type</w:t>
            </w:r>
            <w:r>
              <w:rPr>
                <w:rFonts w:eastAsia="Times New Roman"/>
                <w:sz w:val="20"/>
                <w:szCs w:val="14"/>
              </w:rPr>
              <w:t xml:space="preserve"> is added to the </w:t>
            </w:r>
            <w:r w:rsidR="0017107F">
              <w:rPr>
                <w:rFonts w:eastAsia="Times New Roman"/>
                <w:sz w:val="20"/>
                <w:szCs w:val="14"/>
              </w:rPr>
              <w:t xml:space="preserve">supported-stream-type </w:t>
            </w:r>
            <w:r w:rsidR="00BC1FF2">
              <w:rPr>
                <w:rFonts w:eastAsia="Times New Roman"/>
                <w:sz w:val="20"/>
                <w:szCs w:val="14"/>
              </w:rPr>
              <w:t>structure if not already listed</w:t>
            </w:r>
            <w:r w:rsidR="004D3610">
              <w:rPr>
                <w:rFonts w:eastAsia="Times New Roman"/>
                <w:sz w:val="20"/>
                <w:szCs w:val="14"/>
              </w:rPr>
              <w:t>.</w:t>
            </w:r>
          </w:p>
          <w:p w14:paraId="14222CCA" w14:textId="1E607A22" w:rsidR="004D2DDA" w:rsidRDefault="004D2DDA"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The </w:t>
            </w:r>
            <w:r w:rsidR="00D51CB2">
              <w:rPr>
                <w:rFonts w:eastAsia="Times New Roman"/>
                <w:sz w:val="20"/>
                <w:szCs w:val="14"/>
              </w:rPr>
              <w:t>data shall</w:t>
            </w:r>
            <w:r>
              <w:rPr>
                <w:rFonts w:eastAsia="Times New Roman"/>
                <w:sz w:val="20"/>
                <w:szCs w:val="14"/>
              </w:rPr>
              <w:t xml:space="preserve"> comply with </w:t>
            </w:r>
            <w:r w:rsidR="00903CF8">
              <w:rPr>
                <w:rFonts w:eastAsia="Times New Roman"/>
                <w:sz w:val="20"/>
                <w:szCs w:val="14"/>
              </w:rPr>
              <w:t xml:space="preserve">the structure set out in </w:t>
            </w:r>
            <w:r w:rsidR="00453040">
              <w:rPr>
                <w:rFonts w:eastAsia="Times New Roman"/>
                <w:sz w:val="20"/>
                <w:szCs w:val="14"/>
              </w:rPr>
              <w:t xml:space="preserve">section </w:t>
            </w:r>
            <w:r w:rsidR="009F20E6">
              <w:rPr>
                <w:rFonts w:eastAsia="Times New Roman"/>
                <w:sz w:val="20"/>
                <w:szCs w:val="14"/>
              </w:rPr>
              <w:fldChar w:fldCharType="begin"/>
            </w:r>
            <w:r w:rsidR="009F20E6">
              <w:rPr>
                <w:rFonts w:eastAsia="Times New Roman"/>
                <w:sz w:val="20"/>
                <w:szCs w:val="14"/>
              </w:rPr>
              <w:instrText xml:space="preserve"> REF _Ref52524766 \r \h </w:instrText>
            </w:r>
            <w:r w:rsidR="009F20E6">
              <w:rPr>
                <w:rFonts w:eastAsia="Times New Roman"/>
                <w:sz w:val="20"/>
                <w:szCs w:val="14"/>
              </w:rPr>
            </w:r>
            <w:r w:rsidR="009F20E6">
              <w:rPr>
                <w:rFonts w:eastAsia="Times New Roman"/>
                <w:sz w:val="20"/>
                <w:szCs w:val="14"/>
              </w:rPr>
              <w:fldChar w:fldCharType="separate"/>
            </w:r>
            <w:r w:rsidR="00916DFC">
              <w:rPr>
                <w:rFonts w:eastAsia="Times New Roman"/>
                <w:sz w:val="20"/>
                <w:szCs w:val="14"/>
              </w:rPr>
              <w:t>3.7.1</w:t>
            </w:r>
            <w:r w:rsidR="009F20E6">
              <w:rPr>
                <w:rFonts w:eastAsia="Times New Roman"/>
                <w:sz w:val="20"/>
                <w:szCs w:val="14"/>
              </w:rPr>
              <w:fldChar w:fldCharType="end"/>
            </w:r>
          </w:p>
          <w:p w14:paraId="7E1CF993" w14:textId="77777777" w:rsidR="0031189A" w:rsidRDefault="0031189A"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t>
            </w:r>
            <w:r w:rsidR="00642C20">
              <w:rPr>
                <w:rFonts w:eastAsia="Times New Roman"/>
                <w:sz w:val="20"/>
                <w:szCs w:val="14"/>
              </w:rPr>
              <w:t>creates a stream for a specific information source</w:t>
            </w:r>
            <w:r w:rsidR="004D3610">
              <w:rPr>
                <w:rFonts w:eastAsia="Times New Roman"/>
                <w:sz w:val="20"/>
                <w:szCs w:val="14"/>
              </w:rPr>
              <w:t>.</w:t>
            </w:r>
          </w:p>
          <w:p w14:paraId="389F8572" w14:textId="77777777" w:rsidR="004F1D6C" w:rsidRDefault="004F1D6C"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453040">
              <w:rPr>
                <w:rFonts w:eastAsia="Times New Roman"/>
                <w:sz w:val="20"/>
                <w:szCs w:val="14"/>
              </w:rPr>
              <w:t>s</w:t>
            </w:r>
            <w:r>
              <w:rPr>
                <w:rFonts w:eastAsia="Times New Roman"/>
                <w:sz w:val="20"/>
                <w:szCs w:val="14"/>
              </w:rPr>
              <w:t>tream is add</w:t>
            </w:r>
            <w:r w:rsidR="004D3610">
              <w:rPr>
                <w:rFonts w:eastAsia="Times New Roman"/>
                <w:sz w:val="20"/>
                <w:szCs w:val="14"/>
              </w:rPr>
              <w:t>ed</w:t>
            </w:r>
            <w:r w:rsidR="00C0229A">
              <w:rPr>
                <w:rFonts w:eastAsia="Times New Roman"/>
                <w:sz w:val="20"/>
                <w:szCs w:val="14"/>
              </w:rPr>
              <w:t xml:space="preserve"> to </w:t>
            </w:r>
            <w:r w:rsidR="00C43666">
              <w:rPr>
                <w:rFonts w:eastAsia="Times New Roman"/>
                <w:sz w:val="20"/>
                <w:szCs w:val="14"/>
              </w:rPr>
              <w:t>the available-stream structure with a stream</w:t>
            </w:r>
            <w:r w:rsidR="00770BCE">
              <w:rPr>
                <w:rFonts w:eastAsia="Times New Roman"/>
                <w:sz w:val="20"/>
                <w:szCs w:val="14"/>
              </w:rPr>
              <w:t>-</w:t>
            </w:r>
            <w:r w:rsidR="00C43666">
              <w:rPr>
                <w:rFonts w:eastAsia="Times New Roman"/>
                <w:sz w:val="20"/>
                <w:szCs w:val="14"/>
              </w:rPr>
              <w:t>state of “ALIGNING”</w:t>
            </w:r>
            <w:r w:rsidR="004D3610">
              <w:rPr>
                <w:rFonts w:eastAsia="Times New Roman"/>
                <w:sz w:val="20"/>
                <w:szCs w:val="14"/>
              </w:rPr>
              <w:t>.</w:t>
            </w:r>
          </w:p>
          <w:p w14:paraId="5ACF48CB" w14:textId="339EE5C0" w:rsidR="00894B6D" w:rsidRDefault="00894B6D"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The </w:t>
            </w:r>
            <w:r w:rsidR="00D51CB2">
              <w:rPr>
                <w:rFonts w:eastAsia="Times New Roman"/>
                <w:sz w:val="20"/>
                <w:szCs w:val="14"/>
              </w:rPr>
              <w:t>data shall</w:t>
            </w:r>
            <w:r>
              <w:rPr>
                <w:rFonts w:eastAsia="Times New Roman"/>
                <w:sz w:val="20"/>
                <w:szCs w:val="14"/>
              </w:rPr>
              <w:t xml:space="preserve"> comply with the structure set out in</w:t>
            </w:r>
            <w:r w:rsidR="00453040">
              <w:rPr>
                <w:rFonts w:eastAsia="Times New Roman"/>
                <w:sz w:val="20"/>
                <w:szCs w:val="14"/>
              </w:rPr>
              <w:t xml:space="preserve"> section</w:t>
            </w:r>
            <w:r>
              <w:rPr>
                <w:rFonts w:eastAsia="Times New Roman"/>
                <w:sz w:val="20"/>
                <w:szCs w:val="14"/>
              </w:rPr>
              <w:t xml:space="preserve"> </w:t>
            </w:r>
            <w:r>
              <w:rPr>
                <w:rFonts w:eastAsia="Times New Roman"/>
                <w:sz w:val="20"/>
                <w:szCs w:val="14"/>
              </w:rPr>
              <w:fldChar w:fldCharType="begin"/>
            </w:r>
            <w:r>
              <w:rPr>
                <w:rFonts w:eastAsia="Times New Roman"/>
                <w:sz w:val="20"/>
                <w:szCs w:val="14"/>
              </w:rPr>
              <w:instrText xml:space="preserve"> REF _Ref52524816 \r \h </w:instrText>
            </w:r>
            <w:r>
              <w:rPr>
                <w:rFonts w:eastAsia="Times New Roman"/>
                <w:sz w:val="20"/>
                <w:szCs w:val="14"/>
              </w:rPr>
            </w:r>
            <w:r>
              <w:rPr>
                <w:rFonts w:eastAsia="Times New Roman"/>
                <w:sz w:val="20"/>
                <w:szCs w:val="14"/>
              </w:rPr>
              <w:fldChar w:fldCharType="separate"/>
            </w:r>
            <w:r w:rsidR="00916DFC">
              <w:rPr>
                <w:rFonts w:eastAsia="Times New Roman"/>
                <w:sz w:val="20"/>
                <w:szCs w:val="14"/>
              </w:rPr>
              <w:t>3.7.2</w:t>
            </w:r>
            <w:r>
              <w:rPr>
                <w:rFonts w:eastAsia="Times New Roman"/>
                <w:sz w:val="20"/>
                <w:szCs w:val="14"/>
              </w:rPr>
              <w:fldChar w:fldCharType="end"/>
            </w:r>
          </w:p>
          <w:p w14:paraId="5D28808A" w14:textId="77777777" w:rsidR="006132B8" w:rsidRDefault="006132B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A client may connect to the stream from </w:t>
            </w:r>
            <w:r w:rsidR="00C21864">
              <w:rPr>
                <w:rFonts w:eastAsia="Times New Roman"/>
                <w:sz w:val="20"/>
                <w:szCs w:val="14"/>
              </w:rPr>
              <w:t>this moment</w:t>
            </w:r>
            <w:r>
              <w:rPr>
                <w:rFonts w:eastAsia="Times New Roman"/>
                <w:sz w:val="20"/>
                <w:szCs w:val="14"/>
              </w:rPr>
              <w:t xml:space="preserve"> on</w:t>
            </w:r>
          </w:p>
          <w:p w14:paraId="75D82471" w14:textId="77777777" w:rsidR="007B0ADE" w:rsidRDefault="007B0ADE"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In this state no records will be streamed</w:t>
            </w:r>
            <w:r w:rsidR="006132B8">
              <w:rPr>
                <w:rFonts w:eastAsia="Times New Roman"/>
                <w:sz w:val="20"/>
                <w:szCs w:val="14"/>
              </w:rPr>
              <w:t xml:space="preserve"> to a connected client</w:t>
            </w:r>
          </w:p>
          <w:p w14:paraId="7FFAFBFB" w14:textId="77777777" w:rsidR="0064016A" w:rsidRDefault="0064016A"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populates the stream from internal stores of current state and change</w:t>
            </w:r>
            <w:r w:rsidR="004D3610">
              <w:rPr>
                <w:rFonts w:eastAsia="Times New Roman"/>
                <w:sz w:val="20"/>
                <w:szCs w:val="14"/>
              </w:rPr>
              <w:t>.</w:t>
            </w:r>
          </w:p>
          <w:p w14:paraId="5AA1D2FA" w14:textId="57EB8B52" w:rsidR="00894B6D" w:rsidRDefault="00894B6D"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The </w:t>
            </w:r>
            <w:r w:rsidR="00D51CB2">
              <w:rPr>
                <w:rFonts w:eastAsia="Times New Roman"/>
                <w:sz w:val="20"/>
                <w:szCs w:val="14"/>
              </w:rPr>
              <w:t>data shall</w:t>
            </w:r>
            <w:r>
              <w:rPr>
                <w:rFonts w:eastAsia="Times New Roman"/>
                <w:sz w:val="20"/>
                <w:szCs w:val="14"/>
              </w:rPr>
              <w:t xml:space="preserve"> comply with the </w:t>
            </w:r>
            <w:r w:rsidR="00D51CB2">
              <w:rPr>
                <w:rFonts w:eastAsia="Times New Roman"/>
                <w:sz w:val="20"/>
                <w:szCs w:val="14"/>
              </w:rPr>
              <w:t>structure set out in</w:t>
            </w:r>
            <w:r w:rsidR="00453040">
              <w:rPr>
                <w:rFonts w:eastAsia="Times New Roman"/>
                <w:sz w:val="20"/>
                <w:szCs w:val="14"/>
              </w:rPr>
              <w:t xml:space="preserve"> section</w:t>
            </w:r>
            <w:r w:rsidR="00D51CB2">
              <w:rPr>
                <w:rFonts w:eastAsia="Times New Roman"/>
                <w:sz w:val="20"/>
                <w:szCs w:val="14"/>
              </w:rPr>
              <w:t xml:space="preserve"> </w:t>
            </w:r>
            <w:r w:rsidR="00394638">
              <w:rPr>
                <w:rFonts w:eastAsia="Times New Roman"/>
                <w:sz w:val="20"/>
                <w:szCs w:val="14"/>
              </w:rPr>
              <w:fldChar w:fldCharType="begin"/>
            </w:r>
            <w:r w:rsidR="00394638">
              <w:rPr>
                <w:rFonts w:eastAsia="Times New Roman"/>
                <w:sz w:val="20"/>
                <w:szCs w:val="14"/>
              </w:rPr>
              <w:instrText xml:space="preserve"> REF _Ref52524956 \r \h </w:instrText>
            </w:r>
            <w:r w:rsidR="00394638">
              <w:rPr>
                <w:rFonts w:eastAsia="Times New Roman"/>
                <w:sz w:val="20"/>
                <w:szCs w:val="14"/>
              </w:rPr>
            </w:r>
            <w:r w:rsidR="00394638">
              <w:rPr>
                <w:rFonts w:eastAsia="Times New Roman"/>
                <w:sz w:val="20"/>
                <w:szCs w:val="14"/>
              </w:rPr>
              <w:fldChar w:fldCharType="separate"/>
            </w:r>
            <w:r w:rsidR="00916DFC">
              <w:rPr>
                <w:rFonts w:eastAsia="Times New Roman"/>
                <w:sz w:val="20"/>
                <w:szCs w:val="14"/>
              </w:rPr>
              <w:t>3.10</w:t>
            </w:r>
            <w:r w:rsidR="00394638">
              <w:rPr>
                <w:rFonts w:eastAsia="Times New Roman"/>
                <w:sz w:val="20"/>
                <w:szCs w:val="14"/>
              </w:rPr>
              <w:fldChar w:fldCharType="end"/>
            </w:r>
          </w:p>
          <w:p w14:paraId="0D27B856" w14:textId="77777777" w:rsidR="0064016A" w:rsidRDefault="004A520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[example] </w:t>
            </w:r>
            <w:r w:rsidR="0064016A">
              <w:rPr>
                <w:rFonts w:eastAsia="Times New Roman"/>
                <w:sz w:val="20"/>
                <w:szCs w:val="14"/>
              </w:rPr>
              <w:t xml:space="preserve">If the </w:t>
            </w:r>
            <w:r w:rsidR="00F03C9D">
              <w:rPr>
                <w:rFonts w:eastAsia="Times New Roman"/>
                <w:sz w:val="20"/>
                <w:szCs w:val="14"/>
              </w:rPr>
              <w:t>provider</w:t>
            </w:r>
            <w:r w:rsidR="0064016A">
              <w:rPr>
                <w:rFonts w:eastAsia="Times New Roman"/>
                <w:sz w:val="20"/>
                <w:szCs w:val="14"/>
              </w:rPr>
              <w:t xml:space="preserve"> uses </w:t>
            </w:r>
            <w:r w:rsidR="00361874">
              <w:rPr>
                <w:rFonts w:eastAsia="Times New Roman"/>
                <w:sz w:val="20"/>
                <w:szCs w:val="14"/>
              </w:rPr>
              <w:t>compacted</w:t>
            </w:r>
            <w:r w:rsidR="00AD0951">
              <w:rPr>
                <w:rFonts w:eastAsia="Times New Roman"/>
                <w:sz w:val="20"/>
                <w:szCs w:val="14"/>
              </w:rPr>
              <w:t>-l</w:t>
            </w:r>
            <w:r w:rsidR="00361874">
              <w:rPr>
                <w:rFonts w:eastAsia="Times New Roman"/>
                <w:sz w:val="20"/>
                <w:szCs w:val="14"/>
              </w:rPr>
              <w:t>og</w:t>
            </w:r>
            <w:r w:rsidR="00AD0951">
              <w:rPr>
                <w:rFonts w:eastAsia="Times New Roman"/>
                <w:sz w:val="20"/>
                <w:szCs w:val="14"/>
              </w:rPr>
              <w:t>-</w:t>
            </w:r>
            <w:r w:rsidR="00361874">
              <w:rPr>
                <w:rFonts w:eastAsia="Times New Roman"/>
                <w:sz w:val="20"/>
                <w:szCs w:val="14"/>
              </w:rPr>
              <w:t xml:space="preserve">based </w:t>
            </w:r>
            <w:r w:rsidR="0064016A">
              <w:rPr>
                <w:rFonts w:eastAsia="Times New Roman"/>
                <w:sz w:val="20"/>
                <w:szCs w:val="14"/>
              </w:rPr>
              <w:t xml:space="preserve">streams internally, this may simply be connecting to the </w:t>
            </w:r>
            <w:r w:rsidR="00361874">
              <w:rPr>
                <w:rFonts w:eastAsia="Times New Roman"/>
                <w:sz w:val="20"/>
                <w:szCs w:val="14"/>
              </w:rPr>
              <w:t>appropriate internal streams from the oldest record and performing necessary transformations to form</w:t>
            </w:r>
            <w:r w:rsidR="00000932">
              <w:rPr>
                <w:rFonts w:eastAsia="Times New Roman"/>
                <w:sz w:val="20"/>
                <w:szCs w:val="14"/>
              </w:rPr>
              <w:t xml:space="preserve"> the</w:t>
            </w:r>
            <w:r w:rsidR="00955F8B">
              <w:rPr>
                <w:rFonts w:eastAsia="Times New Roman"/>
                <w:sz w:val="20"/>
                <w:szCs w:val="14"/>
              </w:rPr>
              <w:t xml:space="preserve"> TAPI</w:t>
            </w:r>
            <w:r w:rsidR="00000932">
              <w:rPr>
                <w:rFonts w:eastAsia="Times New Roman"/>
                <w:sz w:val="20"/>
                <w:szCs w:val="14"/>
              </w:rPr>
              <w:t xml:space="preserve"> stream content</w:t>
            </w:r>
            <w:r w:rsidR="004D3610">
              <w:rPr>
                <w:rFonts w:eastAsia="Times New Roman"/>
                <w:sz w:val="20"/>
                <w:szCs w:val="14"/>
              </w:rPr>
              <w:t>.</w:t>
            </w:r>
          </w:p>
          <w:p w14:paraId="47D763DA" w14:textId="77777777" w:rsidR="003354DF" w:rsidRDefault="004A520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[example] </w:t>
            </w:r>
            <w:r w:rsidR="00AD0951">
              <w:rPr>
                <w:rFonts w:eastAsia="Times New Roman"/>
                <w:sz w:val="20"/>
                <w:szCs w:val="14"/>
              </w:rPr>
              <w:t xml:space="preserve">If the </w:t>
            </w:r>
            <w:r w:rsidR="00F03C9D">
              <w:rPr>
                <w:rFonts w:eastAsia="Times New Roman"/>
                <w:sz w:val="20"/>
                <w:szCs w:val="14"/>
              </w:rPr>
              <w:t>provider</w:t>
            </w:r>
            <w:r w:rsidR="00131C5C">
              <w:rPr>
                <w:rFonts w:eastAsia="Times New Roman"/>
                <w:sz w:val="20"/>
                <w:szCs w:val="14"/>
              </w:rPr>
              <w:t>, internally,</w:t>
            </w:r>
            <w:r w:rsidR="00AD0951">
              <w:rPr>
                <w:rFonts w:eastAsia="Times New Roman"/>
                <w:sz w:val="20"/>
                <w:szCs w:val="14"/>
              </w:rPr>
              <w:t xml:space="preserve"> uses a current state repository with a </w:t>
            </w:r>
            <w:r w:rsidR="001B155E">
              <w:rPr>
                <w:rFonts w:eastAsia="Times New Roman"/>
                <w:sz w:val="20"/>
                <w:szCs w:val="14"/>
              </w:rPr>
              <w:t>truncated stream of changes</w:t>
            </w:r>
            <w:r w:rsidR="007A1229">
              <w:rPr>
                <w:rFonts w:eastAsia="Times New Roman"/>
                <w:sz w:val="20"/>
                <w:szCs w:val="14"/>
              </w:rPr>
              <w:t>,</w:t>
            </w:r>
            <w:r w:rsidR="001B155E">
              <w:rPr>
                <w:rFonts w:eastAsia="Times New Roman"/>
                <w:sz w:val="20"/>
                <w:szCs w:val="14"/>
              </w:rPr>
              <w:t xml:space="preserve"> then it will populate the stream with appropriately transformed current state </w:t>
            </w:r>
            <w:r w:rsidR="00AB6300">
              <w:rPr>
                <w:rFonts w:eastAsia="Times New Roman"/>
                <w:sz w:val="20"/>
                <w:szCs w:val="14"/>
              </w:rPr>
              <w:t xml:space="preserve">followed by recent changes. </w:t>
            </w:r>
          </w:p>
          <w:p w14:paraId="2D1E8D45" w14:textId="77777777" w:rsidR="00AD0951" w:rsidRDefault="00347584"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I</w:t>
            </w:r>
            <w:r w:rsidR="003354DF">
              <w:rPr>
                <w:rFonts w:eastAsia="Times New Roman"/>
                <w:sz w:val="20"/>
                <w:szCs w:val="14"/>
              </w:rPr>
              <w:t xml:space="preserve">t is possible that the current state repository does not </w:t>
            </w:r>
            <w:r w:rsidR="005451E8">
              <w:rPr>
                <w:rFonts w:eastAsia="Times New Roman"/>
                <w:sz w:val="20"/>
                <w:szCs w:val="14"/>
              </w:rPr>
              <w:t xml:space="preserve">record </w:t>
            </w:r>
            <w:r w:rsidR="003354DF">
              <w:rPr>
                <w:rFonts w:eastAsia="Times New Roman"/>
                <w:sz w:val="20"/>
                <w:szCs w:val="14"/>
              </w:rPr>
              <w:t>event tim</w:t>
            </w:r>
            <w:r w:rsidR="00955F8B">
              <w:rPr>
                <w:rFonts w:eastAsia="Times New Roman"/>
                <w:sz w:val="20"/>
                <w:szCs w:val="14"/>
              </w:rPr>
              <w:t>e</w:t>
            </w:r>
            <w:r w:rsidR="003354DF">
              <w:rPr>
                <w:rFonts w:eastAsia="Times New Roman"/>
                <w:sz w:val="20"/>
                <w:szCs w:val="14"/>
              </w:rPr>
              <w:t xml:space="preserve">. If this </w:t>
            </w:r>
            <w:r>
              <w:rPr>
                <w:rFonts w:eastAsia="Times New Roman"/>
                <w:sz w:val="20"/>
                <w:szCs w:val="14"/>
              </w:rPr>
              <w:t>is the case</w:t>
            </w:r>
            <w:r w:rsidR="007A1229">
              <w:rPr>
                <w:rFonts w:eastAsia="Times New Roman"/>
                <w:sz w:val="20"/>
                <w:szCs w:val="14"/>
              </w:rPr>
              <w:t>,</w:t>
            </w:r>
            <w:r w:rsidR="00AB6300">
              <w:rPr>
                <w:rFonts w:eastAsia="Times New Roman"/>
                <w:sz w:val="20"/>
                <w:szCs w:val="14"/>
              </w:rPr>
              <w:t xml:space="preserve"> the </w:t>
            </w:r>
            <w:r w:rsidR="005F4874">
              <w:rPr>
                <w:rFonts w:eastAsia="Times New Roman"/>
                <w:sz w:val="20"/>
                <w:szCs w:val="14"/>
              </w:rPr>
              <w:t>event-time-stamp should</w:t>
            </w:r>
            <w:r>
              <w:rPr>
                <w:rFonts w:eastAsia="Times New Roman"/>
                <w:sz w:val="20"/>
                <w:szCs w:val="14"/>
              </w:rPr>
              <w:t xml:space="preserve"> </w:t>
            </w:r>
            <w:r w:rsidR="003A54AC">
              <w:rPr>
                <w:rFonts w:eastAsia="Times New Roman"/>
                <w:sz w:val="20"/>
                <w:szCs w:val="14"/>
              </w:rPr>
              <w:t xml:space="preserve">take advantage of the </w:t>
            </w:r>
            <w:r w:rsidR="00F72DEF">
              <w:rPr>
                <w:rFonts w:eastAsia="Times New Roman"/>
                <w:sz w:val="20"/>
                <w:szCs w:val="14"/>
              </w:rPr>
              <w:t>approx-</w:t>
            </w:r>
            <w:r w:rsidR="009A21CF">
              <w:rPr>
                <w:rFonts w:eastAsia="Times New Roman"/>
                <w:sz w:val="20"/>
                <w:szCs w:val="14"/>
              </w:rPr>
              <w:t>date-and-time structure</w:t>
            </w:r>
            <w:r w:rsidR="00D066B1">
              <w:rPr>
                <w:rFonts w:eastAsia="Times New Roman"/>
                <w:sz w:val="20"/>
                <w:szCs w:val="14"/>
              </w:rPr>
              <w:t xml:space="preserve">. The event-time-stamp should be the same as the </w:t>
            </w:r>
            <w:r w:rsidR="005451E8">
              <w:rPr>
                <w:rFonts w:eastAsia="Times New Roman"/>
                <w:sz w:val="20"/>
                <w:szCs w:val="14"/>
              </w:rPr>
              <w:t>log-append-time-stamp with the spread set to “BEFORE”.</w:t>
            </w:r>
          </w:p>
          <w:p w14:paraId="081E5933" w14:textId="4E1A2635" w:rsidR="005451E8" w:rsidRDefault="0030211F"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Assuming the log has settings as per the example set out in</w:t>
            </w:r>
            <w:r w:rsidR="0060263C">
              <w:rPr>
                <w:rFonts w:eastAsia="Times New Roman"/>
                <w:sz w:val="20"/>
                <w:szCs w:val="14"/>
              </w:rPr>
              <w:t xml:space="preserve"> </w:t>
            </w:r>
            <w:r w:rsidR="0060263C">
              <w:rPr>
                <w:rFonts w:eastAsia="Times New Roman"/>
                <w:sz w:val="20"/>
                <w:szCs w:val="14"/>
              </w:rPr>
              <w:fldChar w:fldCharType="begin"/>
            </w:r>
            <w:r w:rsidR="0060263C">
              <w:rPr>
                <w:rFonts w:eastAsia="Times New Roman"/>
                <w:sz w:val="20"/>
                <w:szCs w:val="14"/>
              </w:rPr>
              <w:instrText xml:space="preserve"> REF _Ref116572805 \r \h </w:instrText>
            </w:r>
            <w:r w:rsidR="0060263C">
              <w:rPr>
                <w:rFonts w:eastAsia="Times New Roman"/>
                <w:sz w:val="20"/>
                <w:szCs w:val="14"/>
              </w:rPr>
            </w:r>
            <w:r w:rsidR="0060263C">
              <w:rPr>
                <w:rFonts w:eastAsia="Times New Roman"/>
                <w:sz w:val="20"/>
                <w:szCs w:val="14"/>
              </w:rPr>
              <w:fldChar w:fldCharType="separate"/>
            </w:r>
            <w:r w:rsidR="00916DFC">
              <w:rPr>
                <w:rFonts w:eastAsia="Times New Roman"/>
                <w:sz w:val="20"/>
                <w:szCs w:val="14"/>
              </w:rPr>
              <w:t>7.2.2</w:t>
            </w:r>
            <w:r w:rsidR="0060263C">
              <w:rPr>
                <w:rFonts w:eastAsia="Times New Roman"/>
                <w:sz w:val="20"/>
                <w:szCs w:val="14"/>
              </w:rPr>
              <w:fldChar w:fldCharType="end"/>
            </w:r>
            <w:r w:rsidR="0060263C">
              <w:rPr>
                <w:rFonts w:eastAsia="Times New Roman"/>
                <w:sz w:val="20"/>
                <w:szCs w:val="14"/>
              </w:rPr>
              <w:t xml:space="preserve"> </w:t>
            </w:r>
            <w:r w:rsidR="0060263C" w:rsidRPr="004C732D">
              <w:rPr>
                <w:rFonts w:eastAsia="Times New Roman"/>
                <w:sz w:val="20"/>
                <w:szCs w:val="20"/>
              </w:rPr>
              <w:fldChar w:fldCharType="begin"/>
            </w:r>
            <w:r w:rsidR="0060263C" w:rsidRPr="004C732D">
              <w:rPr>
                <w:rFonts w:eastAsia="Times New Roman"/>
                <w:sz w:val="20"/>
                <w:szCs w:val="20"/>
              </w:rPr>
              <w:instrText xml:space="preserve"> REF _Ref116572810 \h </w:instrText>
            </w:r>
            <w:r w:rsidR="004C732D">
              <w:rPr>
                <w:rFonts w:eastAsia="Times New Roman"/>
                <w:sz w:val="20"/>
                <w:szCs w:val="20"/>
              </w:rPr>
              <w:instrText xml:space="preserve"> \* MERGEFORMAT </w:instrText>
            </w:r>
            <w:r w:rsidR="0060263C" w:rsidRPr="004C732D">
              <w:rPr>
                <w:rFonts w:eastAsia="Times New Roman"/>
                <w:sz w:val="20"/>
                <w:szCs w:val="20"/>
              </w:rPr>
            </w:r>
            <w:r w:rsidR="0060263C" w:rsidRPr="004C732D">
              <w:rPr>
                <w:rFonts w:eastAsia="Times New Roman"/>
                <w:sz w:val="20"/>
                <w:szCs w:val="20"/>
              </w:rPr>
              <w:fldChar w:fldCharType="separate"/>
            </w:r>
            <w:r w:rsidR="00916DFC" w:rsidRPr="00916DFC">
              <w:rPr>
                <w:sz w:val="20"/>
                <w:szCs w:val="20"/>
              </w:rPr>
              <w:t>Use Case ST-0.2: Discover supported and available streams, then select available streams</w:t>
            </w:r>
            <w:r w:rsidR="0060263C" w:rsidRPr="004C732D">
              <w:rPr>
                <w:rFonts w:eastAsia="Times New Roman"/>
                <w:sz w:val="20"/>
                <w:szCs w:val="20"/>
              </w:rPr>
              <w:fldChar w:fldCharType="end"/>
            </w:r>
            <w:r w:rsidR="0060263C" w:rsidRPr="004C732D">
              <w:rPr>
                <w:rFonts w:eastAsia="Times New Roman"/>
                <w:sz w:val="20"/>
                <w:szCs w:val="20"/>
              </w:rPr>
              <w:t xml:space="preserve"> on </w:t>
            </w:r>
            <w:r w:rsidR="0060263C">
              <w:rPr>
                <w:rFonts w:eastAsia="Times New Roman"/>
                <w:sz w:val="20"/>
                <w:szCs w:val="14"/>
              </w:rPr>
              <w:t xml:space="preserve">page </w:t>
            </w:r>
            <w:r w:rsidR="0060263C">
              <w:rPr>
                <w:rFonts w:eastAsia="Times New Roman"/>
                <w:sz w:val="20"/>
                <w:szCs w:val="14"/>
              </w:rPr>
              <w:fldChar w:fldCharType="begin"/>
            </w:r>
            <w:r w:rsidR="0060263C">
              <w:rPr>
                <w:rFonts w:eastAsia="Times New Roman"/>
                <w:sz w:val="20"/>
                <w:szCs w:val="14"/>
              </w:rPr>
              <w:instrText xml:space="preserve"> PAGEREF _Ref116572816 \h </w:instrText>
            </w:r>
            <w:r w:rsidR="0060263C">
              <w:rPr>
                <w:rFonts w:eastAsia="Times New Roman"/>
                <w:sz w:val="20"/>
                <w:szCs w:val="14"/>
              </w:rPr>
            </w:r>
            <w:r w:rsidR="0060263C">
              <w:rPr>
                <w:rFonts w:eastAsia="Times New Roman"/>
                <w:sz w:val="20"/>
                <w:szCs w:val="14"/>
              </w:rPr>
              <w:fldChar w:fldCharType="separate"/>
            </w:r>
            <w:r w:rsidR="00916DFC">
              <w:rPr>
                <w:rFonts w:eastAsia="Times New Roman"/>
                <w:noProof/>
                <w:sz w:val="20"/>
                <w:szCs w:val="14"/>
              </w:rPr>
              <w:t>91</w:t>
            </w:r>
            <w:r w:rsidR="0060263C">
              <w:rPr>
                <w:rFonts w:eastAsia="Times New Roman"/>
                <w:sz w:val="20"/>
                <w:szCs w:val="14"/>
              </w:rPr>
              <w:fldChar w:fldCharType="end"/>
            </w:r>
            <w:r>
              <w:rPr>
                <w:rFonts w:eastAsia="Times New Roman"/>
                <w:sz w:val="20"/>
                <w:szCs w:val="14"/>
              </w:rPr>
              <w:t xml:space="preserve"> (COMPACTED, WHOLE_ENTITY</w:t>
            </w:r>
            <w:r w:rsidR="006355AF">
              <w:rPr>
                <w:rFonts w:eastAsia="Times New Roman"/>
                <w:sz w:val="20"/>
                <w:szCs w:val="14"/>
              </w:rPr>
              <w:t xml:space="preserve"> </w:t>
            </w:r>
            <w:r w:rsidR="00F345B8">
              <w:rPr>
                <w:rFonts w:eastAsia="Times New Roman"/>
                <w:sz w:val="20"/>
                <w:szCs w:val="14"/>
              </w:rPr>
              <w:t>or CHANGE_ONLY</w:t>
            </w:r>
            <w:r>
              <w:rPr>
                <w:rFonts w:eastAsia="Times New Roman"/>
                <w:sz w:val="20"/>
                <w:szCs w:val="14"/>
              </w:rPr>
              <w:t xml:space="preserve"> and ON_CHANGE), </w:t>
            </w:r>
            <w:r w:rsidR="0060263C">
              <w:rPr>
                <w:rFonts w:eastAsia="Times New Roman"/>
                <w:sz w:val="20"/>
                <w:szCs w:val="14"/>
              </w:rPr>
              <w:t>f</w:t>
            </w:r>
            <w:r w:rsidR="005451E8">
              <w:rPr>
                <w:rFonts w:eastAsia="Times New Roman"/>
                <w:sz w:val="20"/>
                <w:szCs w:val="14"/>
              </w:rPr>
              <w:t xml:space="preserve">or </w:t>
            </w:r>
            <w:r w:rsidR="00E0083F">
              <w:rPr>
                <w:rFonts w:eastAsia="Times New Roman"/>
                <w:sz w:val="20"/>
                <w:szCs w:val="14"/>
              </w:rPr>
              <w:t xml:space="preserve">current state </w:t>
            </w:r>
            <w:r w:rsidR="00A30A57">
              <w:rPr>
                <w:rFonts w:eastAsia="Times New Roman"/>
                <w:sz w:val="20"/>
                <w:szCs w:val="14"/>
              </w:rPr>
              <w:t xml:space="preserve">and for change notifications </w:t>
            </w:r>
            <w:r w:rsidR="00E0083F">
              <w:rPr>
                <w:rFonts w:eastAsia="Times New Roman"/>
                <w:sz w:val="20"/>
                <w:szCs w:val="14"/>
              </w:rPr>
              <w:t xml:space="preserve">the </w:t>
            </w:r>
            <w:r w:rsidR="00F03C9D">
              <w:rPr>
                <w:rFonts w:eastAsia="Times New Roman"/>
                <w:sz w:val="20"/>
                <w:szCs w:val="14"/>
              </w:rPr>
              <w:t>provider</w:t>
            </w:r>
            <w:r w:rsidR="00E0083F">
              <w:rPr>
                <w:rFonts w:eastAsia="Times New Roman"/>
                <w:sz w:val="20"/>
                <w:szCs w:val="14"/>
              </w:rPr>
              <w:t xml:space="preserve"> appends a </w:t>
            </w:r>
            <w:r w:rsidR="00E2324D">
              <w:rPr>
                <w:rFonts w:eastAsia="Times New Roman"/>
                <w:sz w:val="20"/>
                <w:szCs w:val="14"/>
              </w:rPr>
              <w:t>record</w:t>
            </w:r>
            <w:r w:rsidR="00D947C3">
              <w:rPr>
                <w:rFonts w:eastAsia="Times New Roman"/>
                <w:sz w:val="20"/>
                <w:szCs w:val="14"/>
              </w:rPr>
              <w:t xml:space="preserve"> of the whole entity instance</w:t>
            </w:r>
            <w:r w:rsidR="000303B6">
              <w:rPr>
                <w:rFonts w:eastAsia="Times New Roman"/>
                <w:sz w:val="20"/>
                <w:szCs w:val="14"/>
              </w:rPr>
              <w:t xml:space="preserve"> using</w:t>
            </w:r>
            <w:r w:rsidR="00D947C3">
              <w:rPr>
                <w:rFonts w:eastAsia="Times New Roman"/>
                <w:sz w:val="20"/>
                <w:szCs w:val="14"/>
              </w:rPr>
              <w:t xml:space="preserve"> </w:t>
            </w:r>
            <w:r w:rsidR="00E2324D">
              <w:rPr>
                <w:rFonts w:eastAsia="Times New Roman"/>
                <w:sz w:val="20"/>
                <w:szCs w:val="14"/>
              </w:rPr>
              <w:t xml:space="preserve">the appropriate structure for the </w:t>
            </w:r>
            <w:r w:rsidR="005B6094">
              <w:rPr>
                <w:rFonts w:eastAsia="Times New Roman"/>
                <w:sz w:val="20"/>
                <w:szCs w:val="14"/>
              </w:rPr>
              <w:t>class with:</w:t>
            </w:r>
          </w:p>
          <w:p w14:paraId="0F50B7CC" w14:textId="77777777" w:rsidR="005B6094" w:rsidRDefault="005B6094"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record-type set to CREATE_UPDATE</w:t>
            </w:r>
            <w:r w:rsidR="00702EB2">
              <w:rPr>
                <w:rFonts w:eastAsia="Times New Roman"/>
                <w:sz w:val="20"/>
                <w:szCs w:val="14"/>
              </w:rPr>
              <w:t xml:space="preserve"> etc</w:t>
            </w:r>
            <w:r w:rsidR="007A1229">
              <w:rPr>
                <w:rFonts w:eastAsia="Times New Roman"/>
                <w:sz w:val="20"/>
                <w:szCs w:val="14"/>
              </w:rPr>
              <w:t>.</w:t>
            </w:r>
          </w:p>
          <w:p w14:paraId="26A7BE6A" w14:textId="77777777" w:rsidR="00931899" w:rsidRDefault="002210CF"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record-content set to the appropriate object-class-identifier</w:t>
            </w:r>
            <w:r w:rsidR="007A1229">
              <w:rPr>
                <w:rFonts w:eastAsia="Times New Roman"/>
                <w:sz w:val="20"/>
                <w:szCs w:val="14"/>
              </w:rPr>
              <w:t>.</w:t>
            </w:r>
          </w:p>
          <w:p w14:paraId="0C40AFEB" w14:textId="77777777" w:rsidR="00710C9C" w:rsidRDefault="00530CE0"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 xml:space="preserve">entity-key set to a value appropriate for </w:t>
            </w:r>
            <w:r w:rsidR="006373DD">
              <w:rPr>
                <w:rFonts w:eastAsia="Times New Roman"/>
                <w:sz w:val="20"/>
                <w:szCs w:val="14"/>
              </w:rPr>
              <w:t xml:space="preserve">identifying instances of </w:t>
            </w:r>
            <w:r>
              <w:rPr>
                <w:rFonts w:eastAsia="Times New Roman"/>
                <w:sz w:val="20"/>
                <w:szCs w:val="14"/>
              </w:rPr>
              <w:t xml:space="preserve">the object class </w:t>
            </w:r>
            <w:r w:rsidR="0012667D">
              <w:rPr>
                <w:rFonts w:eastAsia="Times New Roman"/>
                <w:sz w:val="20"/>
                <w:szCs w:val="14"/>
              </w:rPr>
              <w:t>which may be a relative address for a local class</w:t>
            </w:r>
            <w:r w:rsidR="005B4AA3">
              <w:rPr>
                <w:rFonts w:eastAsia="Times New Roman"/>
                <w:sz w:val="20"/>
                <w:szCs w:val="14"/>
              </w:rPr>
              <w:t>, a uuid for a global class, or any value that is unique</w:t>
            </w:r>
            <w:r w:rsidR="001927E6">
              <w:rPr>
                <w:rFonts w:eastAsia="Times New Roman"/>
                <w:sz w:val="20"/>
                <w:szCs w:val="14"/>
              </w:rPr>
              <w:t>/invariant</w:t>
            </w:r>
            <w:r w:rsidR="005B4AA3">
              <w:rPr>
                <w:rFonts w:eastAsia="Times New Roman"/>
                <w:sz w:val="20"/>
                <w:szCs w:val="14"/>
              </w:rPr>
              <w:t xml:space="preserve"> for the </w:t>
            </w:r>
            <w:r w:rsidR="001927E6">
              <w:rPr>
                <w:rFonts w:eastAsia="Times New Roman"/>
                <w:sz w:val="20"/>
                <w:szCs w:val="14"/>
              </w:rPr>
              <w:t xml:space="preserve">entity instance in the stream such that a </w:t>
            </w:r>
            <w:r w:rsidR="00480906">
              <w:rPr>
                <w:rFonts w:eastAsia="Times New Roman"/>
                <w:sz w:val="20"/>
                <w:szCs w:val="14"/>
              </w:rPr>
              <w:t>CREATE_UPDATE, DELETE</w:t>
            </w:r>
            <w:r w:rsidR="00570F76">
              <w:rPr>
                <w:rFonts w:eastAsia="Times New Roman"/>
                <w:sz w:val="20"/>
                <w:szCs w:val="14"/>
              </w:rPr>
              <w:t>,</w:t>
            </w:r>
            <w:r w:rsidR="00480906">
              <w:rPr>
                <w:rFonts w:eastAsia="Times New Roman"/>
                <w:sz w:val="20"/>
                <w:szCs w:val="14"/>
              </w:rPr>
              <w:t xml:space="preserve"> TOMBSTONE</w:t>
            </w:r>
            <w:r w:rsidR="00570F76">
              <w:rPr>
                <w:rFonts w:eastAsia="Times New Roman"/>
                <w:sz w:val="20"/>
                <w:szCs w:val="14"/>
              </w:rPr>
              <w:t xml:space="preserve"> etc.</w:t>
            </w:r>
            <w:r w:rsidR="00480906">
              <w:rPr>
                <w:rFonts w:eastAsia="Times New Roman"/>
                <w:sz w:val="20"/>
                <w:szCs w:val="14"/>
              </w:rPr>
              <w:t xml:space="preserve"> events all have the same</w:t>
            </w:r>
            <w:r w:rsidR="00A30A57">
              <w:rPr>
                <w:rFonts w:eastAsia="Times New Roman"/>
                <w:sz w:val="20"/>
                <w:szCs w:val="14"/>
              </w:rPr>
              <w:t xml:space="preserve"> entity-</w:t>
            </w:r>
            <w:r w:rsidR="003C3BFA">
              <w:rPr>
                <w:rFonts w:eastAsia="Times New Roman"/>
                <w:sz w:val="20"/>
                <w:szCs w:val="14"/>
              </w:rPr>
              <w:t>key.</w:t>
            </w:r>
          </w:p>
          <w:p w14:paraId="28A981D2" w14:textId="77777777" w:rsidR="00A30A57" w:rsidRDefault="00A26D91"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For delete</w:t>
            </w:r>
            <w:r w:rsidR="00125D17">
              <w:rPr>
                <w:rFonts w:eastAsia="Times New Roman"/>
                <w:sz w:val="20"/>
                <w:szCs w:val="14"/>
              </w:rPr>
              <w:t xml:space="preserve"> notifications the </w:t>
            </w:r>
            <w:r w:rsidR="00F03C9D">
              <w:rPr>
                <w:rFonts w:eastAsia="Times New Roman"/>
                <w:sz w:val="20"/>
                <w:szCs w:val="14"/>
              </w:rPr>
              <w:t>provider</w:t>
            </w:r>
            <w:r w:rsidR="00125D17">
              <w:rPr>
                <w:rFonts w:eastAsia="Times New Roman"/>
                <w:sz w:val="20"/>
                <w:szCs w:val="14"/>
              </w:rPr>
              <w:t xml:space="preserve"> appends a </w:t>
            </w:r>
            <w:r w:rsidR="001B4E19">
              <w:rPr>
                <w:rFonts w:eastAsia="Times New Roman"/>
                <w:sz w:val="20"/>
                <w:szCs w:val="14"/>
              </w:rPr>
              <w:t xml:space="preserve">DELETE </w:t>
            </w:r>
            <w:r w:rsidR="00125D17">
              <w:rPr>
                <w:rFonts w:eastAsia="Times New Roman"/>
                <w:sz w:val="20"/>
                <w:szCs w:val="14"/>
              </w:rPr>
              <w:t xml:space="preserve">record </w:t>
            </w:r>
            <w:r w:rsidR="000E0CB2">
              <w:rPr>
                <w:rFonts w:eastAsia="Times New Roman"/>
                <w:sz w:val="20"/>
                <w:szCs w:val="14"/>
              </w:rPr>
              <w:t xml:space="preserve">for the delete of the entity followed by a </w:t>
            </w:r>
            <w:r w:rsidR="00165E7D">
              <w:rPr>
                <w:rFonts w:eastAsia="Times New Roman"/>
                <w:sz w:val="20"/>
                <w:szCs w:val="14"/>
              </w:rPr>
              <w:t>TOMBSTONE</w:t>
            </w:r>
            <w:r w:rsidR="000E0CB2">
              <w:rPr>
                <w:rFonts w:eastAsia="Times New Roman"/>
                <w:sz w:val="20"/>
                <w:szCs w:val="14"/>
              </w:rPr>
              <w:t xml:space="preserve"> record</w:t>
            </w:r>
            <w:r w:rsidR="0018607F">
              <w:rPr>
                <w:rFonts w:eastAsia="Times New Roman"/>
                <w:sz w:val="20"/>
                <w:szCs w:val="14"/>
              </w:rPr>
              <w:t xml:space="preserve"> for the </w:t>
            </w:r>
            <w:r w:rsidR="001812AE">
              <w:rPr>
                <w:rFonts w:eastAsia="Times New Roman"/>
                <w:sz w:val="20"/>
                <w:szCs w:val="14"/>
              </w:rPr>
              <w:t xml:space="preserve">entity-key of the </w:t>
            </w:r>
            <w:r w:rsidR="001B4E19">
              <w:rPr>
                <w:rFonts w:eastAsia="Times New Roman"/>
                <w:sz w:val="20"/>
                <w:szCs w:val="14"/>
              </w:rPr>
              <w:t>DELETE record</w:t>
            </w:r>
          </w:p>
          <w:p w14:paraId="09E618A7" w14:textId="77777777" w:rsidR="00770BCE" w:rsidRDefault="00770BCE"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Once stream population is sufficient</w:t>
            </w:r>
            <w:r w:rsidR="00491F0D">
              <w:rPr>
                <w:rFonts w:eastAsia="Times New Roman"/>
                <w:sz w:val="20"/>
                <w:szCs w:val="14"/>
              </w:rPr>
              <w:t>,</w:t>
            </w:r>
            <w:r>
              <w:rPr>
                <w:rFonts w:eastAsia="Times New Roman"/>
                <w:sz w:val="20"/>
                <w:szCs w:val="14"/>
              </w:rPr>
              <w:t xml:space="preserve"> the </w:t>
            </w:r>
            <w:r w:rsidR="00F03C9D">
              <w:rPr>
                <w:rFonts w:eastAsia="Times New Roman"/>
                <w:sz w:val="20"/>
                <w:szCs w:val="14"/>
              </w:rPr>
              <w:t>provider</w:t>
            </w:r>
            <w:r>
              <w:rPr>
                <w:rFonts w:eastAsia="Times New Roman"/>
                <w:sz w:val="20"/>
                <w:szCs w:val="14"/>
              </w:rPr>
              <w:t xml:space="preserve"> changes the stream-state to “</w:t>
            </w:r>
            <w:r w:rsidR="004C0FEB">
              <w:rPr>
                <w:rFonts w:eastAsia="Times New Roman"/>
                <w:sz w:val="20"/>
                <w:szCs w:val="14"/>
              </w:rPr>
              <w:t>ACTIVE</w:t>
            </w:r>
            <w:r>
              <w:rPr>
                <w:rFonts w:eastAsia="Times New Roman"/>
                <w:sz w:val="20"/>
                <w:szCs w:val="14"/>
              </w:rPr>
              <w:t>”</w:t>
            </w:r>
            <w:r w:rsidR="007A1229">
              <w:rPr>
                <w:rFonts w:eastAsia="Times New Roman"/>
                <w:sz w:val="20"/>
                <w:szCs w:val="14"/>
              </w:rPr>
              <w:t>.</w:t>
            </w:r>
          </w:p>
          <w:p w14:paraId="5B4C7D75" w14:textId="77777777" w:rsidR="004C0FEB" w:rsidRDefault="004C0FEB"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Th</w:t>
            </w:r>
            <w:r w:rsidR="00FD3A3F">
              <w:rPr>
                <w:rFonts w:eastAsia="Times New Roman"/>
                <w:sz w:val="20"/>
                <w:szCs w:val="14"/>
              </w:rPr>
              <w:t xml:space="preserve">e provider may be capable of making the stream “ACTIVE” </w:t>
            </w:r>
            <w:r>
              <w:rPr>
                <w:rFonts w:eastAsia="Times New Roman"/>
                <w:sz w:val="20"/>
                <w:szCs w:val="14"/>
              </w:rPr>
              <w:t>prior to complete population of the stream</w:t>
            </w:r>
            <w:r w:rsidR="00D20429">
              <w:rPr>
                <w:rFonts w:eastAsia="Times New Roman"/>
                <w:sz w:val="20"/>
                <w:szCs w:val="14"/>
              </w:rPr>
              <w:t>.</w:t>
            </w:r>
          </w:p>
          <w:p w14:paraId="2075D396" w14:textId="77777777" w:rsidR="00D947C3" w:rsidRDefault="006132B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In this state records will be streamed to any connected clients</w:t>
            </w:r>
          </w:p>
          <w:p w14:paraId="6342F26A" w14:textId="77777777" w:rsidR="00C4229D" w:rsidRPr="00D947C3" w:rsidRDefault="001B4E19"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Records for n</w:t>
            </w:r>
            <w:r w:rsidR="00C4229D">
              <w:rPr>
                <w:rFonts w:eastAsia="Times New Roman"/>
                <w:sz w:val="20"/>
                <w:szCs w:val="14"/>
              </w:rPr>
              <w:t xml:space="preserve">ew create/change/delete events will be appended to the log as </w:t>
            </w:r>
            <w:r w:rsidR="0018607F">
              <w:rPr>
                <w:rFonts w:eastAsia="Times New Roman"/>
                <w:sz w:val="20"/>
                <w:szCs w:val="14"/>
              </w:rPr>
              <w:t xml:space="preserve">defined in </w:t>
            </w:r>
            <w:r w:rsidR="0069515C">
              <w:rPr>
                <w:rFonts w:eastAsia="Times New Roman"/>
                <w:sz w:val="20"/>
                <w:szCs w:val="14"/>
              </w:rPr>
              <w:t>step (</w:t>
            </w:r>
            <w:r w:rsidR="0018607F">
              <w:rPr>
                <w:rFonts w:eastAsia="Times New Roman"/>
                <w:sz w:val="20"/>
                <w:szCs w:val="14"/>
              </w:rPr>
              <w:t>4)</w:t>
            </w:r>
            <w:r w:rsidR="0069515C">
              <w:rPr>
                <w:rFonts w:eastAsia="Times New Roman"/>
                <w:sz w:val="20"/>
                <w:szCs w:val="14"/>
              </w:rPr>
              <w:t xml:space="preserve"> above</w:t>
            </w:r>
            <w:r w:rsidR="00C46560">
              <w:rPr>
                <w:rFonts w:eastAsia="Times New Roman"/>
                <w:sz w:val="20"/>
                <w:szCs w:val="14"/>
              </w:rPr>
              <w:t>.</w:t>
            </w:r>
          </w:p>
          <w:p w14:paraId="1A5AACF1" w14:textId="77777777" w:rsidR="001C64D6" w:rsidRDefault="00965185"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When t</w:t>
            </w:r>
            <w:r w:rsidR="00B7241C">
              <w:rPr>
                <w:rFonts w:eastAsia="Times New Roman"/>
                <w:sz w:val="20"/>
                <w:szCs w:val="14"/>
              </w:rPr>
              <w:t>he stream-state is “ACTIVE”, t</w:t>
            </w:r>
            <w:r w:rsidR="001C64D6">
              <w:rPr>
                <w:rFonts w:eastAsia="Times New Roman"/>
                <w:sz w:val="20"/>
                <w:szCs w:val="14"/>
              </w:rPr>
              <w:t xml:space="preserve">he </w:t>
            </w:r>
            <w:r w:rsidR="00F03C9D">
              <w:rPr>
                <w:rFonts w:eastAsia="Times New Roman"/>
                <w:sz w:val="20"/>
                <w:szCs w:val="14"/>
              </w:rPr>
              <w:t>provider</w:t>
            </w:r>
            <w:r w:rsidR="001C64D6">
              <w:rPr>
                <w:rFonts w:eastAsia="Times New Roman"/>
                <w:sz w:val="20"/>
                <w:szCs w:val="14"/>
              </w:rPr>
              <w:t xml:space="preserve"> </w:t>
            </w:r>
            <w:r w:rsidR="007B0ADE">
              <w:rPr>
                <w:rFonts w:eastAsia="Times New Roman"/>
                <w:sz w:val="20"/>
                <w:szCs w:val="14"/>
              </w:rPr>
              <w:t>may set the stream-state to “PAUSED” at any point</w:t>
            </w:r>
            <w:r w:rsidR="00D20429">
              <w:rPr>
                <w:rFonts w:eastAsia="Times New Roman"/>
                <w:sz w:val="20"/>
                <w:szCs w:val="14"/>
              </w:rPr>
              <w:t>.</w:t>
            </w:r>
          </w:p>
          <w:p w14:paraId="23A96AA0" w14:textId="77777777" w:rsidR="00642C20" w:rsidRDefault="004A13E9"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In </w:t>
            </w:r>
            <w:r w:rsidR="00B7241C">
              <w:rPr>
                <w:rFonts w:eastAsia="Times New Roman"/>
                <w:sz w:val="20"/>
                <w:szCs w:val="14"/>
              </w:rPr>
              <w:t xml:space="preserve">the “PAUSED” </w:t>
            </w:r>
            <w:r>
              <w:rPr>
                <w:rFonts w:eastAsia="Times New Roman"/>
                <w:sz w:val="20"/>
                <w:szCs w:val="14"/>
              </w:rPr>
              <w:t>state no records will be streamed to connected clients. If the stream had changed to “PAUSED” from “ACTIVE”, a client may continue to receive records from the comms buffers for some time.</w:t>
            </w:r>
          </w:p>
          <w:p w14:paraId="356C4422" w14:textId="77777777" w:rsidR="00965185" w:rsidRDefault="00B7241C" w:rsidP="0096518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When the stream-state is “PAUSED”, </w:t>
            </w:r>
            <w:r w:rsidR="00EA6082">
              <w:rPr>
                <w:rFonts w:eastAsia="Times New Roman"/>
                <w:sz w:val="20"/>
                <w:szCs w:val="14"/>
              </w:rPr>
              <w:t>t</w:t>
            </w:r>
            <w:r w:rsidR="00965185">
              <w:rPr>
                <w:rFonts w:eastAsia="Times New Roman"/>
                <w:sz w:val="20"/>
                <w:szCs w:val="14"/>
              </w:rPr>
              <w:t>he provider may set the stream-state to “</w:t>
            </w:r>
            <w:r>
              <w:rPr>
                <w:rFonts w:eastAsia="Times New Roman"/>
                <w:sz w:val="20"/>
                <w:szCs w:val="14"/>
              </w:rPr>
              <w:t>ACTIVE</w:t>
            </w:r>
            <w:r w:rsidR="00965185">
              <w:rPr>
                <w:rFonts w:eastAsia="Times New Roman"/>
                <w:sz w:val="20"/>
                <w:szCs w:val="14"/>
              </w:rPr>
              <w:t>” at any point.</w:t>
            </w:r>
          </w:p>
          <w:p w14:paraId="157E952F" w14:textId="77777777" w:rsidR="00BC1FF2" w:rsidRPr="00A50DC6" w:rsidRDefault="004C10CC" w:rsidP="00A56331">
            <w:pPr>
              <w:pStyle w:val="ListParagraph"/>
              <w:numPr>
                <w:ilvl w:val="1"/>
                <w:numId w:val="46"/>
              </w:numPr>
              <w:spacing w:before="100" w:beforeAutospacing="1" w:after="100" w:afterAutospacing="1"/>
            </w:pPr>
            <w:r>
              <w:rPr>
                <w:rFonts w:eastAsia="Times New Roman"/>
                <w:sz w:val="20"/>
                <w:szCs w:val="14"/>
              </w:rPr>
              <w:t xml:space="preserve">At the transition from “PAUSED” to “ACTIVE” </w:t>
            </w:r>
            <w:r w:rsidR="003561C9">
              <w:rPr>
                <w:rFonts w:eastAsia="Times New Roman"/>
                <w:sz w:val="20"/>
                <w:szCs w:val="14"/>
              </w:rPr>
              <w:t>records will be streamed from the next record after the one streamed just before the stream entered the “PAUSED” state.</w:t>
            </w:r>
          </w:p>
        </w:tc>
      </w:tr>
    </w:tbl>
    <w:p w14:paraId="6216512A" w14:textId="77777777" w:rsidR="006531B7" w:rsidRDefault="006531B7" w:rsidP="006531B7">
      <w:pPr>
        <w:pStyle w:val="Heading3"/>
      </w:pPr>
      <w:bookmarkStart w:id="297" w:name="_Toc223392314"/>
      <w:r>
        <w:lastRenderedPageBreak/>
        <w:t xml:space="preserve">Use Case ST-1.2: </w:t>
      </w:r>
      <w:r w:rsidR="00F90E04">
        <w:t>Provider</w:t>
      </w:r>
      <w:r>
        <w:t xml:space="preserve"> recovers a stream after internal loss</w:t>
      </w:r>
      <w:bookmarkEnd w:id="297"/>
    </w:p>
    <w:tbl>
      <w:tblPr>
        <w:tblStyle w:val="TableGrid"/>
        <w:tblW w:w="0" w:type="auto"/>
        <w:tblLook w:val="04A0" w:firstRow="1" w:lastRow="0" w:firstColumn="1" w:lastColumn="0" w:noHBand="0" w:noVBand="1"/>
      </w:tblPr>
      <w:tblGrid>
        <w:gridCol w:w="1413"/>
        <w:gridCol w:w="9043"/>
      </w:tblGrid>
      <w:tr w:rsidR="006531B7" w:rsidRPr="00437FEA" w14:paraId="7948789A" w14:textId="77777777" w:rsidTr="00033784">
        <w:tc>
          <w:tcPr>
            <w:tcW w:w="1413" w:type="dxa"/>
          </w:tcPr>
          <w:p w14:paraId="0D34A488" w14:textId="77777777" w:rsidR="006531B7" w:rsidRPr="00437FEA" w:rsidRDefault="006531B7" w:rsidP="00033784">
            <w:pPr>
              <w:rPr>
                <w:sz w:val="20"/>
                <w:szCs w:val="14"/>
              </w:rPr>
            </w:pPr>
            <w:r w:rsidRPr="00437FEA">
              <w:rPr>
                <w:sz w:val="20"/>
                <w:szCs w:val="14"/>
              </w:rPr>
              <w:t>Number</w:t>
            </w:r>
          </w:p>
        </w:tc>
        <w:tc>
          <w:tcPr>
            <w:tcW w:w="9043" w:type="dxa"/>
          </w:tcPr>
          <w:p w14:paraId="3798BAF1" w14:textId="77777777" w:rsidR="006531B7" w:rsidRPr="00437FEA" w:rsidRDefault="006531B7" w:rsidP="00033784">
            <w:pPr>
              <w:rPr>
                <w:sz w:val="20"/>
                <w:szCs w:val="14"/>
              </w:rPr>
            </w:pPr>
            <w:r>
              <w:rPr>
                <w:sz w:val="20"/>
                <w:szCs w:val="14"/>
              </w:rPr>
              <w:t>ST-1.2</w:t>
            </w:r>
          </w:p>
        </w:tc>
      </w:tr>
      <w:tr w:rsidR="006531B7" w:rsidRPr="00437FEA" w14:paraId="6A999CF3" w14:textId="77777777" w:rsidTr="00033784">
        <w:tc>
          <w:tcPr>
            <w:tcW w:w="1413" w:type="dxa"/>
          </w:tcPr>
          <w:p w14:paraId="6C47AFF7" w14:textId="77777777" w:rsidR="006531B7" w:rsidRPr="00437FEA" w:rsidRDefault="006531B7" w:rsidP="00033784">
            <w:pPr>
              <w:rPr>
                <w:sz w:val="20"/>
                <w:szCs w:val="14"/>
              </w:rPr>
            </w:pPr>
            <w:r w:rsidRPr="00437FEA">
              <w:rPr>
                <w:sz w:val="20"/>
                <w:szCs w:val="14"/>
              </w:rPr>
              <w:t>Name</w:t>
            </w:r>
          </w:p>
        </w:tc>
        <w:tc>
          <w:tcPr>
            <w:tcW w:w="9043" w:type="dxa"/>
          </w:tcPr>
          <w:p w14:paraId="15369909" w14:textId="77777777" w:rsidR="006531B7" w:rsidRPr="00437FEA" w:rsidRDefault="00F90E04" w:rsidP="00033784">
            <w:pPr>
              <w:rPr>
                <w:sz w:val="20"/>
                <w:szCs w:val="14"/>
              </w:rPr>
            </w:pPr>
            <w:r>
              <w:rPr>
                <w:sz w:val="20"/>
                <w:szCs w:val="14"/>
              </w:rPr>
              <w:t>Provider</w:t>
            </w:r>
            <w:r w:rsidR="006531B7" w:rsidRPr="00B27F3F">
              <w:rPr>
                <w:sz w:val="20"/>
                <w:szCs w:val="14"/>
              </w:rPr>
              <w:t xml:space="preserve"> </w:t>
            </w:r>
            <w:r w:rsidR="006531B7">
              <w:rPr>
                <w:sz w:val="20"/>
                <w:szCs w:val="14"/>
              </w:rPr>
              <w:t xml:space="preserve">recovers a stream </w:t>
            </w:r>
            <w:r w:rsidR="00EB68F4">
              <w:rPr>
                <w:sz w:val="20"/>
                <w:szCs w:val="14"/>
              </w:rPr>
              <w:t>after potential</w:t>
            </w:r>
            <w:r w:rsidR="006531B7">
              <w:rPr>
                <w:sz w:val="20"/>
                <w:szCs w:val="14"/>
              </w:rPr>
              <w:t xml:space="preserve"> loss</w:t>
            </w:r>
            <w:r w:rsidR="00EB68F4">
              <w:rPr>
                <w:sz w:val="20"/>
                <w:szCs w:val="14"/>
              </w:rPr>
              <w:t xml:space="preserve"> of data</w:t>
            </w:r>
          </w:p>
        </w:tc>
      </w:tr>
      <w:tr w:rsidR="006531B7" w:rsidRPr="00437FEA" w14:paraId="62E38F5A" w14:textId="77777777" w:rsidTr="00033784">
        <w:tc>
          <w:tcPr>
            <w:tcW w:w="1413" w:type="dxa"/>
          </w:tcPr>
          <w:p w14:paraId="2226F656" w14:textId="77777777" w:rsidR="006531B7" w:rsidRPr="00437FEA" w:rsidRDefault="006531B7" w:rsidP="00033784">
            <w:pPr>
              <w:rPr>
                <w:sz w:val="20"/>
                <w:szCs w:val="14"/>
              </w:rPr>
            </w:pPr>
            <w:r>
              <w:rPr>
                <w:sz w:val="20"/>
                <w:szCs w:val="14"/>
              </w:rPr>
              <w:t>Process/Area</w:t>
            </w:r>
          </w:p>
        </w:tc>
        <w:tc>
          <w:tcPr>
            <w:tcW w:w="9043" w:type="dxa"/>
          </w:tcPr>
          <w:p w14:paraId="4BC515D6" w14:textId="77777777" w:rsidR="006531B7" w:rsidRPr="00437FEA" w:rsidRDefault="006531B7" w:rsidP="00033784">
            <w:pPr>
              <w:rPr>
                <w:sz w:val="20"/>
                <w:szCs w:val="14"/>
              </w:rPr>
            </w:pPr>
            <w:r>
              <w:rPr>
                <w:sz w:val="20"/>
                <w:szCs w:val="14"/>
              </w:rPr>
              <w:t>Streaming operation</w:t>
            </w:r>
          </w:p>
        </w:tc>
      </w:tr>
      <w:tr w:rsidR="006531B7" w:rsidRPr="00437FEA" w14:paraId="5F49FA03" w14:textId="77777777" w:rsidTr="00033784">
        <w:tc>
          <w:tcPr>
            <w:tcW w:w="1413" w:type="dxa"/>
          </w:tcPr>
          <w:p w14:paraId="4EFF5D04" w14:textId="77777777" w:rsidR="006531B7" w:rsidRPr="00437FEA" w:rsidRDefault="006531B7" w:rsidP="00033784">
            <w:pPr>
              <w:rPr>
                <w:sz w:val="20"/>
                <w:szCs w:val="14"/>
              </w:rPr>
            </w:pPr>
            <w:r>
              <w:rPr>
                <w:sz w:val="20"/>
                <w:szCs w:val="14"/>
              </w:rPr>
              <w:t>Brief description</w:t>
            </w:r>
          </w:p>
        </w:tc>
        <w:tc>
          <w:tcPr>
            <w:tcW w:w="9043" w:type="dxa"/>
          </w:tcPr>
          <w:p w14:paraId="35A03CD1" w14:textId="77777777" w:rsidR="006531B7" w:rsidRPr="00437FEA" w:rsidRDefault="006531B7" w:rsidP="00033784">
            <w:pPr>
              <w:rPr>
                <w:sz w:val="20"/>
                <w:szCs w:val="14"/>
              </w:rPr>
            </w:pPr>
            <w:r w:rsidRPr="00B27F3F">
              <w:rPr>
                <w:sz w:val="20"/>
                <w:szCs w:val="14"/>
              </w:rPr>
              <w:t xml:space="preserve">The </w:t>
            </w:r>
            <w:r w:rsidR="00F90E04">
              <w:rPr>
                <w:sz w:val="20"/>
                <w:szCs w:val="14"/>
              </w:rPr>
              <w:t>provider</w:t>
            </w:r>
            <w:r w:rsidRPr="00B27F3F">
              <w:rPr>
                <w:sz w:val="20"/>
                <w:szCs w:val="14"/>
              </w:rPr>
              <w:t xml:space="preserve"> </w:t>
            </w:r>
            <w:r w:rsidR="00EB68F4">
              <w:rPr>
                <w:sz w:val="20"/>
                <w:szCs w:val="14"/>
              </w:rPr>
              <w:t xml:space="preserve">suffers some </w:t>
            </w:r>
            <w:r w:rsidR="008E3EC5">
              <w:rPr>
                <w:sz w:val="20"/>
                <w:szCs w:val="14"/>
              </w:rPr>
              <w:t>loss of data from a source feeding a stream</w:t>
            </w:r>
          </w:p>
        </w:tc>
      </w:tr>
      <w:tr w:rsidR="006531B7" w:rsidRPr="00437FEA" w14:paraId="45AD9883" w14:textId="77777777" w:rsidTr="00033784">
        <w:tc>
          <w:tcPr>
            <w:tcW w:w="1413" w:type="dxa"/>
          </w:tcPr>
          <w:p w14:paraId="340927FF" w14:textId="77777777" w:rsidR="006531B7" w:rsidRPr="00437FEA" w:rsidRDefault="006531B7" w:rsidP="00033784">
            <w:pPr>
              <w:rPr>
                <w:sz w:val="20"/>
                <w:szCs w:val="14"/>
              </w:rPr>
            </w:pPr>
            <w:r>
              <w:rPr>
                <w:sz w:val="20"/>
                <w:szCs w:val="14"/>
              </w:rPr>
              <w:t>Preconditions</w:t>
            </w:r>
          </w:p>
        </w:tc>
        <w:tc>
          <w:tcPr>
            <w:tcW w:w="9043" w:type="dxa"/>
          </w:tcPr>
          <w:p w14:paraId="5E50327C" w14:textId="77777777" w:rsidR="006531B7" w:rsidRPr="00437FEA" w:rsidRDefault="00086568" w:rsidP="00033784">
            <w:pPr>
              <w:rPr>
                <w:sz w:val="20"/>
                <w:szCs w:val="14"/>
              </w:rPr>
            </w:pPr>
            <w:r>
              <w:rPr>
                <w:sz w:val="20"/>
                <w:szCs w:val="14"/>
              </w:rPr>
              <w:t xml:space="preserve">The stream is </w:t>
            </w:r>
            <w:r w:rsidR="008E3EC5">
              <w:rPr>
                <w:sz w:val="20"/>
                <w:szCs w:val="14"/>
              </w:rPr>
              <w:t>in the available-stream list.</w:t>
            </w:r>
          </w:p>
        </w:tc>
      </w:tr>
      <w:tr w:rsidR="006531B7" w:rsidRPr="00437FEA" w14:paraId="689DFF05" w14:textId="77777777" w:rsidTr="00033784">
        <w:tc>
          <w:tcPr>
            <w:tcW w:w="1413" w:type="dxa"/>
          </w:tcPr>
          <w:p w14:paraId="2FC0AEC9" w14:textId="77777777" w:rsidR="006531B7" w:rsidRPr="00437FEA" w:rsidRDefault="006531B7" w:rsidP="00033784">
            <w:pPr>
              <w:rPr>
                <w:sz w:val="20"/>
                <w:szCs w:val="14"/>
              </w:rPr>
            </w:pPr>
            <w:r>
              <w:rPr>
                <w:sz w:val="20"/>
                <w:szCs w:val="14"/>
              </w:rPr>
              <w:t>Type</w:t>
            </w:r>
          </w:p>
        </w:tc>
        <w:tc>
          <w:tcPr>
            <w:tcW w:w="9043" w:type="dxa"/>
          </w:tcPr>
          <w:p w14:paraId="0DFE1CA8" w14:textId="77777777" w:rsidR="006531B7" w:rsidRPr="00437FEA" w:rsidRDefault="006531B7" w:rsidP="00033784">
            <w:pPr>
              <w:rPr>
                <w:sz w:val="20"/>
                <w:szCs w:val="14"/>
              </w:rPr>
            </w:pPr>
            <w:r>
              <w:rPr>
                <w:sz w:val="20"/>
                <w:szCs w:val="14"/>
              </w:rPr>
              <w:t>Preparing and maintaining a stream</w:t>
            </w:r>
          </w:p>
        </w:tc>
      </w:tr>
      <w:tr w:rsidR="006531B7" w:rsidRPr="00437FEA" w14:paraId="70324BBD" w14:textId="77777777" w:rsidTr="00033784">
        <w:tc>
          <w:tcPr>
            <w:tcW w:w="1413" w:type="dxa"/>
          </w:tcPr>
          <w:p w14:paraId="104D402E" w14:textId="77777777" w:rsidR="006531B7" w:rsidRPr="0031189A" w:rsidRDefault="006531B7" w:rsidP="00033784">
            <w:pPr>
              <w:rPr>
                <w:sz w:val="20"/>
                <w:szCs w:val="14"/>
              </w:rPr>
            </w:pPr>
            <w:r w:rsidRPr="0031189A">
              <w:rPr>
                <w:sz w:val="20"/>
                <w:szCs w:val="14"/>
              </w:rPr>
              <w:t>Description and workflow</w:t>
            </w:r>
          </w:p>
        </w:tc>
        <w:tc>
          <w:tcPr>
            <w:tcW w:w="9043" w:type="dxa"/>
          </w:tcPr>
          <w:p w14:paraId="7EA3E49F" w14:textId="77777777" w:rsidR="006531B7" w:rsidRDefault="006531B7"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t>
            </w:r>
            <w:r w:rsidR="00C2730B">
              <w:rPr>
                <w:rFonts w:eastAsia="Times New Roman"/>
                <w:sz w:val="20"/>
                <w:szCs w:val="14"/>
              </w:rPr>
              <w:t>detects</w:t>
            </w:r>
            <w:r w:rsidR="00E33B40">
              <w:rPr>
                <w:rFonts w:eastAsia="Times New Roman"/>
                <w:sz w:val="20"/>
                <w:szCs w:val="14"/>
              </w:rPr>
              <w:t xml:space="preserve"> a potential</w:t>
            </w:r>
            <w:r w:rsidR="00C2730B">
              <w:rPr>
                <w:rFonts w:eastAsia="Times New Roman"/>
                <w:sz w:val="20"/>
                <w:szCs w:val="14"/>
              </w:rPr>
              <w:t xml:space="preserve"> loss of data</w:t>
            </w:r>
            <w:r w:rsidR="00E52E1B">
              <w:rPr>
                <w:rFonts w:eastAsia="Times New Roman"/>
                <w:sz w:val="20"/>
                <w:szCs w:val="14"/>
              </w:rPr>
              <w:t xml:space="preserve"> from</w:t>
            </w:r>
            <w:r w:rsidR="00D02F8C">
              <w:rPr>
                <w:rFonts w:eastAsia="Times New Roman"/>
                <w:sz w:val="20"/>
                <w:szCs w:val="14"/>
              </w:rPr>
              <w:t xml:space="preserve"> some area of the solution (the “area of concern”)</w:t>
            </w:r>
            <w:r w:rsidR="00B02B63">
              <w:rPr>
                <w:rFonts w:eastAsia="Times New Roman"/>
                <w:sz w:val="20"/>
                <w:szCs w:val="14"/>
              </w:rPr>
              <w:t xml:space="preserve"> that provides data to a stream</w:t>
            </w:r>
            <w:r w:rsidR="008A1A99">
              <w:rPr>
                <w:rFonts w:eastAsia="Times New Roman"/>
                <w:sz w:val="20"/>
                <w:szCs w:val="14"/>
              </w:rPr>
              <w:t>.</w:t>
            </w:r>
          </w:p>
          <w:p w14:paraId="7086A5A3" w14:textId="77777777" w:rsidR="00C2730B" w:rsidRDefault="00C2730B"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 xml:space="preserve">This may be an internal </w:t>
            </w:r>
            <w:r w:rsidR="008D56B2">
              <w:rPr>
                <w:rFonts w:eastAsia="Times New Roman"/>
                <w:sz w:val="20"/>
                <w:szCs w:val="14"/>
              </w:rPr>
              <w:t xml:space="preserve">component, perhaps where the </w:t>
            </w:r>
            <w:r w:rsidR="00F03C9D">
              <w:rPr>
                <w:rFonts w:eastAsia="Times New Roman"/>
                <w:sz w:val="20"/>
                <w:szCs w:val="14"/>
              </w:rPr>
              <w:t>provider</w:t>
            </w:r>
            <w:r w:rsidR="008D56B2">
              <w:rPr>
                <w:rFonts w:eastAsia="Times New Roman"/>
                <w:sz w:val="20"/>
                <w:szCs w:val="14"/>
              </w:rPr>
              <w:t xml:space="preserve"> solution is distributed, or</w:t>
            </w:r>
            <w:r w:rsidR="00E65393">
              <w:rPr>
                <w:rFonts w:eastAsia="Times New Roman"/>
                <w:sz w:val="20"/>
                <w:szCs w:val="14"/>
              </w:rPr>
              <w:t xml:space="preserve"> an external feed.</w:t>
            </w:r>
          </w:p>
          <w:p w14:paraId="788D6469" w14:textId="77777777" w:rsidR="00E65393" w:rsidRDefault="00E65393"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may </w:t>
            </w:r>
            <w:r w:rsidR="0044336B">
              <w:rPr>
                <w:rFonts w:eastAsia="Times New Roman"/>
                <w:sz w:val="20"/>
                <w:szCs w:val="14"/>
              </w:rPr>
              <w:t xml:space="preserve">set the stream-state to </w:t>
            </w:r>
            <w:r w:rsidR="00E33B40">
              <w:rPr>
                <w:rFonts w:eastAsia="Times New Roman"/>
                <w:sz w:val="20"/>
                <w:szCs w:val="14"/>
              </w:rPr>
              <w:t xml:space="preserve">“PAUSED” or </w:t>
            </w:r>
            <w:r w:rsidR="0044336B">
              <w:rPr>
                <w:rFonts w:eastAsia="Times New Roman"/>
                <w:sz w:val="20"/>
                <w:szCs w:val="14"/>
              </w:rPr>
              <w:t>“</w:t>
            </w:r>
            <w:r w:rsidR="00522FFE">
              <w:rPr>
                <w:rFonts w:eastAsia="Times New Roman"/>
                <w:sz w:val="20"/>
                <w:szCs w:val="14"/>
              </w:rPr>
              <w:t>ALIGNING</w:t>
            </w:r>
            <w:r w:rsidR="0044336B">
              <w:rPr>
                <w:rFonts w:eastAsia="Times New Roman"/>
                <w:sz w:val="20"/>
                <w:szCs w:val="14"/>
              </w:rPr>
              <w:t>”</w:t>
            </w:r>
            <w:r w:rsidR="008A1A99">
              <w:rPr>
                <w:rFonts w:eastAsia="Times New Roman"/>
                <w:sz w:val="20"/>
                <w:szCs w:val="14"/>
              </w:rPr>
              <w:t>.</w:t>
            </w:r>
          </w:p>
          <w:p w14:paraId="6351F645" w14:textId="77777777" w:rsidR="00F00BBF" w:rsidRPr="00A56331" w:rsidRDefault="00F00BBF" w:rsidP="00A56331">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In  “PAUSED” or ”ALIGNING” state no records will be streamed to connected clients. If the stream had changed to “PAUSED”/”ALIGNING” from “ACTIVE”, a client may continue to receive records from the comms buffers for some time.</w:t>
            </w:r>
          </w:p>
          <w:p w14:paraId="5A61A515" w14:textId="77777777" w:rsidR="007C1ED0" w:rsidRDefault="009966DB"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sidR="00CB2F1B">
              <w:rPr>
                <w:rFonts w:eastAsia="Times New Roman"/>
                <w:sz w:val="20"/>
                <w:szCs w:val="14"/>
              </w:rPr>
              <w:t xml:space="preserve"> will ensure that the stream is populated with the correct state for the “area of concern”</w:t>
            </w:r>
            <w:r w:rsidR="00C53072">
              <w:rPr>
                <w:rFonts w:eastAsia="Times New Roman"/>
                <w:sz w:val="20"/>
                <w:szCs w:val="14"/>
              </w:rPr>
              <w:t>. To do this it may fully rebuild the stream or</w:t>
            </w:r>
            <w:r w:rsidR="00F03C9D">
              <w:rPr>
                <w:rFonts w:eastAsia="Times New Roman"/>
                <w:sz w:val="20"/>
                <w:szCs w:val="14"/>
              </w:rPr>
              <w:t xml:space="preserve"> </w:t>
            </w:r>
            <w:r w:rsidR="00CB2F1B">
              <w:rPr>
                <w:rFonts w:eastAsia="Times New Roman"/>
                <w:sz w:val="20"/>
                <w:szCs w:val="14"/>
              </w:rPr>
              <w:t xml:space="preserve">may </w:t>
            </w:r>
            <w:r>
              <w:rPr>
                <w:rFonts w:eastAsia="Times New Roman"/>
                <w:sz w:val="20"/>
                <w:szCs w:val="14"/>
              </w:rPr>
              <w:t>run an internal audit on the stream</w:t>
            </w:r>
            <w:r w:rsidR="00375793">
              <w:rPr>
                <w:rFonts w:eastAsia="Times New Roman"/>
                <w:sz w:val="20"/>
                <w:szCs w:val="14"/>
              </w:rPr>
              <w:t xml:space="preserve"> that ensures that the stream is populated with the correct state</w:t>
            </w:r>
            <w:r w:rsidR="00D02F8C">
              <w:rPr>
                <w:rFonts w:eastAsia="Times New Roman"/>
                <w:sz w:val="20"/>
                <w:szCs w:val="14"/>
              </w:rPr>
              <w:t xml:space="preserve"> for the area of concern</w:t>
            </w:r>
            <w:r w:rsidR="001471FD">
              <w:rPr>
                <w:rFonts w:eastAsia="Times New Roman"/>
                <w:sz w:val="20"/>
                <w:szCs w:val="14"/>
              </w:rPr>
              <w:t xml:space="preserve">. If any cases of misalignment are detected the </w:t>
            </w:r>
            <w:r w:rsidR="00F03C9D">
              <w:rPr>
                <w:rFonts w:eastAsia="Times New Roman"/>
                <w:sz w:val="20"/>
                <w:szCs w:val="14"/>
              </w:rPr>
              <w:t>provider</w:t>
            </w:r>
            <w:r w:rsidR="001471FD">
              <w:rPr>
                <w:rFonts w:eastAsia="Times New Roman"/>
                <w:sz w:val="20"/>
                <w:szCs w:val="14"/>
              </w:rPr>
              <w:t xml:space="preserve"> may set the stream-state to “ALIGNING”</w:t>
            </w:r>
            <w:r w:rsidR="00C53072">
              <w:rPr>
                <w:rFonts w:eastAsia="Times New Roman"/>
                <w:sz w:val="20"/>
                <w:szCs w:val="14"/>
              </w:rPr>
              <w:t xml:space="preserve">. The provider may realign the stream using </w:t>
            </w:r>
            <w:r w:rsidR="00F00BBF">
              <w:rPr>
                <w:rFonts w:eastAsia="Times New Roman"/>
                <w:sz w:val="20"/>
                <w:szCs w:val="14"/>
              </w:rPr>
              <w:t>various methods, for example:</w:t>
            </w:r>
          </w:p>
          <w:p w14:paraId="6F0705AC" w14:textId="77777777" w:rsidR="009966DB" w:rsidRDefault="009966DB"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 xml:space="preserve">For </w:t>
            </w:r>
            <w:r w:rsidR="00EA3AE7">
              <w:rPr>
                <w:rFonts w:eastAsia="Times New Roman"/>
                <w:sz w:val="20"/>
                <w:szCs w:val="14"/>
              </w:rPr>
              <w:t>records</w:t>
            </w:r>
            <w:r w:rsidR="00BB5832">
              <w:rPr>
                <w:rFonts w:eastAsia="Times New Roman"/>
                <w:sz w:val="20"/>
                <w:szCs w:val="14"/>
              </w:rPr>
              <w:t xml:space="preserve"> of an entity</w:t>
            </w:r>
            <w:r w:rsidR="00EA3AE7">
              <w:rPr>
                <w:rFonts w:eastAsia="Times New Roman"/>
                <w:sz w:val="20"/>
                <w:szCs w:val="14"/>
              </w:rPr>
              <w:t xml:space="preserve"> that are found in the </w:t>
            </w:r>
            <w:r w:rsidR="001752B9">
              <w:rPr>
                <w:rFonts w:eastAsia="Times New Roman"/>
                <w:sz w:val="20"/>
                <w:szCs w:val="14"/>
              </w:rPr>
              <w:t>log feeding the stream</w:t>
            </w:r>
            <w:r w:rsidR="00EA3AE7">
              <w:rPr>
                <w:rFonts w:eastAsia="Times New Roman"/>
                <w:sz w:val="20"/>
                <w:szCs w:val="14"/>
              </w:rPr>
              <w:t xml:space="preserve"> </w:t>
            </w:r>
            <w:r w:rsidR="00BB5832">
              <w:rPr>
                <w:rFonts w:eastAsia="Times New Roman"/>
                <w:sz w:val="20"/>
                <w:szCs w:val="14"/>
              </w:rPr>
              <w:t xml:space="preserve">where that entity is </w:t>
            </w:r>
            <w:r w:rsidR="00EA3AE7">
              <w:rPr>
                <w:rFonts w:eastAsia="Times New Roman"/>
                <w:sz w:val="20"/>
                <w:szCs w:val="14"/>
              </w:rPr>
              <w:t>no longer at the source</w:t>
            </w:r>
            <w:r w:rsidR="001752B9">
              <w:rPr>
                <w:rFonts w:eastAsia="Times New Roman"/>
                <w:sz w:val="20"/>
                <w:szCs w:val="14"/>
              </w:rPr>
              <w:t xml:space="preserve"> and </w:t>
            </w:r>
            <w:r w:rsidR="00196F75">
              <w:rPr>
                <w:rFonts w:eastAsia="Times New Roman"/>
                <w:sz w:val="20"/>
                <w:szCs w:val="14"/>
              </w:rPr>
              <w:t xml:space="preserve">most recent </w:t>
            </w:r>
            <w:r w:rsidR="001752B9">
              <w:rPr>
                <w:rFonts w:eastAsia="Times New Roman"/>
                <w:sz w:val="20"/>
                <w:szCs w:val="14"/>
              </w:rPr>
              <w:t xml:space="preserve">record </w:t>
            </w:r>
            <w:r w:rsidR="00D30A1E">
              <w:rPr>
                <w:rFonts w:eastAsia="Times New Roman"/>
                <w:sz w:val="20"/>
                <w:szCs w:val="14"/>
              </w:rPr>
              <w:t>is not of record-type</w:t>
            </w:r>
            <w:r w:rsidR="00165E7D">
              <w:rPr>
                <w:rFonts w:eastAsia="Times New Roman"/>
                <w:sz w:val="20"/>
                <w:szCs w:val="14"/>
              </w:rPr>
              <w:t xml:space="preserve"> of</w:t>
            </w:r>
            <w:r w:rsidR="00D30A1E">
              <w:rPr>
                <w:rFonts w:eastAsia="Times New Roman"/>
                <w:sz w:val="20"/>
                <w:szCs w:val="14"/>
              </w:rPr>
              <w:t xml:space="preserve"> </w:t>
            </w:r>
            <w:r w:rsidR="001752B9">
              <w:rPr>
                <w:rFonts w:eastAsia="Times New Roman"/>
                <w:sz w:val="20"/>
                <w:szCs w:val="14"/>
              </w:rPr>
              <w:t xml:space="preserve">TOMBSTONE </w:t>
            </w:r>
            <w:r w:rsidR="00EA3AE7">
              <w:rPr>
                <w:rFonts w:eastAsia="Times New Roman"/>
                <w:sz w:val="20"/>
                <w:szCs w:val="14"/>
              </w:rPr>
              <w:t xml:space="preserve">the </w:t>
            </w:r>
            <w:r w:rsidR="00F03C9D">
              <w:rPr>
                <w:rFonts w:eastAsia="Times New Roman"/>
                <w:sz w:val="20"/>
                <w:szCs w:val="14"/>
              </w:rPr>
              <w:t>provider</w:t>
            </w:r>
            <w:r w:rsidR="00BB5832">
              <w:rPr>
                <w:rFonts w:eastAsia="Times New Roman"/>
                <w:sz w:val="20"/>
                <w:szCs w:val="14"/>
              </w:rPr>
              <w:t xml:space="preserve"> will append a </w:t>
            </w:r>
            <w:r w:rsidR="00A4138A">
              <w:rPr>
                <w:rFonts w:eastAsia="Times New Roman"/>
                <w:sz w:val="20"/>
                <w:szCs w:val="14"/>
              </w:rPr>
              <w:t>TOMBSTONE record</w:t>
            </w:r>
            <w:r w:rsidR="00BB5832">
              <w:rPr>
                <w:rFonts w:eastAsia="Times New Roman"/>
                <w:sz w:val="20"/>
                <w:szCs w:val="14"/>
              </w:rPr>
              <w:t xml:space="preserve"> for the entity</w:t>
            </w:r>
          </w:p>
          <w:p w14:paraId="7B7178AA" w14:textId="77777777" w:rsidR="00BB5832" w:rsidRDefault="00BB5832"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For an entity that is found at the source but where there are no records in the</w:t>
            </w:r>
            <w:r w:rsidR="001752B9">
              <w:rPr>
                <w:rFonts w:eastAsia="Times New Roman"/>
                <w:sz w:val="20"/>
                <w:szCs w:val="14"/>
              </w:rPr>
              <w:t xml:space="preserve"> log that is feeding the stream or there are only DELETE or TOMBSTONE records</w:t>
            </w:r>
            <w:r w:rsidR="00CE44A5">
              <w:rPr>
                <w:rFonts w:eastAsia="Times New Roman"/>
                <w:sz w:val="20"/>
                <w:szCs w:val="14"/>
              </w:rPr>
              <w:t xml:space="preserve"> </w:t>
            </w: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will append the details of the </w:t>
            </w:r>
            <w:r w:rsidR="00CE44A5">
              <w:rPr>
                <w:rFonts w:eastAsia="Times New Roman"/>
                <w:sz w:val="20"/>
                <w:szCs w:val="14"/>
              </w:rPr>
              <w:t>current state of the entity (taking advantage of approx.-date-and-time as necessary</w:t>
            </w:r>
            <w:r w:rsidR="00D30A1E">
              <w:rPr>
                <w:rFonts w:eastAsia="Times New Roman"/>
                <w:sz w:val="20"/>
                <w:szCs w:val="14"/>
              </w:rPr>
              <w:t>)</w:t>
            </w:r>
          </w:p>
          <w:p w14:paraId="4B2F023A" w14:textId="77777777" w:rsidR="00375793" w:rsidRPr="00D02F8C" w:rsidRDefault="00375793"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The</w:t>
            </w:r>
            <w:r w:rsidR="00D30A1E">
              <w:rPr>
                <w:rFonts w:eastAsia="Times New Roman"/>
                <w:sz w:val="20"/>
                <w:szCs w:val="14"/>
              </w:rPr>
              <w:t xml:space="preserve"> </w:t>
            </w:r>
            <w:r w:rsidR="00F03C9D">
              <w:rPr>
                <w:rFonts w:eastAsia="Times New Roman"/>
                <w:sz w:val="20"/>
                <w:szCs w:val="14"/>
              </w:rPr>
              <w:t>provider</w:t>
            </w:r>
            <w:r w:rsidR="00D30A1E">
              <w:rPr>
                <w:rFonts w:eastAsia="Times New Roman"/>
                <w:sz w:val="20"/>
                <w:szCs w:val="14"/>
              </w:rPr>
              <w:t xml:space="preserve"> will validate</w:t>
            </w:r>
            <w:r>
              <w:rPr>
                <w:rFonts w:eastAsia="Times New Roman"/>
                <w:sz w:val="20"/>
                <w:szCs w:val="14"/>
              </w:rPr>
              <w:t xml:space="preserve"> as appropriate</w:t>
            </w:r>
            <w:r w:rsidR="00D30A1E">
              <w:rPr>
                <w:rFonts w:eastAsia="Times New Roman"/>
                <w:sz w:val="20"/>
                <w:szCs w:val="14"/>
              </w:rPr>
              <w:t xml:space="preserve"> </w:t>
            </w:r>
            <w:r w:rsidR="0054353F">
              <w:rPr>
                <w:rFonts w:eastAsia="Times New Roman"/>
                <w:sz w:val="20"/>
                <w:szCs w:val="14"/>
              </w:rPr>
              <w:t>that the latest record in the log for each entity that exist in the area of concern</w:t>
            </w:r>
            <w:r>
              <w:rPr>
                <w:rFonts w:eastAsia="Times New Roman"/>
                <w:sz w:val="20"/>
                <w:szCs w:val="14"/>
              </w:rPr>
              <w:t xml:space="preserve"> is aligned with the current state of that entity. If the entity in the log is not aligned the </w:t>
            </w:r>
            <w:r w:rsidR="00F03C9D">
              <w:rPr>
                <w:rFonts w:eastAsia="Times New Roman"/>
                <w:sz w:val="20"/>
                <w:szCs w:val="14"/>
              </w:rPr>
              <w:t>provider</w:t>
            </w:r>
            <w:r>
              <w:rPr>
                <w:rFonts w:eastAsia="Times New Roman"/>
                <w:sz w:val="20"/>
                <w:szCs w:val="14"/>
              </w:rPr>
              <w:t xml:space="preserve"> will append a record that reflects the current state</w:t>
            </w:r>
            <w:r w:rsidR="00D05EDC">
              <w:rPr>
                <w:rFonts w:eastAsia="Times New Roman"/>
                <w:sz w:val="20"/>
                <w:szCs w:val="14"/>
              </w:rPr>
              <w:t xml:space="preserve"> (taking advantage of </w:t>
            </w:r>
            <w:r w:rsidR="00C07590">
              <w:rPr>
                <w:rFonts w:eastAsia="Times New Roman"/>
                <w:sz w:val="20"/>
                <w:szCs w:val="14"/>
              </w:rPr>
              <w:t>approx-date-and-time as necessary)</w:t>
            </w:r>
            <w:r>
              <w:rPr>
                <w:rFonts w:eastAsia="Times New Roman"/>
                <w:sz w:val="20"/>
                <w:szCs w:val="14"/>
              </w:rPr>
              <w:t>.</w:t>
            </w:r>
          </w:p>
          <w:p w14:paraId="65753745" w14:textId="77777777" w:rsidR="006531B7" w:rsidRDefault="006531B7"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Once stream population is sufficient, the Controller changes the stream-state to “ACTIVE”</w:t>
            </w:r>
            <w:r w:rsidR="008A1A99">
              <w:rPr>
                <w:rFonts w:eastAsia="Times New Roman"/>
                <w:sz w:val="20"/>
                <w:szCs w:val="14"/>
              </w:rPr>
              <w:t>.</w:t>
            </w:r>
          </w:p>
          <w:p w14:paraId="5CD647DA" w14:textId="77777777" w:rsidR="006531B7" w:rsidRDefault="004D2B19"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The stream may have remained “ACTIVE” throughout the process</w:t>
            </w:r>
            <w:r w:rsidR="008A1A99">
              <w:rPr>
                <w:rFonts w:eastAsia="Times New Roman"/>
                <w:sz w:val="20"/>
                <w:szCs w:val="14"/>
              </w:rPr>
              <w:t>.</w:t>
            </w:r>
          </w:p>
          <w:p w14:paraId="238F64B7" w14:textId="77777777" w:rsidR="006531B7" w:rsidRDefault="006531B7"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In this state records will be streamed to any connected clients</w:t>
            </w:r>
            <w:r w:rsidR="008A1A99">
              <w:rPr>
                <w:rFonts w:eastAsia="Times New Roman"/>
                <w:sz w:val="20"/>
                <w:szCs w:val="14"/>
              </w:rPr>
              <w:t>.</w:t>
            </w:r>
          </w:p>
          <w:p w14:paraId="4F17973F" w14:textId="77777777" w:rsidR="006531B7" w:rsidRPr="00D947C3" w:rsidRDefault="001B4E19"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Records for n</w:t>
            </w:r>
            <w:r w:rsidR="006531B7">
              <w:rPr>
                <w:rFonts w:eastAsia="Times New Roman"/>
                <w:sz w:val="20"/>
                <w:szCs w:val="14"/>
              </w:rPr>
              <w:t>ew create/change/delete events will be appended to the log</w:t>
            </w:r>
            <w:r w:rsidR="008A1A99">
              <w:rPr>
                <w:rFonts w:eastAsia="Times New Roman"/>
                <w:sz w:val="20"/>
                <w:szCs w:val="14"/>
              </w:rPr>
              <w:t>.</w:t>
            </w:r>
          </w:p>
          <w:p w14:paraId="571232C3" w14:textId="77777777" w:rsidR="00C21196" w:rsidRPr="00505D4C" w:rsidRDefault="001142B3"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As a result of the above process the client should be returned to a state of “eventually consistent” with the </w:t>
            </w:r>
            <w:r w:rsidR="0016584F">
              <w:rPr>
                <w:rFonts w:eastAsia="Times New Roman"/>
                <w:sz w:val="20"/>
                <w:szCs w:val="14"/>
              </w:rPr>
              <w:t>state of presented context</w:t>
            </w:r>
            <w:r w:rsidR="00EC1957">
              <w:rPr>
                <w:rFonts w:eastAsia="Times New Roman"/>
                <w:sz w:val="20"/>
                <w:szCs w:val="14"/>
              </w:rPr>
              <w:t xml:space="preserve"> with no need to take any specific action.</w:t>
            </w:r>
          </w:p>
        </w:tc>
      </w:tr>
      <w:tr w:rsidR="00F00BBF" w:rsidRPr="00437FEA" w14:paraId="08E833A1" w14:textId="77777777" w:rsidTr="00033784">
        <w:tc>
          <w:tcPr>
            <w:tcW w:w="1413" w:type="dxa"/>
          </w:tcPr>
          <w:p w14:paraId="549076E3" w14:textId="77777777" w:rsidR="00F00BBF" w:rsidRPr="0031189A" w:rsidRDefault="00F00BBF" w:rsidP="00033784">
            <w:pPr>
              <w:rPr>
                <w:sz w:val="20"/>
                <w:szCs w:val="14"/>
              </w:rPr>
            </w:pPr>
          </w:p>
        </w:tc>
        <w:tc>
          <w:tcPr>
            <w:tcW w:w="9043" w:type="dxa"/>
          </w:tcPr>
          <w:p w14:paraId="452DCB97" w14:textId="77777777" w:rsidR="00F00BBF" w:rsidRDefault="00F00BBF" w:rsidP="00A56331">
            <w:pPr>
              <w:pStyle w:val="ListParagraph"/>
              <w:spacing w:before="100" w:beforeAutospacing="1" w:after="100" w:afterAutospacing="1"/>
              <w:rPr>
                <w:rFonts w:eastAsia="Times New Roman"/>
                <w:sz w:val="20"/>
                <w:szCs w:val="14"/>
              </w:rPr>
            </w:pPr>
          </w:p>
        </w:tc>
      </w:tr>
    </w:tbl>
    <w:p w14:paraId="4F115DD0" w14:textId="77777777" w:rsidR="00B27F3F" w:rsidRDefault="00B27F3F" w:rsidP="00B27C5E"/>
    <w:p w14:paraId="6848C27C" w14:textId="77777777" w:rsidR="008B51F6" w:rsidRDefault="008B51F6">
      <w:pPr>
        <w:spacing w:after="0"/>
        <w:rPr>
          <w:rFonts w:asciiTheme="majorHAnsi" w:eastAsiaTheme="majorEastAsia" w:hAnsiTheme="majorHAnsi" w:cstheme="majorBidi"/>
          <w:b/>
          <w:bCs/>
          <w:sz w:val="20"/>
          <w:szCs w:val="20"/>
        </w:rPr>
      </w:pPr>
      <w:r>
        <w:br w:type="page"/>
      </w:r>
    </w:p>
    <w:p w14:paraId="4A5A0BA7" w14:textId="77777777" w:rsidR="00893F05" w:rsidRDefault="00893F05" w:rsidP="00893F05">
      <w:pPr>
        <w:pStyle w:val="Heading3"/>
      </w:pPr>
      <w:bookmarkStart w:id="298" w:name="_Toc223392315"/>
      <w:r>
        <w:lastRenderedPageBreak/>
        <w:t>Use Case ST-1.</w:t>
      </w:r>
      <w:r w:rsidR="00CB417A">
        <w:t>3</w:t>
      </w:r>
      <w:r>
        <w:t xml:space="preserve">: </w:t>
      </w:r>
      <w:r w:rsidR="00F90E04">
        <w:t>Provider</w:t>
      </w:r>
      <w:r w:rsidR="00F205FF">
        <w:t xml:space="preserve"> </w:t>
      </w:r>
      <w:r w:rsidR="00CB417A">
        <w:t>recovers a stream after an upgrade</w:t>
      </w:r>
      <w:bookmarkEnd w:id="298"/>
    </w:p>
    <w:p w14:paraId="7B7DE220" w14:textId="77777777" w:rsidR="008B51F6" w:rsidRPr="008B51F6" w:rsidRDefault="008B51F6" w:rsidP="008B51F6">
      <w:r>
        <w:t>Note that this use case is informative.</w:t>
      </w:r>
    </w:p>
    <w:tbl>
      <w:tblPr>
        <w:tblStyle w:val="TableGrid"/>
        <w:tblW w:w="0" w:type="auto"/>
        <w:tblLook w:val="04A0" w:firstRow="1" w:lastRow="0" w:firstColumn="1" w:lastColumn="0" w:noHBand="0" w:noVBand="1"/>
      </w:tblPr>
      <w:tblGrid>
        <w:gridCol w:w="1413"/>
        <w:gridCol w:w="9043"/>
      </w:tblGrid>
      <w:tr w:rsidR="00893F05" w:rsidRPr="00437FEA" w14:paraId="59D8001B" w14:textId="77777777" w:rsidTr="00033784">
        <w:tc>
          <w:tcPr>
            <w:tcW w:w="1413" w:type="dxa"/>
          </w:tcPr>
          <w:p w14:paraId="2758EB60" w14:textId="77777777" w:rsidR="00893F05" w:rsidRPr="00437FEA" w:rsidRDefault="00893F05" w:rsidP="00033784">
            <w:pPr>
              <w:rPr>
                <w:sz w:val="20"/>
                <w:szCs w:val="14"/>
              </w:rPr>
            </w:pPr>
            <w:r w:rsidRPr="00437FEA">
              <w:rPr>
                <w:sz w:val="20"/>
                <w:szCs w:val="14"/>
              </w:rPr>
              <w:t>Number</w:t>
            </w:r>
          </w:p>
        </w:tc>
        <w:tc>
          <w:tcPr>
            <w:tcW w:w="9043" w:type="dxa"/>
          </w:tcPr>
          <w:p w14:paraId="194A7E32" w14:textId="77777777" w:rsidR="00893F05" w:rsidRPr="00437FEA" w:rsidRDefault="00893F05" w:rsidP="00033784">
            <w:pPr>
              <w:rPr>
                <w:sz w:val="20"/>
                <w:szCs w:val="14"/>
              </w:rPr>
            </w:pPr>
            <w:r>
              <w:rPr>
                <w:sz w:val="20"/>
                <w:szCs w:val="14"/>
              </w:rPr>
              <w:t>ST-1.</w:t>
            </w:r>
            <w:r w:rsidR="00CB417A">
              <w:rPr>
                <w:sz w:val="20"/>
                <w:szCs w:val="14"/>
              </w:rPr>
              <w:t>3</w:t>
            </w:r>
          </w:p>
        </w:tc>
      </w:tr>
      <w:tr w:rsidR="00893F05" w:rsidRPr="00437FEA" w14:paraId="11B898B8" w14:textId="77777777" w:rsidTr="00033784">
        <w:tc>
          <w:tcPr>
            <w:tcW w:w="1413" w:type="dxa"/>
          </w:tcPr>
          <w:p w14:paraId="4E88F1A3" w14:textId="77777777" w:rsidR="00893F05" w:rsidRPr="00437FEA" w:rsidRDefault="00893F05" w:rsidP="00033784">
            <w:pPr>
              <w:rPr>
                <w:sz w:val="20"/>
                <w:szCs w:val="14"/>
              </w:rPr>
            </w:pPr>
            <w:r w:rsidRPr="00437FEA">
              <w:rPr>
                <w:sz w:val="20"/>
                <w:szCs w:val="14"/>
              </w:rPr>
              <w:t>Name</w:t>
            </w:r>
          </w:p>
        </w:tc>
        <w:tc>
          <w:tcPr>
            <w:tcW w:w="9043" w:type="dxa"/>
          </w:tcPr>
          <w:p w14:paraId="76AACE48" w14:textId="77777777" w:rsidR="00893F05" w:rsidRPr="00437FEA" w:rsidRDefault="00F90E04" w:rsidP="00033784">
            <w:pPr>
              <w:rPr>
                <w:sz w:val="20"/>
                <w:szCs w:val="14"/>
              </w:rPr>
            </w:pPr>
            <w:r>
              <w:rPr>
                <w:sz w:val="20"/>
                <w:szCs w:val="14"/>
              </w:rPr>
              <w:t>Provider</w:t>
            </w:r>
            <w:r w:rsidR="00893F05" w:rsidRPr="00B27F3F">
              <w:rPr>
                <w:sz w:val="20"/>
                <w:szCs w:val="14"/>
              </w:rPr>
              <w:t xml:space="preserve"> </w:t>
            </w:r>
            <w:r w:rsidR="00893F05">
              <w:rPr>
                <w:sz w:val="20"/>
                <w:szCs w:val="14"/>
              </w:rPr>
              <w:t xml:space="preserve">recovers a stream after </w:t>
            </w:r>
            <w:r w:rsidR="00FB45F9">
              <w:rPr>
                <w:sz w:val="20"/>
                <w:szCs w:val="14"/>
              </w:rPr>
              <w:t>an upgrade</w:t>
            </w:r>
          </w:p>
        </w:tc>
      </w:tr>
      <w:tr w:rsidR="00893F05" w:rsidRPr="00437FEA" w14:paraId="05C2B29C" w14:textId="77777777" w:rsidTr="00033784">
        <w:tc>
          <w:tcPr>
            <w:tcW w:w="1413" w:type="dxa"/>
          </w:tcPr>
          <w:p w14:paraId="71C7885B" w14:textId="77777777" w:rsidR="00893F05" w:rsidRPr="00437FEA" w:rsidRDefault="00893F05" w:rsidP="00033784">
            <w:pPr>
              <w:rPr>
                <w:sz w:val="20"/>
                <w:szCs w:val="14"/>
              </w:rPr>
            </w:pPr>
            <w:r>
              <w:rPr>
                <w:sz w:val="20"/>
                <w:szCs w:val="14"/>
              </w:rPr>
              <w:t>Process/Area</w:t>
            </w:r>
          </w:p>
        </w:tc>
        <w:tc>
          <w:tcPr>
            <w:tcW w:w="9043" w:type="dxa"/>
          </w:tcPr>
          <w:p w14:paraId="0EC71022" w14:textId="77777777" w:rsidR="00893F05" w:rsidRPr="00437FEA" w:rsidRDefault="00893F05" w:rsidP="00033784">
            <w:pPr>
              <w:rPr>
                <w:sz w:val="20"/>
                <w:szCs w:val="14"/>
              </w:rPr>
            </w:pPr>
            <w:r>
              <w:rPr>
                <w:sz w:val="20"/>
                <w:szCs w:val="14"/>
              </w:rPr>
              <w:t>Streaming operation</w:t>
            </w:r>
          </w:p>
        </w:tc>
      </w:tr>
      <w:tr w:rsidR="00893F05" w:rsidRPr="00437FEA" w14:paraId="47132462" w14:textId="77777777" w:rsidTr="00033784">
        <w:tc>
          <w:tcPr>
            <w:tcW w:w="1413" w:type="dxa"/>
          </w:tcPr>
          <w:p w14:paraId="194ABE60" w14:textId="77777777" w:rsidR="00893F05" w:rsidRPr="00437FEA" w:rsidRDefault="00893F05" w:rsidP="00033784">
            <w:pPr>
              <w:rPr>
                <w:sz w:val="20"/>
                <w:szCs w:val="14"/>
              </w:rPr>
            </w:pPr>
            <w:r>
              <w:rPr>
                <w:sz w:val="20"/>
                <w:szCs w:val="14"/>
              </w:rPr>
              <w:t>Brief description</w:t>
            </w:r>
          </w:p>
        </w:tc>
        <w:tc>
          <w:tcPr>
            <w:tcW w:w="9043" w:type="dxa"/>
          </w:tcPr>
          <w:p w14:paraId="63762916" w14:textId="77777777" w:rsidR="00893F05" w:rsidRPr="00437FEA" w:rsidRDefault="00893F05" w:rsidP="00033784">
            <w:pPr>
              <w:rPr>
                <w:sz w:val="20"/>
                <w:szCs w:val="14"/>
              </w:rPr>
            </w:pPr>
            <w:r w:rsidRPr="00B27F3F">
              <w:rPr>
                <w:sz w:val="20"/>
                <w:szCs w:val="14"/>
              </w:rPr>
              <w:t xml:space="preserve">The </w:t>
            </w:r>
            <w:r w:rsidR="00F90E04">
              <w:rPr>
                <w:sz w:val="20"/>
                <w:szCs w:val="14"/>
              </w:rPr>
              <w:t>provider</w:t>
            </w:r>
            <w:r w:rsidRPr="00B27F3F">
              <w:rPr>
                <w:sz w:val="20"/>
                <w:szCs w:val="14"/>
              </w:rPr>
              <w:t xml:space="preserve"> </w:t>
            </w:r>
            <w:r w:rsidR="00947651">
              <w:rPr>
                <w:sz w:val="20"/>
                <w:szCs w:val="14"/>
              </w:rPr>
              <w:t>is upgraded</w:t>
            </w:r>
          </w:p>
        </w:tc>
      </w:tr>
      <w:tr w:rsidR="00893F05" w:rsidRPr="00437FEA" w14:paraId="6838AEE7" w14:textId="77777777" w:rsidTr="00033784">
        <w:tc>
          <w:tcPr>
            <w:tcW w:w="1413" w:type="dxa"/>
          </w:tcPr>
          <w:p w14:paraId="446792F3" w14:textId="77777777" w:rsidR="00893F05" w:rsidRPr="00437FEA" w:rsidRDefault="00893F05" w:rsidP="00033784">
            <w:pPr>
              <w:rPr>
                <w:sz w:val="20"/>
                <w:szCs w:val="14"/>
              </w:rPr>
            </w:pPr>
            <w:r>
              <w:rPr>
                <w:sz w:val="20"/>
                <w:szCs w:val="14"/>
              </w:rPr>
              <w:t>Preconditions</w:t>
            </w:r>
          </w:p>
        </w:tc>
        <w:tc>
          <w:tcPr>
            <w:tcW w:w="9043" w:type="dxa"/>
          </w:tcPr>
          <w:p w14:paraId="547D5BD4" w14:textId="77777777" w:rsidR="00893F05" w:rsidRPr="00437FEA" w:rsidRDefault="00893F05" w:rsidP="00033784">
            <w:pPr>
              <w:rPr>
                <w:sz w:val="20"/>
                <w:szCs w:val="14"/>
              </w:rPr>
            </w:pPr>
            <w:r>
              <w:rPr>
                <w:sz w:val="20"/>
                <w:szCs w:val="14"/>
              </w:rPr>
              <w:t>The stream is in the available-stream list.</w:t>
            </w:r>
          </w:p>
        </w:tc>
      </w:tr>
      <w:tr w:rsidR="00893F05" w:rsidRPr="00437FEA" w14:paraId="64C91BB7" w14:textId="77777777" w:rsidTr="00033784">
        <w:tc>
          <w:tcPr>
            <w:tcW w:w="1413" w:type="dxa"/>
          </w:tcPr>
          <w:p w14:paraId="619ABA6B" w14:textId="77777777" w:rsidR="00893F05" w:rsidRPr="00437FEA" w:rsidRDefault="00893F05" w:rsidP="00033784">
            <w:pPr>
              <w:rPr>
                <w:sz w:val="20"/>
                <w:szCs w:val="14"/>
              </w:rPr>
            </w:pPr>
            <w:r>
              <w:rPr>
                <w:sz w:val="20"/>
                <w:szCs w:val="14"/>
              </w:rPr>
              <w:t>Type</w:t>
            </w:r>
          </w:p>
        </w:tc>
        <w:tc>
          <w:tcPr>
            <w:tcW w:w="9043" w:type="dxa"/>
          </w:tcPr>
          <w:p w14:paraId="07EE874C" w14:textId="77777777" w:rsidR="00893F05" w:rsidRPr="00437FEA" w:rsidRDefault="00893F05" w:rsidP="00033784">
            <w:pPr>
              <w:rPr>
                <w:sz w:val="20"/>
                <w:szCs w:val="14"/>
              </w:rPr>
            </w:pPr>
            <w:r>
              <w:rPr>
                <w:sz w:val="20"/>
                <w:szCs w:val="14"/>
              </w:rPr>
              <w:t>Preparing and maintaining a stream</w:t>
            </w:r>
          </w:p>
        </w:tc>
      </w:tr>
      <w:tr w:rsidR="00893F05" w:rsidRPr="00437FEA" w14:paraId="1798747A" w14:textId="77777777" w:rsidTr="00033784">
        <w:tc>
          <w:tcPr>
            <w:tcW w:w="1413" w:type="dxa"/>
          </w:tcPr>
          <w:p w14:paraId="123922A9" w14:textId="77777777" w:rsidR="00893F05" w:rsidRPr="0031189A" w:rsidRDefault="00893F05" w:rsidP="00033784">
            <w:pPr>
              <w:rPr>
                <w:sz w:val="20"/>
                <w:szCs w:val="14"/>
              </w:rPr>
            </w:pPr>
            <w:r w:rsidRPr="0031189A">
              <w:rPr>
                <w:sz w:val="20"/>
                <w:szCs w:val="14"/>
              </w:rPr>
              <w:t>Description and workflow</w:t>
            </w:r>
          </w:p>
        </w:tc>
        <w:tc>
          <w:tcPr>
            <w:tcW w:w="9043" w:type="dxa"/>
          </w:tcPr>
          <w:p w14:paraId="34F36571" w14:textId="77777777" w:rsidR="00893F05" w:rsidRDefault="001E0ABD" w:rsidP="001E0ABD">
            <w:pPr>
              <w:spacing w:before="100" w:beforeAutospacing="1" w:after="100" w:afterAutospacing="1"/>
              <w:rPr>
                <w:rFonts w:eastAsia="Times New Roman"/>
                <w:sz w:val="20"/>
                <w:szCs w:val="14"/>
              </w:rPr>
            </w:pPr>
            <w:r>
              <w:rPr>
                <w:rFonts w:eastAsia="Times New Roman"/>
                <w:sz w:val="20"/>
                <w:szCs w:val="14"/>
              </w:rPr>
              <w:t>There are two distinct sub-cases</w:t>
            </w:r>
            <w:r w:rsidR="00BB5666">
              <w:rPr>
                <w:rFonts w:eastAsia="Times New Roman"/>
                <w:sz w:val="20"/>
                <w:szCs w:val="14"/>
              </w:rPr>
              <w:t>:</w:t>
            </w:r>
          </w:p>
          <w:p w14:paraId="788774CB" w14:textId="77777777" w:rsidR="00D55A45" w:rsidRPr="003C7D4C" w:rsidRDefault="001E0ABD" w:rsidP="00515260">
            <w:pPr>
              <w:pStyle w:val="ListParagraph"/>
              <w:numPr>
                <w:ilvl w:val="0"/>
                <w:numId w:val="53"/>
              </w:numPr>
              <w:spacing w:before="100" w:beforeAutospacing="1" w:after="100" w:afterAutospacing="1"/>
              <w:rPr>
                <w:rFonts w:eastAsia="Times New Roman"/>
                <w:sz w:val="20"/>
                <w:szCs w:val="14"/>
              </w:rPr>
            </w:pPr>
            <w:r>
              <w:rPr>
                <w:rFonts w:eastAsia="Times New Roman"/>
                <w:sz w:val="20"/>
                <w:szCs w:val="14"/>
              </w:rPr>
              <w:t>The stream</w:t>
            </w:r>
            <w:r w:rsidR="0015060C">
              <w:rPr>
                <w:rFonts w:eastAsia="Times New Roman"/>
                <w:sz w:val="20"/>
                <w:szCs w:val="14"/>
              </w:rPr>
              <w:t xml:space="preserve"> log</w:t>
            </w:r>
            <w:r>
              <w:rPr>
                <w:rFonts w:eastAsia="Times New Roman"/>
                <w:sz w:val="20"/>
                <w:szCs w:val="14"/>
              </w:rPr>
              <w:t xml:space="preserve"> persists through the upgrade</w:t>
            </w:r>
            <w:r w:rsidR="003C7D4C">
              <w:rPr>
                <w:rFonts w:eastAsia="Times New Roman"/>
                <w:sz w:val="20"/>
                <w:szCs w:val="14"/>
              </w:rPr>
              <w:t xml:space="preserve">: </w:t>
            </w:r>
            <w:r w:rsidR="00D55A45" w:rsidRPr="003C7D4C">
              <w:rPr>
                <w:rFonts w:eastAsia="Times New Roman"/>
                <w:sz w:val="20"/>
                <w:szCs w:val="14"/>
              </w:rPr>
              <w:t xml:space="preserve">An approach similar to </w:t>
            </w:r>
            <w:r w:rsidR="00AF0A36">
              <w:rPr>
                <w:rFonts w:eastAsia="Times New Roman"/>
                <w:sz w:val="20"/>
                <w:szCs w:val="14"/>
              </w:rPr>
              <w:t xml:space="preserve">UC </w:t>
            </w:r>
            <w:r w:rsidR="00D55A45" w:rsidRPr="003C7D4C">
              <w:rPr>
                <w:rFonts w:eastAsia="Times New Roman"/>
                <w:sz w:val="20"/>
                <w:szCs w:val="14"/>
              </w:rPr>
              <w:t>ST-</w:t>
            </w:r>
            <w:r w:rsidR="000E1D29" w:rsidRPr="003C7D4C">
              <w:rPr>
                <w:rFonts w:eastAsia="Times New Roman"/>
                <w:sz w:val="20"/>
                <w:szCs w:val="14"/>
              </w:rPr>
              <w:t>1.2</w:t>
            </w:r>
            <w:r w:rsidR="00D55A45" w:rsidRPr="003C7D4C">
              <w:rPr>
                <w:rFonts w:eastAsia="Times New Roman"/>
                <w:sz w:val="20"/>
                <w:szCs w:val="14"/>
              </w:rPr>
              <w:t xml:space="preserve"> could be taken where the </w:t>
            </w:r>
            <w:r w:rsidR="0015060C" w:rsidRPr="003C7D4C">
              <w:rPr>
                <w:rFonts w:eastAsia="Times New Roman"/>
                <w:sz w:val="20"/>
                <w:szCs w:val="14"/>
              </w:rPr>
              <w:t>stream log is updated with changes that occurred during the upgrade</w:t>
            </w:r>
            <w:r w:rsidR="00A72ED8" w:rsidRPr="003C7D4C">
              <w:rPr>
                <w:rFonts w:eastAsia="Times New Roman"/>
                <w:sz w:val="20"/>
                <w:szCs w:val="14"/>
              </w:rPr>
              <w:t xml:space="preserve"> where an approach similar to </w:t>
            </w:r>
            <w:r w:rsidR="00AF0A36">
              <w:rPr>
                <w:rFonts w:eastAsia="Times New Roman"/>
                <w:sz w:val="20"/>
                <w:szCs w:val="14"/>
              </w:rPr>
              <w:t xml:space="preserve">UC </w:t>
            </w:r>
            <w:r w:rsidR="000E1D29" w:rsidRPr="003C7D4C">
              <w:rPr>
                <w:rFonts w:eastAsia="Times New Roman"/>
                <w:sz w:val="20"/>
                <w:szCs w:val="14"/>
              </w:rPr>
              <w:t>ST-2.</w:t>
            </w:r>
            <w:r w:rsidR="00A842CF" w:rsidRPr="003C7D4C">
              <w:rPr>
                <w:rFonts w:eastAsia="Times New Roman"/>
                <w:sz w:val="20"/>
                <w:szCs w:val="14"/>
              </w:rPr>
              <w:t>2 (</w:t>
            </w:r>
            <w:r w:rsidR="003C7D4C" w:rsidRPr="003C7D4C">
              <w:rPr>
                <w:rFonts w:eastAsia="Times New Roman"/>
                <w:sz w:val="20"/>
                <w:szCs w:val="14"/>
              </w:rPr>
              <w:t>“mark and sweep”) is used to clean up the stream. Again, approx-date-and-time could be used.</w:t>
            </w:r>
          </w:p>
          <w:p w14:paraId="7F987A4A" w14:textId="77777777" w:rsidR="0018406B" w:rsidRPr="00AF0A36" w:rsidRDefault="003C7D4C" w:rsidP="00515260">
            <w:pPr>
              <w:pStyle w:val="ListParagraph"/>
              <w:numPr>
                <w:ilvl w:val="0"/>
                <w:numId w:val="53"/>
              </w:numPr>
              <w:spacing w:before="100" w:beforeAutospacing="1" w:after="100" w:afterAutospacing="1"/>
              <w:rPr>
                <w:rFonts w:eastAsia="Times New Roman"/>
                <w:sz w:val="20"/>
                <w:szCs w:val="14"/>
              </w:rPr>
            </w:pPr>
            <w:r>
              <w:rPr>
                <w:rFonts w:eastAsia="Times New Roman"/>
                <w:sz w:val="20"/>
                <w:szCs w:val="14"/>
              </w:rPr>
              <w:t xml:space="preserve">The stream log is </w:t>
            </w:r>
            <w:r w:rsidR="00621F9D">
              <w:rPr>
                <w:rFonts w:eastAsia="Times New Roman"/>
                <w:sz w:val="20"/>
                <w:szCs w:val="14"/>
              </w:rPr>
              <w:t xml:space="preserve">lost during the upgrade: </w:t>
            </w:r>
            <w:r w:rsidR="009C2016">
              <w:rPr>
                <w:rFonts w:eastAsia="Times New Roman"/>
                <w:sz w:val="20"/>
                <w:szCs w:val="14"/>
              </w:rPr>
              <w:t xml:space="preserve">An approach similar to </w:t>
            </w:r>
            <w:r w:rsidR="00AF0A36">
              <w:rPr>
                <w:rFonts w:eastAsia="Times New Roman"/>
                <w:sz w:val="20"/>
                <w:szCs w:val="14"/>
              </w:rPr>
              <w:t xml:space="preserve">UC </w:t>
            </w:r>
            <w:r w:rsidR="009C2016">
              <w:rPr>
                <w:rFonts w:eastAsia="Times New Roman"/>
                <w:sz w:val="20"/>
                <w:szCs w:val="14"/>
              </w:rPr>
              <w:t>ST-1.1 could be take</w:t>
            </w:r>
            <w:r w:rsidR="00E338BA">
              <w:rPr>
                <w:rFonts w:eastAsia="Times New Roman"/>
                <w:sz w:val="20"/>
                <w:szCs w:val="14"/>
              </w:rPr>
              <w:t>n.</w:t>
            </w:r>
            <w:r w:rsidR="00AF0A36">
              <w:rPr>
                <w:rFonts w:eastAsia="Times New Roman"/>
                <w:sz w:val="20"/>
                <w:szCs w:val="14"/>
              </w:rPr>
              <w:t xml:space="preserve"> </w:t>
            </w:r>
            <w:r w:rsidR="0018406B" w:rsidRPr="00AF0A36">
              <w:rPr>
                <w:rFonts w:eastAsia="Times New Roman"/>
                <w:sz w:val="20"/>
                <w:szCs w:val="14"/>
              </w:rPr>
              <w:t xml:space="preserve">When the client connects with the previous token </w:t>
            </w:r>
            <w:r w:rsidR="00523D5E" w:rsidRPr="00AF0A36">
              <w:rPr>
                <w:rFonts w:eastAsia="Times New Roman"/>
                <w:sz w:val="20"/>
                <w:szCs w:val="14"/>
              </w:rPr>
              <w:t xml:space="preserve">UC ST-0.3 will be </w:t>
            </w:r>
            <w:r w:rsidR="00AF0A36" w:rsidRPr="00AF0A36">
              <w:rPr>
                <w:rFonts w:eastAsia="Times New Roman"/>
                <w:sz w:val="20"/>
                <w:szCs w:val="14"/>
              </w:rPr>
              <w:t>run.</w:t>
            </w:r>
          </w:p>
        </w:tc>
      </w:tr>
    </w:tbl>
    <w:p w14:paraId="4EB92F15" w14:textId="77777777" w:rsidR="00893F05" w:rsidRDefault="00893F05" w:rsidP="00B27C5E"/>
    <w:p w14:paraId="31500C66" w14:textId="77777777" w:rsidR="008B51F6" w:rsidRDefault="008B51F6">
      <w:pPr>
        <w:spacing w:after="0"/>
        <w:rPr>
          <w:rFonts w:asciiTheme="majorHAnsi" w:eastAsiaTheme="majorEastAsia" w:hAnsiTheme="majorHAnsi" w:cstheme="majorBidi"/>
          <w:b/>
          <w:bCs/>
          <w:szCs w:val="24"/>
        </w:rPr>
      </w:pPr>
      <w:r>
        <w:br w:type="page"/>
      </w:r>
    </w:p>
    <w:p w14:paraId="66F881BD" w14:textId="77777777" w:rsidR="002D50AC" w:rsidRDefault="002D50AC" w:rsidP="00EB62A7">
      <w:pPr>
        <w:pStyle w:val="Heading2"/>
      </w:pPr>
      <w:bookmarkStart w:id="299" w:name="_Toc223392316"/>
      <w:r>
        <w:lastRenderedPageBreak/>
        <w:t xml:space="preserve">Client </w:t>
      </w:r>
      <w:r w:rsidR="00C40B09">
        <w:t>maintains alignment – Example strategies and approaches</w:t>
      </w:r>
      <w:bookmarkEnd w:id="299"/>
    </w:p>
    <w:p w14:paraId="669623F2" w14:textId="77777777" w:rsidR="008B12C0" w:rsidRPr="008B12C0" w:rsidRDefault="003F7C28" w:rsidP="008B12C0">
      <w:r>
        <w:t xml:space="preserve">This </w:t>
      </w:r>
      <w:r w:rsidR="008F666D">
        <w:t xml:space="preserve">section </w:t>
      </w:r>
      <w:r w:rsidR="00365F7A">
        <w:t xml:space="preserve">provides </w:t>
      </w:r>
      <w:r w:rsidR="00D32688">
        <w:t xml:space="preserve">further clarification of earlier use cases. </w:t>
      </w:r>
      <w:r w:rsidR="008B12C0">
        <w:t>The use cases in this section are informative.</w:t>
      </w:r>
    </w:p>
    <w:p w14:paraId="28EDF786" w14:textId="77777777" w:rsidR="00C40B09" w:rsidRDefault="00C40B09" w:rsidP="00C40B09">
      <w:pPr>
        <w:pStyle w:val="Heading3"/>
      </w:pPr>
      <w:bookmarkStart w:id="300" w:name="_Toc223392317"/>
      <w:r>
        <w:t>Use Case ST-2.1: Client aligns with a stream</w:t>
      </w:r>
      <w:bookmarkEnd w:id="300"/>
    </w:p>
    <w:p w14:paraId="4C3D85C7" w14:textId="77777777" w:rsidR="00354AF1" w:rsidRPr="0051011B" w:rsidRDefault="00E52E21" w:rsidP="00C40B09">
      <w:r>
        <w:t>The client prepares for realignment during the initial alignment phase.</w:t>
      </w:r>
      <w:r w:rsidR="00354AF1">
        <w:t xml:space="preserve"> This use case embellishes </w:t>
      </w:r>
      <w:r w:rsidR="00354AF1" w:rsidRPr="00354AF1">
        <w:t>ST-0.3</w:t>
      </w:r>
      <w:r w:rsidR="005F33F6">
        <w:t xml:space="preserve"> and </w:t>
      </w:r>
      <w:r w:rsidR="00D3270C">
        <w:t>is provided as an example of a client solution.</w:t>
      </w:r>
    </w:p>
    <w:tbl>
      <w:tblPr>
        <w:tblStyle w:val="TableGrid"/>
        <w:tblW w:w="0" w:type="auto"/>
        <w:tblLook w:val="04A0" w:firstRow="1" w:lastRow="0" w:firstColumn="1" w:lastColumn="0" w:noHBand="0" w:noVBand="1"/>
      </w:tblPr>
      <w:tblGrid>
        <w:gridCol w:w="1413"/>
        <w:gridCol w:w="9043"/>
      </w:tblGrid>
      <w:tr w:rsidR="00C40B09" w:rsidRPr="00437FEA" w14:paraId="4F3F027A" w14:textId="77777777" w:rsidTr="00033784">
        <w:tc>
          <w:tcPr>
            <w:tcW w:w="1413" w:type="dxa"/>
          </w:tcPr>
          <w:p w14:paraId="6F4202AD" w14:textId="77777777" w:rsidR="00C40B09" w:rsidRPr="00437FEA" w:rsidRDefault="00C40B09" w:rsidP="00033784">
            <w:pPr>
              <w:rPr>
                <w:sz w:val="20"/>
                <w:szCs w:val="14"/>
              </w:rPr>
            </w:pPr>
            <w:r w:rsidRPr="00437FEA">
              <w:rPr>
                <w:sz w:val="20"/>
                <w:szCs w:val="14"/>
              </w:rPr>
              <w:lastRenderedPageBreak/>
              <w:t>Number</w:t>
            </w:r>
          </w:p>
        </w:tc>
        <w:tc>
          <w:tcPr>
            <w:tcW w:w="9043" w:type="dxa"/>
          </w:tcPr>
          <w:p w14:paraId="526D8974" w14:textId="77777777" w:rsidR="00C40B09" w:rsidRPr="00437FEA" w:rsidRDefault="00C40B09" w:rsidP="00033784">
            <w:pPr>
              <w:rPr>
                <w:sz w:val="20"/>
                <w:szCs w:val="14"/>
              </w:rPr>
            </w:pPr>
            <w:r>
              <w:rPr>
                <w:sz w:val="20"/>
                <w:szCs w:val="14"/>
              </w:rPr>
              <w:t>ST-2.1</w:t>
            </w:r>
          </w:p>
        </w:tc>
      </w:tr>
      <w:tr w:rsidR="00C40B09" w:rsidRPr="00437FEA" w14:paraId="70039C8E" w14:textId="77777777" w:rsidTr="00033784">
        <w:tc>
          <w:tcPr>
            <w:tcW w:w="1413" w:type="dxa"/>
          </w:tcPr>
          <w:p w14:paraId="3F4EEC45" w14:textId="77777777" w:rsidR="00C40B09" w:rsidRPr="00437FEA" w:rsidRDefault="00C40B09" w:rsidP="00033784">
            <w:pPr>
              <w:rPr>
                <w:sz w:val="20"/>
                <w:szCs w:val="14"/>
              </w:rPr>
            </w:pPr>
            <w:r w:rsidRPr="00437FEA">
              <w:rPr>
                <w:sz w:val="20"/>
                <w:szCs w:val="14"/>
              </w:rPr>
              <w:t>Name</w:t>
            </w:r>
          </w:p>
        </w:tc>
        <w:tc>
          <w:tcPr>
            <w:tcW w:w="9043" w:type="dxa"/>
          </w:tcPr>
          <w:p w14:paraId="51CAE6C3" w14:textId="77777777" w:rsidR="00C40B09" w:rsidRPr="00437FEA" w:rsidRDefault="00C40B09" w:rsidP="00033784">
            <w:pPr>
              <w:rPr>
                <w:sz w:val="20"/>
                <w:szCs w:val="14"/>
              </w:rPr>
            </w:pPr>
            <w:r>
              <w:rPr>
                <w:sz w:val="20"/>
                <w:szCs w:val="14"/>
              </w:rPr>
              <w:t xml:space="preserve">Client </w:t>
            </w:r>
            <w:r w:rsidR="00E52E21">
              <w:rPr>
                <w:sz w:val="20"/>
                <w:szCs w:val="14"/>
              </w:rPr>
              <w:t>aligns with a</w:t>
            </w:r>
            <w:r>
              <w:rPr>
                <w:sz w:val="20"/>
                <w:szCs w:val="14"/>
              </w:rPr>
              <w:t xml:space="preserve"> stream</w:t>
            </w:r>
          </w:p>
        </w:tc>
      </w:tr>
      <w:tr w:rsidR="00C40B09" w:rsidRPr="00437FEA" w14:paraId="3DCEF3B8" w14:textId="77777777" w:rsidTr="00033784">
        <w:tc>
          <w:tcPr>
            <w:tcW w:w="1413" w:type="dxa"/>
          </w:tcPr>
          <w:p w14:paraId="5599EBFF" w14:textId="77777777" w:rsidR="00C40B09" w:rsidRPr="00437FEA" w:rsidRDefault="00C40B09" w:rsidP="00033784">
            <w:pPr>
              <w:rPr>
                <w:sz w:val="20"/>
                <w:szCs w:val="14"/>
              </w:rPr>
            </w:pPr>
            <w:r>
              <w:rPr>
                <w:sz w:val="20"/>
                <w:szCs w:val="14"/>
              </w:rPr>
              <w:t>Process/Area</w:t>
            </w:r>
          </w:p>
        </w:tc>
        <w:tc>
          <w:tcPr>
            <w:tcW w:w="9043" w:type="dxa"/>
          </w:tcPr>
          <w:p w14:paraId="0CFF6B95" w14:textId="77777777" w:rsidR="00C40B09" w:rsidRPr="00437FEA" w:rsidRDefault="00C40B09" w:rsidP="00033784">
            <w:pPr>
              <w:rPr>
                <w:sz w:val="20"/>
                <w:szCs w:val="14"/>
              </w:rPr>
            </w:pPr>
            <w:r>
              <w:rPr>
                <w:sz w:val="20"/>
                <w:szCs w:val="14"/>
              </w:rPr>
              <w:t>Streaming Infrastructure</w:t>
            </w:r>
          </w:p>
        </w:tc>
      </w:tr>
      <w:tr w:rsidR="00C40B09" w:rsidRPr="00437FEA" w14:paraId="464CA81D" w14:textId="77777777" w:rsidTr="00033784">
        <w:tc>
          <w:tcPr>
            <w:tcW w:w="1413" w:type="dxa"/>
          </w:tcPr>
          <w:p w14:paraId="4768A359" w14:textId="77777777" w:rsidR="00C40B09" w:rsidRPr="00437FEA" w:rsidRDefault="00C40B09" w:rsidP="00033784">
            <w:pPr>
              <w:rPr>
                <w:sz w:val="20"/>
                <w:szCs w:val="14"/>
              </w:rPr>
            </w:pPr>
            <w:r>
              <w:rPr>
                <w:sz w:val="20"/>
                <w:szCs w:val="14"/>
              </w:rPr>
              <w:t>Brief description</w:t>
            </w:r>
          </w:p>
        </w:tc>
        <w:tc>
          <w:tcPr>
            <w:tcW w:w="9043" w:type="dxa"/>
          </w:tcPr>
          <w:p w14:paraId="144F6E71" w14:textId="77777777" w:rsidR="00C40B09" w:rsidRPr="00437FEA" w:rsidRDefault="00E52E21" w:rsidP="00033784">
            <w:pPr>
              <w:rPr>
                <w:sz w:val="20"/>
                <w:szCs w:val="14"/>
              </w:rPr>
            </w:pPr>
            <w:r>
              <w:rPr>
                <w:sz w:val="20"/>
                <w:szCs w:val="14"/>
              </w:rPr>
              <w:t xml:space="preserve">The client </w:t>
            </w:r>
            <w:r w:rsidR="001331C8">
              <w:rPr>
                <w:sz w:val="20"/>
                <w:szCs w:val="14"/>
              </w:rPr>
              <w:t xml:space="preserve">connects to </w:t>
            </w:r>
            <w:r w:rsidR="00A83550">
              <w:rPr>
                <w:sz w:val="20"/>
                <w:szCs w:val="14"/>
              </w:rPr>
              <w:t>provider and aligns</w:t>
            </w:r>
          </w:p>
        </w:tc>
      </w:tr>
      <w:tr w:rsidR="00C40B09" w:rsidRPr="00437FEA" w14:paraId="461BD86A" w14:textId="77777777" w:rsidTr="00033784">
        <w:tc>
          <w:tcPr>
            <w:tcW w:w="1413" w:type="dxa"/>
          </w:tcPr>
          <w:p w14:paraId="05DA29D2" w14:textId="77777777" w:rsidR="00C40B09" w:rsidRPr="00437FEA" w:rsidRDefault="00C40B09" w:rsidP="00033784">
            <w:pPr>
              <w:rPr>
                <w:sz w:val="20"/>
                <w:szCs w:val="14"/>
              </w:rPr>
            </w:pPr>
            <w:r>
              <w:rPr>
                <w:sz w:val="20"/>
                <w:szCs w:val="14"/>
              </w:rPr>
              <w:t>Preconditions</w:t>
            </w:r>
          </w:p>
        </w:tc>
        <w:tc>
          <w:tcPr>
            <w:tcW w:w="9043" w:type="dxa"/>
          </w:tcPr>
          <w:p w14:paraId="1D830321" w14:textId="77777777" w:rsidR="00C40B09" w:rsidRPr="00437FEA" w:rsidRDefault="006D66F5" w:rsidP="00033784">
            <w:pPr>
              <w:rPr>
                <w:sz w:val="20"/>
                <w:szCs w:val="14"/>
              </w:rPr>
            </w:pPr>
            <w:r>
              <w:rPr>
                <w:sz w:val="20"/>
                <w:szCs w:val="14"/>
              </w:rPr>
              <w:t>UC ST-0.1 has run successfully. The client has gained knowledge of the available streams via some mechanism (such as UC ST-0.2)</w:t>
            </w:r>
          </w:p>
        </w:tc>
      </w:tr>
      <w:tr w:rsidR="00C40B09" w:rsidRPr="00437FEA" w14:paraId="183ABD8F" w14:textId="77777777" w:rsidTr="00033784">
        <w:tc>
          <w:tcPr>
            <w:tcW w:w="1413" w:type="dxa"/>
          </w:tcPr>
          <w:p w14:paraId="354A22AA" w14:textId="77777777" w:rsidR="00C40B09" w:rsidRPr="00437FEA" w:rsidRDefault="00C40B09" w:rsidP="00033784">
            <w:pPr>
              <w:rPr>
                <w:sz w:val="20"/>
                <w:szCs w:val="14"/>
              </w:rPr>
            </w:pPr>
            <w:r>
              <w:rPr>
                <w:sz w:val="20"/>
                <w:szCs w:val="14"/>
              </w:rPr>
              <w:t>Type</w:t>
            </w:r>
          </w:p>
        </w:tc>
        <w:tc>
          <w:tcPr>
            <w:tcW w:w="9043" w:type="dxa"/>
          </w:tcPr>
          <w:p w14:paraId="7820AA86" w14:textId="77777777" w:rsidR="00C40B09" w:rsidRPr="00437FEA" w:rsidRDefault="00C40B09" w:rsidP="00033784">
            <w:pPr>
              <w:rPr>
                <w:sz w:val="20"/>
                <w:szCs w:val="14"/>
              </w:rPr>
            </w:pPr>
            <w:r>
              <w:rPr>
                <w:sz w:val="20"/>
                <w:szCs w:val="14"/>
              </w:rPr>
              <w:t>Gaining and maintaining alignment</w:t>
            </w:r>
          </w:p>
        </w:tc>
      </w:tr>
      <w:tr w:rsidR="00C40B09" w:rsidRPr="00437FEA" w14:paraId="6582BE89" w14:textId="77777777" w:rsidTr="00033784">
        <w:tc>
          <w:tcPr>
            <w:tcW w:w="1413" w:type="dxa"/>
          </w:tcPr>
          <w:p w14:paraId="2086D990" w14:textId="77777777" w:rsidR="00C40B09" w:rsidRPr="00437FEA" w:rsidRDefault="00C40B09" w:rsidP="00033784">
            <w:pPr>
              <w:rPr>
                <w:sz w:val="20"/>
                <w:szCs w:val="14"/>
              </w:rPr>
            </w:pPr>
            <w:r>
              <w:rPr>
                <w:sz w:val="20"/>
                <w:szCs w:val="14"/>
              </w:rPr>
              <w:t>Description and workflow</w:t>
            </w:r>
          </w:p>
        </w:tc>
        <w:tc>
          <w:tcPr>
            <w:tcW w:w="9043" w:type="dxa"/>
          </w:tcPr>
          <w:p w14:paraId="70552F25" w14:textId="77777777" w:rsidR="00C22289" w:rsidRPr="00B808D6" w:rsidRDefault="005B1BEC" w:rsidP="00515260">
            <w:pPr>
              <w:pStyle w:val="ListParagraph"/>
              <w:numPr>
                <w:ilvl w:val="0"/>
                <w:numId w:val="50"/>
              </w:numPr>
              <w:rPr>
                <w:sz w:val="20"/>
                <w:szCs w:val="14"/>
              </w:rPr>
            </w:pPr>
            <w:r w:rsidRPr="00B808D6">
              <w:rPr>
                <w:sz w:val="20"/>
                <w:szCs w:val="14"/>
                <w:lang w:val="en-GB"/>
              </w:rPr>
              <w:t>Client prepares to connect to a stream for the first time by</w:t>
            </w:r>
          </w:p>
          <w:p w14:paraId="0EFE8360" w14:textId="77777777" w:rsidR="00C22289" w:rsidRPr="00B808D6" w:rsidRDefault="00C22289" w:rsidP="00515260">
            <w:pPr>
              <w:pStyle w:val="ListParagraph"/>
              <w:numPr>
                <w:ilvl w:val="1"/>
                <w:numId w:val="50"/>
              </w:numPr>
              <w:rPr>
                <w:sz w:val="20"/>
                <w:szCs w:val="14"/>
              </w:rPr>
            </w:pPr>
            <w:r w:rsidRPr="00B808D6">
              <w:rPr>
                <w:sz w:val="20"/>
                <w:szCs w:val="14"/>
                <w:lang w:val="en-GB"/>
              </w:rPr>
              <w:t>Setting current-stream-alignment-attempt-counter to 1</w:t>
            </w:r>
            <w:r w:rsidRPr="00B808D6">
              <w:rPr>
                <w:sz w:val="20"/>
                <w:szCs w:val="14"/>
              </w:rPr>
              <w:t xml:space="preserve"> for the stream (stream-id)</w:t>
            </w:r>
          </w:p>
          <w:p w14:paraId="5502A0C3" w14:textId="77777777" w:rsidR="00C22289" w:rsidRPr="00B808D6" w:rsidRDefault="00C22289" w:rsidP="00515260">
            <w:pPr>
              <w:pStyle w:val="ListParagraph"/>
              <w:numPr>
                <w:ilvl w:val="1"/>
                <w:numId w:val="50"/>
              </w:numPr>
              <w:rPr>
                <w:sz w:val="20"/>
                <w:szCs w:val="14"/>
              </w:rPr>
            </w:pPr>
            <w:r w:rsidRPr="00B808D6">
              <w:rPr>
                <w:sz w:val="20"/>
                <w:szCs w:val="14"/>
              </w:rPr>
              <w:t>Setting the alignment-attempt-start-time to current time</w:t>
            </w:r>
            <w:r w:rsidR="002862D5">
              <w:rPr>
                <w:sz w:val="20"/>
                <w:szCs w:val="14"/>
              </w:rPr>
              <w:t>.</w:t>
            </w:r>
          </w:p>
          <w:p w14:paraId="60DE3D18" w14:textId="77777777" w:rsidR="00563EE3" w:rsidRPr="00B808D6" w:rsidRDefault="005B1BEC" w:rsidP="00515260">
            <w:pPr>
              <w:pStyle w:val="ListParagraph"/>
              <w:numPr>
                <w:ilvl w:val="0"/>
                <w:numId w:val="50"/>
              </w:numPr>
              <w:rPr>
                <w:sz w:val="20"/>
                <w:szCs w:val="14"/>
              </w:rPr>
            </w:pPr>
            <w:r w:rsidRPr="00B808D6">
              <w:rPr>
                <w:sz w:val="20"/>
                <w:szCs w:val="14"/>
              </w:rPr>
              <w:t xml:space="preserve">Client connects to the stream </w:t>
            </w:r>
            <w:r w:rsidR="00563EE3" w:rsidRPr="00B808D6">
              <w:rPr>
                <w:sz w:val="20"/>
                <w:szCs w:val="14"/>
              </w:rPr>
              <w:t xml:space="preserve">and receives </w:t>
            </w:r>
            <w:r w:rsidRPr="00B808D6">
              <w:rPr>
                <w:sz w:val="20"/>
                <w:szCs w:val="14"/>
              </w:rPr>
              <w:t>records (“simple update”)</w:t>
            </w:r>
            <w:r w:rsidR="00F80F98" w:rsidRPr="00B808D6">
              <w:rPr>
                <w:sz w:val="20"/>
                <w:szCs w:val="14"/>
              </w:rPr>
              <w:t xml:space="preserve"> as per </w:t>
            </w:r>
            <w:r w:rsidR="006D66F5" w:rsidRPr="00B808D6">
              <w:rPr>
                <w:sz w:val="20"/>
                <w:szCs w:val="14"/>
              </w:rPr>
              <w:t>UC ST-0</w:t>
            </w:r>
            <w:r w:rsidR="001A741E">
              <w:rPr>
                <w:sz w:val="20"/>
                <w:szCs w:val="14"/>
              </w:rPr>
              <w:t>.</w:t>
            </w:r>
            <w:r w:rsidR="006D66F5" w:rsidRPr="00B808D6">
              <w:rPr>
                <w:sz w:val="20"/>
                <w:szCs w:val="14"/>
              </w:rPr>
              <w:t>3</w:t>
            </w:r>
            <w:r w:rsidR="00B808D6" w:rsidRPr="00B808D6">
              <w:rPr>
                <w:sz w:val="20"/>
                <w:szCs w:val="14"/>
              </w:rPr>
              <w:t>.</w:t>
            </w:r>
          </w:p>
          <w:p w14:paraId="48DA9CE8" w14:textId="012B0CD8" w:rsidR="00B808D6" w:rsidRDefault="005B1BEC" w:rsidP="00515260">
            <w:pPr>
              <w:pStyle w:val="ListParagraph"/>
              <w:numPr>
                <w:ilvl w:val="0"/>
                <w:numId w:val="50"/>
              </w:numPr>
              <w:rPr>
                <w:sz w:val="20"/>
                <w:szCs w:val="14"/>
              </w:rPr>
            </w:pPr>
            <w:r w:rsidRPr="00B808D6">
              <w:rPr>
                <w:sz w:val="20"/>
                <w:szCs w:val="14"/>
              </w:rPr>
              <w:t>Client identifies the entity instance to add/update/delete using the entity-key (</w:t>
            </w:r>
            <w:r w:rsidRPr="00B808D6">
              <w:rPr>
                <w:sz w:val="20"/>
                <w:szCs w:val="14"/>
                <w:lang w:val="en-GB"/>
              </w:rPr>
              <w:t>and potentially other data)</w:t>
            </w:r>
            <w:r w:rsidRPr="00B808D6">
              <w:rPr>
                <w:sz w:val="20"/>
                <w:szCs w:val="14"/>
              </w:rPr>
              <w:t xml:space="preserve"> and attempts to locate the entity</w:t>
            </w:r>
            <w:r w:rsidR="00563EE3" w:rsidRPr="00B808D6">
              <w:rPr>
                <w:sz w:val="20"/>
                <w:szCs w:val="14"/>
              </w:rPr>
              <w:t xml:space="preserve"> using</w:t>
            </w:r>
            <w:r w:rsidR="000A4FBD">
              <w:rPr>
                <w:sz w:val="20"/>
                <w:szCs w:val="14"/>
              </w:rPr>
              <w:t xml:space="preserve"> the entity key as well as</w:t>
            </w:r>
            <w:r w:rsidR="00563EE3" w:rsidRPr="00B808D6">
              <w:rPr>
                <w:sz w:val="20"/>
                <w:szCs w:val="14"/>
              </w:rPr>
              <w:t xml:space="preserve"> </w:t>
            </w:r>
            <w:r w:rsidR="00033784" w:rsidRPr="00B808D6">
              <w:rPr>
                <w:sz w:val="20"/>
                <w:szCs w:val="14"/>
              </w:rPr>
              <w:t>parent-address</w:t>
            </w:r>
            <w:r w:rsidR="000A4FBD">
              <w:rPr>
                <w:sz w:val="20"/>
                <w:szCs w:val="14"/>
              </w:rPr>
              <w:t xml:space="preserve"> where provided</w:t>
            </w:r>
            <w:r w:rsidR="00433738" w:rsidRPr="00B808D6">
              <w:rPr>
                <w:sz w:val="20"/>
                <w:szCs w:val="14"/>
              </w:rPr>
              <w:t xml:space="preserve"> (see </w:t>
            </w:r>
            <w:r w:rsidR="00962CCE" w:rsidRPr="00B808D6">
              <w:rPr>
                <w:sz w:val="20"/>
                <w:szCs w:val="14"/>
              </w:rPr>
              <w:fldChar w:fldCharType="begin"/>
            </w:r>
            <w:r w:rsidR="00962CCE" w:rsidRPr="00B808D6">
              <w:rPr>
                <w:sz w:val="20"/>
                <w:szCs w:val="14"/>
              </w:rPr>
              <w:instrText xml:space="preserve"> REF _Ref52981813 \r \h </w:instrText>
            </w:r>
            <w:r w:rsidR="00B808D6" w:rsidRPr="00B808D6">
              <w:rPr>
                <w:sz w:val="20"/>
                <w:szCs w:val="14"/>
              </w:rPr>
              <w:instrText xml:space="preserve"> \* MERGEFORMAT </w:instrText>
            </w:r>
            <w:r w:rsidR="00962CCE" w:rsidRPr="00B808D6">
              <w:rPr>
                <w:sz w:val="20"/>
                <w:szCs w:val="14"/>
              </w:rPr>
            </w:r>
            <w:r w:rsidR="00962CCE" w:rsidRPr="00B808D6">
              <w:rPr>
                <w:sz w:val="20"/>
                <w:szCs w:val="14"/>
              </w:rPr>
              <w:fldChar w:fldCharType="separate"/>
            </w:r>
            <w:r w:rsidR="00916DFC">
              <w:rPr>
                <w:sz w:val="20"/>
                <w:szCs w:val="14"/>
              </w:rPr>
              <w:t>3.10.3</w:t>
            </w:r>
            <w:r w:rsidR="00962CCE" w:rsidRPr="00B808D6">
              <w:rPr>
                <w:sz w:val="20"/>
                <w:szCs w:val="14"/>
              </w:rPr>
              <w:fldChar w:fldCharType="end"/>
            </w:r>
            <w:r w:rsidR="009902B5" w:rsidRPr="00B808D6">
              <w:rPr>
                <w:sz w:val="20"/>
                <w:szCs w:val="14"/>
              </w:rPr>
              <w:t>).</w:t>
            </w:r>
          </w:p>
          <w:p w14:paraId="05C24C4C" w14:textId="77777777" w:rsidR="00B808D6" w:rsidRPr="00B808D6" w:rsidRDefault="005B1BEC" w:rsidP="00515260">
            <w:pPr>
              <w:pStyle w:val="ListParagraph"/>
              <w:numPr>
                <w:ilvl w:val="1"/>
                <w:numId w:val="50"/>
              </w:numPr>
              <w:rPr>
                <w:sz w:val="20"/>
                <w:szCs w:val="14"/>
              </w:rPr>
            </w:pPr>
            <w:r w:rsidRPr="00B808D6">
              <w:rPr>
                <w:sz w:val="20"/>
                <w:szCs w:val="14"/>
                <w:lang w:val="en-GB"/>
              </w:rPr>
              <w:t>If record-type = CREATE_UPDATE</w:t>
            </w:r>
            <w:r w:rsidR="00B85FDC">
              <w:rPr>
                <w:sz w:val="20"/>
                <w:szCs w:val="14"/>
                <w:lang w:val="en-GB"/>
              </w:rPr>
              <w:t>, UPDATE, CREATE</w:t>
            </w:r>
          </w:p>
          <w:p w14:paraId="09F5B530" w14:textId="77777777" w:rsidR="00B808D6" w:rsidRPr="00B808D6" w:rsidRDefault="005B1BEC" w:rsidP="00515260">
            <w:pPr>
              <w:pStyle w:val="ListParagraph"/>
              <w:numPr>
                <w:ilvl w:val="2"/>
                <w:numId w:val="50"/>
              </w:numPr>
              <w:rPr>
                <w:sz w:val="20"/>
                <w:szCs w:val="14"/>
              </w:rPr>
            </w:pPr>
            <w:r w:rsidRPr="00B808D6">
              <w:rPr>
                <w:sz w:val="20"/>
                <w:szCs w:val="14"/>
                <w:lang w:val="en-GB"/>
              </w:rPr>
              <w:t>If entity exists, then update the entity and set stream-alignment-attempt-counter in the stored entity to current-stream-alignment-attempt-counter (stream id)</w:t>
            </w:r>
          </w:p>
          <w:p w14:paraId="3234A10B" w14:textId="77777777" w:rsidR="00B808D6" w:rsidRDefault="005B1BEC" w:rsidP="00515260">
            <w:pPr>
              <w:pStyle w:val="ListParagraph"/>
              <w:numPr>
                <w:ilvl w:val="3"/>
                <w:numId w:val="50"/>
              </w:numPr>
              <w:rPr>
                <w:sz w:val="20"/>
                <w:szCs w:val="14"/>
              </w:rPr>
            </w:pPr>
            <w:r w:rsidRPr="00B808D6">
              <w:rPr>
                <w:sz w:val="20"/>
                <w:szCs w:val="14"/>
              </w:rPr>
              <w:t>Update can be a simple overwrite, but client may want to mark changes or notify changes</w:t>
            </w:r>
            <w:r w:rsidR="00BB5666">
              <w:rPr>
                <w:sz w:val="20"/>
                <w:szCs w:val="14"/>
              </w:rPr>
              <w:t>.</w:t>
            </w:r>
          </w:p>
          <w:p w14:paraId="2812FC16" w14:textId="77777777" w:rsidR="00B808D6" w:rsidRPr="00B808D6" w:rsidRDefault="005B1BEC" w:rsidP="00515260">
            <w:pPr>
              <w:pStyle w:val="ListParagraph"/>
              <w:numPr>
                <w:ilvl w:val="2"/>
                <w:numId w:val="50"/>
              </w:numPr>
              <w:rPr>
                <w:sz w:val="20"/>
                <w:szCs w:val="14"/>
              </w:rPr>
            </w:pPr>
            <w:r w:rsidRPr="00B808D6">
              <w:rPr>
                <w:sz w:val="20"/>
                <w:szCs w:val="14"/>
                <w:lang w:val="en-GB"/>
              </w:rPr>
              <w:t>If entity instance does not exist, then create entity instance (with the alignment attempt counter value etc.)</w:t>
            </w:r>
          </w:p>
          <w:p w14:paraId="7B5DB0B4" w14:textId="77777777" w:rsidR="00B85FDC" w:rsidRPr="00B808D6" w:rsidRDefault="00B85FDC" w:rsidP="00B85FDC">
            <w:pPr>
              <w:pStyle w:val="ListParagraph"/>
              <w:numPr>
                <w:ilvl w:val="1"/>
                <w:numId w:val="50"/>
              </w:numPr>
              <w:rPr>
                <w:sz w:val="20"/>
                <w:szCs w:val="14"/>
              </w:rPr>
            </w:pPr>
            <w:r w:rsidRPr="00B808D6">
              <w:rPr>
                <w:sz w:val="20"/>
                <w:szCs w:val="14"/>
                <w:lang w:val="en-GB"/>
              </w:rPr>
              <w:t xml:space="preserve">If record-type = </w:t>
            </w:r>
            <w:r>
              <w:rPr>
                <w:sz w:val="20"/>
                <w:szCs w:val="14"/>
                <w:lang w:val="en-GB"/>
              </w:rPr>
              <w:t>CHANGE</w:t>
            </w:r>
          </w:p>
          <w:p w14:paraId="5450EBFD" w14:textId="77777777" w:rsidR="00B85FDC" w:rsidRPr="00B808D6" w:rsidRDefault="00B85FDC" w:rsidP="00B85FDC">
            <w:pPr>
              <w:pStyle w:val="ListParagraph"/>
              <w:numPr>
                <w:ilvl w:val="2"/>
                <w:numId w:val="50"/>
              </w:numPr>
              <w:rPr>
                <w:sz w:val="20"/>
                <w:szCs w:val="14"/>
              </w:rPr>
            </w:pPr>
            <w:r w:rsidRPr="00B808D6">
              <w:rPr>
                <w:sz w:val="20"/>
                <w:szCs w:val="14"/>
                <w:lang w:val="en-GB"/>
              </w:rPr>
              <w:t xml:space="preserve">If entity exists, then update the entity </w:t>
            </w:r>
            <w:r w:rsidR="00BB20D4">
              <w:rPr>
                <w:sz w:val="20"/>
                <w:szCs w:val="14"/>
                <w:lang w:val="en-GB"/>
              </w:rPr>
              <w:t xml:space="preserve">with the changed values </w:t>
            </w:r>
            <w:r w:rsidRPr="00B808D6">
              <w:rPr>
                <w:sz w:val="20"/>
                <w:szCs w:val="14"/>
                <w:lang w:val="en-GB"/>
              </w:rPr>
              <w:t>and set stream-alignment-attempt-counter in the stored entity to current-stream-alignment-attempt-counter (stream id)</w:t>
            </w:r>
          </w:p>
          <w:p w14:paraId="3F7A39D4" w14:textId="77777777" w:rsidR="00B85FDC" w:rsidRPr="00B808D6" w:rsidRDefault="00802652" w:rsidP="00B85FDC">
            <w:pPr>
              <w:pStyle w:val="ListParagraph"/>
              <w:numPr>
                <w:ilvl w:val="2"/>
                <w:numId w:val="50"/>
              </w:numPr>
              <w:rPr>
                <w:sz w:val="20"/>
                <w:szCs w:val="14"/>
              </w:rPr>
            </w:pPr>
            <w:r>
              <w:rPr>
                <w:sz w:val="20"/>
                <w:szCs w:val="14"/>
                <w:lang w:val="en-GB"/>
              </w:rPr>
              <w:t xml:space="preserve">{This should never occur} </w:t>
            </w:r>
            <w:r w:rsidR="00B85FDC" w:rsidRPr="00B808D6">
              <w:rPr>
                <w:sz w:val="20"/>
                <w:szCs w:val="14"/>
                <w:lang w:val="en-GB"/>
              </w:rPr>
              <w:t>If entity instance does not exist</w:t>
            </w:r>
            <w:r w:rsidR="00B85FDC">
              <w:rPr>
                <w:sz w:val="20"/>
                <w:szCs w:val="14"/>
                <w:lang w:val="en-GB"/>
              </w:rPr>
              <w:t xml:space="preserve">, then there has been </w:t>
            </w:r>
            <w:r w:rsidR="0005617D">
              <w:rPr>
                <w:sz w:val="20"/>
                <w:szCs w:val="14"/>
                <w:lang w:val="en-GB"/>
              </w:rPr>
              <w:t>an error in alignment and alignment must be restarted.</w:t>
            </w:r>
          </w:p>
          <w:p w14:paraId="4F094997" w14:textId="77777777" w:rsidR="00B808D6" w:rsidRPr="00B808D6" w:rsidRDefault="005B1BEC" w:rsidP="00515260">
            <w:pPr>
              <w:pStyle w:val="ListParagraph"/>
              <w:numPr>
                <w:ilvl w:val="1"/>
                <w:numId w:val="50"/>
              </w:numPr>
              <w:rPr>
                <w:sz w:val="20"/>
                <w:szCs w:val="14"/>
              </w:rPr>
            </w:pPr>
            <w:r w:rsidRPr="00B808D6">
              <w:rPr>
                <w:sz w:val="20"/>
                <w:szCs w:val="14"/>
                <w:lang w:val="en-GB"/>
              </w:rPr>
              <w:t>If record-type = DELETE or TOMBSTONE (may be two records, both should be processed, may be able to make this efficient by expecting the TOMBSTONE</w:t>
            </w:r>
            <w:r w:rsidR="001B4E19">
              <w:rPr>
                <w:sz w:val="20"/>
                <w:szCs w:val="14"/>
                <w:lang w:val="en-GB"/>
              </w:rPr>
              <w:t xml:space="preserve"> record</w:t>
            </w:r>
            <w:r w:rsidRPr="00B808D6">
              <w:rPr>
                <w:sz w:val="20"/>
                <w:szCs w:val="14"/>
                <w:lang w:val="en-GB"/>
              </w:rPr>
              <w:t xml:space="preserve"> if there is a DELETE</w:t>
            </w:r>
            <w:r w:rsidR="001B4E19">
              <w:rPr>
                <w:sz w:val="20"/>
                <w:szCs w:val="14"/>
                <w:lang w:val="en-GB"/>
              </w:rPr>
              <w:t xml:space="preserve"> record</w:t>
            </w:r>
            <w:r w:rsidRPr="00B808D6">
              <w:rPr>
                <w:sz w:val="20"/>
                <w:szCs w:val="14"/>
                <w:lang w:val="en-GB"/>
              </w:rPr>
              <w:t>)</w:t>
            </w:r>
          </w:p>
          <w:p w14:paraId="3258FBF3" w14:textId="77777777" w:rsidR="00B808D6" w:rsidRPr="00B808D6" w:rsidRDefault="005B1BEC" w:rsidP="00515260">
            <w:pPr>
              <w:pStyle w:val="ListParagraph"/>
              <w:numPr>
                <w:ilvl w:val="2"/>
                <w:numId w:val="50"/>
              </w:numPr>
              <w:rPr>
                <w:sz w:val="20"/>
                <w:szCs w:val="14"/>
              </w:rPr>
            </w:pPr>
            <w:r w:rsidRPr="00B808D6">
              <w:rPr>
                <w:sz w:val="20"/>
                <w:szCs w:val="14"/>
                <w:lang w:val="en-GB"/>
              </w:rPr>
              <w:t>If entity exists, then delete the entity</w:t>
            </w:r>
            <w:r w:rsidR="00BB5666">
              <w:rPr>
                <w:sz w:val="20"/>
                <w:szCs w:val="14"/>
                <w:lang w:val="en-GB"/>
              </w:rPr>
              <w:t>.</w:t>
            </w:r>
          </w:p>
          <w:p w14:paraId="1AC667CE" w14:textId="77777777" w:rsidR="00B808D6" w:rsidRPr="00B808D6" w:rsidRDefault="005B1BEC" w:rsidP="00515260">
            <w:pPr>
              <w:pStyle w:val="ListParagraph"/>
              <w:numPr>
                <w:ilvl w:val="2"/>
                <w:numId w:val="50"/>
              </w:numPr>
              <w:rPr>
                <w:sz w:val="20"/>
                <w:szCs w:val="14"/>
              </w:rPr>
            </w:pPr>
            <w:r w:rsidRPr="00B808D6">
              <w:rPr>
                <w:sz w:val="20"/>
                <w:szCs w:val="14"/>
                <w:lang w:val="en-GB"/>
              </w:rPr>
              <w:t>If entity instance does not exist, then take no action</w:t>
            </w:r>
            <w:r w:rsidR="00BB5666">
              <w:rPr>
                <w:sz w:val="20"/>
                <w:szCs w:val="14"/>
                <w:lang w:val="en-GB"/>
              </w:rPr>
              <w:t>.</w:t>
            </w:r>
          </w:p>
          <w:p w14:paraId="48890B19" w14:textId="77777777" w:rsidR="006F6A5E" w:rsidRDefault="00BA780D" w:rsidP="00515260">
            <w:pPr>
              <w:pStyle w:val="ListParagraph"/>
              <w:numPr>
                <w:ilvl w:val="0"/>
                <w:numId w:val="50"/>
              </w:numPr>
              <w:rPr>
                <w:sz w:val="20"/>
                <w:szCs w:val="14"/>
              </w:rPr>
            </w:pPr>
            <w:r>
              <w:rPr>
                <w:sz w:val="20"/>
                <w:szCs w:val="14"/>
              </w:rPr>
              <w:t>Note</w:t>
            </w:r>
            <w:r w:rsidR="006F6A5E">
              <w:rPr>
                <w:sz w:val="20"/>
                <w:szCs w:val="14"/>
              </w:rPr>
              <w:t>:</w:t>
            </w:r>
          </w:p>
          <w:p w14:paraId="4C7B9FF0" w14:textId="77777777" w:rsidR="00B309F7" w:rsidRDefault="00947F4C" w:rsidP="00515260">
            <w:pPr>
              <w:pStyle w:val="ListParagraph"/>
              <w:numPr>
                <w:ilvl w:val="1"/>
                <w:numId w:val="50"/>
              </w:numPr>
              <w:rPr>
                <w:sz w:val="20"/>
                <w:szCs w:val="14"/>
              </w:rPr>
            </w:pPr>
            <w:r>
              <w:rPr>
                <w:sz w:val="20"/>
                <w:szCs w:val="14"/>
              </w:rPr>
              <w:t xml:space="preserve">The </w:t>
            </w:r>
            <w:r w:rsidR="00BA780D">
              <w:rPr>
                <w:sz w:val="20"/>
                <w:szCs w:val="14"/>
              </w:rPr>
              <w:t>parent-address provides the positioning in the tree for the entity</w:t>
            </w:r>
            <w:r w:rsidR="00C64B92">
              <w:rPr>
                <w:sz w:val="20"/>
                <w:szCs w:val="14"/>
              </w:rPr>
              <w:t xml:space="preserve">. </w:t>
            </w:r>
          </w:p>
          <w:p w14:paraId="3DB39C92" w14:textId="77777777" w:rsidR="00B309F7" w:rsidRDefault="0096287F" w:rsidP="00515260">
            <w:pPr>
              <w:pStyle w:val="ListParagraph"/>
              <w:numPr>
                <w:ilvl w:val="1"/>
                <w:numId w:val="50"/>
              </w:numPr>
              <w:rPr>
                <w:sz w:val="20"/>
                <w:szCs w:val="14"/>
              </w:rPr>
            </w:pPr>
            <w:r>
              <w:rPr>
                <w:sz w:val="20"/>
                <w:szCs w:val="14"/>
              </w:rPr>
              <w:t>T</w:t>
            </w:r>
            <w:r w:rsidR="00C7205E">
              <w:rPr>
                <w:sz w:val="20"/>
                <w:szCs w:val="14"/>
              </w:rPr>
              <w:t xml:space="preserve">he UUID </w:t>
            </w:r>
            <w:r w:rsidR="00982724">
              <w:rPr>
                <w:sz w:val="20"/>
                <w:szCs w:val="14"/>
              </w:rPr>
              <w:t>uniquely identifies an entity</w:t>
            </w:r>
            <w:r>
              <w:rPr>
                <w:sz w:val="20"/>
                <w:szCs w:val="14"/>
              </w:rPr>
              <w:t xml:space="preserve"> and</w:t>
            </w:r>
            <w:r w:rsidR="006F6A5E">
              <w:rPr>
                <w:sz w:val="20"/>
                <w:szCs w:val="14"/>
              </w:rPr>
              <w:t xml:space="preserve"> should be sufficient to locate the entity. </w:t>
            </w:r>
          </w:p>
          <w:p w14:paraId="2E8A5379" w14:textId="77777777" w:rsidR="00097B11" w:rsidRDefault="006D5C8C" w:rsidP="00515260">
            <w:pPr>
              <w:pStyle w:val="ListParagraph"/>
              <w:numPr>
                <w:ilvl w:val="1"/>
                <w:numId w:val="50"/>
              </w:numPr>
              <w:rPr>
                <w:sz w:val="20"/>
                <w:szCs w:val="14"/>
              </w:rPr>
            </w:pPr>
            <w:r>
              <w:rPr>
                <w:sz w:val="20"/>
                <w:szCs w:val="14"/>
              </w:rPr>
              <w:t>In such a solution</w:t>
            </w:r>
            <w:r w:rsidR="004137C6">
              <w:rPr>
                <w:sz w:val="20"/>
                <w:szCs w:val="14"/>
              </w:rPr>
              <w:t xml:space="preserve"> the parent-address is still necessary</w:t>
            </w:r>
            <w:r w:rsidR="00B309F7">
              <w:rPr>
                <w:sz w:val="20"/>
                <w:szCs w:val="14"/>
              </w:rPr>
              <w:t xml:space="preserve"> in a CREATE_UPDATE</w:t>
            </w:r>
            <w:r w:rsidR="00653848">
              <w:rPr>
                <w:sz w:val="20"/>
                <w:szCs w:val="14"/>
              </w:rPr>
              <w:t>, UPDATE, CREATE and CHANGE</w:t>
            </w:r>
            <w:r w:rsidR="004137C6">
              <w:rPr>
                <w:sz w:val="20"/>
                <w:szCs w:val="14"/>
              </w:rPr>
              <w:t xml:space="preserve"> to provide the </w:t>
            </w:r>
            <w:r w:rsidR="0094396B">
              <w:rPr>
                <w:sz w:val="20"/>
                <w:szCs w:val="14"/>
              </w:rPr>
              <w:t xml:space="preserve">association to the grouping entities </w:t>
            </w:r>
            <w:r w:rsidR="001D0D40">
              <w:rPr>
                <w:sz w:val="20"/>
                <w:szCs w:val="14"/>
              </w:rPr>
              <w:t>(such as Node grouping NEPs).</w:t>
            </w:r>
          </w:p>
          <w:p w14:paraId="0BB118E9" w14:textId="77777777" w:rsidR="006F6A5E" w:rsidRDefault="00947F4C" w:rsidP="00515260">
            <w:pPr>
              <w:pStyle w:val="ListParagraph"/>
              <w:numPr>
                <w:ilvl w:val="1"/>
                <w:numId w:val="50"/>
              </w:numPr>
              <w:rPr>
                <w:sz w:val="20"/>
                <w:szCs w:val="14"/>
              </w:rPr>
            </w:pPr>
            <w:r>
              <w:rPr>
                <w:sz w:val="20"/>
                <w:szCs w:val="14"/>
              </w:rPr>
              <w:t xml:space="preserve">The </w:t>
            </w:r>
            <w:r w:rsidR="001B0514">
              <w:rPr>
                <w:sz w:val="20"/>
                <w:szCs w:val="14"/>
              </w:rPr>
              <w:t xml:space="preserve">entities identified in the parent address may not yet be present </w:t>
            </w:r>
            <w:r w:rsidR="00AB492A">
              <w:rPr>
                <w:sz w:val="20"/>
                <w:szCs w:val="14"/>
              </w:rPr>
              <w:t xml:space="preserve">due to asynchronous arrival </w:t>
            </w:r>
            <w:r w:rsidR="000B0D09">
              <w:rPr>
                <w:sz w:val="20"/>
                <w:szCs w:val="14"/>
              </w:rPr>
              <w:t>of stream information. Where this is the case</w:t>
            </w:r>
            <w:r w:rsidR="00BB5666">
              <w:rPr>
                <w:sz w:val="20"/>
                <w:szCs w:val="14"/>
              </w:rPr>
              <w:t>,</w:t>
            </w:r>
            <w:r w:rsidR="000B0D09">
              <w:rPr>
                <w:sz w:val="20"/>
                <w:szCs w:val="14"/>
              </w:rPr>
              <w:t xml:space="preserve"> it is expected that a skeleton tree would be constructed to be subsequently filled in as the entities arrive.</w:t>
            </w:r>
          </w:p>
          <w:p w14:paraId="24154EDB" w14:textId="77777777" w:rsidR="005B1BEC" w:rsidRPr="00B808D6" w:rsidRDefault="005B1BEC" w:rsidP="00515260">
            <w:pPr>
              <w:pStyle w:val="ListParagraph"/>
              <w:numPr>
                <w:ilvl w:val="0"/>
                <w:numId w:val="50"/>
              </w:numPr>
              <w:rPr>
                <w:sz w:val="20"/>
                <w:szCs w:val="14"/>
              </w:rPr>
            </w:pPr>
            <w:r w:rsidRPr="00B808D6">
              <w:rPr>
                <w:sz w:val="20"/>
                <w:szCs w:val="14"/>
              </w:rPr>
              <w:t>Each time a record is successfully processed</w:t>
            </w:r>
            <w:r w:rsidR="00AD17BF">
              <w:rPr>
                <w:sz w:val="20"/>
                <w:szCs w:val="14"/>
              </w:rPr>
              <w:t>,</w:t>
            </w:r>
            <w:r w:rsidRPr="00B808D6">
              <w:rPr>
                <w:sz w:val="20"/>
                <w:szCs w:val="14"/>
              </w:rPr>
              <w:t xml:space="preserve"> the client records the token in the token-from-latest-record-successfully-process-for-stream (stream-id) and the </w:t>
            </w:r>
            <w:r w:rsidRPr="00B808D6">
              <w:rPr>
                <w:sz w:val="20"/>
                <w:szCs w:val="14"/>
                <w:lang w:val="en-GB"/>
              </w:rPr>
              <w:t>log-append-time-stamp</w:t>
            </w:r>
            <w:r w:rsidRPr="00B808D6">
              <w:rPr>
                <w:sz w:val="20"/>
                <w:szCs w:val="14"/>
              </w:rPr>
              <w:t xml:space="preserve"> for this alignment attempt</w:t>
            </w:r>
          </w:p>
          <w:p w14:paraId="607EE17A" w14:textId="77777777" w:rsidR="00C40B09" w:rsidRDefault="005B1BEC" w:rsidP="00515260">
            <w:pPr>
              <w:numPr>
                <w:ilvl w:val="1"/>
                <w:numId w:val="49"/>
              </w:numPr>
              <w:rPr>
                <w:sz w:val="20"/>
                <w:szCs w:val="14"/>
              </w:rPr>
            </w:pPr>
            <w:r w:rsidRPr="00B808D6">
              <w:rPr>
                <w:sz w:val="20"/>
                <w:szCs w:val="14"/>
              </w:rPr>
              <w:t>This assumes the client processes the stream records in the sequence received, if a more complex process is used, a more complex recording of tokens will be required</w:t>
            </w:r>
            <w:r w:rsidR="00BB5666">
              <w:rPr>
                <w:sz w:val="20"/>
                <w:szCs w:val="14"/>
              </w:rPr>
              <w:t>.</w:t>
            </w:r>
          </w:p>
          <w:p w14:paraId="7E9CEED1" w14:textId="77777777" w:rsidR="0072459E" w:rsidRPr="00B808D6" w:rsidRDefault="0072459E" w:rsidP="00947F4C">
            <w:pPr>
              <w:rPr>
                <w:sz w:val="20"/>
                <w:szCs w:val="14"/>
              </w:rPr>
            </w:pPr>
            <w:r>
              <w:rPr>
                <w:sz w:val="20"/>
                <w:szCs w:val="14"/>
              </w:rPr>
              <w:t>See also UC ST-4.2</w:t>
            </w:r>
            <w:r w:rsidR="00947F4C">
              <w:rPr>
                <w:sz w:val="20"/>
                <w:szCs w:val="14"/>
              </w:rPr>
              <w:t>.</w:t>
            </w:r>
          </w:p>
        </w:tc>
      </w:tr>
    </w:tbl>
    <w:p w14:paraId="63D47C49" w14:textId="77777777" w:rsidR="005A562F" w:rsidRDefault="005A562F"/>
    <w:p w14:paraId="69B0F9A6" w14:textId="77777777" w:rsidR="002862D5" w:rsidRDefault="002862D5">
      <w:pPr>
        <w:spacing w:after="0"/>
      </w:pPr>
      <w:r>
        <w:br w:type="page"/>
      </w:r>
    </w:p>
    <w:p w14:paraId="45663C2E" w14:textId="77777777" w:rsidR="005B0B44" w:rsidRDefault="00C40B09" w:rsidP="00C40B09">
      <w:pPr>
        <w:pStyle w:val="Heading3"/>
      </w:pPr>
      <w:bookmarkStart w:id="301" w:name="_Toc223392318"/>
      <w:r>
        <w:lastRenderedPageBreak/>
        <w:t xml:space="preserve">Use Case ST-2.2: </w:t>
      </w:r>
      <w:r w:rsidR="005B0B44">
        <w:t>Client realigns</w:t>
      </w:r>
      <w:bookmarkEnd w:id="301"/>
    </w:p>
    <w:p w14:paraId="7E1F999B" w14:textId="77777777" w:rsidR="000F5702" w:rsidRPr="000F5702" w:rsidRDefault="000F5702" w:rsidP="000F5702"/>
    <w:tbl>
      <w:tblPr>
        <w:tblStyle w:val="TableGrid"/>
        <w:tblW w:w="0" w:type="auto"/>
        <w:tblLayout w:type="fixed"/>
        <w:tblLook w:val="04A0" w:firstRow="1" w:lastRow="0" w:firstColumn="1" w:lastColumn="0" w:noHBand="0" w:noVBand="1"/>
      </w:tblPr>
      <w:tblGrid>
        <w:gridCol w:w="1413"/>
        <w:gridCol w:w="9043"/>
      </w:tblGrid>
      <w:tr w:rsidR="00CD4DDD" w:rsidRPr="00437FEA" w14:paraId="562DF0FB" w14:textId="77777777" w:rsidTr="00CB5F3F">
        <w:trPr>
          <w:cantSplit/>
          <w:tblHeader w:val="0"/>
        </w:trPr>
        <w:tc>
          <w:tcPr>
            <w:tcW w:w="1413" w:type="dxa"/>
          </w:tcPr>
          <w:p w14:paraId="1D54DAE7" w14:textId="77777777" w:rsidR="00CD4DDD" w:rsidRPr="00437FEA" w:rsidRDefault="00CD4DDD" w:rsidP="00033784">
            <w:pPr>
              <w:rPr>
                <w:sz w:val="20"/>
                <w:szCs w:val="14"/>
              </w:rPr>
            </w:pPr>
            <w:r w:rsidRPr="00437FEA">
              <w:rPr>
                <w:sz w:val="20"/>
                <w:szCs w:val="14"/>
              </w:rPr>
              <w:t>Number</w:t>
            </w:r>
          </w:p>
        </w:tc>
        <w:tc>
          <w:tcPr>
            <w:tcW w:w="9043" w:type="dxa"/>
          </w:tcPr>
          <w:p w14:paraId="5B5E92AE" w14:textId="77777777" w:rsidR="00CD4DDD" w:rsidRPr="00437FEA" w:rsidRDefault="00CD4DDD" w:rsidP="00033784">
            <w:pPr>
              <w:rPr>
                <w:sz w:val="20"/>
                <w:szCs w:val="14"/>
              </w:rPr>
            </w:pPr>
            <w:r>
              <w:rPr>
                <w:sz w:val="20"/>
                <w:szCs w:val="14"/>
              </w:rPr>
              <w:t>ST-2.2</w:t>
            </w:r>
          </w:p>
        </w:tc>
      </w:tr>
      <w:tr w:rsidR="00CD4DDD" w:rsidRPr="00437FEA" w14:paraId="1EA6D66F" w14:textId="77777777" w:rsidTr="00CB5F3F">
        <w:trPr>
          <w:cantSplit/>
          <w:tblHeader w:val="0"/>
        </w:trPr>
        <w:tc>
          <w:tcPr>
            <w:tcW w:w="1413" w:type="dxa"/>
          </w:tcPr>
          <w:p w14:paraId="3B82A9DF" w14:textId="77777777" w:rsidR="00CD4DDD" w:rsidRPr="00437FEA" w:rsidRDefault="00CD4DDD" w:rsidP="00033784">
            <w:pPr>
              <w:rPr>
                <w:sz w:val="20"/>
                <w:szCs w:val="14"/>
              </w:rPr>
            </w:pPr>
            <w:r w:rsidRPr="00437FEA">
              <w:rPr>
                <w:sz w:val="20"/>
                <w:szCs w:val="14"/>
              </w:rPr>
              <w:t>Name</w:t>
            </w:r>
          </w:p>
        </w:tc>
        <w:tc>
          <w:tcPr>
            <w:tcW w:w="9043" w:type="dxa"/>
          </w:tcPr>
          <w:p w14:paraId="1EBB9DF1" w14:textId="77777777" w:rsidR="00CD4DDD" w:rsidRPr="00437FEA" w:rsidRDefault="00CD4DDD" w:rsidP="00033784">
            <w:pPr>
              <w:rPr>
                <w:sz w:val="20"/>
                <w:szCs w:val="14"/>
              </w:rPr>
            </w:pPr>
            <w:r>
              <w:rPr>
                <w:sz w:val="20"/>
                <w:szCs w:val="14"/>
              </w:rPr>
              <w:t xml:space="preserve">Client </w:t>
            </w:r>
            <w:r w:rsidR="00C33220">
              <w:rPr>
                <w:sz w:val="20"/>
                <w:szCs w:val="14"/>
              </w:rPr>
              <w:t>realigns</w:t>
            </w:r>
          </w:p>
        </w:tc>
      </w:tr>
      <w:tr w:rsidR="00CD4DDD" w:rsidRPr="00437FEA" w14:paraId="333AEC02" w14:textId="77777777" w:rsidTr="00CB5F3F">
        <w:trPr>
          <w:cantSplit/>
          <w:tblHeader w:val="0"/>
        </w:trPr>
        <w:tc>
          <w:tcPr>
            <w:tcW w:w="1413" w:type="dxa"/>
          </w:tcPr>
          <w:p w14:paraId="017D166D" w14:textId="77777777" w:rsidR="00CD4DDD" w:rsidRPr="00437FEA" w:rsidRDefault="00CD4DDD" w:rsidP="00033784">
            <w:pPr>
              <w:rPr>
                <w:sz w:val="20"/>
                <w:szCs w:val="14"/>
              </w:rPr>
            </w:pPr>
            <w:r>
              <w:rPr>
                <w:sz w:val="20"/>
                <w:szCs w:val="14"/>
              </w:rPr>
              <w:t>Process/Area</w:t>
            </w:r>
          </w:p>
        </w:tc>
        <w:tc>
          <w:tcPr>
            <w:tcW w:w="9043" w:type="dxa"/>
          </w:tcPr>
          <w:p w14:paraId="36D20C9E" w14:textId="77777777" w:rsidR="00CD4DDD" w:rsidRPr="00437FEA" w:rsidRDefault="00CD4DDD" w:rsidP="00033784">
            <w:pPr>
              <w:rPr>
                <w:sz w:val="20"/>
                <w:szCs w:val="14"/>
              </w:rPr>
            </w:pPr>
            <w:r>
              <w:rPr>
                <w:sz w:val="20"/>
                <w:szCs w:val="14"/>
              </w:rPr>
              <w:t>Streaming Infrastructure</w:t>
            </w:r>
          </w:p>
        </w:tc>
      </w:tr>
      <w:tr w:rsidR="00CD4DDD" w:rsidRPr="00437FEA" w14:paraId="691844DC" w14:textId="77777777" w:rsidTr="00CB5F3F">
        <w:trPr>
          <w:cantSplit/>
          <w:tblHeader w:val="0"/>
        </w:trPr>
        <w:tc>
          <w:tcPr>
            <w:tcW w:w="1413" w:type="dxa"/>
          </w:tcPr>
          <w:p w14:paraId="767CC929" w14:textId="77777777" w:rsidR="00CD4DDD" w:rsidRPr="00437FEA" w:rsidRDefault="00CD4DDD" w:rsidP="00033784">
            <w:pPr>
              <w:rPr>
                <w:sz w:val="20"/>
                <w:szCs w:val="14"/>
              </w:rPr>
            </w:pPr>
            <w:r>
              <w:rPr>
                <w:sz w:val="20"/>
                <w:szCs w:val="14"/>
              </w:rPr>
              <w:t>Brief description</w:t>
            </w:r>
          </w:p>
        </w:tc>
        <w:tc>
          <w:tcPr>
            <w:tcW w:w="9043" w:type="dxa"/>
          </w:tcPr>
          <w:p w14:paraId="2C3E3231" w14:textId="77777777" w:rsidR="00CD4DDD" w:rsidRPr="00437FEA" w:rsidRDefault="00CD4DDD" w:rsidP="00033784">
            <w:pPr>
              <w:rPr>
                <w:sz w:val="20"/>
                <w:szCs w:val="14"/>
              </w:rPr>
            </w:pPr>
            <w:r>
              <w:rPr>
                <w:sz w:val="20"/>
                <w:szCs w:val="14"/>
              </w:rPr>
              <w:t xml:space="preserve">The client </w:t>
            </w:r>
            <w:r w:rsidR="0026191E">
              <w:rPr>
                <w:sz w:val="20"/>
                <w:szCs w:val="14"/>
              </w:rPr>
              <w:t>realigns after reconnecting to the stream</w:t>
            </w:r>
            <w:r>
              <w:rPr>
                <w:sz w:val="20"/>
                <w:szCs w:val="14"/>
              </w:rPr>
              <w:t>.</w:t>
            </w:r>
          </w:p>
        </w:tc>
      </w:tr>
      <w:tr w:rsidR="00CD4DDD" w:rsidRPr="00437FEA" w14:paraId="38CBE82A" w14:textId="77777777" w:rsidTr="00CB5F3F">
        <w:trPr>
          <w:cantSplit/>
          <w:tblHeader w:val="0"/>
        </w:trPr>
        <w:tc>
          <w:tcPr>
            <w:tcW w:w="1413" w:type="dxa"/>
          </w:tcPr>
          <w:p w14:paraId="63169B90" w14:textId="77777777" w:rsidR="00CD4DDD" w:rsidRPr="00437FEA" w:rsidRDefault="00CD4DDD" w:rsidP="00033784">
            <w:pPr>
              <w:rPr>
                <w:sz w:val="20"/>
                <w:szCs w:val="14"/>
              </w:rPr>
            </w:pPr>
            <w:r>
              <w:rPr>
                <w:sz w:val="20"/>
                <w:szCs w:val="14"/>
              </w:rPr>
              <w:t>Preconditions</w:t>
            </w:r>
          </w:p>
        </w:tc>
        <w:tc>
          <w:tcPr>
            <w:tcW w:w="9043" w:type="dxa"/>
          </w:tcPr>
          <w:p w14:paraId="755AD5E0" w14:textId="77777777" w:rsidR="00CD4DDD" w:rsidRPr="00437FEA" w:rsidRDefault="00CD4DDD" w:rsidP="00033784">
            <w:pPr>
              <w:rPr>
                <w:sz w:val="20"/>
                <w:szCs w:val="14"/>
              </w:rPr>
            </w:pPr>
            <w:r>
              <w:rPr>
                <w:sz w:val="20"/>
                <w:szCs w:val="14"/>
              </w:rPr>
              <w:t>UC ST-</w:t>
            </w:r>
            <w:r w:rsidR="00B808D6">
              <w:rPr>
                <w:sz w:val="20"/>
                <w:szCs w:val="14"/>
              </w:rPr>
              <w:t>2.1</w:t>
            </w:r>
            <w:r>
              <w:rPr>
                <w:sz w:val="20"/>
                <w:szCs w:val="14"/>
              </w:rPr>
              <w:t xml:space="preserve"> has run successfully</w:t>
            </w:r>
          </w:p>
        </w:tc>
      </w:tr>
      <w:tr w:rsidR="00CD4DDD" w:rsidRPr="00437FEA" w14:paraId="5D390C4E" w14:textId="77777777" w:rsidTr="00CB5F3F">
        <w:trPr>
          <w:cantSplit/>
          <w:tblHeader w:val="0"/>
        </w:trPr>
        <w:tc>
          <w:tcPr>
            <w:tcW w:w="1413" w:type="dxa"/>
          </w:tcPr>
          <w:p w14:paraId="01965B6B" w14:textId="77777777" w:rsidR="00CD4DDD" w:rsidRPr="00437FEA" w:rsidRDefault="00CD4DDD" w:rsidP="00033784">
            <w:pPr>
              <w:rPr>
                <w:sz w:val="20"/>
                <w:szCs w:val="14"/>
              </w:rPr>
            </w:pPr>
            <w:r>
              <w:rPr>
                <w:sz w:val="20"/>
                <w:szCs w:val="14"/>
              </w:rPr>
              <w:t>Type</w:t>
            </w:r>
          </w:p>
        </w:tc>
        <w:tc>
          <w:tcPr>
            <w:tcW w:w="9043" w:type="dxa"/>
          </w:tcPr>
          <w:p w14:paraId="003DC847" w14:textId="77777777" w:rsidR="00CD4DDD" w:rsidRPr="00437FEA" w:rsidRDefault="00CD4DDD" w:rsidP="00033784">
            <w:pPr>
              <w:rPr>
                <w:sz w:val="20"/>
                <w:szCs w:val="14"/>
              </w:rPr>
            </w:pPr>
            <w:r>
              <w:rPr>
                <w:sz w:val="20"/>
                <w:szCs w:val="14"/>
              </w:rPr>
              <w:t>Gaining and maintaining alignment</w:t>
            </w:r>
          </w:p>
        </w:tc>
      </w:tr>
      <w:tr w:rsidR="00CD4DDD" w:rsidRPr="00437FEA" w14:paraId="590DDA95" w14:textId="77777777" w:rsidTr="00CB5F3F">
        <w:trPr>
          <w:cantSplit/>
          <w:tblHeader w:val="0"/>
        </w:trPr>
        <w:tc>
          <w:tcPr>
            <w:tcW w:w="1413" w:type="dxa"/>
          </w:tcPr>
          <w:p w14:paraId="709A00BB" w14:textId="77777777" w:rsidR="00CD4DDD" w:rsidRPr="00437FEA" w:rsidRDefault="00CD4DDD" w:rsidP="00033784">
            <w:pPr>
              <w:rPr>
                <w:sz w:val="20"/>
                <w:szCs w:val="14"/>
              </w:rPr>
            </w:pPr>
            <w:r>
              <w:rPr>
                <w:sz w:val="20"/>
                <w:szCs w:val="14"/>
              </w:rPr>
              <w:lastRenderedPageBreak/>
              <w:t>Description and workflow</w:t>
            </w:r>
          </w:p>
        </w:tc>
        <w:tc>
          <w:tcPr>
            <w:tcW w:w="9043" w:type="dxa"/>
          </w:tcPr>
          <w:p w14:paraId="5F1B0C0E" w14:textId="77777777" w:rsidR="001F31B6" w:rsidRPr="001F31B6" w:rsidRDefault="001F31B6" w:rsidP="00802652">
            <w:pPr>
              <w:numPr>
                <w:ilvl w:val="0"/>
                <w:numId w:val="51"/>
              </w:numPr>
              <w:rPr>
                <w:sz w:val="20"/>
                <w:szCs w:val="14"/>
              </w:rPr>
            </w:pPr>
            <w:r w:rsidRPr="001F31B6">
              <w:rPr>
                <w:sz w:val="20"/>
                <w:szCs w:val="14"/>
              </w:rPr>
              <w:t>Connection is dropped (triggered by client, by provider or by comms failure)</w:t>
            </w:r>
            <w:r w:rsidR="00022B7B">
              <w:rPr>
                <w:sz w:val="20"/>
                <w:szCs w:val="14"/>
              </w:rPr>
              <w:t>.</w:t>
            </w:r>
          </w:p>
          <w:p w14:paraId="2BAA5452" w14:textId="77777777" w:rsidR="001F31B6" w:rsidRPr="001F31B6" w:rsidRDefault="001F31B6" w:rsidP="00802652">
            <w:pPr>
              <w:numPr>
                <w:ilvl w:val="0"/>
                <w:numId w:val="51"/>
              </w:numPr>
              <w:rPr>
                <w:sz w:val="20"/>
                <w:szCs w:val="14"/>
              </w:rPr>
            </w:pPr>
            <w:r w:rsidRPr="001F31B6">
              <w:rPr>
                <w:sz w:val="20"/>
                <w:szCs w:val="14"/>
              </w:rPr>
              <w:t>Client reconnects to the stream</w:t>
            </w:r>
            <w:r w:rsidR="00880C73">
              <w:rPr>
                <w:sz w:val="20"/>
                <w:szCs w:val="14"/>
              </w:rPr>
              <w:t>. T</w:t>
            </w:r>
            <w:r w:rsidR="00B404CE">
              <w:rPr>
                <w:sz w:val="20"/>
                <w:szCs w:val="14"/>
              </w:rPr>
              <w:t>his use case assumes</w:t>
            </w:r>
            <w:r w:rsidR="00051FCC">
              <w:rPr>
                <w:sz w:val="20"/>
                <w:szCs w:val="14"/>
              </w:rPr>
              <w:t xml:space="preserve"> that</w:t>
            </w:r>
            <w:r w:rsidR="00880C73">
              <w:rPr>
                <w:sz w:val="20"/>
                <w:szCs w:val="14"/>
              </w:rPr>
              <w:t xml:space="preserve"> there is a resync triggered:</w:t>
            </w:r>
          </w:p>
          <w:p w14:paraId="4071A275" w14:textId="77777777" w:rsidR="001F31B6" w:rsidRPr="001F31B6" w:rsidRDefault="001F31B6" w:rsidP="00802652">
            <w:pPr>
              <w:numPr>
                <w:ilvl w:val="1"/>
                <w:numId w:val="51"/>
              </w:numPr>
              <w:rPr>
                <w:sz w:val="20"/>
                <w:szCs w:val="14"/>
              </w:rPr>
            </w:pPr>
            <w:r w:rsidRPr="001F31B6">
              <w:rPr>
                <w:sz w:val="20"/>
                <w:szCs w:val="14"/>
              </w:rPr>
              <w:t>Provider driven resync (and very long comms failure)</w:t>
            </w:r>
          </w:p>
          <w:p w14:paraId="62724615" w14:textId="77777777" w:rsidR="001F31B6" w:rsidRPr="001F31B6" w:rsidRDefault="001F31B6" w:rsidP="00802652">
            <w:pPr>
              <w:numPr>
                <w:ilvl w:val="2"/>
                <w:numId w:val="51"/>
              </w:numPr>
              <w:rPr>
                <w:sz w:val="20"/>
                <w:szCs w:val="14"/>
              </w:rPr>
            </w:pPr>
            <w:r w:rsidRPr="001F31B6">
              <w:rPr>
                <w:sz w:val="20"/>
                <w:szCs w:val="14"/>
              </w:rPr>
              <w:t>Client provides the value (token) from token-from-latest-record-successfully-process-for-stream (stream-id)) in the connection request</w:t>
            </w:r>
            <w:r w:rsidR="00022B7B">
              <w:rPr>
                <w:sz w:val="20"/>
                <w:szCs w:val="14"/>
              </w:rPr>
              <w:t>.</w:t>
            </w:r>
          </w:p>
          <w:p w14:paraId="54F77CD4" w14:textId="77777777" w:rsidR="001F31B6" w:rsidRPr="001F31B6" w:rsidRDefault="001F31B6" w:rsidP="00802652">
            <w:pPr>
              <w:numPr>
                <w:ilvl w:val="1"/>
                <w:numId w:val="51"/>
              </w:numPr>
              <w:rPr>
                <w:sz w:val="20"/>
                <w:szCs w:val="14"/>
              </w:rPr>
            </w:pPr>
            <w:r w:rsidRPr="001F31B6">
              <w:rPr>
                <w:sz w:val="20"/>
                <w:szCs w:val="14"/>
              </w:rPr>
              <w:t>Client driven resync</w:t>
            </w:r>
            <w:r w:rsidR="00022B7B">
              <w:rPr>
                <w:sz w:val="20"/>
                <w:szCs w:val="14"/>
              </w:rPr>
              <w:t>.</w:t>
            </w:r>
          </w:p>
          <w:p w14:paraId="357CABC1" w14:textId="77777777" w:rsidR="001F31B6" w:rsidRPr="001F31B6" w:rsidRDefault="001F31B6" w:rsidP="00802652">
            <w:pPr>
              <w:numPr>
                <w:ilvl w:val="2"/>
                <w:numId w:val="51"/>
              </w:numPr>
              <w:rPr>
                <w:sz w:val="20"/>
                <w:szCs w:val="14"/>
              </w:rPr>
            </w:pPr>
            <w:r w:rsidRPr="001F31B6">
              <w:rPr>
                <w:sz w:val="20"/>
                <w:szCs w:val="14"/>
              </w:rPr>
              <w:t>Client provides no token</w:t>
            </w:r>
            <w:r w:rsidR="00022B7B">
              <w:rPr>
                <w:sz w:val="20"/>
                <w:szCs w:val="14"/>
              </w:rPr>
              <w:t>.</w:t>
            </w:r>
          </w:p>
          <w:p w14:paraId="0AD5E3AF" w14:textId="77777777" w:rsidR="001F31B6" w:rsidRPr="001F31B6" w:rsidRDefault="001F31B6" w:rsidP="00802652">
            <w:pPr>
              <w:numPr>
                <w:ilvl w:val="0"/>
                <w:numId w:val="51"/>
              </w:numPr>
              <w:rPr>
                <w:sz w:val="20"/>
                <w:szCs w:val="14"/>
              </w:rPr>
            </w:pPr>
            <w:r w:rsidRPr="001F31B6">
              <w:rPr>
                <w:sz w:val="20"/>
                <w:szCs w:val="14"/>
              </w:rPr>
              <w:t>Provider streams from first record (offset 0)</w:t>
            </w:r>
            <w:r w:rsidR="00022B7B">
              <w:rPr>
                <w:sz w:val="20"/>
                <w:szCs w:val="14"/>
              </w:rPr>
              <w:t>.</w:t>
            </w:r>
          </w:p>
          <w:p w14:paraId="4A8C5883" w14:textId="77777777" w:rsidR="001F31B6" w:rsidRPr="001F31B6" w:rsidRDefault="001F31B6" w:rsidP="00802652">
            <w:pPr>
              <w:numPr>
                <w:ilvl w:val="0"/>
                <w:numId w:val="51"/>
              </w:numPr>
              <w:rPr>
                <w:sz w:val="20"/>
                <w:szCs w:val="14"/>
              </w:rPr>
            </w:pPr>
            <w:r w:rsidRPr="001F31B6">
              <w:rPr>
                <w:sz w:val="20"/>
                <w:szCs w:val="14"/>
              </w:rPr>
              <w:t>Client detects realignment in first record received from the stream</w:t>
            </w:r>
            <w:r w:rsidR="00022B7B">
              <w:rPr>
                <w:sz w:val="20"/>
                <w:szCs w:val="14"/>
              </w:rPr>
              <w:t>.</w:t>
            </w:r>
          </w:p>
          <w:p w14:paraId="052C6C51" w14:textId="77777777" w:rsidR="001F31B6" w:rsidRPr="001F31B6" w:rsidRDefault="001F31B6" w:rsidP="00802652">
            <w:pPr>
              <w:numPr>
                <w:ilvl w:val="1"/>
                <w:numId w:val="51"/>
              </w:numPr>
              <w:rPr>
                <w:sz w:val="20"/>
                <w:szCs w:val="14"/>
              </w:rPr>
            </w:pPr>
            <w:r w:rsidRPr="001F31B6">
              <w:rPr>
                <w:sz w:val="20"/>
                <w:szCs w:val="14"/>
              </w:rPr>
              <w:t xml:space="preserve">Client increments current-stream-alignment-attempt-counter for the stream (stream-id) and stores, for this alignment attempt, the alignment-attempt-start-time (set to current time), the token-from-latest-record-successfully-process-for-stream (stream-id) and the </w:t>
            </w:r>
            <w:r w:rsidRPr="001F31B6">
              <w:rPr>
                <w:sz w:val="20"/>
                <w:szCs w:val="14"/>
                <w:lang w:val="en-GB"/>
              </w:rPr>
              <w:t>log-append-time-stamp from the first record just received</w:t>
            </w:r>
          </w:p>
          <w:p w14:paraId="144400EC" w14:textId="77777777" w:rsidR="00CC4ACF" w:rsidRPr="001F31B6" w:rsidRDefault="00CC4ACF" w:rsidP="00802652">
            <w:pPr>
              <w:numPr>
                <w:ilvl w:val="0"/>
                <w:numId w:val="51"/>
              </w:numPr>
              <w:rPr>
                <w:sz w:val="20"/>
                <w:szCs w:val="14"/>
              </w:rPr>
            </w:pPr>
            <w:r w:rsidRPr="001F31B6">
              <w:rPr>
                <w:sz w:val="20"/>
                <w:szCs w:val="14"/>
              </w:rPr>
              <w:t>Client identifies the entity instance to update using the entity-key</w:t>
            </w:r>
            <w:r>
              <w:rPr>
                <w:sz w:val="20"/>
                <w:szCs w:val="14"/>
              </w:rPr>
              <w:t xml:space="preserve"> and parent-address</w:t>
            </w:r>
            <w:r w:rsidRPr="001F31B6">
              <w:rPr>
                <w:sz w:val="20"/>
                <w:szCs w:val="14"/>
              </w:rPr>
              <w:t xml:space="preserve"> (</w:t>
            </w:r>
            <w:r>
              <w:rPr>
                <w:sz w:val="20"/>
                <w:szCs w:val="14"/>
              </w:rPr>
              <w:t>along with</w:t>
            </w:r>
            <w:r w:rsidRPr="001F31B6">
              <w:rPr>
                <w:sz w:val="20"/>
                <w:szCs w:val="14"/>
                <w:lang w:val="en-GB"/>
              </w:rPr>
              <w:t xml:space="preserve"> potentially other data)</w:t>
            </w:r>
            <w:r w:rsidRPr="001F31B6">
              <w:rPr>
                <w:sz w:val="20"/>
                <w:szCs w:val="14"/>
              </w:rPr>
              <w:t xml:space="preserve"> and attempts to locate the entity (“alignment update”)</w:t>
            </w:r>
          </w:p>
          <w:p w14:paraId="0FE418A2" w14:textId="77777777" w:rsidR="00CC4ACF" w:rsidRPr="005C3194" w:rsidRDefault="00CC4ACF" w:rsidP="00802652">
            <w:pPr>
              <w:numPr>
                <w:ilvl w:val="1"/>
                <w:numId w:val="51"/>
              </w:numPr>
              <w:rPr>
                <w:sz w:val="20"/>
                <w:szCs w:val="14"/>
              </w:rPr>
            </w:pPr>
            <w:r w:rsidRPr="005C3194">
              <w:rPr>
                <w:sz w:val="20"/>
                <w:szCs w:val="14"/>
                <w:lang w:val="en-GB"/>
              </w:rPr>
              <w:t>If record-type = CREATE_UPDATE</w:t>
            </w:r>
            <w:r w:rsidR="00C56FF8" w:rsidRPr="005C3194">
              <w:rPr>
                <w:sz w:val="20"/>
                <w:szCs w:val="14"/>
                <w:lang w:val="en-GB"/>
              </w:rPr>
              <w:t>, UPDATE, CREATE</w:t>
            </w:r>
          </w:p>
          <w:p w14:paraId="3C91A97C" w14:textId="77777777" w:rsidR="00CC4ACF" w:rsidRPr="001F31B6" w:rsidRDefault="00CC4ACF" w:rsidP="00802652">
            <w:pPr>
              <w:numPr>
                <w:ilvl w:val="2"/>
                <w:numId w:val="51"/>
              </w:numPr>
              <w:rPr>
                <w:sz w:val="20"/>
                <w:szCs w:val="14"/>
              </w:rPr>
            </w:pPr>
            <w:r w:rsidRPr="001F31B6">
              <w:rPr>
                <w:sz w:val="20"/>
                <w:szCs w:val="14"/>
                <w:lang w:val="en-GB"/>
              </w:rPr>
              <w:t>If entity exists and has:</w:t>
            </w:r>
          </w:p>
          <w:p w14:paraId="3B1FE173" w14:textId="77777777" w:rsidR="00CC4ACF" w:rsidRPr="001F31B6" w:rsidRDefault="00CC4ACF" w:rsidP="00802652">
            <w:pPr>
              <w:numPr>
                <w:ilvl w:val="3"/>
                <w:numId w:val="51"/>
              </w:numPr>
              <w:rPr>
                <w:sz w:val="20"/>
                <w:szCs w:val="14"/>
              </w:rPr>
            </w:pPr>
            <w:r w:rsidRPr="001F31B6">
              <w:rPr>
                <w:sz w:val="20"/>
                <w:szCs w:val="14"/>
                <w:lang w:val="en-GB"/>
              </w:rPr>
              <w:t>Newer log-append-time-stamp in the currently stored entity compared to the newly received record, then ignore record just received</w:t>
            </w:r>
          </w:p>
          <w:p w14:paraId="5118C5BA" w14:textId="77777777" w:rsidR="00CC4ACF" w:rsidRPr="001F31B6" w:rsidRDefault="00CC4ACF" w:rsidP="00802652">
            <w:pPr>
              <w:numPr>
                <w:ilvl w:val="3"/>
                <w:numId w:val="51"/>
              </w:numPr>
              <w:rPr>
                <w:sz w:val="20"/>
                <w:szCs w:val="14"/>
              </w:rPr>
            </w:pPr>
            <w:r w:rsidRPr="001F31B6">
              <w:rPr>
                <w:sz w:val="20"/>
                <w:szCs w:val="14"/>
                <w:lang w:val="en-GB"/>
              </w:rPr>
              <w:t>Same log-append-time-stamp (and token) in the currently stored entity and the new record</w:t>
            </w:r>
            <w:r>
              <w:rPr>
                <w:sz w:val="20"/>
                <w:szCs w:val="14"/>
                <w:lang w:val="en-GB"/>
              </w:rPr>
              <w:t>,</w:t>
            </w:r>
            <w:r w:rsidRPr="001F31B6">
              <w:rPr>
                <w:sz w:val="20"/>
                <w:szCs w:val="14"/>
                <w:lang w:val="en-GB"/>
              </w:rPr>
              <w:t xml:space="preserve"> then store the newly received entity values and set stream-alignment-attempt-counter in the stored entity to current-stream-alignment-attempt-counter (stream-id)</w:t>
            </w:r>
          </w:p>
          <w:p w14:paraId="3E665F51" w14:textId="77777777" w:rsidR="00CC4ACF" w:rsidRPr="001F31B6" w:rsidRDefault="00CC4ACF" w:rsidP="00802652">
            <w:pPr>
              <w:numPr>
                <w:ilvl w:val="3"/>
                <w:numId w:val="51"/>
              </w:numPr>
              <w:rPr>
                <w:sz w:val="20"/>
                <w:szCs w:val="14"/>
              </w:rPr>
            </w:pPr>
            <w:r w:rsidRPr="001F31B6">
              <w:rPr>
                <w:sz w:val="20"/>
                <w:szCs w:val="14"/>
                <w:lang w:val="en-GB"/>
              </w:rPr>
              <w:t>Older log-append-time-stamp in the currently stored entity compared to the new record, then update (overwrite) the entity and set stream-alignment-attempt-counter in the stored entity to current-stream-alignment-attempt-counter (stream id)</w:t>
            </w:r>
          </w:p>
          <w:p w14:paraId="78636BBB" w14:textId="77777777" w:rsidR="00CC4ACF" w:rsidRPr="002D1338" w:rsidRDefault="00CC4ACF" w:rsidP="00802652">
            <w:pPr>
              <w:numPr>
                <w:ilvl w:val="2"/>
                <w:numId w:val="51"/>
              </w:numPr>
              <w:rPr>
                <w:sz w:val="20"/>
                <w:szCs w:val="14"/>
              </w:rPr>
            </w:pPr>
            <w:r w:rsidRPr="001F31B6">
              <w:rPr>
                <w:sz w:val="20"/>
                <w:szCs w:val="14"/>
                <w:lang w:val="en-GB"/>
              </w:rPr>
              <w:t>If entity instance does not exist, then create entity instance as usual (with the alignment attempt counter value etc.)</w:t>
            </w:r>
          </w:p>
          <w:p w14:paraId="1928E5D0" w14:textId="77777777" w:rsidR="002D1338" w:rsidRPr="005C3194" w:rsidRDefault="002D1338" w:rsidP="00802652">
            <w:pPr>
              <w:numPr>
                <w:ilvl w:val="1"/>
                <w:numId w:val="51"/>
              </w:numPr>
              <w:rPr>
                <w:sz w:val="20"/>
                <w:szCs w:val="14"/>
              </w:rPr>
            </w:pPr>
            <w:r w:rsidRPr="005C3194">
              <w:rPr>
                <w:sz w:val="20"/>
                <w:szCs w:val="14"/>
                <w:lang w:val="en-GB"/>
              </w:rPr>
              <w:t xml:space="preserve">If record-type = </w:t>
            </w:r>
            <w:r w:rsidR="00F479F1" w:rsidRPr="005C3194">
              <w:rPr>
                <w:sz w:val="20"/>
                <w:szCs w:val="14"/>
                <w:lang w:val="en-GB"/>
              </w:rPr>
              <w:t>CHANGE</w:t>
            </w:r>
          </w:p>
          <w:p w14:paraId="51052039" w14:textId="77777777" w:rsidR="002D1338" w:rsidRPr="001F31B6" w:rsidRDefault="002D1338" w:rsidP="00802652">
            <w:pPr>
              <w:numPr>
                <w:ilvl w:val="2"/>
                <w:numId w:val="51"/>
              </w:numPr>
              <w:rPr>
                <w:sz w:val="20"/>
                <w:szCs w:val="14"/>
              </w:rPr>
            </w:pPr>
            <w:r w:rsidRPr="001F31B6">
              <w:rPr>
                <w:sz w:val="20"/>
                <w:szCs w:val="14"/>
                <w:lang w:val="en-GB"/>
              </w:rPr>
              <w:t>If entity exists and has:</w:t>
            </w:r>
          </w:p>
          <w:p w14:paraId="4CB2055F" w14:textId="77777777" w:rsidR="002D1338" w:rsidRPr="001F31B6" w:rsidRDefault="002D1338" w:rsidP="00802652">
            <w:pPr>
              <w:numPr>
                <w:ilvl w:val="3"/>
                <w:numId w:val="51"/>
              </w:numPr>
              <w:rPr>
                <w:sz w:val="20"/>
                <w:szCs w:val="14"/>
              </w:rPr>
            </w:pPr>
            <w:r w:rsidRPr="001F31B6">
              <w:rPr>
                <w:sz w:val="20"/>
                <w:szCs w:val="14"/>
                <w:lang w:val="en-GB"/>
              </w:rPr>
              <w:t>Newer log-append-time-stamp in the currently stored entity compared to the newly received record, then ignore record just received</w:t>
            </w:r>
          </w:p>
          <w:p w14:paraId="6484DF1B" w14:textId="77777777" w:rsidR="002D1338" w:rsidRPr="001F31B6" w:rsidRDefault="002D1338" w:rsidP="00802652">
            <w:pPr>
              <w:numPr>
                <w:ilvl w:val="3"/>
                <w:numId w:val="51"/>
              </w:numPr>
              <w:rPr>
                <w:sz w:val="20"/>
                <w:szCs w:val="14"/>
              </w:rPr>
            </w:pPr>
            <w:r w:rsidRPr="001F31B6">
              <w:rPr>
                <w:sz w:val="20"/>
                <w:szCs w:val="14"/>
                <w:lang w:val="en-GB"/>
              </w:rPr>
              <w:t>Same log-append-time-stamp (and token) in the currently stored entity and the new record</w:t>
            </w:r>
            <w:r>
              <w:rPr>
                <w:sz w:val="20"/>
                <w:szCs w:val="14"/>
                <w:lang w:val="en-GB"/>
              </w:rPr>
              <w:t>,</w:t>
            </w:r>
            <w:r w:rsidRPr="001F31B6">
              <w:rPr>
                <w:sz w:val="20"/>
                <w:szCs w:val="14"/>
                <w:lang w:val="en-GB"/>
              </w:rPr>
              <w:t xml:space="preserve"> then </w:t>
            </w:r>
            <w:r w:rsidR="00F479F1">
              <w:rPr>
                <w:sz w:val="20"/>
                <w:szCs w:val="14"/>
                <w:lang w:val="en-GB"/>
              </w:rPr>
              <w:t xml:space="preserve">update the entity with the </w:t>
            </w:r>
            <w:r w:rsidRPr="001F31B6">
              <w:rPr>
                <w:sz w:val="20"/>
                <w:szCs w:val="14"/>
                <w:lang w:val="en-GB"/>
              </w:rPr>
              <w:t xml:space="preserve">newly received </w:t>
            </w:r>
            <w:r w:rsidR="00F479F1">
              <w:rPr>
                <w:sz w:val="20"/>
                <w:szCs w:val="14"/>
                <w:lang w:val="en-GB"/>
              </w:rPr>
              <w:t>change</w:t>
            </w:r>
            <w:r w:rsidRPr="001F31B6">
              <w:rPr>
                <w:sz w:val="20"/>
                <w:szCs w:val="14"/>
                <w:lang w:val="en-GB"/>
              </w:rPr>
              <w:t xml:space="preserve"> values and set stream-alignment-attempt-counter in the stored entity to current-stream-alignment-attempt-counter (stream-id)</w:t>
            </w:r>
          </w:p>
          <w:p w14:paraId="58700798" w14:textId="77777777" w:rsidR="002D1338" w:rsidRPr="001F31B6" w:rsidRDefault="002D1338" w:rsidP="00802652">
            <w:pPr>
              <w:numPr>
                <w:ilvl w:val="3"/>
                <w:numId w:val="51"/>
              </w:numPr>
              <w:rPr>
                <w:sz w:val="20"/>
                <w:szCs w:val="14"/>
              </w:rPr>
            </w:pPr>
            <w:r w:rsidRPr="001F31B6">
              <w:rPr>
                <w:sz w:val="20"/>
                <w:szCs w:val="14"/>
                <w:lang w:val="en-GB"/>
              </w:rPr>
              <w:t>Older log-append-time-stamp in the currently stored entity compared to the new record, then update the entity</w:t>
            </w:r>
            <w:r w:rsidR="00F312C1">
              <w:rPr>
                <w:sz w:val="20"/>
                <w:szCs w:val="14"/>
                <w:lang w:val="en-GB"/>
              </w:rPr>
              <w:t xml:space="preserve"> with the recorded changes</w:t>
            </w:r>
            <w:r w:rsidRPr="001F31B6">
              <w:rPr>
                <w:sz w:val="20"/>
                <w:szCs w:val="14"/>
                <w:lang w:val="en-GB"/>
              </w:rPr>
              <w:t xml:space="preserve"> and set stream-alignment-attempt-counter in the stored entity to current-stream-alignment-attempt-counter (stream id)</w:t>
            </w:r>
          </w:p>
          <w:p w14:paraId="5CE02490" w14:textId="77777777" w:rsidR="00802652" w:rsidRPr="00B808D6" w:rsidRDefault="00802652" w:rsidP="00802652">
            <w:pPr>
              <w:pStyle w:val="ListParagraph"/>
              <w:numPr>
                <w:ilvl w:val="2"/>
                <w:numId w:val="51"/>
              </w:numPr>
              <w:rPr>
                <w:sz w:val="20"/>
                <w:szCs w:val="14"/>
              </w:rPr>
            </w:pPr>
            <w:r>
              <w:rPr>
                <w:sz w:val="20"/>
                <w:szCs w:val="14"/>
                <w:lang w:val="en-GB"/>
              </w:rPr>
              <w:t xml:space="preserve">{This should never occur} </w:t>
            </w:r>
            <w:r w:rsidRPr="00B808D6">
              <w:rPr>
                <w:sz w:val="20"/>
                <w:szCs w:val="14"/>
                <w:lang w:val="en-GB"/>
              </w:rPr>
              <w:t>If entity instance does not exist</w:t>
            </w:r>
            <w:r>
              <w:rPr>
                <w:sz w:val="20"/>
                <w:szCs w:val="14"/>
                <w:lang w:val="en-GB"/>
              </w:rPr>
              <w:t>, then there has been an error in realignment and realignment must be restarted.</w:t>
            </w:r>
          </w:p>
          <w:p w14:paraId="1DE79A0E" w14:textId="77777777" w:rsidR="00CD4DDD" w:rsidRPr="009B2D49" w:rsidRDefault="00CD4DDD" w:rsidP="00A56331">
            <w:pPr>
              <w:rPr>
                <w:rFonts w:eastAsia="Times New Roman"/>
                <w:sz w:val="20"/>
                <w:szCs w:val="14"/>
              </w:rPr>
            </w:pPr>
          </w:p>
        </w:tc>
      </w:tr>
      <w:tr w:rsidR="00CC4ACF" w:rsidRPr="00437FEA" w14:paraId="398AF94C" w14:textId="77777777" w:rsidTr="00CB5F3F">
        <w:trPr>
          <w:cantSplit/>
          <w:tblHeader w:val="0"/>
        </w:trPr>
        <w:tc>
          <w:tcPr>
            <w:tcW w:w="1413" w:type="dxa"/>
          </w:tcPr>
          <w:p w14:paraId="03877B9F" w14:textId="77777777" w:rsidR="00CC4ACF" w:rsidRDefault="00CC4ACF" w:rsidP="00033784">
            <w:pPr>
              <w:rPr>
                <w:sz w:val="20"/>
                <w:szCs w:val="14"/>
              </w:rPr>
            </w:pPr>
          </w:p>
        </w:tc>
        <w:tc>
          <w:tcPr>
            <w:tcW w:w="9043" w:type="dxa"/>
          </w:tcPr>
          <w:p w14:paraId="7F9E2F0A" w14:textId="77777777" w:rsidR="00CC4ACF" w:rsidRPr="001F31B6" w:rsidRDefault="00CC4ACF" w:rsidP="00CC4ACF">
            <w:pPr>
              <w:numPr>
                <w:ilvl w:val="1"/>
                <w:numId w:val="51"/>
              </w:numPr>
              <w:rPr>
                <w:sz w:val="20"/>
                <w:szCs w:val="14"/>
              </w:rPr>
            </w:pPr>
            <w:r w:rsidRPr="001F31B6">
              <w:rPr>
                <w:sz w:val="20"/>
                <w:szCs w:val="14"/>
                <w:lang w:val="en-GB"/>
              </w:rPr>
              <w:t>If record-type = DELETE or TOMBSTONE (may be two records, both should be processed, may be able to make this efficient by expecting the TOMBSTONE</w:t>
            </w:r>
            <w:r w:rsidR="001B4E19">
              <w:rPr>
                <w:sz w:val="20"/>
                <w:szCs w:val="14"/>
                <w:lang w:val="en-GB"/>
              </w:rPr>
              <w:t xml:space="preserve"> record</w:t>
            </w:r>
            <w:r w:rsidRPr="001F31B6">
              <w:rPr>
                <w:sz w:val="20"/>
                <w:szCs w:val="14"/>
                <w:lang w:val="en-GB"/>
              </w:rPr>
              <w:t xml:space="preserve"> if there is a DELETE</w:t>
            </w:r>
            <w:r w:rsidR="001B4E19">
              <w:rPr>
                <w:sz w:val="20"/>
                <w:szCs w:val="14"/>
                <w:lang w:val="en-GB"/>
              </w:rPr>
              <w:t xml:space="preserve"> record</w:t>
            </w:r>
            <w:r w:rsidRPr="001F31B6">
              <w:rPr>
                <w:sz w:val="20"/>
                <w:szCs w:val="14"/>
                <w:lang w:val="en-GB"/>
              </w:rPr>
              <w:t xml:space="preserve">) </w:t>
            </w:r>
          </w:p>
          <w:p w14:paraId="727FA03F" w14:textId="77777777" w:rsidR="00CC4ACF" w:rsidRPr="001F31B6" w:rsidRDefault="00CC4ACF" w:rsidP="00CC4ACF">
            <w:pPr>
              <w:numPr>
                <w:ilvl w:val="2"/>
                <w:numId w:val="51"/>
              </w:numPr>
              <w:rPr>
                <w:sz w:val="20"/>
                <w:szCs w:val="14"/>
              </w:rPr>
            </w:pPr>
            <w:r w:rsidRPr="001F31B6">
              <w:rPr>
                <w:sz w:val="20"/>
                <w:szCs w:val="14"/>
                <w:lang w:val="en-GB"/>
              </w:rPr>
              <w:t>If entity exists and has</w:t>
            </w:r>
          </w:p>
          <w:p w14:paraId="2533766B" w14:textId="77777777" w:rsidR="00CC4ACF" w:rsidRPr="001F31B6" w:rsidRDefault="00CC4ACF" w:rsidP="00CC4ACF">
            <w:pPr>
              <w:numPr>
                <w:ilvl w:val="3"/>
                <w:numId w:val="51"/>
              </w:numPr>
              <w:rPr>
                <w:sz w:val="20"/>
                <w:szCs w:val="14"/>
              </w:rPr>
            </w:pPr>
            <w:r w:rsidRPr="001F31B6">
              <w:rPr>
                <w:sz w:val="20"/>
                <w:szCs w:val="14"/>
                <w:lang w:val="en-GB"/>
              </w:rPr>
              <w:t>Newer log-append-time-stamp in the currently stored entity compared to the newly received record, then ignore record just received</w:t>
            </w:r>
          </w:p>
          <w:p w14:paraId="42529F24" w14:textId="77777777" w:rsidR="00CC4ACF" w:rsidRPr="001F31B6" w:rsidRDefault="00CC4ACF" w:rsidP="00CC4ACF">
            <w:pPr>
              <w:numPr>
                <w:ilvl w:val="3"/>
                <w:numId w:val="51"/>
              </w:numPr>
              <w:rPr>
                <w:sz w:val="20"/>
                <w:szCs w:val="14"/>
              </w:rPr>
            </w:pPr>
            <w:r w:rsidRPr="001F31B6">
              <w:rPr>
                <w:sz w:val="20"/>
                <w:szCs w:val="14"/>
                <w:lang w:val="en-GB"/>
              </w:rPr>
              <w:t>Same log-append-time-stamp in the currently stored entity and the new record, then delete the entity</w:t>
            </w:r>
          </w:p>
          <w:p w14:paraId="76B011B9" w14:textId="77777777" w:rsidR="00CC4ACF" w:rsidRPr="001F31B6" w:rsidRDefault="00CC4ACF" w:rsidP="00CC4ACF">
            <w:pPr>
              <w:numPr>
                <w:ilvl w:val="3"/>
                <w:numId w:val="51"/>
              </w:numPr>
              <w:rPr>
                <w:sz w:val="20"/>
                <w:szCs w:val="14"/>
              </w:rPr>
            </w:pPr>
            <w:r w:rsidRPr="001F31B6">
              <w:rPr>
                <w:sz w:val="20"/>
                <w:szCs w:val="14"/>
                <w:lang w:val="en-GB"/>
              </w:rPr>
              <w:t>Older log-append-time-stamp in the currently stored entity compared to the new record, then delete the entity</w:t>
            </w:r>
          </w:p>
          <w:p w14:paraId="5BA4EAC1" w14:textId="77777777" w:rsidR="00CC4ACF" w:rsidRPr="001F31B6" w:rsidRDefault="00CC4ACF" w:rsidP="00CC4ACF">
            <w:pPr>
              <w:numPr>
                <w:ilvl w:val="2"/>
                <w:numId w:val="51"/>
              </w:numPr>
              <w:rPr>
                <w:sz w:val="20"/>
                <w:szCs w:val="14"/>
              </w:rPr>
            </w:pPr>
            <w:r w:rsidRPr="001F31B6">
              <w:rPr>
                <w:sz w:val="20"/>
                <w:szCs w:val="14"/>
                <w:lang w:val="en-GB"/>
              </w:rPr>
              <w:t>If entity instance does not exist, then take no action</w:t>
            </w:r>
          </w:p>
          <w:p w14:paraId="60CED464" w14:textId="77777777" w:rsidR="00CC4ACF" w:rsidRPr="001F31B6" w:rsidRDefault="00CC4ACF" w:rsidP="00CC4ACF">
            <w:pPr>
              <w:numPr>
                <w:ilvl w:val="0"/>
                <w:numId w:val="51"/>
              </w:numPr>
              <w:rPr>
                <w:sz w:val="20"/>
                <w:szCs w:val="14"/>
              </w:rPr>
            </w:pPr>
            <w:r w:rsidRPr="001F31B6">
              <w:rPr>
                <w:sz w:val="20"/>
                <w:szCs w:val="14"/>
              </w:rPr>
              <w:t xml:space="preserve">Client receives further records. </w:t>
            </w:r>
          </w:p>
          <w:p w14:paraId="79B6D7D7" w14:textId="77777777" w:rsidR="00CC4ACF" w:rsidRPr="001F31B6" w:rsidRDefault="00CC4ACF" w:rsidP="00CC4ACF">
            <w:pPr>
              <w:numPr>
                <w:ilvl w:val="0"/>
                <w:numId w:val="51"/>
              </w:numPr>
              <w:rPr>
                <w:sz w:val="20"/>
                <w:szCs w:val="14"/>
              </w:rPr>
            </w:pPr>
            <w:r w:rsidRPr="001F31B6">
              <w:rPr>
                <w:sz w:val="20"/>
                <w:szCs w:val="14"/>
                <w:lang w:val="en-GB"/>
              </w:rPr>
              <w:t>Alignment has progressed sufficiently:</w:t>
            </w:r>
          </w:p>
          <w:p w14:paraId="7683594D" w14:textId="77777777" w:rsidR="00CC4ACF" w:rsidRPr="001F31B6" w:rsidRDefault="00CC4ACF" w:rsidP="00CC4ACF">
            <w:pPr>
              <w:numPr>
                <w:ilvl w:val="1"/>
                <w:numId w:val="51"/>
              </w:numPr>
              <w:rPr>
                <w:sz w:val="20"/>
                <w:szCs w:val="14"/>
              </w:rPr>
            </w:pPr>
            <w:r w:rsidRPr="001F31B6">
              <w:rPr>
                <w:sz w:val="20"/>
                <w:szCs w:val="14"/>
                <w:lang w:val="en-GB"/>
              </w:rPr>
              <w:t xml:space="preserve"> If log-append-time-stamp from the received record is (both of)</w:t>
            </w:r>
          </w:p>
          <w:p w14:paraId="2805C51A" w14:textId="77777777" w:rsidR="00CC4ACF" w:rsidRPr="001F31B6" w:rsidRDefault="00CC4ACF" w:rsidP="00CC4ACF">
            <w:pPr>
              <w:numPr>
                <w:ilvl w:val="2"/>
                <w:numId w:val="51"/>
              </w:numPr>
              <w:rPr>
                <w:sz w:val="20"/>
                <w:szCs w:val="14"/>
              </w:rPr>
            </w:pPr>
            <w:r w:rsidRPr="001F31B6">
              <w:rPr>
                <w:sz w:val="20"/>
                <w:szCs w:val="14"/>
                <w:lang w:val="en-GB"/>
              </w:rPr>
              <w:t>More recent than the log-append-time-stamp</w:t>
            </w:r>
            <w:r w:rsidRPr="001F31B6">
              <w:rPr>
                <w:sz w:val="20"/>
                <w:szCs w:val="14"/>
              </w:rPr>
              <w:t xml:space="preserve">-from-latest-record-successfully-process-for-stream (stream-id) </w:t>
            </w:r>
            <w:r w:rsidRPr="001F31B6">
              <w:rPr>
                <w:sz w:val="20"/>
                <w:szCs w:val="14"/>
                <w:lang w:val="en-GB"/>
              </w:rPr>
              <w:t xml:space="preserve">for the previous alignment attempt (i.e., the client has passed the time of the last record successfully received before the realignment) </w:t>
            </w:r>
          </w:p>
          <w:p w14:paraId="0067401B" w14:textId="77777777" w:rsidR="00CC4ACF" w:rsidRPr="00624BC0" w:rsidRDefault="00CC4ACF" w:rsidP="00CC4ACF">
            <w:pPr>
              <w:numPr>
                <w:ilvl w:val="2"/>
                <w:numId w:val="51"/>
              </w:numPr>
              <w:rPr>
                <w:sz w:val="20"/>
                <w:szCs w:val="14"/>
              </w:rPr>
            </w:pPr>
            <w:r w:rsidRPr="001F31B6">
              <w:rPr>
                <w:sz w:val="20"/>
                <w:szCs w:val="14"/>
                <w:lang w:val="en-GB"/>
              </w:rPr>
              <w:t>Less than the compaction delay from current time</w:t>
            </w:r>
            <w:r>
              <w:rPr>
                <w:sz w:val="20"/>
                <w:szCs w:val="14"/>
                <w:lang w:val="en-GB"/>
              </w:rPr>
              <w:t xml:space="preserve"> </w:t>
            </w:r>
            <w:r w:rsidRPr="001F31B6">
              <w:rPr>
                <w:sz w:val="20"/>
                <w:szCs w:val="14"/>
                <w:lang w:val="en-GB"/>
              </w:rPr>
              <w:t>(compaction will not remove old records due to records that are newer than the compaction delay)</w:t>
            </w:r>
          </w:p>
          <w:p w14:paraId="1412EE21" w14:textId="77777777" w:rsidR="00CC4ACF" w:rsidRPr="001F31B6" w:rsidRDefault="00CC4ACF" w:rsidP="00CC4ACF">
            <w:pPr>
              <w:numPr>
                <w:ilvl w:val="1"/>
                <w:numId w:val="51"/>
              </w:numPr>
              <w:rPr>
                <w:sz w:val="20"/>
                <w:szCs w:val="14"/>
              </w:rPr>
            </w:pPr>
            <w:r w:rsidRPr="001F31B6">
              <w:rPr>
                <w:sz w:val="20"/>
                <w:szCs w:val="14"/>
                <w:lang w:val="en-GB"/>
              </w:rPr>
              <w:t>Then the client can sweep through the repository removing any entities still marked with previous alignment attempt counter value</w:t>
            </w:r>
          </w:p>
          <w:p w14:paraId="354622CF" w14:textId="77777777" w:rsidR="00CC4ACF" w:rsidRPr="001F31B6" w:rsidRDefault="00CC4ACF" w:rsidP="00CC4ACF">
            <w:pPr>
              <w:numPr>
                <w:ilvl w:val="1"/>
                <w:numId w:val="51"/>
              </w:numPr>
              <w:rPr>
                <w:sz w:val="20"/>
                <w:szCs w:val="14"/>
              </w:rPr>
            </w:pPr>
            <w:r w:rsidRPr="001F31B6">
              <w:rPr>
                <w:sz w:val="20"/>
                <w:szCs w:val="14"/>
                <w:lang w:val="en-GB"/>
              </w:rPr>
              <w:t>Stream processing can continue uninterrupted as the sweep takes place (the client can revert to “simple update” processing as the sweep starts)</w:t>
            </w:r>
          </w:p>
          <w:p w14:paraId="5EB23798" w14:textId="77777777" w:rsidR="00CC4ACF" w:rsidRPr="001F31B6" w:rsidRDefault="00CC4ACF" w:rsidP="00CC4ACF">
            <w:pPr>
              <w:numPr>
                <w:ilvl w:val="0"/>
                <w:numId w:val="51"/>
              </w:numPr>
              <w:rPr>
                <w:sz w:val="20"/>
                <w:szCs w:val="14"/>
              </w:rPr>
            </w:pPr>
            <w:r w:rsidRPr="001F31B6">
              <w:rPr>
                <w:sz w:val="20"/>
                <w:szCs w:val="14"/>
                <w:lang w:val="en-GB"/>
              </w:rPr>
              <w:t>Once the sweep is complete the client has achieved “eventual consistency</w:t>
            </w:r>
            <w:r>
              <w:rPr>
                <w:sz w:val="20"/>
                <w:szCs w:val="14"/>
                <w:lang w:val="en-GB"/>
              </w:rPr>
              <w:t xml:space="preserve">” </w:t>
            </w:r>
            <w:r w:rsidRPr="001F31B6">
              <w:rPr>
                <w:sz w:val="20"/>
                <w:szCs w:val="14"/>
                <w:lang w:val="en-GB"/>
              </w:rPr>
              <w:t>with the provider</w:t>
            </w:r>
          </w:p>
          <w:p w14:paraId="760BB0CF" w14:textId="77777777" w:rsidR="00CC4ACF" w:rsidRPr="001F31B6" w:rsidRDefault="00CC4ACF" w:rsidP="00A56331">
            <w:pPr>
              <w:rPr>
                <w:sz w:val="20"/>
                <w:szCs w:val="14"/>
              </w:rPr>
            </w:pPr>
          </w:p>
        </w:tc>
      </w:tr>
    </w:tbl>
    <w:p w14:paraId="238ABB71" w14:textId="77777777" w:rsidR="00CD4DDD" w:rsidRPr="00CD4DDD" w:rsidRDefault="00CD4DDD" w:rsidP="00CD4DDD"/>
    <w:p w14:paraId="1C45A7EF" w14:textId="77777777" w:rsidR="00C40B09" w:rsidRPr="0051011B" w:rsidRDefault="005B0B44" w:rsidP="00C40B09">
      <w:pPr>
        <w:pStyle w:val="Heading3"/>
      </w:pPr>
      <w:bookmarkStart w:id="302" w:name="_Toc223392319"/>
      <w:r>
        <w:lastRenderedPageBreak/>
        <w:t xml:space="preserve">Use Case ST-2.3: </w:t>
      </w:r>
      <w:r w:rsidR="00C40B09">
        <w:t>Client performs a stream audit</w:t>
      </w:r>
      <w:bookmarkEnd w:id="302"/>
    </w:p>
    <w:tbl>
      <w:tblPr>
        <w:tblStyle w:val="TableGrid"/>
        <w:tblW w:w="0" w:type="auto"/>
        <w:tblLook w:val="04A0" w:firstRow="1" w:lastRow="0" w:firstColumn="1" w:lastColumn="0" w:noHBand="0" w:noVBand="1"/>
      </w:tblPr>
      <w:tblGrid>
        <w:gridCol w:w="1413"/>
        <w:gridCol w:w="9043"/>
      </w:tblGrid>
      <w:tr w:rsidR="00C40B09" w:rsidRPr="00437FEA" w14:paraId="5DA137DD" w14:textId="77777777" w:rsidTr="00033784">
        <w:tc>
          <w:tcPr>
            <w:tcW w:w="1413" w:type="dxa"/>
          </w:tcPr>
          <w:p w14:paraId="3748330C" w14:textId="77777777" w:rsidR="00C40B09" w:rsidRPr="00437FEA" w:rsidRDefault="00C40B09" w:rsidP="00033784">
            <w:pPr>
              <w:rPr>
                <w:sz w:val="20"/>
                <w:szCs w:val="14"/>
              </w:rPr>
            </w:pPr>
            <w:r w:rsidRPr="00437FEA">
              <w:rPr>
                <w:sz w:val="20"/>
                <w:szCs w:val="14"/>
              </w:rPr>
              <w:t>Number</w:t>
            </w:r>
          </w:p>
        </w:tc>
        <w:tc>
          <w:tcPr>
            <w:tcW w:w="9043" w:type="dxa"/>
          </w:tcPr>
          <w:p w14:paraId="67DB282D" w14:textId="77777777" w:rsidR="00C40B09" w:rsidRPr="00437FEA" w:rsidRDefault="00C40B09" w:rsidP="00033784">
            <w:pPr>
              <w:rPr>
                <w:sz w:val="20"/>
                <w:szCs w:val="14"/>
              </w:rPr>
            </w:pPr>
            <w:r>
              <w:rPr>
                <w:sz w:val="20"/>
                <w:szCs w:val="14"/>
              </w:rPr>
              <w:t>ST-2.</w:t>
            </w:r>
            <w:r w:rsidR="005B0B44">
              <w:rPr>
                <w:sz w:val="20"/>
                <w:szCs w:val="14"/>
              </w:rPr>
              <w:t>3</w:t>
            </w:r>
          </w:p>
        </w:tc>
      </w:tr>
      <w:tr w:rsidR="00C40B09" w:rsidRPr="00437FEA" w14:paraId="653B5C9C" w14:textId="77777777" w:rsidTr="00033784">
        <w:tc>
          <w:tcPr>
            <w:tcW w:w="1413" w:type="dxa"/>
          </w:tcPr>
          <w:p w14:paraId="0CE8FA3F" w14:textId="77777777" w:rsidR="00C40B09" w:rsidRPr="00437FEA" w:rsidRDefault="00C40B09" w:rsidP="00033784">
            <w:pPr>
              <w:rPr>
                <w:sz w:val="20"/>
                <w:szCs w:val="14"/>
              </w:rPr>
            </w:pPr>
            <w:r w:rsidRPr="00437FEA">
              <w:rPr>
                <w:sz w:val="20"/>
                <w:szCs w:val="14"/>
              </w:rPr>
              <w:t>Name</w:t>
            </w:r>
          </w:p>
        </w:tc>
        <w:tc>
          <w:tcPr>
            <w:tcW w:w="9043" w:type="dxa"/>
          </w:tcPr>
          <w:p w14:paraId="60D4F802" w14:textId="77777777" w:rsidR="00C40B09" w:rsidRPr="00437FEA" w:rsidRDefault="00C40B09" w:rsidP="00033784">
            <w:pPr>
              <w:rPr>
                <w:sz w:val="20"/>
                <w:szCs w:val="14"/>
              </w:rPr>
            </w:pPr>
            <w:r>
              <w:rPr>
                <w:sz w:val="20"/>
                <w:szCs w:val="14"/>
              </w:rPr>
              <w:t>Client performs a stream audit</w:t>
            </w:r>
          </w:p>
        </w:tc>
      </w:tr>
      <w:tr w:rsidR="00C40B09" w:rsidRPr="00437FEA" w14:paraId="21435DBE" w14:textId="77777777" w:rsidTr="00033784">
        <w:tc>
          <w:tcPr>
            <w:tcW w:w="1413" w:type="dxa"/>
          </w:tcPr>
          <w:p w14:paraId="315CBE7D" w14:textId="77777777" w:rsidR="00C40B09" w:rsidRPr="00437FEA" w:rsidRDefault="00C40B09" w:rsidP="00033784">
            <w:pPr>
              <w:rPr>
                <w:sz w:val="20"/>
                <w:szCs w:val="14"/>
              </w:rPr>
            </w:pPr>
            <w:r>
              <w:rPr>
                <w:sz w:val="20"/>
                <w:szCs w:val="14"/>
              </w:rPr>
              <w:t>Process/Area</w:t>
            </w:r>
          </w:p>
        </w:tc>
        <w:tc>
          <w:tcPr>
            <w:tcW w:w="9043" w:type="dxa"/>
          </w:tcPr>
          <w:p w14:paraId="4E0497E0" w14:textId="77777777" w:rsidR="00C40B09" w:rsidRPr="00437FEA" w:rsidRDefault="00C40B09" w:rsidP="00033784">
            <w:pPr>
              <w:rPr>
                <w:sz w:val="20"/>
                <w:szCs w:val="14"/>
              </w:rPr>
            </w:pPr>
            <w:r>
              <w:rPr>
                <w:sz w:val="20"/>
                <w:szCs w:val="14"/>
              </w:rPr>
              <w:t>Streaming Infrastructure</w:t>
            </w:r>
          </w:p>
        </w:tc>
      </w:tr>
      <w:tr w:rsidR="00C40B09" w:rsidRPr="00437FEA" w14:paraId="0A47F259" w14:textId="77777777" w:rsidTr="00033784">
        <w:tc>
          <w:tcPr>
            <w:tcW w:w="1413" w:type="dxa"/>
          </w:tcPr>
          <w:p w14:paraId="3070150C" w14:textId="77777777" w:rsidR="00C40B09" w:rsidRPr="00437FEA" w:rsidRDefault="00C40B09" w:rsidP="00033784">
            <w:pPr>
              <w:rPr>
                <w:sz w:val="20"/>
                <w:szCs w:val="14"/>
              </w:rPr>
            </w:pPr>
            <w:r>
              <w:rPr>
                <w:sz w:val="20"/>
                <w:szCs w:val="14"/>
              </w:rPr>
              <w:t>Brief description</w:t>
            </w:r>
          </w:p>
        </w:tc>
        <w:tc>
          <w:tcPr>
            <w:tcW w:w="9043" w:type="dxa"/>
          </w:tcPr>
          <w:p w14:paraId="56E42AB9" w14:textId="77777777" w:rsidR="00C40B09" w:rsidRPr="00437FEA" w:rsidRDefault="00C40B09" w:rsidP="00033784">
            <w:pPr>
              <w:rPr>
                <w:sz w:val="20"/>
                <w:szCs w:val="14"/>
              </w:rPr>
            </w:pPr>
            <w:r>
              <w:rPr>
                <w:sz w:val="20"/>
                <w:szCs w:val="14"/>
              </w:rPr>
              <w:t>The client considers that there may be an alignment issue and decides to audit the stream.</w:t>
            </w:r>
          </w:p>
        </w:tc>
      </w:tr>
      <w:tr w:rsidR="00C40B09" w:rsidRPr="00437FEA" w14:paraId="5A78441D" w14:textId="77777777" w:rsidTr="00033784">
        <w:tc>
          <w:tcPr>
            <w:tcW w:w="1413" w:type="dxa"/>
          </w:tcPr>
          <w:p w14:paraId="0528EC78" w14:textId="77777777" w:rsidR="00C40B09" w:rsidRPr="00437FEA" w:rsidRDefault="00C40B09" w:rsidP="00033784">
            <w:pPr>
              <w:rPr>
                <w:sz w:val="20"/>
                <w:szCs w:val="14"/>
              </w:rPr>
            </w:pPr>
            <w:r>
              <w:rPr>
                <w:sz w:val="20"/>
                <w:szCs w:val="14"/>
              </w:rPr>
              <w:t>Preconditions</w:t>
            </w:r>
          </w:p>
        </w:tc>
        <w:tc>
          <w:tcPr>
            <w:tcW w:w="9043" w:type="dxa"/>
          </w:tcPr>
          <w:p w14:paraId="0E046A8C" w14:textId="77777777" w:rsidR="00C40B09" w:rsidRPr="00437FEA" w:rsidRDefault="00C40B09" w:rsidP="00033784">
            <w:pPr>
              <w:rPr>
                <w:sz w:val="20"/>
                <w:szCs w:val="14"/>
              </w:rPr>
            </w:pPr>
            <w:r>
              <w:rPr>
                <w:sz w:val="20"/>
                <w:szCs w:val="14"/>
              </w:rPr>
              <w:t>UC ST-0.3 has run successfully</w:t>
            </w:r>
          </w:p>
        </w:tc>
      </w:tr>
      <w:tr w:rsidR="00C40B09" w:rsidRPr="00437FEA" w14:paraId="45DE12CF" w14:textId="77777777" w:rsidTr="00033784">
        <w:tc>
          <w:tcPr>
            <w:tcW w:w="1413" w:type="dxa"/>
          </w:tcPr>
          <w:p w14:paraId="52DA02C5" w14:textId="77777777" w:rsidR="00C40B09" w:rsidRPr="00437FEA" w:rsidRDefault="00C40B09" w:rsidP="00033784">
            <w:pPr>
              <w:rPr>
                <w:sz w:val="20"/>
                <w:szCs w:val="14"/>
              </w:rPr>
            </w:pPr>
            <w:r>
              <w:rPr>
                <w:sz w:val="20"/>
                <w:szCs w:val="14"/>
              </w:rPr>
              <w:t>Type</w:t>
            </w:r>
          </w:p>
        </w:tc>
        <w:tc>
          <w:tcPr>
            <w:tcW w:w="9043" w:type="dxa"/>
          </w:tcPr>
          <w:p w14:paraId="10A93189" w14:textId="77777777" w:rsidR="00C40B09" w:rsidRPr="00437FEA" w:rsidRDefault="00C40B09" w:rsidP="00033784">
            <w:pPr>
              <w:rPr>
                <w:sz w:val="20"/>
                <w:szCs w:val="14"/>
              </w:rPr>
            </w:pPr>
            <w:r>
              <w:rPr>
                <w:sz w:val="20"/>
                <w:szCs w:val="14"/>
              </w:rPr>
              <w:t>Gaining and maintaining alignment</w:t>
            </w:r>
          </w:p>
        </w:tc>
      </w:tr>
      <w:tr w:rsidR="00C40B09" w:rsidRPr="00437FEA" w14:paraId="35163878" w14:textId="77777777" w:rsidTr="00033784">
        <w:tc>
          <w:tcPr>
            <w:tcW w:w="1413" w:type="dxa"/>
          </w:tcPr>
          <w:p w14:paraId="73847852" w14:textId="77777777" w:rsidR="00C40B09" w:rsidRPr="00437FEA" w:rsidRDefault="00C40B09" w:rsidP="00033784">
            <w:pPr>
              <w:rPr>
                <w:sz w:val="20"/>
                <w:szCs w:val="14"/>
              </w:rPr>
            </w:pPr>
            <w:r>
              <w:rPr>
                <w:sz w:val="20"/>
                <w:szCs w:val="14"/>
              </w:rPr>
              <w:t>Description and workflow</w:t>
            </w:r>
          </w:p>
        </w:tc>
        <w:tc>
          <w:tcPr>
            <w:tcW w:w="9043" w:type="dxa"/>
          </w:tcPr>
          <w:p w14:paraId="3C08DBEC" w14:textId="77777777" w:rsidR="0037009E" w:rsidRDefault="0037009E" w:rsidP="00033784">
            <w:pPr>
              <w:spacing w:before="100" w:beforeAutospacing="1" w:after="100" w:afterAutospacing="1"/>
              <w:rPr>
                <w:rFonts w:eastAsia="Times New Roman"/>
                <w:sz w:val="20"/>
                <w:szCs w:val="14"/>
              </w:rPr>
            </w:pPr>
            <w:r>
              <w:rPr>
                <w:rFonts w:eastAsia="Times New Roman"/>
                <w:sz w:val="20"/>
                <w:szCs w:val="14"/>
              </w:rPr>
              <w:t>Notes:</w:t>
            </w:r>
          </w:p>
          <w:p w14:paraId="3AE9C992" w14:textId="77777777" w:rsidR="00B17F55" w:rsidRDefault="000C409B" w:rsidP="00515260">
            <w:pPr>
              <w:pStyle w:val="ListParagraph"/>
              <w:numPr>
                <w:ilvl w:val="0"/>
                <w:numId w:val="52"/>
              </w:numPr>
              <w:spacing w:before="100" w:beforeAutospacing="1" w:after="100" w:afterAutospacing="1"/>
              <w:rPr>
                <w:rFonts w:eastAsia="Times New Roman"/>
                <w:sz w:val="20"/>
                <w:szCs w:val="14"/>
              </w:rPr>
            </w:pPr>
            <w:r w:rsidRPr="0037009E">
              <w:rPr>
                <w:rFonts w:eastAsia="Times New Roman"/>
                <w:sz w:val="20"/>
                <w:szCs w:val="14"/>
              </w:rPr>
              <w:t>Whilst maintaining an existing connection</w:t>
            </w:r>
            <w:r w:rsidR="00481172" w:rsidRPr="0037009E">
              <w:rPr>
                <w:rFonts w:eastAsia="Times New Roman"/>
                <w:sz w:val="20"/>
                <w:szCs w:val="14"/>
              </w:rPr>
              <w:t xml:space="preserve"> to a stream</w:t>
            </w:r>
            <w:r w:rsidRPr="0037009E">
              <w:rPr>
                <w:rFonts w:eastAsia="Times New Roman"/>
                <w:sz w:val="20"/>
                <w:szCs w:val="14"/>
              </w:rPr>
              <w:t xml:space="preserve">, the client </w:t>
            </w:r>
            <w:r w:rsidR="00481172" w:rsidRPr="0037009E">
              <w:rPr>
                <w:rFonts w:eastAsia="Times New Roman"/>
                <w:sz w:val="20"/>
                <w:szCs w:val="14"/>
              </w:rPr>
              <w:t xml:space="preserve">makes a second connection as </w:t>
            </w:r>
            <w:r w:rsidR="0012133D" w:rsidRPr="0037009E">
              <w:rPr>
                <w:rFonts w:eastAsia="Times New Roman"/>
                <w:sz w:val="20"/>
                <w:szCs w:val="14"/>
              </w:rPr>
              <w:t>described in</w:t>
            </w:r>
            <w:r w:rsidR="00F63292" w:rsidRPr="0037009E">
              <w:rPr>
                <w:rFonts w:eastAsia="Times New Roman"/>
                <w:sz w:val="20"/>
                <w:szCs w:val="14"/>
              </w:rPr>
              <w:t xml:space="preserve"> UC ST-0.3</w:t>
            </w:r>
            <w:r w:rsidR="0012133D" w:rsidRPr="0037009E">
              <w:rPr>
                <w:rFonts w:eastAsia="Times New Roman"/>
                <w:sz w:val="20"/>
                <w:szCs w:val="14"/>
              </w:rPr>
              <w:t xml:space="preserve"> (1</w:t>
            </w:r>
            <w:r w:rsidR="0037009E" w:rsidRPr="0037009E">
              <w:rPr>
                <w:rFonts w:eastAsia="Times New Roman"/>
                <w:sz w:val="20"/>
                <w:szCs w:val="14"/>
              </w:rPr>
              <w:t xml:space="preserve">-3). </w:t>
            </w:r>
          </w:p>
          <w:p w14:paraId="35E6C1E7" w14:textId="77777777" w:rsidR="008551FD" w:rsidRDefault="0037009E" w:rsidP="00515260">
            <w:pPr>
              <w:pStyle w:val="ListParagraph"/>
              <w:numPr>
                <w:ilvl w:val="0"/>
                <w:numId w:val="52"/>
              </w:numPr>
              <w:spacing w:before="100" w:beforeAutospacing="1" w:after="100" w:afterAutospacing="1"/>
              <w:rPr>
                <w:rFonts w:eastAsia="Times New Roman"/>
                <w:sz w:val="20"/>
                <w:szCs w:val="14"/>
              </w:rPr>
            </w:pPr>
            <w:r w:rsidRPr="0037009E">
              <w:rPr>
                <w:rFonts w:eastAsia="Times New Roman"/>
                <w:sz w:val="20"/>
                <w:szCs w:val="14"/>
              </w:rPr>
              <w:t xml:space="preserve">The client </w:t>
            </w:r>
            <w:r w:rsidR="005C488E">
              <w:rPr>
                <w:rFonts w:eastAsia="Times New Roman"/>
                <w:sz w:val="20"/>
                <w:szCs w:val="14"/>
              </w:rPr>
              <w:t>runs the second stream as if realigning</w:t>
            </w:r>
            <w:r w:rsidR="007267B8">
              <w:rPr>
                <w:rFonts w:eastAsia="Times New Roman"/>
                <w:sz w:val="20"/>
                <w:szCs w:val="14"/>
              </w:rPr>
              <w:t xml:space="preserve"> and marks </w:t>
            </w:r>
            <w:r w:rsidR="00DD60DC">
              <w:rPr>
                <w:rFonts w:eastAsia="Times New Roman"/>
                <w:sz w:val="20"/>
                <w:szCs w:val="14"/>
              </w:rPr>
              <w:t>valid current state</w:t>
            </w:r>
            <w:r w:rsidR="00120F6D">
              <w:rPr>
                <w:rFonts w:eastAsia="Times New Roman"/>
                <w:sz w:val="20"/>
                <w:szCs w:val="14"/>
              </w:rPr>
              <w:t xml:space="preserve"> </w:t>
            </w:r>
          </w:p>
          <w:p w14:paraId="70A988EA" w14:textId="77777777" w:rsidR="00AF570D" w:rsidRDefault="008551FD" w:rsidP="00515260">
            <w:pPr>
              <w:pStyle w:val="ListParagraph"/>
              <w:numPr>
                <w:ilvl w:val="0"/>
                <w:numId w:val="52"/>
              </w:numPr>
              <w:spacing w:before="100" w:beforeAutospacing="1" w:after="100" w:afterAutospacing="1"/>
              <w:rPr>
                <w:rFonts w:eastAsia="Times New Roman"/>
                <w:sz w:val="20"/>
                <w:szCs w:val="14"/>
              </w:rPr>
            </w:pPr>
            <w:r>
              <w:rPr>
                <w:rFonts w:eastAsia="Times New Roman"/>
                <w:sz w:val="20"/>
                <w:szCs w:val="14"/>
              </w:rPr>
              <w:t>W</w:t>
            </w:r>
            <w:r w:rsidR="00120F6D">
              <w:rPr>
                <w:rFonts w:eastAsia="Times New Roman"/>
                <w:sz w:val="20"/>
                <w:szCs w:val="14"/>
              </w:rPr>
              <w:t>hen it passes the time of a current state</w:t>
            </w:r>
            <w:r w:rsidR="00AF570D">
              <w:rPr>
                <w:rFonts w:eastAsia="Times New Roman"/>
                <w:sz w:val="20"/>
                <w:szCs w:val="14"/>
              </w:rPr>
              <w:t>, the entity is marked as suspect.</w:t>
            </w:r>
            <w:r w:rsidR="00CC2769">
              <w:rPr>
                <w:rFonts w:eastAsia="Times New Roman"/>
                <w:sz w:val="20"/>
                <w:szCs w:val="14"/>
              </w:rPr>
              <w:t xml:space="preserve"> </w:t>
            </w:r>
            <w:r w:rsidR="00A34FA7" w:rsidRPr="00CC2769">
              <w:rPr>
                <w:rFonts w:eastAsia="Times New Roman"/>
                <w:sz w:val="20"/>
                <w:szCs w:val="14"/>
              </w:rPr>
              <w:t xml:space="preserve">Once </w:t>
            </w:r>
            <w:r w:rsidR="00CD0178" w:rsidRPr="00CC2769">
              <w:rPr>
                <w:rFonts w:eastAsia="Times New Roman"/>
                <w:sz w:val="20"/>
                <w:szCs w:val="14"/>
              </w:rPr>
              <w:t>sufficient progression has been achieved, the client will</w:t>
            </w:r>
            <w:r w:rsidR="00CC2769" w:rsidRPr="00CC2769">
              <w:rPr>
                <w:rFonts w:eastAsia="Times New Roman"/>
                <w:sz w:val="20"/>
                <w:szCs w:val="14"/>
              </w:rPr>
              <w:t xml:space="preserve"> remove proved bogus records</w:t>
            </w:r>
          </w:p>
          <w:p w14:paraId="32F67C95" w14:textId="77777777" w:rsidR="008551FD" w:rsidRPr="00CC2769" w:rsidRDefault="008551FD" w:rsidP="00515260">
            <w:pPr>
              <w:pStyle w:val="ListParagraph"/>
              <w:numPr>
                <w:ilvl w:val="0"/>
                <w:numId w:val="52"/>
              </w:numPr>
              <w:spacing w:before="100" w:beforeAutospacing="1" w:after="100" w:afterAutospacing="1"/>
              <w:rPr>
                <w:rFonts w:eastAsia="Times New Roman"/>
                <w:sz w:val="20"/>
                <w:szCs w:val="14"/>
              </w:rPr>
            </w:pPr>
            <w:r>
              <w:rPr>
                <w:rFonts w:eastAsia="Times New Roman"/>
                <w:sz w:val="20"/>
                <w:szCs w:val="14"/>
              </w:rPr>
              <w:t>When thing appears in the stream that is not in the repository, it is retained. Once sufficient progression has been achieved, the client will add the entity to the repository (avoiding race conditions with the main stream receiver)</w:t>
            </w:r>
            <w:r w:rsidR="002140FA">
              <w:rPr>
                <w:rFonts w:eastAsia="Times New Roman"/>
                <w:sz w:val="20"/>
                <w:szCs w:val="14"/>
              </w:rPr>
              <w:t>.</w:t>
            </w:r>
          </w:p>
        </w:tc>
      </w:tr>
    </w:tbl>
    <w:p w14:paraId="3081335A" w14:textId="77777777" w:rsidR="00C40B09" w:rsidRPr="003950FC" w:rsidRDefault="00C40B09" w:rsidP="00C40B09"/>
    <w:p w14:paraId="679BE2C7" w14:textId="77777777" w:rsidR="00C40B09" w:rsidRPr="00C40B09" w:rsidRDefault="00C40B09" w:rsidP="00C40B09"/>
    <w:p w14:paraId="6257D963" w14:textId="77777777" w:rsidR="00CC4ACF" w:rsidRDefault="00CC4ACF">
      <w:pPr>
        <w:spacing w:after="0"/>
        <w:rPr>
          <w:rFonts w:asciiTheme="majorHAnsi" w:eastAsiaTheme="majorEastAsia" w:hAnsiTheme="majorHAnsi" w:cstheme="majorBidi"/>
          <w:b/>
          <w:bCs/>
          <w:szCs w:val="24"/>
        </w:rPr>
      </w:pPr>
      <w:r>
        <w:br w:type="page"/>
      </w:r>
    </w:p>
    <w:p w14:paraId="5F3B96C9" w14:textId="77777777" w:rsidR="000F2E55" w:rsidRPr="000F2E55" w:rsidRDefault="00FA37CA" w:rsidP="00EB62A7">
      <w:pPr>
        <w:pStyle w:val="Heading2"/>
      </w:pPr>
      <w:bookmarkStart w:id="303" w:name="_Toc223392320"/>
      <w:r>
        <w:lastRenderedPageBreak/>
        <w:t xml:space="preserve">Gaining and maintaining </w:t>
      </w:r>
      <w:r w:rsidR="00D1241F">
        <w:t>Alig</w:t>
      </w:r>
      <w:r w:rsidR="005C202D">
        <w:t>n</w:t>
      </w:r>
      <w:r>
        <w:t>ment</w:t>
      </w:r>
      <w:r w:rsidR="00D1241F">
        <w:t xml:space="preserve"> with</w:t>
      </w:r>
      <w:r>
        <w:t xml:space="preserve"> </w:t>
      </w:r>
      <w:r w:rsidR="007241BA">
        <w:t xml:space="preserve">individual </w:t>
      </w:r>
      <w:r>
        <w:t>network resources</w:t>
      </w:r>
      <w:bookmarkEnd w:id="303"/>
      <w:r w:rsidR="00D1241F">
        <w:t xml:space="preserve"> </w:t>
      </w:r>
    </w:p>
    <w:p w14:paraId="0C148579" w14:textId="77777777" w:rsidR="007A7D30" w:rsidRDefault="00222665" w:rsidP="00D1241F">
      <w:r>
        <w:t xml:space="preserve">A vast majority of the TAPI entities can be dealt with in the same way. </w:t>
      </w:r>
      <w:r w:rsidR="00401BBF">
        <w:t xml:space="preserve">The provider can </w:t>
      </w:r>
      <w:r w:rsidR="007A7F99">
        <w:t>offer</w:t>
      </w:r>
      <w:r w:rsidR="00401BBF">
        <w:t xml:space="preserve"> streams that</w:t>
      </w:r>
      <w:r w:rsidR="007A7F99">
        <w:t xml:space="preserve"> each</w:t>
      </w:r>
      <w:r w:rsidR="00401BBF">
        <w:t xml:space="preserve"> include one or more classes</w:t>
      </w:r>
      <w:r w:rsidR="00331440">
        <w:t xml:space="preserve">. A stream will </w:t>
      </w:r>
      <w:r w:rsidR="001F1BD2">
        <w:t xml:space="preserve">send records of all instances of all of the classes identified in </w:t>
      </w:r>
      <w:r w:rsidR="00BC70D8">
        <w:t>its</w:t>
      </w:r>
      <w:r w:rsidR="001F1BD2">
        <w:t xml:space="preserve"> definition</w:t>
      </w:r>
      <w:r w:rsidR="00BC70D8">
        <w:t>.</w:t>
      </w:r>
    </w:p>
    <w:p w14:paraId="0A512E61" w14:textId="77777777" w:rsidR="00556040" w:rsidRDefault="00556040" w:rsidP="00D1241F">
      <w:r>
        <w:t>The use cases in this section are informative.</w:t>
      </w:r>
    </w:p>
    <w:p w14:paraId="676CF449" w14:textId="77777777" w:rsidR="006C3844" w:rsidRDefault="006C3844" w:rsidP="006C3844">
      <w:pPr>
        <w:pStyle w:val="Heading3"/>
      </w:pPr>
      <w:bookmarkStart w:id="304" w:name="_Toc223392321"/>
      <w:r>
        <w:t>Use Case ST-</w:t>
      </w:r>
      <w:r w:rsidR="00C40B09">
        <w:t>3</w:t>
      </w:r>
      <w:r>
        <w:t xml:space="preserve">.1: </w:t>
      </w:r>
      <w:r w:rsidR="00C40762">
        <w:t xml:space="preserve">Client </w:t>
      </w:r>
      <w:r w:rsidR="00C2697E">
        <w:t xml:space="preserve">maintains alignment with all instances of </w:t>
      </w:r>
      <w:r w:rsidR="00C40762">
        <w:t>a class</w:t>
      </w:r>
      <w:r w:rsidR="00C673C3">
        <w:t xml:space="preserve"> (e.g., Node)</w:t>
      </w:r>
      <w:r w:rsidR="00C2697E">
        <w:t xml:space="preserve"> in a context</w:t>
      </w:r>
      <w:bookmarkEnd w:id="304"/>
    </w:p>
    <w:p w14:paraId="59E4856F" w14:textId="77777777" w:rsidR="00ED04EC" w:rsidRPr="00ED04EC" w:rsidRDefault="00ED04EC" w:rsidP="00ED04EC">
      <w:r>
        <w:t xml:space="preserve">This use case </w:t>
      </w:r>
      <w:r w:rsidR="001F5726">
        <w:t>considers</w:t>
      </w:r>
      <w:r w:rsidR="00DA0BB6">
        <w:t xml:space="preserve"> a</w:t>
      </w:r>
      <w:r>
        <w:t xml:space="preserve"> COMPACTED log solution.</w:t>
      </w:r>
    </w:p>
    <w:tbl>
      <w:tblPr>
        <w:tblStyle w:val="TableGrid"/>
        <w:tblW w:w="0" w:type="auto"/>
        <w:tblLook w:val="04A0" w:firstRow="1" w:lastRow="0" w:firstColumn="1" w:lastColumn="0" w:noHBand="0" w:noVBand="1"/>
      </w:tblPr>
      <w:tblGrid>
        <w:gridCol w:w="1413"/>
        <w:gridCol w:w="9043"/>
      </w:tblGrid>
      <w:tr w:rsidR="006C3844" w:rsidRPr="00437FEA" w14:paraId="4B7FC1D9" w14:textId="77777777" w:rsidTr="00033784">
        <w:tc>
          <w:tcPr>
            <w:tcW w:w="1413" w:type="dxa"/>
          </w:tcPr>
          <w:p w14:paraId="2EDFE943" w14:textId="77777777" w:rsidR="006C3844" w:rsidRPr="00437FEA" w:rsidRDefault="006C3844" w:rsidP="00033784">
            <w:pPr>
              <w:rPr>
                <w:sz w:val="20"/>
                <w:szCs w:val="14"/>
              </w:rPr>
            </w:pPr>
            <w:r w:rsidRPr="00437FEA">
              <w:rPr>
                <w:sz w:val="20"/>
                <w:szCs w:val="14"/>
              </w:rPr>
              <w:t>Number</w:t>
            </w:r>
          </w:p>
        </w:tc>
        <w:tc>
          <w:tcPr>
            <w:tcW w:w="9043" w:type="dxa"/>
          </w:tcPr>
          <w:p w14:paraId="5F04856E" w14:textId="77777777" w:rsidR="006C3844" w:rsidRPr="00437FEA" w:rsidRDefault="006C3844" w:rsidP="00033784">
            <w:pPr>
              <w:rPr>
                <w:sz w:val="20"/>
                <w:szCs w:val="14"/>
              </w:rPr>
            </w:pPr>
            <w:r>
              <w:rPr>
                <w:sz w:val="20"/>
                <w:szCs w:val="14"/>
              </w:rPr>
              <w:t>ST-</w:t>
            </w:r>
            <w:r w:rsidR="00C40B09">
              <w:rPr>
                <w:sz w:val="20"/>
                <w:szCs w:val="14"/>
              </w:rPr>
              <w:t>3</w:t>
            </w:r>
            <w:r>
              <w:rPr>
                <w:sz w:val="20"/>
                <w:szCs w:val="14"/>
              </w:rPr>
              <w:t>.1</w:t>
            </w:r>
          </w:p>
        </w:tc>
      </w:tr>
      <w:tr w:rsidR="006C3844" w:rsidRPr="00437FEA" w14:paraId="478FBEF4" w14:textId="77777777" w:rsidTr="00033784">
        <w:tc>
          <w:tcPr>
            <w:tcW w:w="1413" w:type="dxa"/>
          </w:tcPr>
          <w:p w14:paraId="7F3C8974" w14:textId="77777777" w:rsidR="006C3844" w:rsidRPr="00437FEA" w:rsidRDefault="006C3844" w:rsidP="00033784">
            <w:pPr>
              <w:rPr>
                <w:sz w:val="20"/>
                <w:szCs w:val="14"/>
              </w:rPr>
            </w:pPr>
            <w:r w:rsidRPr="00437FEA">
              <w:rPr>
                <w:sz w:val="20"/>
                <w:szCs w:val="14"/>
              </w:rPr>
              <w:t>Name</w:t>
            </w:r>
          </w:p>
        </w:tc>
        <w:tc>
          <w:tcPr>
            <w:tcW w:w="9043" w:type="dxa"/>
          </w:tcPr>
          <w:p w14:paraId="50722F5C" w14:textId="77777777" w:rsidR="006C3844" w:rsidRPr="00437FEA" w:rsidRDefault="00C2697E" w:rsidP="00033784">
            <w:pPr>
              <w:rPr>
                <w:sz w:val="20"/>
                <w:szCs w:val="14"/>
              </w:rPr>
            </w:pPr>
            <w:r w:rsidRPr="00C2697E">
              <w:rPr>
                <w:sz w:val="20"/>
                <w:szCs w:val="14"/>
              </w:rPr>
              <w:t>Client maintains alignment with</w:t>
            </w:r>
            <w:r>
              <w:rPr>
                <w:sz w:val="20"/>
                <w:szCs w:val="14"/>
              </w:rPr>
              <w:t xml:space="preserve"> all</w:t>
            </w:r>
            <w:r w:rsidRPr="00C2697E">
              <w:rPr>
                <w:sz w:val="20"/>
                <w:szCs w:val="14"/>
              </w:rPr>
              <w:t xml:space="preserve"> instances of a class (e.g., N</w:t>
            </w:r>
            <w:r w:rsidR="005B743D">
              <w:rPr>
                <w:sz w:val="20"/>
                <w:szCs w:val="14"/>
              </w:rPr>
              <w:t>ODE</w:t>
            </w:r>
            <w:r w:rsidRPr="00C2697E">
              <w:rPr>
                <w:sz w:val="20"/>
                <w:szCs w:val="14"/>
              </w:rPr>
              <w:t>)</w:t>
            </w:r>
            <w:r>
              <w:rPr>
                <w:sz w:val="20"/>
                <w:szCs w:val="14"/>
              </w:rPr>
              <w:t xml:space="preserve"> in a context</w:t>
            </w:r>
          </w:p>
        </w:tc>
      </w:tr>
      <w:tr w:rsidR="006C3844" w:rsidRPr="00437FEA" w14:paraId="5E2D7A81" w14:textId="77777777" w:rsidTr="00033784">
        <w:tc>
          <w:tcPr>
            <w:tcW w:w="1413" w:type="dxa"/>
          </w:tcPr>
          <w:p w14:paraId="709D6B02" w14:textId="77777777" w:rsidR="006C3844" w:rsidRPr="00437FEA" w:rsidRDefault="006C3844" w:rsidP="00033784">
            <w:pPr>
              <w:rPr>
                <w:sz w:val="20"/>
                <w:szCs w:val="14"/>
              </w:rPr>
            </w:pPr>
            <w:r>
              <w:rPr>
                <w:sz w:val="20"/>
                <w:szCs w:val="14"/>
              </w:rPr>
              <w:t>Process/Area</w:t>
            </w:r>
          </w:p>
        </w:tc>
        <w:tc>
          <w:tcPr>
            <w:tcW w:w="9043" w:type="dxa"/>
          </w:tcPr>
          <w:p w14:paraId="621F19CB" w14:textId="77777777" w:rsidR="006C3844" w:rsidRPr="00437FEA" w:rsidRDefault="00C673C3" w:rsidP="00033784">
            <w:pPr>
              <w:rPr>
                <w:sz w:val="20"/>
                <w:szCs w:val="14"/>
              </w:rPr>
            </w:pPr>
            <w:r>
              <w:rPr>
                <w:sz w:val="20"/>
                <w:szCs w:val="14"/>
              </w:rPr>
              <w:t>Streaming Operation</w:t>
            </w:r>
          </w:p>
        </w:tc>
      </w:tr>
      <w:tr w:rsidR="006C3844" w:rsidRPr="00437FEA" w14:paraId="4A74A6E8" w14:textId="77777777" w:rsidTr="00033784">
        <w:tc>
          <w:tcPr>
            <w:tcW w:w="1413" w:type="dxa"/>
          </w:tcPr>
          <w:p w14:paraId="11C18713" w14:textId="77777777" w:rsidR="006C3844" w:rsidRPr="00437FEA" w:rsidRDefault="006C3844" w:rsidP="00033784">
            <w:pPr>
              <w:rPr>
                <w:sz w:val="20"/>
                <w:szCs w:val="14"/>
              </w:rPr>
            </w:pPr>
            <w:r>
              <w:rPr>
                <w:sz w:val="20"/>
                <w:szCs w:val="14"/>
              </w:rPr>
              <w:t>Brief description</w:t>
            </w:r>
          </w:p>
        </w:tc>
        <w:tc>
          <w:tcPr>
            <w:tcW w:w="9043" w:type="dxa"/>
          </w:tcPr>
          <w:p w14:paraId="4867A012" w14:textId="77777777" w:rsidR="006C3844" w:rsidRPr="00437FEA" w:rsidRDefault="00C673C3" w:rsidP="00033784">
            <w:pPr>
              <w:rPr>
                <w:sz w:val="20"/>
                <w:szCs w:val="14"/>
              </w:rPr>
            </w:pPr>
            <w:r>
              <w:rPr>
                <w:sz w:val="20"/>
                <w:szCs w:val="14"/>
              </w:rPr>
              <w:t xml:space="preserve">The client discovers the </w:t>
            </w:r>
            <w:r w:rsidR="00FA4DD6">
              <w:rPr>
                <w:sz w:val="20"/>
                <w:szCs w:val="14"/>
              </w:rPr>
              <w:t xml:space="preserve">availability of a stream for </w:t>
            </w:r>
            <w:r w:rsidR="00E969C6">
              <w:rPr>
                <w:sz w:val="20"/>
                <w:szCs w:val="14"/>
              </w:rPr>
              <w:t>a class</w:t>
            </w:r>
            <w:r w:rsidR="00C75648">
              <w:rPr>
                <w:sz w:val="20"/>
                <w:szCs w:val="14"/>
              </w:rPr>
              <w:t>, connects to the stream aligns and maintains align</w:t>
            </w:r>
            <w:r w:rsidR="006A3788">
              <w:rPr>
                <w:sz w:val="20"/>
                <w:szCs w:val="14"/>
              </w:rPr>
              <w:t>ment ongoing</w:t>
            </w:r>
            <w:r w:rsidR="00FA4DD6">
              <w:rPr>
                <w:sz w:val="20"/>
                <w:szCs w:val="14"/>
              </w:rPr>
              <w:t>.</w:t>
            </w:r>
          </w:p>
        </w:tc>
      </w:tr>
      <w:tr w:rsidR="006C3844" w:rsidRPr="00437FEA" w14:paraId="205082B2" w14:textId="77777777" w:rsidTr="00033784">
        <w:tc>
          <w:tcPr>
            <w:tcW w:w="1413" w:type="dxa"/>
          </w:tcPr>
          <w:p w14:paraId="78340059" w14:textId="77777777" w:rsidR="006C3844" w:rsidRPr="00437FEA" w:rsidRDefault="006C3844" w:rsidP="00033784">
            <w:pPr>
              <w:rPr>
                <w:sz w:val="20"/>
                <w:szCs w:val="14"/>
              </w:rPr>
            </w:pPr>
            <w:r>
              <w:rPr>
                <w:sz w:val="20"/>
                <w:szCs w:val="14"/>
              </w:rPr>
              <w:t>Preconditions</w:t>
            </w:r>
          </w:p>
        </w:tc>
        <w:tc>
          <w:tcPr>
            <w:tcW w:w="9043" w:type="dxa"/>
          </w:tcPr>
          <w:p w14:paraId="7DFE5003" w14:textId="77777777" w:rsidR="006C3844" w:rsidRPr="00437FEA" w:rsidRDefault="003A3707" w:rsidP="00033784">
            <w:pPr>
              <w:rPr>
                <w:sz w:val="20"/>
                <w:szCs w:val="14"/>
              </w:rPr>
            </w:pPr>
            <w:r>
              <w:rPr>
                <w:sz w:val="20"/>
                <w:szCs w:val="14"/>
              </w:rPr>
              <w:t xml:space="preserve">Client </w:t>
            </w:r>
            <w:r w:rsidR="00E65CAC">
              <w:rPr>
                <w:sz w:val="20"/>
                <w:szCs w:val="14"/>
              </w:rPr>
              <w:t>knows which classes it needs to monitor</w:t>
            </w:r>
            <w:r w:rsidR="006A3788">
              <w:rPr>
                <w:sz w:val="20"/>
                <w:szCs w:val="14"/>
              </w:rPr>
              <w:t xml:space="preserve"> and has rum UC ST-0.1</w:t>
            </w:r>
          </w:p>
        </w:tc>
      </w:tr>
      <w:tr w:rsidR="006C3844" w:rsidRPr="00437FEA" w14:paraId="6D074C55" w14:textId="77777777" w:rsidTr="00033784">
        <w:tc>
          <w:tcPr>
            <w:tcW w:w="1413" w:type="dxa"/>
          </w:tcPr>
          <w:p w14:paraId="4BB2A707" w14:textId="77777777" w:rsidR="006C3844" w:rsidRPr="00437FEA" w:rsidRDefault="006C3844" w:rsidP="00033784">
            <w:pPr>
              <w:rPr>
                <w:sz w:val="20"/>
                <w:szCs w:val="14"/>
              </w:rPr>
            </w:pPr>
            <w:r>
              <w:rPr>
                <w:sz w:val="20"/>
                <w:szCs w:val="14"/>
              </w:rPr>
              <w:t>Type</w:t>
            </w:r>
          </w:p>
        </w:tc>
        <w:tc>
          <w:tcPr>
            <w:tcW w:w="9043" w:type="dxa"/>
          </w:tcPr>
          <w:p w14:paraId="1FBE9282" w14:textId="77777777" w:rsidR="006C3844" w:rsidRPr="00437FEA" w:rsidRDefault="006C3844" w:rsidP="00033784">
            <w:pPr>
              <w:rPr>
                <w:sz w:val="20"/>
                <w:szCs w:val="14"/>
              </w:rPr>
            </w:pPr>
            <w:r>
              <w:rPr>
                <w:sz w:val="20"/>
                <w:szCs w:val="14"/>
              </w:rPr>
              <w:t>Gaining and maintaining alignment</w:t>
            </w:r>
          </w:p>
        </w:tc>
      </w:tr>
      <w:tr w:rsidR="006C3844" w:rsidRPr="00437FEA" w14:paraId="2562AC6C" w14:textId="77777777" w:rsidTr="00033784">
        <w:tc>
          <w:tcPr>
            <w:tcW w:w="1413" w:type="dxa"/>
          </w:tcPr>
          <w:p w14:paraId="4C08412E" w14:textId="77777777" w:rsidR="006C3844" w:rsidRPr="00437FEA" w:rsidRDefault="006C3844" w:rsidP="00033784">
            <w:pPr>
              <w:rPr>
                <w:sz w:val="20"/>
                <w:szCs w:val="14"/>
              </w:rPr>
            </w:pPr>
            <w:r>
              <w:rPr>
                <w:sz w:val="20"/>
                <w:szCs w:val="14"/>
              </w:rPr>
              <w:t>Description and workflow</w:t>
            </w:r>
          </w:p>
        </w:tc>
        <w:tc>
          <w:tcPr>
            <w:tcW w:w="9043" w:type="dxa"/>
          </w:tcPr>
          <w:p w14:paraId="73B9558E" w14:textId="77777777" w:rsidR="005E0567" w:rsidRDefault="00DB1831" w:rsidP="00033784">
            <w:pPr>
              <w:spacing w:before="100" w:beforeAutospacing="1" w:after="100" w:afterAutospacing="1"/>
              <w:rPr>
                <w:rFonts w:eastAsia="Times New Roman"/>
                <w:sz w:val="20"/>
                <w:szCs w:val="14"/>
              </w:rPr>
            </w:pPr>
            <w:r>
              <w:rPr>
                <w:rFonts w:eastAsia="Times New Roman"/>
                <w:sz w:val="20"/>
                <w:szCs w:val="14"/>
              </w:rPr>
              <w:t>The client runs</w:t>
            </w:r>
            <w:r w:rsidR="005E0567">
              <w:rPr>
                <w:rFonts w:eastAsia="Times New Roman"/>
                <w:sz w:val="20"/>
                <w:szCs w:val="14"/>
              </w:rPr>
              <w:t>:</w:t>
            </w:r>
          </w:p>
          <w:p w14:paraId="28140C3E" w14:textId="77777777" w:rsidR="006C3844" w:rsidRDefault="00DB1831" w:rsidP="00D66FC5">
            <w:pPr>
              <w:pStyle w:val="ListParagraph"/>
              <w:numPr>
                <w:ilvl w:val="0"/>
                <w:numId w:val="42"/>
              </w:numPr>
              <w:spacing w:before="100" w:beforeAutospacing="1" w:after="100" w:afterAutospacing="1"/>
              <w:rPr>
                <w:rFonts w:eastAsia="Times New Roman"/>
                <w:sz w:val="20"/>
                <w:szCs w:val="14"/>
              </w:rPr>
            </w:pPr>
            <w:r w:rsidRPr="005E0567">
              <w:rPr>
                <w:rFonts w:eastAsia="Times New Roman"/>
                <w:sz w:val="20"/>
                <w:szCs w:val="14"/>
              </w:rPr>
              <w:t>UC ST-0.2</w:t>
            </w:r>
            <w:r w:rsidR="007F4025">
              <w:rPr>
                <w:rFonts w:eastAsia="Times New Roman"/>
                <w:sz w:val="20"/>
                <w:szCs w:val="14"/>
              </w:rPr>
              <w:t>:</w:t>
            </w:r>
            <w:r w:rsidRPr="005E0567">
              <w:rPr>
                <w:rFonts w:eastAsia="Times New Roman"/>
                <w:sz w:val="20"/>
                <w:szCs w:val="14"/>
              </w:rPr>
              <w:t xml:space="preserve"> </w:t>
            </w:r>
            <w:r w:rsidR="007F4025">
              <w:rPr>
                <w:rFonts w:eastAsia="Times New Roman"/>
                <w:sz w:val="20"/>
                <w:szCs w:val="14"/>
              </w:rPr>
              <w:t>From this</w:t>
            </w:r>
            <w:r w:rsidRPr="005E0567">
              <w:rPr>
                <w:rFonts w:eastAsia="Times New Roman"/>
                <w:sz w:val="20"/>
                <w:szCs w:val="14"/>
              </w:rPr>
              <w:t xml:space="preserve"> the client </w:t>
            </w:r>
            <w:r w:rsidR="00C34503" w:rsidRPr="005E0567">
              <w:rPr>
                <w:rFonts w:eastAsia="Times New Roman"/>
                <w:sz w:val="20"/>
                <w:szCs w:val="14"/>
              </w:rPr>
              <w:t>has the address and connection method for an ap</w:t>
            </w:r>
            <w:r w:rsidRPr="005E0567">
              <w:rPr>
                <w:rFonts w:eastAsia="Times New Roman"/>
                <w:sz w:val="20"/>
                <w:szCs w:val="14"/>
              </w:rPr>
              <w:t xml:space="preserve">propriate </w:t>
            </w:r>
            <w:r w:rsidR="00DA0BB6">
              <w:rPr>
                <w:rFonts w:eastAsia="Times New Roman"/>
                <w:sz w:val="20"/>
                <w:szCs w:val="14"/>
              </w:rPr>
              <w:t xml:space="preserve">COMPACTED </w:t>
            </w:r>
            <w:r w:rsidRPr="005E0567">
              <w:rPr>
                <w:rFonts w:eastAsia="Times New Roman"/>
                <w:sz w:val="20"/>
                <w:szCs w:val="14"/>
              </w:rPr>
              <w:t>stream for the class</w:t>
            </w:r>
            <w:r w:rsidR="002656D2">
              <w:rPr>
                <w:rFonts w:eastAsia="Times New Roman"/>
                <w:sz w:val="20"/>
                <w:szCs w:val="14"/>
              </w:rPr>
              <w:t>(es)</w:t>
            </w:r>
            <w:r w:rsidRPr="005E0567">
              <w:rPr>
                <w:rFonts w:eastAsia="Times New Roman"/>
                <w:sz w:val="20"/>
                <w:szCs w:val="14"/>
              </w:rPr>
              <w:t xml:space="preserve"> of interest (in this example </w:t>
            </w:r>
            <w:r w:rsidR="005B743D">
              <w:rPr>
                <w:rFonts w:eastAsia="Times New Roman"/>
                <w:sz w:val="20"/>
                <w:szCs w:val="14"/>
              </w:rPr>
              <w:t>NODE</w:t>
            </w:r>
            <w:r w:rsidRPr="005E0567">
              <w:rPr>
                <w:rFonts w:eastAsia="Times New Roman"/>
                <w:sz w:val="20"/>
                <w:szCs w:val="14"/>
              </w:rPr>
              <w:t>)</w:t>
            </w:r>
            <w:r w:rsidR="005E0567" w:rsidRPr="005E0567">
              <w:rPr>
                <w:rFonts w:eastAsia="Times New Roman"/>
                <w:sz w:val="20"/>
                <w:szCs w:val="14"/>
              </w:rPr>
              <w:t>.</w:t>
            </w:r>
          </w:p>
          <w:p w14:paraId="2426707B" w14:textId="77777777" w:rsidR="005E0567" w:rsidRDefault="005E0567"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ST-0.3</w:t>
            </w:r>
            <w:r w:rsidR="007F4025">
              <w:rPr>
                <w:rFonts w:eastAsia="Times New Roman"/>
                <w:sz w:val="20"/>
                <w:szCs w:val="14"/>
              </w:rPr>
              <w:t>: From this</w:t>
            </w:r>
            <w:r w:rsidR="000D1157">
              <w:rPr>
                <w:rFonts w:eastAsia="Times New Roman"/>
                <w:sz w:val="20"/>
                <w:szCs w:val="14"/>
              </w:rPr>
              <w:t xml:space="preserve"> the client </w:t>
            </w:r>
            <w:r w:rsidR="002656D2">
              <w:rPr>
                <w:rFonts w:eastAsia="Times New Roman"/>
                <w:sz w:val="20"/>
                <w:szCs w:val="14"/>
              </w:rPr>
              <w:t xml:space="preserve">achieves “eventual consistency” with the state of the class(es) of interest (e.g., </w:t>
            </w:r>
            <w:r w:rsidR="005B743D">
              <w:rPr>
                <w:rFonts w:eastAsia="Times New Roman"/>
                <w:sz w:val="20"/>
                <w:szCs w:val="14"/>
              </w:rPr>
              <w:t>NODE</w:t>
            </w:r>
            <w:r w:rsidR="002656D2">
              <w:rPr>
                <w:rFonts w:eastAsia="Times New Roman"/>
                <w:sz w:val="20"/>
                <w:szCs w:val="14"/>
              </w:rPr>
              <w:t>)</w:t>
            </w:r>
            <w:r w:rsidR="003448D3">
              <w:rPr>
                <w:rFonts w:eastAsia="Times New Roman"/>
                <w:sz w:val="20"/>
                <w:szCs w:val="14"/>
              </w:rPr>
              <w:t xml:space="preserve"> including dealing with ongoing change.</w:t>
            </w:r>
          </w:p>
          <w:p w14:paraId="71B5DCDF" w14:textId="77777777" w:rsidR="002656D2" w:rsidRDefault="002656D2"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ST-0.4: To ensure that the connection remains open.</w:t>
            </w:r>
          </w:p>
          <w:p w14:paraId="68E74E12" w14:textId="77777777" w:rsidR="002656D2" w:rsidRPr="002656D2" w:rsidRDefault="002656D2" w:rsidP="002656D2">
            <w:pPr>
              <w:spacing w:before="100" w:beforeAutospacing="1" w:after="100" w:afterAutospacing="1"/>
              <w:rPr>
                <w:rFonts w:eastAsia="Times New Roman"/>
                <w:sz w:val="20"/>
                <w:szCs w:val="14"/>
              </w:rPr>
            </w:pPr>
            <w:r>
              <w:rPr>
                <w:rFonts w:eastAsia="Times New Roman"/>
                <w:sz w:val="20"/>
                <w:szCs w:val="14"/>
              </w:rPr>
              <w:t xml:space="preserve">It is possible, during operation, that conditions in the network are such that </w:t>
            </w:r>
            <w:r w:rsidR="00E83907">
              <w:rPr>
                <w:rFonts w:eastAsia="Times New Roman"/>
                <w:sz w:val="20"/>
                <w:szCs w:val="14"/>
              </w:rPr>
              <w:t>any one of the following may occur.</w:t>
            </w:r>
          </w:p>
          <w:p w14:paraId="0CAAFA82" w14:textId="77777777" w:rsidR="002656D2" w:rsidRDefault="002656D2"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ST-0.5:</w:t>
            </w:r>
            <w:r w:rsidR="00E83907">
              <w:rPr>
                <w:rFonts w:eastAsia="Times New Roman"/>
                <w:sz w:val="20"/>
                <w:szCs w:val="14"/>
              </w:rPr>
              <w:t xml:space="preserve"> Where the client may lose some information fidelity</w:t>
            </w:r>
            <w:r w:rsidR="00F42C93">
              <w:rPr>
                <w:rFonts w:eastAsia="Times New Roman"/>
                <w:sz w:val="20"/>
                <w:szCs w:val="14"/>
              </w:rPr>
              <w:t xml:space="preserve"> but will maintain “eventual consistency” without any special action.</w:t>
            </w:r>
          </w:p>
          <w:p w14:paraId="16590B45" w14:textId="77777777" w:rsidR="00F42C93" w:rsidRDefault="00F42C93"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 xml:space="preserve">UC ST-0.6: Where the client and provider may need to </w:t>
            </w:r>
            <w:r w:rsidR="002E1D6F">
              <w:rPr>
                <w:rFonts w:eastAsia="Times New Roman"/>
                <w:sz w:val="20"/>
                <w:szCs w:val="14"/>
              </w:rPr>
              <w:t>deal with UC ST-0.9</w:t>
            </w:r>
          </w:p>
          <w:p w14:paraId="711218D3" w14:textId="77777777" w:rsidR="002E1D6F" w:rsidRDefault="002E1D6F"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ST-0.7: Where the client will simply suffer a short delay in receipt of information but will lose no fidelity or integrity.</w:t>
            </w:r>
          </w:p>
          <w:p w14:paraId="5E4F50C9" w14:textId="77777777" w:rsidR="009764E6" w:rsidRDefault="009764E6"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ST-0.8: Where the client and provider may need to deal with UC ST-0.9</w:t>
            </w:r>
          </w:p>
          <w:p w14:paraId="23DB0BDC" w14:textId="77777777" w:rsidR="006528E3" w:rsidRPr="005E0567" w:rsidRDefault="006528E3"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ST-0.9:</w:t>
            </w:r>
            <w:r w:rsidR="000F3354">
              <w:rPr>
                <w:rFonts w:eastAsia="Times New Roman"/>
                <w:sz w:val="20"/>
                <w:szCs w:val="14"/>
              </w:rPr>
              <w:t xml:space="preserve"> Where the client will clean up its repository as it aligns with the provider</w:t>
            </w:r>
          </w:p>
        </w:tc>
      </w:tr>
    </w:tbl>
    <w:p w14:paraId="557D793C" w14:textId="77777777" w:rsidR="006C3844" w:rsidRDefault="006C3844" w:rsidP="00D1241F"/>
    <w:p w14:paraId="49A0D002" w14:textId="77777777" w:rsidR="003D1910" w:rsidRDefault="003D1910">
      <w:pPr>
        <w:spacing w:after="0"/>
        <w:rPr>
          <w:rFonts w:asciiTheme="majorHAnsi" w:eastAsiaTheme="majorEastAsia" w:hAnsiTheme="majorHAnsi" w:cstheme="majorBidi"/>
          <w:b/>
          <w:bCs/>
          <w:sz w:val="20"/>
          <w:szCs w:val="20"/>
        </w:rPr>
      </w:pPr>
      <w:r>
        <w:br w:type="page"/>
      </w:r>
    </w:p>
    <w:p w14:paraId="3958B511" w14:textId="77777777" w:rsidR="00D6720B" w:rsidRDefault="00D6720B" w:rsidP="00D6720B">
      <w:pPr>
        <w:pStyle w:val="Heading3"/>
      </w:pPr>
      <w:bookmarkStart w:id="305" w:name="_Toc223392322"/>
      <w:r>
        <w:lastRenderedPageBreak/>
        <w:t>Use Case ST-</w:t>
      </w:r>
      <w:r w:rsidR="00C40B09">
        <w:t>3</w:t>
      </w:r>
      <w:r>
        <w:t xml:space="preserve">.2: Client maintains alignment with </w:t>
      </w:r>
      <w:r w:rsidR="00E969C6">
        <w:t xml:space="preserve">all </w:t>
      </w:r>
      <w:r w:rsidR="00CB2AA2">
        <w:t>alarms in the</w:t>
      </w:r>
      <w:r>
        <w:t xml:space="preserve"> context</w:t>
      </w:r>
      <w:bookmarkEnd w:id="305"/>
    </w:p>
    <w:p w14:paraId="1B272CF0" w14:textId="04A4642E" w:rsidR="009657D6" w:rsidRPr="009657D6" w:rsidRDefault="009657D6" w:rsidP="009657D6">
      <w:r>
        <w:t xml:space="preserve">This use case </w:t>
      </w:r>
      <w:r w:rsidR="003949BB">
        <w:t>deals with alarms that are processed, logged and streamed as described in section</w:t>
      </w:r>
      <w:r w:rsidR="00515260">
        <w:t>s</w:t>
      </w:r>
      <w:r w:rsidR="009207D2">
        <w:t xml:space="preserve"> </w:t>
      </w:r>
      <w:r w:rsidR="00640258">
        <w:fldChar w:fldCharType="begin"/>
      </w:r>
      <w:r w:rsidR="00640258">
        <w:instrText xml:space="preserve"> REF _Ref52454239 \r \h </w:instrText>
      </w:r>
      <w:r w:rsidR="00640258">
        <w:fldChar w:fldCharType="separate"/>
      </w:r>
      <w:r w:rsidR="00916DFC">
        <w:t>4.1</w:t>
      </w:r>
      <w:r w:rsidR="00640258">
        <w:fldChar w:fldCharType="end"/>
      </w:r>
      <w:r w:rsidR="00640258">
        <w:t xml:space="preserve">, </w:t>
      </w:r>
      <w:r w:rsidR="00640258">
        <w:fldChar w:fldCharType="begin"/>
      </w:r>
      <w:r w:rsidR="00640258">
        <w:instrText xml:space="preserve"> REF _Ref52454251 \r \h </w:instrText>
      </w:r>
      <w:r w:rsidR="00640258">
        <w:fldChar w:fldCharType="separate"/>
      </w:r>
      <w:r w:rsidR="00916DFC">
        <w:t>4.2</w:t>
      </w:r>
      <w:r w:rsidR="00640258">
        <w:fldChar w:fldCharType="end"/>
      </w:r>
      <w:r w:rsidR="00640258">
        <w:t xml:space="preserve">, </w:t>
      </w:r>
      <w:r w:rsidR="00640258">
        <w:fldChar w:fldCharType="begin"/>
      </w:r>
      <w:r w:rsidR="00640258">
        <w:instrText xml:space="preserve"> REF _Ref52454265 \r \h </w:instrText>
      </w:r>
      <w:r w:rsidR="00640258">
        <w:fldChar w:fldCharType="separate"/>
      </w:r>
      <w:r w:rsidR="00916DFC">
        <w:t>4.3</w:t>
      </w:r>
      <w:r w:rsidR="00640258">
        <w:fldChar w:fldCharType="end"/>
      </w:r>
      <w:r w:rsidR="005248B3">
        <w:t xml:space="preserve"> and</w:t>
      </w:r>
      <w:r w:rsidR="00640258">
        <w:t xml:space="preserve"> </w:t>
      </w:r>
      <w:r w:rsidR="00640258">
        <w:fldChar w:fldCharType="begin"/>
      </w:r>
      <w:r w:rsidR="00640258">
        <w:instrText xml:space="preserve"> REF _Ref52454274 \r \h </w:instrText>
      </w:r>
      <w:r w:rsidR="00640258">
        <w:fldChar w:fldCharType="separate"/>
      </w:r>
      <w:r w:rsidR="00916DFC">
        <w:t>4.4</w:t>
      </w:r>
      <w:r w:rsidR="00640258">
        <w:fldChar w:fldCharType="end"/>
      </w:r>
      <w:r w:rsidR="005248B3">
        <w:t xml:space="preserve">. The alarm records abide by the model as described </w:t>
      </w:r>
      <w:r w:rsidR="008D4FE7">
        <w:t xml:space="preserve">in </w:t>
      </w:r>
      <w:r w:rsidR="008D4FE7">
        <w:fldChar w:fldCharType="begin"/>
      </w:r>
      <w:r w:rsidR="008D4FE7">
        <w:instrText xml:space="preserve"> REF _Ref52454798 \r \h </w:instrText>
      </w:r>
      <w:r w:rsidR="008D4FE7">
        <w:fldChar w:fldCharType="separate"/>
      </w:r>
      <w:r w:rsidR="00916DFC">
        <w:t>4.5</w:t>
      </w:r>
      <w:r w:rsidR="008D4FE7">
        <w:fldChar w:fldCharType="end"/>
      </w:r>
      <w:r w:rsidR="009A0555">
        <w:t xml:space="preserve"> (further explained in </w:t>
      </w:r>
      <w:r w:rsidR="00F23B6A">
        <w:fldChar w:fldCharType="begin"/>
      </w:r>
      <w:r w:rsidR="00F23B6A">
        <w:instrText xml:space="preserve"> REF _Ref52869122 \r \h </w:instrText>
      </w:r>
      <w:r w:rsidR="00F23B6A">
        <w:fldChar w:fldCharType="separate"/>
      </w:r>
      <w:r w:rsidR="00916DFC">
        <w:t>4.6</w:t>
      </w:r>
      <w:r w:rsidR="00F23B6A">
        <w:fldChar w:fldCharType="end"/>
      </w:r>
      <w:r w:rsidR="00F23B6A">
        <w:t>)</w:t>
      </w:r>
      <w:r w:rsidR="008D4FE7">
        <w:t>.</w:t>
      </w:r>
      <w:r w:rsidR="00CB56BB">
        <w:t xml:space="preserve"> The alarm </w:t>
      </w:r>
      <w:r w:rsidR="00731790">
        <w:t xml:space="preserve">clear will be reported as described in </w:t>
      </w:r>
      <w:r w:rsidR="00731790">
        <w:fldChar w:fldCharType="begin"/>
      </w:r>
      <w:r w:rsidR="00731790">
        <w:instrText xml:space="preserve"> REF _Ref52454882 \r \h </w:instrText>
      </w:r>
      <w:r w:rsidR="00731790">
        <w:fldChar w:fldCharType="separate"/>
      </w:r>
      <w:r w:rsidR="00916DFC">
        <w:t>4.7</w:t>
      </w:r>
      <w:r w:rsidR="00731790">
        <w:fldChar w:fldCharType="end"/>
      </w:r>
      <w:r w:rsidR="00731790">
        <w:t xml:space="preserve">. It is assumed that the event-time-stamp will </w:t>
      </w:r>
      <w:r w:rsidR="00906F34">
        <w:t xml:space="preserve">be as described in </w:t>
      </w:r>
      <w:r w:rsidR="00906F34">
        <w:fldChar w:fldCharType="begin"/>
      </w:r>
      <w:r w:rsidR="00906F34">
        <w:instrText xml:space="preserve"> REF _Ref52454933 \r \h </w:instrText>
      </w:r>
      <w:r w:rsidR="00906F34">
        <w:fldChar w:fldCharType="separate"/>
      </w:r>
      <w:r w:rsidR="00916DFC">
        <w:t>4.8</w:t>
      </w:r>
      <w:r w:rsidR="00906F34">
        <w:fldChar w:fldCharType="end"/>
      </w:r>
      <w:r w:rsidR="002C1D69">
        <w:t xml:space="preserve"> and that the </w:t>
      </w:r>
      <w:r w:rsidR="00090B0F">
        <w:t xml:space="preserve">optional normalization will </w:t>
      </w:r>
      <w:r w:rsidR="00515260">
        <w:t xml:space="preserve">perform </w:t>
      </w:r>
      <w:r w:rsidR="00090B0F">
        <w:t xml:space="preserve">as described in </w:t>
      </w:r>
      <w:r w:rsidR="00090B0F">
        <w:fldChar w:fldCharType="begin"/>
      </w:r>
      <w:r w:rsidR="00090B0F">
        <w:instrText xml:space="preserve"> REF _Ref52455046 \r \h </w:instrText>
      </w:r>
      <w:r w:rsidR="00090B0F">
        <w:fldChar w:fldCharType="separate"/>
      </w:r>
      <w:r w:rsidR="00916DFC">
        <w:t>4.9</w:t>
      </w:r>
      <w:r w:rsidR="00090B0F">
        <w:fldChar w:fldCharType="end"/>
      </w:r>
      <w:r w:rsidR="00090B0F">
        <w:t>.</w:t>
      </w:r>
      <w:r w:rsidR="00CC7FFC">
        <w:t xml:space="preserve"> The provider is also expected to deal with </w:t>
      </w:r>
      <w:r w:rsidR="00FA7759">
        <w:t xml:space="preserve">ensuring meaningful detection as described in </w:t>
      </w:r>
      <w:r w:rsidR="00FA7759">
        <w:fldChar w:fldCharType="begin"/>
      </w:r>
      <w:r w:rsidR="00FA7759">
        <w:instrText xml:space="preserve"> REF _Ref52869349 \r \h </w:instrText>
      </w:r>
      <w:r w:rsidR="00FA7759">
        <w:fldChar w:fldCharType="separate"/>
      </w:r>
      <w:r w:rsidR="00916DFC">
        <w:t>4.10</w:t>
      </w:r>
      <w:r w:rsidR="00FA7759">
        <w:fldChar w:fldCharType="end"/>
      </w:r>
      <w:r w:rsidR="00181F69">
        <w:t>.</w:t>
      </w:r>
    </w:p>
    <w:tbl>
      <w:tblPr>
        <w:tblStyle w:val="TableGrid"/>
        <w:tblW w:w="0" w:type="auto"/>
        <w:tblLook w:val="04A0" w:firstRow="1" w:lastRow="0" w:firstColumn="1" w:lastColumn="0" w:noHBand="0" w:noVBand="1"/>
      </w:tblPr>
      <w:tblGrid>
        <w:gridCol w:w="1413"/>
        <w:gridCol w:w="9043"/>
      </w:tblGrid>
      <w:tr w:rsidR="00D6720B" w:rsidRPr="00437FEA" w14:paraId="5144DEB2" w14:textId="77777777" w:rsidTr="00033784">
        <w:tc>
          <w:tcPr>
            <w:tcW w:w="1413" w:type="dxa"/>
          </w:tcPr>
          <w:p w14:paraId="48F3ABE8" w14:textId="77777777" w:rsidR="00D6720B" w:rsidRPr="00562688" w:rsidRDefault="00D6720B" w:rsidP="00033784">
            <w:pPr>
              <w:rPr>
                <w:sz w:val="20"/>
                <w:szCs w:val="14"/>
              </w:rPr>
            </w:pPr>
            <w:r w:rsidRPr="00562688">
              <w:rPr>
                <w:sz w:val="20"/>
                <w:szCs w:val="14"/>
              </w:rPr>
              <w:t>Number</w:t>
            </w:r>
          </w:p>
        </w:tc>
        <w:tc>
          <w:tcPr>
            <w:tcW w:w="9043" w:type="dxa"/>
          </w:tcPr>
          <w:p w14:paraId="4716D060" w14:textId="77777777" w:rsidR="00D6720B" w:rsidRPr="00562688" w:rsidRDefault="00D6720B" w:rsidP="00033784">
            <w:pPr>
              <w:rPr>
                <w:sz w:val="20"/>
                <w:szCs w:val="14"/>
              </w:rPr>
            </w:pPr>
            <w:r w:rsidRPr="00562688">
              <w:rPr>
                <w:sz w:val="20"/>
                <w:szCs w:val="14"/>
              </w:rPr>
              <w:t>ST-</w:t>
            </w:r>
            <w:r w:rsidR="00C40B09">
              <w:rPr>
                <w:sz w:val="20"/>
                <w:szCs w:val="14"/>
              </w:rPr>
              <w:t>3</w:t>
            </w:r>
            <w:r w:rsidRPr="00562688">
              <w:rPr>
                <w:sz w:val="20"/>
                <w:szCs w:val="14"/>
              </w:rPr>
              <w:t>.2</w:t>
            </w:r>
          </w:p>
        </w:tc>
      </w:tr>
      <w:tr w:rsidR="00D6720B" w:rsidRPr="00437FEA" w14:paraId="12D463D7" w14:textId="77777777" w:rsidTr="00033784">
        <w:tc>
          <w:tcPr>
            <w:tcW w:w="1413" w:type="dxa"/>
          </w:tcPr>
          <w:p w14:paraId="5A203B1D" w14:textId="77777777" w:rsidR="00D6720B" w:rsidRPr="00562688" w:rsidRDefault="00D6720B" w:rsidP="00033784">
            <w:pPr>
              <w:rPr>
                <w:sz w:val="20"/>
                <w:szCs w:val="14"/>
              </w:rPr>
            </w:pPr>
            <w:r w:rsidRPr="00562688">
              <w:rPr>
                <w:sz w:val="20"/>
                <w:szCs w:val="14"/>
              </w:rPr>
              <w:t>Name</w:t>
            </w:r>
          </w:p>
        </w:tc>
        <w:tc>
          <w:tcPr>
            <w:tcW w:w="9043" w:type="dxa"/>
          </w:tcPr>
          <w:p w14:paraId="2188A952" w14:textId="77777777" w:rsidR="00D6720B" w:rsidRPr="00562688" w:rsidRDefault="00D6720B" w:rsidP="00033784">
            <w:pPr>
              <w:rPr>
                <w:sz w:val="20"/>
                <w:szCs w:val="14"/>
              </w:rPr>
            </w:pPr>
            <w:r w:rsidRPr="00562688">
              <w:rPr>
                <w:sz w:val="20"/>
                <w:szCs w:val="14"/>
              </w:rPr>
              <w:t xml:space="preserve">Client maintains alignment with all </w:t>
            </w:r>
            <w:r w:rsidR="00E969C6" w:rsidRPr="00562688">
              <w:rPr>
                <w:sz w:val="20"/>
                <w:szCs w:val="14"/>
              </w:rPr>
              <w:t>alarms in the context</w:t>
            </w:r>
          </w:p>
        </w:tc>
      </w:tr>
      <w:tr w:rsidR="00D6720B" w:rsidRPr="00437FEA" w14:paraId="1466DB57" w14:textId="77777777" w:rsidTr="00033784">
        <w:tc>
          <w:tcPr>
            <w:tcW w:w="1413" w:type="dxa"/>
          </w:tcPr>
          <w:p w14:paraId="7906F9A8" w14:textId="77777777" w:rsidR="00D6720B" w:rsidRPr="00562688" w:rsidRDefault="00D6720B" w:rsidP="00033784">
            <w:pPr>
              <w:rPr>
                <w:sz w:val="20"/>
                <w:szCs w:val="14"/>
              </w:rPr>
            </w:pPr>
            <w:r w:rsidRPr="00562688">
              <w:rPr>
                <w:sz w:val="20"/>
                <w:szCs w:val="14"/>
              </w:rPr>
              <w:t>Process/Area</w:t>
            </w:r>
          </w:p>
        </w:tc>
        <w:tc>
          <w:tcPr>
            <w:tcW w:w="9043" w:type="dxa"/>
          </w:tcPr>
          <w:p w14:paraId="1BA497F9" w14:textId="77777777" w:rsidR="00D6720B" w:rsidRPr="00562688" w:rsidRDefault="00D6720B" w:rsidP="00033784">
            <w:pPr>
              <w:rPr>
                <w:sz w:val="20"/>
                <w:szCs w:val="14"/>
              </w:rPr>
            </w:pPr>
            <w:r w:rsidRPr="00562688">
              <w:rPr>
                <w:sz w:val="20"/>
                <w:szCs w:val="14"/>
              </w:rPr>
              <w:t>Streaming Operation</w:t>
            </w:r>
          </w:p>
        </w:tc>
      </w:tr>
      <w:tr w:rsidR="00D6720B" w:rsidRPr="00437FEA" w14:paraId="6F084488" w14:textId="77777777" w:rsidTr="00033784">
        <w:tc>
          <w:tcPr>
            <w:tcW w:w="1413" w:type="dxa"/>
          </w:tcPr>
          <w:p w14:paraId="48F94EB4" w14:textId="77777777" w:rsidR="00D6720B" w:rsidRPr="00562688" w:rsidRDefault="00D6720B" w:rsidP="00033784">
            <w:pPr>
              <w:rPr>
                <w:sz w:val="20"/>
                <w:szCs w:val="14"/>
              </w:rPr>
            </w:pPr>
            <w:r w:rsidRPr="00562688">
              <w:rPr>
                <w:sz w:val="20"/>
                <w:szCs w:val="14"/>
              </w:rPr>
              <w:t>Brief description</w:t>
            </w:r>
          </w:p>
        </w:tc>
        <w:tc>
          <w:tcPr>
            <w:tcW w:w="9043" w:type="dxa"/>
          </w:tcPr>
          <w:p w14:paraId="1F4D2EC7" w14:textId="77777777" w:rsidR="00D6720B" w:rsidRPr="00562688" w:rsidRDefault="00D6720B" w:rsidP="00033784">
            <w:pPr>
              <w:rPr>
                <w:sz w:val="20"/>
                <w:szCs w:val="14"/>
              </w:rPr>
            </w:pPr>
            <w:r w:rsidRPr="00562688">
              <w:rPr>
                <w:sz w:val="20"/>
                <w:szCs w:val="14"/>
              </w:rPr>
              <w:t xml:space="preserve">The client discovers the availability of a stream for </w:t>
            </w:r>
            <w:r w:rsidR="00E969C6" w:rsidRPr="00562688">
              <w:rPr>
                <w:sz w:val="20"/>
                <w:szCs w:val="14"/>
              </w:rPr>
              <w:t>Alarms</w:t>
            </w:r>
            <w:r w:rsidRPr="00562688">
              <w:rPr>
                <w:sz w:val="20"/>
                <w:szCs w:val="14"/>
              </w:rPr>
              <w:t>, connects to the stream</w:t>
            </w:r>
            <w:r w:rsidR="00F139BA">
              <w:rPr>
                <w:sz w:val="20"/>
                <w:szCs w:val="14"/>
              </w:rPr>
              <w:t>,</w:t>
            </w:r>
            <w:r w:rsidRPr="00562688">
              <w:rPr>
                <w:sz w:val="20"/>
                <w:szCs w:val="14"/>
              </w:rPr>
              <w:t xml:space="preserve"> aligns and maintains alignment ongoing.</w:t>
            </w:r>
          </w:p>
        </w:tc>
      </w:tr>
      <w:tr w:rsidR="00D6720B" w:rsidRPr="00437FEA" w14:paraId="714AD60A" w14:textId="77777777" w:rsidTr="00033784">
        <w:tc>
          <w:tcPr>
            <w:tcW w:w="1413" w:type="dxa"/>
          </w:tcPr>
          <w:p w14:paraId="2B3A171C" w14:textId="77777777" w:rsidR="00D6720B" w:rsidRPr="00562688" w:rsidRDefault="00D6720B" w:rsidP="00033784">
            <w:pPr>
              <w:rPr>
                <w:sz w:val="20"/>
                <w:szCs w:val="14"/>
              </w:rPr>
            </w:pPr>
            <w:r w:rsidRPr="00562688">
              <w:rPr>
                <w:sz w:val="20"/>
                <w:szCs w:val="14"/>
              </w:rPr>
              <w:t>Preconditions</w:t>
            </w:r>
          </w:p>
        </w:tc>
        <w:tc>
          <w:tcPr>
            <w:tcW w:w="9043" w:type="dxa"/>
          </w:tcPr>
          <w:p w14:paraId="6E9550D4" w14:textId="77777777" w:rsidR="00D6720B" w:rsidRPr="00562688" w:rsidRDefault="00D6720B" w:rsidP="00033784">
            <w:pPr>
              <w:rPr>
                <w:sz w:val="20"/>
                <w:szCs w:val="14"/>
              </w:rPr>
            </w:pPr>
            <w:r w:rsidRPr="00562688">
              <w:rPr>
                <w:sz w:val="20"/>
                <w:szCs w:val="14"/>
              </w:rPr>
              <w:t>Client knows which classes it needs to monitor and has ru</w:t>
            </w:r>
            <w:r w:rsidR="00F722A9">
              <w:rPr>
                <w:sz w:val="20"/>
                <w:szCs w:val="14"/>
              </w:rPr>
              <w:t>n</w:t>
            </w:r>
            <w:r w:rsidRPr="00562688">
              <w:rPr>
                <w:sz w:val="20"/>
                <w:szCs w:val="14"/>
              </w:rPr>
              <w:t xml:space="preserve"> UC ST-0.1</w:t>
            </w:r>
          </w:p>
        </w:tc>
      </w:tr>
      <w:tr w:rsidR="00D6720B" w:rsidRPr="00437FEA" w14:paraId="61364B93" w14:textId="77777777" w:rsidTr="00033784">
        <w:tc>
          <w:tcPr>
            <w:tcW w:w="1413" w:type="dxa"/>
          </w:tcPr>
          <w:p w14:paraId="5F0235BE" w14:textId="77777777" w:rsidR="00D6720B" w:rsidRPr="00562688" w:rsidRDefault="00D6720B" w:rsidP="00033784">
            <w:pPr>
              <w:rPr>
                <w:sz w:val="20"/>
                <w:szCs w:val="14"/>
              </w:rPr>
            </w:pPr>
            <w:r w:rsidRPr="00562688">
              <w:rPr>
                <w:sz w:val="20"/>
                <w:szCs w:val="14"/>
              </w:rPr>
              <w:t>Type</w:t>
            </w:r>
          </w:p>
        </w:tc>
        <w:tc>
          <w:tcPr>
            <w:tcW w:w="9043" w:type="dxa"/>
          </w:tcPr>
          <w:p w14:paraId="72D49A74" w14:textId="77777777" w:rsidR="00D6720B" w:rsidRPr="00562688" w:rsidRDefault="00D6720B" w:rsidP="00033784">
            <w:pPr>
              <w:rPr>
                <w:sz w:val="20"/>
                <w:szCs w:val="14"/>
              </w:rPr>
            </w:pPr>
            <w:r w:rsidRPr="00562688">
              <w:rPr>
                <w:sz w:val="20"/>
                <w:szCs w:val="14"/>
              </w:rPr>
              <w:t>Gaining and maintaining alignment</w:t>
            </w:r>
          </w:p>
        </w:tc>
      </w:tr>
      <w:tr w:rsidR="00D6720B" w:rsidRPr="00437FEA" w14:paraId="417A98F0" w14:textId="77777777" w:rsidTr="00033784">
        <w:tc>
          <w:tcPr>
            <w:tcW w:w="1413" w:type="dxa"/>
          </w:tcPr>
          <w:p w14:paraId="7AFE34EB" w14:textId="77777777" w:rsidR="00D6720B" w:rsidRPr="00562688" w:rsidRDefault="00D6720B" w:rsidP="00033784">
            <w:pPr>
              <w:rPr>
                <w:sz w:val="20"/>
                <w:szCs w:val="14"/>
              </w:rPr>
            </w:pPr>
            <w:r w:rsidRPr="00562688">
              <w:rPr>
                <w:sz w:val="20"/>
                <w:szCs w:val="14"/>
              </w:rPr>
              <w:t>Description and workflow</w:t>
            </w:r>
          </w:p>
        </w:tc>
        <w:tc>
          <w:tcPr>
            <w:tcW w:w="9043" w:type="dxa"/>
          </w:tcPr>
          <w:p w14:paraId="05411881" w14:textId="77777777" w:rsidR="00D6720B" w:rsidRPr="00562688" w:rsidRDefault="00E146E0" w:rsidP="00033784">
            <w:pPr>
              <w:spacing w:before="100" w:beforeAutospacing="1" w:after="100" w:afterAutospacing="1"/>
              <w:rPr>
                <w:rFonts w:eastAsia="Times New Roman"/>
                <w:sz w:val="20"/>
                <w:szCs w:val="14"/>
              </w:rPr>
            </w:pPr>
            <w:r w:rsidRPr="00562688">
              <w:rPr>
                <w:rFonts w:eastAsia="Times New Roman"/>
                <w:sz w:val="20"/>
                <w:szCs w:val="14"/>
              </w:rPr>
              <w:t xml:space="preserve">This is </w:t>
            </w:r>
            <w:r w:rsidR="00AB781C" w:rsidRPr="00562688">
              <w:rPr>
                <w:rFonts w:eastAsia="Times New Roman"/>
                <w:sz w:val="20"/>
                <w:szCs w:val="14"/>
              </w:rPr>
              <w:t>essentially</w:t>
            </w:r>
            <w:r w:rsidRPr="00562688">
              <w:rPr>
                <w:rFonts w:eastAsia="Times New Roman"/>
                <w:sz w:val="20"/>
                <w:szCs w:val="14"/>
              </w:rPr>
              <w:t xml:space="preserve"> UC ST</w:t>
            </w:r>
            <w:r w:rsidR="00AB781C" w:rsidRPr="00562688">
              <w:rPr>
                <w:rFonts w:eastAsia="Times New Roman"/>
                <w:sz w:val="20"/>
                <w:szCs w:val="14"/>
              </w:rPr>
              <w:t>-</w:t>
            </w:r>
            <w:r w:rsidR="00C40B09">
              <w:rPr>
                <w:rFonts w:eastAsia="Times New Roman"/>
                <w:sz w:val="20"/>
                <w:szCs w:val="14"/>
              </w:rPr>
              <w:t>3</w:t>
            </w:r>
            <w:r w:rsidR="00AB781C" w:rsidRPr="00562688">
              <w:rPr>
                <w:rFonts w:eastAsia="Times New Roman"/>
                <w:sz w:val="20"/>
                <w:szCs w:val="14"/>
              </w:rPr>
              <w:t>.1</w:t>
            </w:r>
            <w:r w:rsidR="00D451C1" w:rsidRPr="00562688">
              <w:rPr>
                <w:rFonts w:eastAsia="Times New Roman"/>
                <w:sz w:val="20"/>
                <w:szCs w:val="14"/>
              </w:rPr>
              <w:t xml:space="preserve"> but where the specific class is </w:t>
            </w:r>
            <w:r w:rsidR="00CA08C0" w:rsidRPr="00562688">
              <w:rPr>
                <w:rFonts w:eastAsia="Times New Roman"/>
                <w:sz w:val="20"/>
                <w:szCs w:val="14"/>
              </w:rPr>
              <w:t>CONDITION_DETECTOR</w:t>
            </w:r>
          </w:p>
          <w:p w14:paraId="2D55CD87" w14:textId="77777777" w:rsidR="00D6720B" w:rsidRDefault="004F1062" w:rsidP="00D66FC5">
            <w:pPr>
              <w:pStyle w:val="ListParagraph"/>
              <w:numPr>
                <w:ilvl w:val="0"/>
                <w:numId w:val="44"/>
              </w:numPr>
              <w:spacing w:before="100" w:beforeAutospacing="1" w:after="100" w:afterAutospacing="1"/>
              <w:rPr>
                <w:rFonts w:eastAsia="Times New Roman"/>
                <w:sz w:val="20"/>
                <w:szCs w:val="14"/>
              </w:rPr>
            </w:pPr>
            <w:r>
              <w:rPr>
                <w:rFonts w:eastAsia="Times New Roman"/>
                <w:sz w:val="20"/>
                <w:szCs w:val="14"/>
              </w:rPr>
              <w:t xml:space="preserve">The </w:t>
            </w:r>
            <w:r w:rsidR="009F41E1">
              <w:rPr>
                <w:rFonts w:eastAsia="Times New Roman"/>
                <w:sz w:val="20"/>
                <w:szCs w:val="14"/>
              </w:rPr>
              <w:t>c</w:t>
            </w:r>
            <w:r>
              <w:rPr>
                <w:rFonts w:eastAsia="Times New Roman"/>
                <w:sz w:val="20"/>
                <w:szCs w:val="14"/>
              </w:rPr>
              <w:t xml:space="preserve">lient and </w:t>
            </w:r>
            <w:r w:rsidR="009F41E1">
              <w:rPr>
                <w:rFonts w:eastAsia="Times New Roman"/>
                <w:sz w:val="20"/>
                <w:szCs w:val="14"/>
              </w:rPr>
              <w:t>p</w:t>
            </w:r>
            <w:r>
              <w:rPr>
                <w:rFonts w:eastAsia="Times New Roman"/>
                <w:sz w:val="20"/>
                <w:szCs w:val="14"/>
              </w:rPr>
              <w:t xml:space="preserve">rovider </w:t>
            </w:r>
            <w:r w:rsidR="0054118E">
              <w:rPr>
                <w:rFonts w:eastAsia="Times New Roman"/>
                <w:sz w:val="20"/>
                <w:szCs w:val="14"/>
              </w:rPr>
              <w:t>cover UC ST-</w:t>
            </w:r>
            <w:r w:rsidR="00C40B09">
              <w:rPr>
                <w:rFonts w:eastAsia="Times New Roman"/>
                <w:sz w:val="20"/>
                <w:szCs w:val="14"/>
              </w:rPr>
              <w:t>3</w:t>
            </w:r>
            <w:r w:rsidR="0054118E">
              <w:rPr>
                <w:rFonts w:eastAsia="Times New Roman"/>
                <w:sz w:val="20"/>
                <w:szCs w:val="14"/>
              </w:rPr>
              <w:t>.1.</w:t>
            </w:r>
          </w:p>
          <w:p w14:paraId="4FBA8484" w14:textId="77777777" w:rsidR="0054118E" w:rsidRPr="00562688" w:rsidRDefault="0054118E" w:rsidP="0054118E">
            <w:pPr>
              <w:pStyle w:val="ListParagraph"/>
              <w:spacing w:before="100" w:beforeAutospacing="1" w:after="100" w:afterAutospacing="1"/>
              <w:rPr>
                <w:rFonts w:eastAsia="Times New Roman"/>
                <w:sz w:val="20"/>
                <w:szCs w:val="14"/>
              </w:rPr>
            </w:pPr>
          </w:p>
        </w:tc>
      </w:tr>
    </w:tbl>
    <w:p w14:paraId="174A18FD" w14:textId="77777777" w:rsidR="00D6720B" w:rsidRDefault="00D6720B" w:rsidP="00D1241F"/>
    <w:p w14:paraId="10AD67AC" w14:textId="77777777" w:rsidR="003D1910" w:rsidRDefault="003D1910">
      <w:pPr>
        <w:spacing w:after="0"/>
        <w:rPr>
          <w:rFonts w:asciiTheme="majorHAnsi" w:eastAsiaTheme="majorEastAsia" w:hAnsiTheme="majorHAnsi" w:cstheme="majorBidi"/>
          <w:b/>
          <w:bCs/>
          <w:szCs w:val="24"/>
        </w:rPr>
      </w:pPr>
      <w:r>
        <w:br w:type="page"/>
      </w:r>
    </w:p>
    <w:p w14:paraId="676EE914" w14:textId="77777777" w:rsidR="007241BA" w:rsidRDefault="007241BA" w:rsidP="00EB62A7">
      <w:pPr>
        <w:pStyle w:val="Heading2"/>
      </w:pPr>
      <w:bookmarkStart w:id="306" w:name="_Toc223392323"/>
      <w:r>
        <w:lastRenderedPageBreak/>
        <w:t>Dealing with the whole context</w:t>
      </w:r>
      <w:r w:rsidR="006A457F">
        <w:t xml:space="preserve"> of resources</w:t>
      </w:r>
      <w:bookmarkEnd w:id="306"/>
    </w:p>
    <w:p w14:paraId="24F09BEE" w14:textId="77777777" w:rsidR="00386A46" w:rsidRDefault="006A457F" w:rsidP="006A457F">
      <w:r>
        <w:t>This section provides an overview of how the client would be expected to deal with all resources in a context. Th</w:t>
      </w:r>
      <w:r w:rsidR="00C93145">
        <w:t>e use cases in this section are</w:t>
      </w:r>
      <w:r>
        <w:t xml:space="preserve"> informative.</w:t>
      </w:r>
      <w:r w:rsidR="00FA3961">
        <w:t xml:space="preserve"> </w:t>
      </w:r>
    </w:p>
    <w:p w14:paraId="3D9AB002" w14:textId="77777777" w:rsidR="007241BA" w:rsidRDefault="00FA3961" w:rsidP="006A457F">
      <w:r>
        <w:t xml:space="preserve">The associated </w:t>
      </w:r>
      <w:r w:rsidR="001B6435">
        <w:t xml:space="preserve">normative </w:t>
      </w:r>
      <w:r>
        <w:t xml:space="preserve">document </w:t>
      </w:r>
      <w:r w:rsidR="00B747FD">
        <w:t>[RIA SS]</w:t>
      </w:r>
      <w:r w:rsidR="00375C61">
        <w:t xml:space="preserve"> provides a view of </w:t>
      </w:r>
      <w:r w:rsidR="00903F9D">
        <w:t>stream events expected</w:t>
      </w:r>
      <w:r w:rsidR="00AA36F7">
        <w:t xml:space="preserve"> (Mandatory) and possible (Conditional)</w:t>
      </w:r>
      <w:r w:rsidR="00903F9D">
        <w:t xml:space="preserve"> </w:t>
      </w:r>
      <w:r w:rsidR="00BE5F8E">
        <w:t>for</w:t>
      </w:r>
      <w:r w:rsidR="00903F9D">
        <w:t xml:space="preserve"> particular identified network </w:t>
      </w:r>
      <w:r w:rsidR="00BE5F8E">
        <w:t>scenarios</w:t>
      </w:r>
      <w:r w:rsidR="00903F9D">
        <w:t>.</w:t>
      </w:r>
    </w:p>
    <w:p w14:paraId="725F1F8E" w14:textId="77777777" w:rsidR="001B603C" w:rsidRPr="002437F5" w:rsidRDefault="001B603C" w:rsidP="001B603C">
      <w:pPr>
        <w:pStyle w:val="Heading3"/>
      </w:pPr>
      <w:bookmarkStart w:id="307" w:name="_Toc223392324"/>
      <w:r>
        <w:t>Use Case ST-</w:t>
      </w:r>
      <w:r w:rsidR="00E85FED">
        <w:t>4</w:t>
      </w:r>
      <w:r>
        <w:t>.</w:t>
      </w:r>
      <w:r w:rsidR="00CB2AA2">
        <w:t>1</w:t>
      </w:r>
      <w:r>
        <w:t>: Client maintains alignment with all resources in the context</w:t>
      </w:r>
      <w:bookmarkEnd w:id="307"/>
    </w:p>
    <w:tbl>
      <w:tblPr>
        <w:tblStyle w:val="TableGrid"/>
        <w:tblW w:w="0" w:type="auto"/>
        <w:tblLook w:val="04A0" w:firstRow="1" w:lastRow="0" w:firstColumn="1" w:lastColumn="0" w:noHBand="0" w:noVBand="1"/>
      </w:tblPr>
      <w:tblGrid>
        <w:gridCol w:w="1413"/>
        <w:gridCol w:w="9043"/>
      </w:tblGrid>
      <w:tr w:rsidR="001B603C" w:rsidRPr="00437FEA" w14:paraId="4CF84C81" w14:textId="77777777" w:rsidTr="00033784">
        <w:tc>
          <w:tcPr>
            <w:tcW w:w="1413" w:type="dxa"/>
          </w:tcPr>
          <w:p w14:paraId="464A7AD4" w14:textId="77777777" w:rsidR="001B603C" w:rsidRPr="00437FEA" w:rsidRDefault="001B603C" w:rsidP="00033784">
            <w:pPr>
              <w:rPr>
                <w:sz w:val="20"/>
                <w:szCs w:val="14"/>
              </w:rPr>
            </w:pPr>
            <w:r w:rsidRPr="00437FEA">
              <w:rPr>
                <w:sz w:val="20"/>
                <w:szCs w:val="14"/>
              </w:rPr>
              <w:t>Number</w:t>
            </w:r>
          </w:p>
        </w:tc>
        <w:tc>
          <w:tcPr>
            <w:tcW w:w="9043" w:type="dxa"/>
          </w:tcPr>
          <w:p w14:paraId="3256F4C1" w14:textId="77777777" w:rsidR="001B603C" w:rsidRPr="00437FEA" w:rsidRDefault="001B603C" w:rsidP="00033784">
            <w:pPr>
              <w:rPr>
                <w:sz w:val="20"/>
                <w:szCs w:val="14"/>
              </w:rPr>
            </w:pPr>
            <w:r>
              <w:rPr>
                <w:sz w:val="20"/>
                <w:szCs w:val="14"/>
              </w:rPr>
              <w:t>ST-</w:t>
            </w:r>
            <w:r w:rsidR="00E85FED">
              <w:rPr>
                <w:sz w:val="20"/>
                <w:szCs w:val="14"/>
              </w:rPr>
              <w:t>4</w:t>
            </w:r>
            <w:r w:rsidR="00CB2AA2">
              <w:rPr>
                <w:sz w:val="20"/>
                <w:szCs w:val="14"/>
              </w:rPr>
              <w:t>.1</w:t>
            </w:r>
          </w:p>
        </w:tc>
      </w:tr>
      <w:tr w:rsidR="001B603C" w:rsidRPr="00437FEA" w14:paraId="1DC2CDAE" w14:textId="77777777" w:rsidTr="00033784">
        <w:tc>
          <w:tcPr>
            <w:tcW w:w="1413" w:type="dxa"/>
          </w:tcPr>
          <w:p w14:paraId="6C9BDA23" w14:textId="77777777" w:rsidR="001B603C" w:rsidRPr="00437FEA" w:rsidRDefault="001B603C" w:rsidP="00033784">
            <w:pPr>
              <w:rPr>
                <w:sz w:val="20"/>
                <w:szCs w:val="14"/>
              </w:rPr>
            </w:pPr>
            <w:r w:rsidRPr="00437FEA">
              <w:rPr>
                <w:sz w:val="20"/>
                <w:szCs w:val="14"/>
              </w:rPr>
              <w:t>Name</w:t>
            </w:r>
          </w:p>
        </w:tc>
        <w:tc>
          <w:tcPr>
            <w:tcW w:w="9043" w:type="dxa"/>
          </w:tcPr>
          <w:p w14:paraId="320C526C" w14:textId="77777777" w:rsidR="001B603C" w:rsidRPr="00437FEA" w:rsidRDefault="001B603C" w:rsidP="00033784">
            <w:pPr>
              <w:rPr>
                <w:sz w:val="20"/>
                <w:szCs w:val="14"/>
              </w:rPr>
            </w:pPr>
            <w:r w:rsidRPr="00C2697E">
              <w:rPr>
                <w:sz w:val="20"/>
                <w:szCs w:val="14"/>
              </w:rPr>
              <w:t>Client maintains alignment with</w:t>
            </w:r>
            <w:r>
              <w:rPr>
                <w:sz w:val="20"/>
                <w:szCs w:val="14"/>
              </w:rPr>
              <w:t xml:space="preserve"> all</w:t>
            </w:r>
            <w:r w:rsidRPr="00C2697E">
              <w:rPr>
                <w:sz w:val="20"/>
                <w:szCs w:val="14"/>
              </w:rPr>
              <w:t xml:space="preserve"> </w:t>
            </w:r>
            <w:r w:rsidR="00CB2AA2">
              <w:rPr>
                <w:sz w:val="20"/>
                <w:szCs w:val="14"/>
              </w:rPr>
              <w:t>resources in the</w:t>
            </w:r>
            <w:r>
              <w:rPr>
                <w:sz w:val="20"/>
                <w:szCs w:val="14"/>
              </w:rPr>
              <w:t xml:space="preserve"> context</w:t>
            </w:r>
          </w:p>
        </w:tc>
      </w:tr>
      <w:tr w:rsidR="001B603C" w:rsidRPr="00437FEA" w14:paraId="0F14A460" w14:textId="77777777" w:rsidTr="00033784">
        <w:tc>
          <w:tcPr>
            <w:tcW w:w="1413" w:type="dxa"/>
          </w:tcPr>
          <w:p w14:paraId="55595AE2" w14:textId="77777777" w:rsidR="001B603C" w:rsidRPr="00437FEA" w:rsidRDefault="001B603C" w:rsidP="00033784">
            <w:pPr>
              <w:rPr>
                <w:sz w:val="20"/>
                <w:szCs w:val="14"/>
              </w:rPr>
            </w:pPr>
            <w:r>
              <w:rPr>
                <w:sz w:val="20"/>
                <w:szCs w:val="14"/>
              </w:rPr>
              <w:t>Process/Area</w:t>
            </w:r>
          </w:p>
        </w:tc>
        <w:tc>
          <w:tcPr>
            <w:tcW w:w="9043" w:type="dxa"/>
          </w:tcPr>
          <w:p w14:paraId="600085AA" w14:textId="77777777" w:rsidR="001B603C" w:rsidRPr="00437FEA" w:rsidRDefault="006A457F" w:rsidP="00033784">
            <w:pPr>
              <w:rPr>
                <w:sz w:val="20"/>
                <w:szCs w:val="14"/>
              </w:rPr>
            </w:pPr>
            <w:r>
              <w:rPr>
                <w:sz w:val="20"/>
                <w:szCs w:val="14"/>
              </w:rPr>
              <w:t>Solution</w:t>
            </w:r>
            <w:r w:rsidR="001B603C">
              <w:rPr>
                <w:sz w:val="20"/>
                <w:szCs w:val="14"/>
              </w:rPr>
              <w:t xml:space="preserve"> Operation</w:t>
            </w:r>
          </w:p>
        </w:tc>
      </w:tr>
      <w:tr w:rsidR="001B603C" w:rsidRPr="00437FEA" w14:paraId="0E6209FC" w14:textId="77777777" w:rsidTr="00033784">
        <w:tc>
          <w:tcPr>
            <w:tcW w:w="1413" w:type="dxa"/>
          </w:tcPr>
          <w:p w14:paraId="25F2B3A5" w14:textId="77777777" w:rsidR="001B603C" w:rsidRPr="00437FEA" w:rsidRDefault="001B603C" w:rsidP="00033784">
            <w:pPr>
              <w:rPr>
                <w:sz w:val="20"/>
                <w:szCs w:val="14"/>
              </w:rPr>
            </w:pPr>
            <w:r>
              <w:rPr>
                <w:sz w:val="20"/>
                <w:szCs w:val="14"/>
              </w:rPr>
              <w:t>Brief description</w:t>
            </w:r>
          </w:p>
        </w:tc>
        <w:tc>
          <w:tcPr>
            <w:tcW w:w="9043" w:type="dxa"/>
          </w:tcPr>
          <w:p w14:paraId="6AE28054" w14:textId="77777777" w:rsidR="001B603C" w:rsidRPr="00437FEA" w:rsidRDefault="006A457F" w:rsidP="00033784">
            <w:pPr>
              <w:rPr>
                <w:sz w:val="20"/>
                <w:szCs w:val="14"/>
              </w:rPr>
            </w:pPr>
            <w:r>
              <w:rPr>
                <w:sz w:val="20"/>
                <w:szCs w:val="14"/>
              </w:rPr>
              <w:t>The client listens to a number of streams and assembles a view of the networ</w:t>
            </w:r>
            <w:r w:rsidR="00AF00DB">
              <w:rPr>
                <w:sz w:val="20"/>
                <w:szCs w:val="14"/>
              </w:rPr>
              <w:t>k</w:t>
            </w:r>
          </w:p>
        </w:tc>
      </w:tr>
      <w:tr w:rsidR="001B603C" w:rsidRPr="00437FEA" w14:paraId="5718949D" w14:textId="77777777" w:rsidTr="00033784">
        <w:tc>
          <w:tcPr>
            <w:tcW w:w="1413" w:type="dxa"/>
          </w:tcPr>
          <w:p w14:paraId="6225B893" w14:textId="77777777" w:rsidR="001B603C" w:rsidRPr="00437FEA" w:rsidRDefault="001B603C" w:rsidP="00033784">
            <w:pPr>
              <w:rPr>
                <w:sz w:val="20"/>
                <w:szCs w:val="14"/>
              </w:rPr>
            </w:pPr>
            <w:r>
              <w:rPr>
                <w:sz w:val="20"/>
                <w:szCs w:val="14"/>
              </w:rPr>
              <w:t>Preconditions</w:t>
            </w:r>
          </w:p>
        </w:tc>
        <w:tc>
          <w:tcPr>
            <w:tcW w:w="9043" w:type="dxa"/>
          </w:tcPr>
          <w:p w14:paraId="5C26C9CD" w14:textId="77777777" w:rsidR="001B603C" w:rsidRPr="00437FEA" w:rsidRDefault="00AF00DB" w:rsidP="00033784">
            <w:pPr>
              <w:rPr>
                <w:sz w:val="20"/>
                <w:szCs w:val="14"/>
              </w:rPr>
            </w:pPr>
            <w:r>
              <w:rPr>
                <w:sz w:val="20"/>
                <w:szCs w:val="14"/>
              </w:rPr>
              <w:t xml:space="preserve">Client is </w:t>
            </w:r>
            <w:r w:rsidR="00B16883">
              <w:rPr>
                <w:sz w:val="20"/>
                <w:szCs w:val="14"/>
              </w:rPr>
              <w:t>running</w:t>
            </w:r>
          </w:p>
        </w:tc>
      </w:tr>
      <w:tr w:rsidR="001B603C" w:rsidRPr="00437FEA" w14:paraId="401368DD" w14:textId="77777777" w:rsidTr="00033784">
        <w:tc>
          <w:tcPr>
            <w:tcW w:w="1413" w:type="dxa"/>
          </w:tcPr>
          <w:p w14:paraId="650A2E63" w14:textId="77777777" w:rsidR="001B603C" w:rsidRPr="00437FEA" w:rsidRDefault="001B603C" w:rsidP="00033784">
            <w:pPr>
              <w:rPr>
                <w:sz w:val="20"/>
                <w:szCs w:val="14"/>
              </w:rPr>
            </w:pPr>
            <w:r>
              <w:rPr>
                <w:sz w:val="20"/>
                <w:szCs w:val="14"/>
              </w:rPr>
              <w:t>Type</w:t>
            </w:r>
          </w:p>
        </w:tc>
        <w:tc>
          <w:tcPr>
            <w:tcW w:w="9043" w:type="dxa"/>
          </w:tcPr>
          <w:p w14:paraId="52A2869F" w14:textId="77777777" w:rsidR="001B603C" w:rsidRPr="00437FEA" w:rsidRDefault="001D787D" w:rsidP="00033784">
            <w:pPr>
              <w:rPr>
                <w:sz w:val="20"/>
                <w:szCs w:val="14"/>
              </w:rPr>
            </w:pPr>
            <w:r>
              <w:rPr>
                <w:sz w:val="20"/>
                <w:szCs w:val="14"/>
              </w:rPr>
              <w:t>A Client b</w:t>
            </w:r>
            <w:r w:rsidR="00AF00DB">
              <w:rPr>
                <w:sz w:val="20"/>
                <w:szCs w:val="14"/>
              </w:rPr>
              <w:t>uilding</w:t>
            </w:r>
            <w:r w:rsidR="002A0CE3">
              <w:rPr>
                <w:sz w:val="20"/>
                <w:szCs w:val="14"/>
              </w:rPr>
              <w:t xml:space="preserve"> and maintaining</w:t>
            </w:r>
            <w:r w:rsidR="00AF00DB">
              <w:rPr>
                <w:sz w:val="20"/>
                <w:szCs w:val="14"/>
              </w:rPr>
              <w:t xml:space="preserve"> the context</w:t>
            </w:r>
          </w:p>
        </w:tc>
      </w:tr>
      <w:tr w:rsidR="001B603C" w:rsidRPr="00437FEA" w14:paraId="754C048F" w14:textId="77777777" w:rsidTr="00033784">
        <w:tc>
          <w:tcPr>
            <w:tcW w:w="1413" w:type="dxa"/>
          </w:tcPr>
          <w:p w14:paraId="43AABDBA" w14:textId="77777777" w:rsidR="001B603C" w:rsidRPr="00437FEA" w:rsidRDefault="001B603C" w:rsidP="00033784">
            <w:pPr>
              <w:rPr>
                <w:sz w:val="20"/>
                <w:szCs w:val="14"/>
              </w:rPr>
            </w:pPr>
            <w:r>
              <w:rPr>
                <w:sz w:val="20"/>
                <w:szCs w:val="14"/>
              </w:rPr>
              <w:t>Description and workflow</w:t>
            </w:r>
          </w:p>
        </w:tc>
        <w:tc>
          <w:tcPr>
            <w:tcW w:w="9043" w:type="dxa"/>
          </w:tcPr>
          <w:p w14:paraId="083D6170" w14:textId="77777777" w:rsidR="00B16883" w:rsidRDefault="004F4C3E" w:rsidP="00D66FC5">
            <w:pPr>
              <w:pStyle w:val="ListParagraph"/>
              <w:numPr>
                <w:ilvl w:val="0"/>
                <w:numId w:val="43"/>
              </w:numPr>
              <w:spacing w:before="100" w:beforeAutospacing="1" w:after="100" w:afterAutospacing="1"/>
              <w:rPr>
                <w:rFonts w:eastAsia="Times New Roman"/>
                <w:sz w:val="20"/>
                <w:szCs w:val="14"/>
              </w:rPr>
            </w:pPr>
            <w:r>
              <w:rPr>
                <w:rFonts w:eastAsia="Times New Roman"/>
                <w:sz w:val="20"/>
                <w:szCs w:val="14"/>
              </w:rPr>
              <w:t xml:space="preserve">The client runs </w:t>
            </w:r>
            <w:r w:rsidR="00B16883">
              <w:rPr>
                <w:rFonts w:eastAsia="Times New Roman"/>
                <w:sz w:val="20"/>
                <w:szCs w:val="14"/>
              </w:rPr>
              <w:t>UC ST-0.1</w:t>
            </w:r>
          </w:p>
          <w:p w14:paraId="35CFC980" w14:textId="77777777" w:rsidR="00B16883" w:rsidRPr="00B16883" w:rsidRDefault="00B16883" w:rsidP="00D66FC5">
            <w:pPr>
              <w:pStyle w:val="ListParagraph"/>
              <w:numPr>
                <w:ilvl w:val="0"/>
                <w:numId w:val="43"/>
              </w:numPr>
              <w:spacing w:before="100" w:beforeAutospacing="1" w:after="100" w:afterAutospacing="1"/>
              <w:rPr>
                <w:rFonts w:eastAsia="Times New Roman"/>
                <w:sz w:val="20"/>
                <w:szCs w:val="14"/>
              </w:rPr>
            </w:pPr>
            <w:r>
              <w:rPr>
                <w:rFonts w:eastAsia="Times New Roman"/>
                <w:sz w:val="20"/>
                <w:szCs w:val="14"/>
              </w:rPr>
              <w:t xml:space="preserve">The client runs UC ST-2.x </w:t>
            </w:r>
            <w:r>
              <w:rPr>
                <w:sz w:val="20"/>
                <w:szCs w:val="14"/>
              </w:rPr>
              <w:t>for all relevant classes and information</w:t>
            </w:r>
          </w:p>
          <w:p w14:paraId="7F71F5BC" w14:textId="77777777" w:rsidR="001B603C" w:rsidRDefault="00D21422" w:rsidP="00D66FC5">
            <w:pPr>
              <w:pStyle w:val="ListParagraph"/>
              <w:numPr>
                <w:ilvl w:val="1"/>
                <w:numId w:val="43"/>
              </w:numPr>
              <w:spacing w:before="100" w:beforeAutospacing="1" w:after="100" w:afterAutospacing="1"/>
              <w:rPr>
                <w:rFonts w:eastAsia="Times New Roman"/>
                <w:sz w:val="20"/>
                <w:szCs w:val="14"/>
              </w:rPr>
            </w:pPr>
            <w:r>
              <w:rPr>
                <w:rFonts w:eastAsia="Times New Roman"/>
                <w:sz w:val="20"/>
                <w:szCs w:val="14"/>
              </w:rPr>
              <w:t>The client starts various streams in a sequence compatible with its alignment strategy</w:t>
            </w:r>
          </w:p>
          <w:p w14:paraId="51ED1D04" w14:textId="77777777" w:rsidR="00D21422" w:rsidRDefault="00D21422"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The streams guarantee order within any instance of a class but do not guarantee any ordering between instances of classes</w:t>
            </w:r>
          </w:p>
          <w:p w14:paraId="107EF5B4" w14:textId="77777777" w:rsidR="00D21422" w:rsidRDefault="00D21422"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For example, the client may decide to align nodes first</w:t>
            </w:r>
          </w:p>
          <w:p w14:paraId="71A4A64C" w14:textId="77777777" w:rsidR="00D21422" w:rsidRDefault="00D21422" w:rsidP="00D66FC5">
            <w:pPr>
              <w:pStyle w:val="ListParagraph"/>
              <w:numPr>
                <w:ilvl w:val="1"/>
                <w:numId w:val="43"/>
              </w:numPr>
              <w:spacing w:before="100" w:beforeAutospacing="1" w:after="100" w:afterAutospacing="1"/>
              <w:rPr>
                <w:rFonts w:eastAsia="Times New Roman"/>
                <w:sz w:val="20"/>
                <w:szCs w:val="14"/>
              </w:rPr>
            </w:pPr>
            <w:r>
              <w:rPr>
                <w:rFonts w:eastAsia="Times New Roman"/>
                <w:sz w:val="20"/>
                <w:szCs w:val="14"/>
              </w:rPr>
              <w:t xml:space="preserve">As entity information is received the client resolves references </w:t>
            </w:r>
            <w:r w:rsidR="00CB0F60">
              <w:rPr>
                <w:rFonts w:eastAsia="Times New Roman"/>
                <w:sz w:val="20"/>
                <w:szCs w:val="14"/>
              </w:rPr>
              <w:t>on-the-fly.</w:t>
            </w:r>
          </w:p>
          <w:p w14:paraId="548C9C62" w14:textId="77777777" w:rsidR="00CB0F60" w:rsidRDefault="00865072"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 xml:space="preserve">Where references do not resolve immediately, due to differential propagation delay etc., the client uses </w:t>
            </w:r>
            <w:r w:rsidR="00E52721">
              <w:rPr>
                <w:rFonts w:eastAsia="Times New Roman"/>
                <w:sz w:val="20"/>
                <w:szCs w:val="14"/>
              </w:rPr>
              <w:t>an appropriate method to defer the reference mapping until the relevant entity is received</w:t>
            </w:r>
          </w:p>
          <w:p w14:paraId="31582F4C" w14:textId="77777777" w:rsidR="00AF04BB" w:rsidRDefault="00AF04BB"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 xml:space="preserve">As noted in </w:t>
            </w:r>
            <w:r w:rsidR="002535DB">
              <w:rPr>
                <w:rFonts w:eastAsia="Times New Roman"/>
                <w:sz w:val="20"/>
                <w:szCs w:val="14"/>
              </w:rPr>
              <w:t>UC ST-2.1 the tree referenced by the parent-address may not yet be fully present</w:t>
            </w:r>
            <w:r w:rsidR="006279F5">
              <w:rPr>
                <w:rFonts w:eastAsia="Times New Roman"/>
                <w:sz w:val="20"/>
                <w:szCs w:val="14"/>
              </w:rPr>
              <w:t xml:space="preserve"> and hence a skeleton of the tree will need to be constructed and subsequently populated.</w:t>
            </w:r>
          </w:p>
          <w:p w14:paraId="1F1B4C54" w14:textId="77777777" w:rsidR="00E52721" w:rsidRPr="005E0567" w:rsidRDefault="00E52721" w:rsidP="00D66FC5">
            <w:pPr>
              <w:pStyle w:val="ListParagraph"/>
              <w:numPr>
                <w:ilvl w:val="1"/>
                <w:numId w:val="43"/>
              </w:numPr>
              <w:spacing w:before="100" w:beforeAutospacing="1" w:after="100" w:afterAutospacing="1"/>
              <w:rPr>
                <w:rFonts w:eastAsia="Times New Roman"/>
                <w:sz w:val="20"/>
                <w:szCs w:val="14"/>
              </w:rPr>
            </w:pPr>
            <w:r>
              <w:rPr>
                <w:rFonts w:eastAsia="Times New Roman"/>
                <w:sz w:val="20"/>
                <w:szCs w:val="14"/>
              </w:rPr>
              <w:t>The client builds a view of interrelated network resources</w:t>
            </w:r>
          </w:p>
        </w:tc>
      </w:tr>
    </w:tbl>
    <w:p w14:paraId="0057DE2F" w14:textId="77777777" w:rsidR="00D1241F" w:rsidRDefault="00D1241F" w:rsidP="00D1241F"/>
    <w:p w14:paraId="45F36AD8" w14:textId="77777777" w:rsidR="00950A07" w:rsidRPr="002437F5" w:rsidRDefault="00950A07" w:rsidP="00950A07">
      <w:pPr>
        <w:pStyle w:val="Heading3"/>
      </w:pPr>
      <w:bookmarkStart w:id="308" w:name="_Toc223392325"/>
      <w:r>
        <w:t>Use Case ST-</w:t>
      </w:r>
      <w:r w:rsidR="00E85FED">
        <w:t>4</w:t>
      </w:r>
      <w:r>
        <w:t>.2: In a resilient solution the Controller the client is connected to becomes unavailable</w:t>
      </w:r>
      <w:bookmarkEnd w:id="308"/>
    </w:p>
    <w:tbl>
      <w:tblPr>
        <w:tblStyle w:val="TableGrid"/>
        <w:tblW w:w="0" w:type="auto"/>
        <w:tblLook w:val="04A0" w:firstRow="1" w:lastRow="0" w:firstColumn="1" w:lastColumn="0" w:noHBand="0" w:noVBand="1"/>
      </w:tblPr>
      <w:tblGrid>
        <w:gridCol w:w="1413"/>
        <w:gridCol w:w="9043"/>
      </w:tblGrid>
      <w:tr w:rsidR="00950A07" w:rsidRPr="00437FEA" w14:paraId="6DE5928E" w14:textId="77777777" w:rsidTr="00033784">
        <w:tc>
          <w:tcPr>
            <w:tcW w:w="1413" w:type="dxa"/>
          </w:tcPr>
          <w:p w14:paraId="2656BC09" w14:textId="77777777" w:rsidR="00950A07" w:rsidRPr="00437FEA" w:rsidRDefault="00950A07" w:rsidP="00033784">
            <w:pPr>
              <w:rPr>
                <w:sz w:val="20"/>
                <w:szCs w:val="14"/>
              </w:rPr>
            </w:pPr>
            <w:r w:rsidRPr="00437FEA">
              <w:rPr>
                <w:sz w:val="20"/>
                <w:szCs w:val="14"/>
              </w:rPr>
              <w:t>Number</w:t>
            </w:r>
          </w:p>
        </w:tc>
        <w:tc>
          <w:tcPr>
            <w:tcW w:w="9043" w:type="dxa"/>
          </w:tcPr>
          <w:p w14:paraId="687865C8" w14:textId="77777777" w:rsidR="00950A07" w:rsidRPr="00437FEA" w:rsidRDefault="00950A07" w:rsidP="00033784">
            <w:pPr>
              <w:rPr>
                <w:sz w:val="20"/>
                <w:szCs w:val="14"/>
              </w:rPr>
            </w:pPr>
            <w:r>
              <w:rPr>
                <w:sz w:val="20"/>
                <w:szCs w:val="14"/>
              </w:rPr>
              <w:t>ST-</w:t>
            </w:r>
            <w:r w:rsidR="00E85FED">
              <w:rPr>
                <w:sz w:val="20"/>
                <w:szCs w:val="14"/>
              </w:rPr>
              <w:t>4</w:t>
            </w:r>
            <w:r>
              <w:rPr>
                <w:sz w:val="20"/>
                <w:szCs w:val="14"/>
              </w:rPr>
              <w:t>.2</w:t>
            </w:r>
          </w:p>
        </w:tc>
      </w:tr>
      <w:tr w:rsidR="00950A07" w:rsidRPr="00437FEA" w14:paraId="36FEDDB5" w14:textId="77777777" w:rsidTr="00033784">
        <w:tc>
          <w:tcPr>
            <w:tcW w:w="1413" w:type="dxa"/>
          </w:tcPr>
          <w:p w14:paraId="1B3436D1" w14:textId="77777777" w:rsidR="00950A07" w:rsidRPr="00437FEA" w:rsidRDefault="00950A07" w:rsidP="00033784">
            <w:pPr>
              <w:rPr>
                <w:sz w:val="20"/>
                <w:szCs w:val="14"/>
              </w:rPr>
            </w:pPr>
            <w:r w:rsidRPr="00437FEA">
              <w:rPr>
                <w:sz w:val="20"/>
                <w:szCs w:val="14"/>
              </w:rPr>
              <w:t>Name</w:t>
            </w:r>
          </w:p>
        </w:tc>
        <w:tc>
          <w:tcPr>
            <w:tcW w:w="9043" w:type="dxa"/>
          </w:tcPr>
          <w:p w14:paraId="3D27B2B0" w14:textId="77777777" w:rsidR="00950A07" w:rsidRPr="00437FEA" w:rsidRDefault="00CE7CED" w:rsidP="00033784">
            <w:pPr>
              <w:rPr>
                <w:sz w:val="20"/>
                <w:szCs w:val="14"/>
              </w:rPr>
            </w:pPr>
            <w:r w:rsidRPr="00CE7CED">
              <w:rPr>
                <w:sz w:val="20"/>
                <w:szCs w:val="14"/>
              </w:rPr>
              <w:t>In a resilient solution the Controller the client is connected to becomes unavailable</w:t>
            </w:r>
          </w:p>
        </w:tc>
      </w:tr>
      <w:tr w:rsidR="00950A07" w:rsidRPr="00437FEA" w14:paraId="10FAC611" w14:textId="77777777" w:rsidTr="00033784">
        <w:tc>
          <w:tcPr>
            <w:tcW w:w="1413" w:type="dxa"/>
          </w:tcPr>
          <w:p w14:paraId="6A8C4570" w14:textId="77777777" w:rsidR="00950A07" w:rsidRPr="00437FEA" w:rsidRDefault="00950A07" w:rsidP="00033784">
            <w:pPr>
              <w:rPr>
                <w:sz w:val="20"/>
                <w:szCs w:val="14"/>
              </w:rPr>
            </w:pPr>
            <w:r>
              <w:rPr>
                <w:sz w:val="20"/>
                <w:szCs w:val="14"/>
              </w:rPr>
              <w:t>Process/Area</w:t>
            </w:r>
          </w:p>
        </w:tc>
        <w:tc>
          <w:tcPr>
            <w:tcW w:w="9043" w:type="dxa"/>
          </w:tcPr>
          <w:p w14:paraId="2250CDFA" w14:textId="77777777" w:rsidR="00950A07" w:rsidRPr="00437FEA" w:rsidRDefault="00950A07" w:rsidP="00033784">
            <w:pPr>
              <w:rPr>
                <w:sz w:val="20"/>
                <w:szCs w:val="14"/>
              </w:rPr>
            </w:pPr>
            <w:r>
              <w:rPr>
                <w:sz w:val="20"/>
                <w:szCs w:val="14"/>
              </w:rPr>
              <w:t>Solution Operation</w:t>
            </w:r>
          </w:p>
        </w:tc>
      </w:tr>
      <w:tr w:rsidR="00950A07" w:rsidRPr="00437FEA" w14:paraId="1C9B2A3F" w14:textId="77777777" w:rsidTr="00033784">
        <w:tc>
          <w:tcPr>
            <w:tcW w:w="1413" w:type="dxa"/>
          </w:tcPr>
          <w:p w14:paraId="7F8D3045" w14:textId="77777777" w:rsidR="00950A07" w:rsidRPr="00437FEA" w:rsidRDefault="00950A07" w:rsidP="00033784">
            <w:pPr>
              <w:rPr>
                <w:sz w:val="20"/>
                <w:szCs w:val="14"/>
              </w:rPr>
            </w:pPr>
            <w:r>
              <w:rPr>
                <w:sz w:val="20"/>
                <w:szCs w:val="14"/>
              </w:rPr>
              <w:t>Brief description</w:t>
            </w:r>
          </w:p>
        </w:tc>
        <w:tc>
          <w:tcPr>
            <w:tcW w:w="9043" w:type="dxa"/>
          </w:tcPr>
          <w:p w14:paraId="6681CCD0" w14:textId="77777777" w:rsidR="00950A07" w:rsidRPr="00437FEA" w:rsidRDefault="00950A07" w:rsidP="00033784">
            <w:pPr>
              <w:rPr>
                <w:sz w:val="20"/>
                <w:szCs w:val="14"/>
              </w:rPr>
            </w:pPr>
            <w:r>
              <w:rPr>
                <w:sz w:val="20"/>
                <w:szCs w:val="14"/>
              </w:rPr>
              <w:t xml:space="preserve">The </w:t>
            </w:r>
            <w:r w:rsidR="00F65507">
              <w:rPr>
                <w:sz w:val="20"/>
                <w:szCs w:val="14"/>
              </w:rPr>
              <w:t xml:space="preserve">client detects the </w:t>
            </w:r>
            <w:r w:rsidR="00686F4A">
              <w:rPr>
                <w:sz w:val="20"/>
                <w:szCs w:val="14"/>
              </w:rPr>
              <w:t xml:space="preserve">Controller to which it was connected is no longer available and connects to an alternative </w:t>
            </w:r>
            <w:r w:rsidR="00B80BE0">
              <w:rPr>
                <w:sz w:val="20"/>
                <w:szCs w:val="14"/>
              </w:rPr>
              <w:t>C</w:t>
            </w:r>
            <w:r w:rsidR="00686F4A">
              <w:rPr>
                <w:sz w:val="20"/>
                <w:szCs w:val="14"/>
              </w:rPr>
              <w:t>ontroller</w:t>
            </w:r>
            <w:r w:rsidR="00B80BE0">
              <w:rPr>
                <w:sz w:val="20"/>
                <w:szCs w:val="14"/>
              </w:rPr>
              <w:t xml:space="preserve"> instance</w:t>
            </w:r>
            <w:r w:rsidR="00686F4A">
              <w:rPr>
                <w:sz w:val="20"/>
                <w:szCs w:val="14"/>
              </w:rPr>
              <w:t xml:space="preserve"> for the streams of interest</w:t>
            </w:r>
          </w:p>
        </w:tc>
      </w:tr>
      <w:tr w:rsidR="00950A07" w:rsidRPr="00437FEA" w14:paraId="785F5289" w14:textId="77777777" w:rsidTr="00033784">
        <w:tc>
          <w:tcPr>
            <w:tcW w:w="1413" w:type="dxa"/>
          </w:tcPr>
          <w:p w14:paraId="07B06ED5" w14:textId="77777777" w:rsidR="00950A07" w:rsidRPr="00437FEA" w:rsidRDefault="00950A07" w:rsidP="00033784">
            <w:pPr>
              <w:rPr>
                <w:sz w:val="20"/>
                <w:szCs w:val="14"/>
              </w:rPr>
            </w:pPr>
            <w:r>
              <w:rPr>
                <w:sz w:val="20"/>
                <w:szCs w:val="14"/>
              </w:rPr>
              <w:t>Preconditions</w:t>
            </w:r>
          </w:p>
        </w:tc>
        <w:tc>
          <w:tcPr>
            <w:tcW w:w="9043" w:type="dxa"/>
          </w:tcPr>
          <w:p w14:paraId="1698A0D9" w14:textId="77777777" w:rsidR="00950A07" w:rsidRPr="00437FEA" w:rsidRDefault="00950A07" w:rsidP="00033784">
            <w:pPr>
              <w:rPr>
                <w:sz w:val="20"/>
                <w:szCs w:val="14"/>
              </w:rPr>
            </w:pPr>
            <w:r>
              <w:rPr>
                <w:sz w:val="20"/>
                <w:szCs w:val="14"/>
              </w:rPr>
              <w:t>Client is running UC ST-</w:t>
            </w:r>
            <w:r w:rsidR="00E85FED">
              <w:rPr>
                <w:sz w:val="20"/>
                <w:szCs w:val="14"/>
              </w:rPr>
              <w:t>4</w:t>
            </w:r>
            <w:r w:rsidR="002A0CE3">
              <w:rPr>
                <w:sz w:val="20"/>
                <w:szCs w:val="14"/>
              </w:rPr>
              <w:t>.1</w:t>
            </w:r>
          </w:p>
        </w:tc>
      </w:tr>
      <w:tr w:rsidR="00950A07" w:rsidRPr="00437FEA" w14:paraId="2C336D7A" w14:textId="77777777" w:rsidTr="00033784">
        <w:tc>
          <w:tcPr>
            <w:tcW w:w="1413" w:type="dxa"/>
          </w:tcPr>
          <w:p w14:paraId="7BEE4A53" w14:textId="77777777" w:rsidR="00950A07" w:rsidRPr="00437FEA" w:rsidRDefault="00950A07" w:rsidP="00033784">
            <w:pPr>
              <w:rPr>
                <w:sz w:val="20"/>
                <w:szCs w:val="14"/>
              </w:rPr>
            </w:pPr>
            <w:r>
              <w:rPr>
                <w:sz w:val="20"/>
                <w:szCs w:val="14"/>
              </w:rPr>
              <w:t>Type</w:t>
            </w:r>
          </w:p>
        </w:tc>
        <w:tc>
          <w:tcPr>
            <w:tcW w:w="9043" w:type="dxa"/>
          </w:tcPr>
          <w:p w14:paraId="7FA65C64" w14:textId="77777777" w:rsidR="00950A07" w:rsidRPr="00437FEA" w:rsidRDefault="001D787D" w:rsidP="00033784">
            <w:pPr>
              <w:rPr>
                <w:sz w:val="20"/>
                <w:szCs w:val="14"/>
              </w:rPr>
            </w:pPr>
            <w:r>
              <w:rPr>
                <w:sz w:val="20"/>
                <w:szCs w:val="14"/>
              </w:rPr>
              <w:t>A Client building</w:t>
            </w:r>
            <w:r w:rsidR="002A0CE3">
              <w:rPr>
                <w:sz w:val="20"/>
                <w:szCs w:val="14"/>
              </w:rPr>
              <w:t xml:space="preserve"> and ma</w:t>
            </w:r>
            <w:r w:rsidR="005D70F6">
              <w:rPr>
                <w:sz w:val="20"/>
                <w:szCs w:val="14"/>
              </w:rPr>
              <w:t>i</w:t>
            </w:r>
            <w:r w:rsidR="002A0CE3">
              <w:rPr>
                <w:sz w:val="20"/>
                <w:szCs w:val="14"/>
              </w:rPr>
              <w:t>ntaining</w:t>
            </w:r>
            <w:r w:rsidR="00950A07">
              <w:rPr>
                <w:sz w:val="20"/>
                <w:szCs w:val="14"/>
              </w:rPr>
              <w:t xml:space="preserve"> the context</w:t>
            </w:r>
          </w:p>
        </w:tc>
      </w:tr>
      <w:tr w:rsidR="00950A07" w:rsidRPr="00437FEA" w14:paraId="331F3449" w14:textId="77777777" w:rsidTr="00033784">
        <w:tc>
          <w:tcPr>
            <w:tcW w:w="1413" w:type="dxa"/>
          </w:tcPr>
          <w:p w14:paraId="4BFBB29E" w14:textId="77777777" w:rsidR="00950A07" w:rsidRPr="00437FEA" w:rsidRDefault="00950A07" w:rsidP="00033784">
            <w:pPr>
              <w:rPr>
                <w:sz w:val="20"/>
                <w:szCs w:val="14"/>
              </w:rPr>
            </w:pPr>
            <w:r>
              <w:rPr>
                <w:sz w:val="20"/>
                <w:szCs w:val="14"/>
              </w:rPr>
              <w:t>Description and workflow</w:t>
            </w:r>
          </w:p>
        </w:tc>
        <w:tc>
          <w:tcPr>
            <w:tcW w:w="9043" w:type="dxa"/>
          </w:tcPr>
          <w:p w14:paraId="12003450" w14:textId="77777777" w:rsidR="00181A05" w:rsidRPr="00181A05" w:rsidRDefault="00181A05" w:rsidP="00515260">
            <w:pPr>
              <w:pStyle w:val="ListParagraph"/>
              <w:numPr>
                <w:ilvl w:val="0"/>
                <w:numId w:val="48"/>
              </w:numPr>
              <w:spacing w:before="100" w:beforeAutospacing="1" w:after="100" w:afterAutospacing="1"/>
              <w:rPr>
                <w:rFonts w:eastAsia="Times New Roman"/>
                <w:sz w:val="20"/>
                <w:szCs w:val="14"/>
              </w:rPr>
            </w:pPr>
            <w:r>
              <w:rPr>
                <w:rFonts w:eastAsia="Times New Roman"/>
                <w:sz w:val="20"/>
                <w:szCs w:val="14"/>
              </w:rPr>
              <w:t xml:space="preserve">The client runs </w:t>
            </w:r>
            <w:r>
              <w:rPr>
                <w:sz w:val="20"/>
                <w:szCs w:val="14"/>
              </w:rPr>
              <w:t>UC ST-0.1 for the new Controller instance</w:t>
            </w:r>
          </w:p>
          <w:p w14:paraId="2CE39D88" w14:textId="77777777" w:rsidR="00950A07" w:rsidRPr="005E0567" w:rsidRDefault="00B80BE0" w:rsidP="00515260">
            <w:pPr>
              <w:pStyle w:val="ListParagraph"/>
              <w:numPr>
                <w:ilvl w:val="0"/>
                <w:numId w:val="48"/>
              </w:numPr>
              <w:spacing w:before="100" w:beforeAutospacing="1" w:after="100" w:afterAutospacing="1"/>
              <w:rPr>
                <w:rFonts w:eastAsia="Times New Roman"/>
                <w:sz w:val="20"/>
                <w:szCs w:val="14"/>
              </w:rPr>
            </w:pPr>
            <w:r>
              <w:rPr>
                <w:rFonts w:eastAsia="Times New Roman"/>
                <w:sz w:val="20"/>
                <w:szCs w:val="14"/>
              </w:rPr>
              <w:t>The client runs UC ST-</w:t>
            </w:r>
            <w:r w:rsidR="00181A05">
              <w:rPr>
                <w:rFonts w:eastAsia="Times New Roman"/>
                <w:sz w:val="20"/>
                <w:szCs w:val="14"/>
              </w:rPr>
              <w:t>2</w:t>
            </w:r>
            <w:r>
              <w:rPr>
                <w:rFonts w:eastAsia="Times New Roman"/>
                <w:sz w:val="20"/>
                <w:szCs w:val="14"/>
              </w:rPr>
              <w:t>.1 for the new Controller instance</w:t>
            </w:r>
          </w:p>
        </w:tc>
      </w:tr>
    </w:tbl>
    <w:p w14:paraId="4F25B21B" w14:textId="77777777" w:rsidR="00871C5E" w:rsidRDefault="00871C5E" w:rsidP="00D1241F"/>
    <w:p w14:paraId="742E8AA0" w14:textId="77777777" w:rsidR="003D1910" w:rsidRDefault="003D1910">
      <w:pPr>
        <w:spacing w:after="0"/>
        <w:rPr>
          <w:rFonts w:asciiTheme="majorHAnsi" w:eastAsiaTheme="majorEastAsia" w:hAnsiTheme="majorHAnsi" w:cstheme="majorBidi"/>
          <w:b/>
          <w:bCs/>
          <w:szCs w:val="24"/>
        </w:rPr>
      </w:pPr>
      <w:r>
        <w:br w:type="page"/>
      </w:r>
    </w:p>
    <w:p w14:paraId="38890DA4" w14:textId="77777777" w:rsidR="000F2E55" w:rsidRDefault="00DF52AD" w:rsidP="00EB62A7">
      <w:pPr>
        <w:pStyle w:val="Heading2"/>
      </w:pPr>
      <w:bookmarkStart w:id="309" w:name="_Toc223392326"/>
      <w:r>
        <w:lastRenderedPageBreak/>
        <w:t>Connectivity Service Lifecycle</w:t>
      </w:r>
      <w:bookmarkEnd w:id="309"/>
    </w:p>
    <w:p w14:paraId="7CDD2D9B" w14:textId="77777777" w:rsidR="00E344CA" w:rsidRDefault="00E344CA" w:rsidP="006A457F">
      <w:r>
        <w:t>The use cases in this section are informative.</w:t>
      </w:r>
    </w:p>
    <w:p w14:paraId="4C2B9C21" w14:textId="77777777" w:rsidR="00BC19C3" w:rsidRPr="002437F5" w:rsidRDefault="00BC19C3" w:rsidP="00BC19C3">
      <w:pPr>
        <w:pStyle w:val="Heading3"/>
      </w:pPr>
      <w:bookmarkStart w:id="310" w:name="_Toc223392327"/>
      <w:r>
        <w:t>Use Case ST-5.1: Provide streams network changes to the client</w:t>
      </w:r>
      <w:bookmarkEnd w:id="310"/>
    </w:p>
    <w:tbl>
      <w:tblPr>
        <w:tblStyle w:val="TableGrid"/>
        <w:tblW w:w="0" w:type="auto"/>
        <w:tblLook w:val="04A0" w:firstRow="1" w:lastRow="0" w:firstColumn="1" w:lastColumn="0" w:noHBand="0" w:noVBand="1"/>
      </w:tblPr>
      <w:tblGrid>
        <w:gridCol w:w="1413"/>
        <w:gridCol w:w="9043"/>
      </w:tblGrid>
      <w:tr w:rsidR="00BC19C3" w:rsidRPr="00437FEA" w14:paraId="6F135041" w14:textId="77777777" w:rsidTr="00B90A17">
        <w:tc>
          <w:tcPr>
            <w:tcW w:w="1413" w:type="dxa"/>
          </w:tcPr>
          <w:p w14:paraId="40116B8A" w14:textId="77777777" w:rsidR="00BC19C3" w:rsidRPr="00437FEA" w:rsidRDefault="00BC19C3" w:rsidP="00B90A17">
            <w:pPr>
              <w:rPr>
                <w:sz w:val="20"/>
                <w:szCs w:val="14"/>
              </w:rPr>
            </w:pPr>
            <w:r w:rsidRPr="00437FEA">
              <w:rPr>
                <w:sz w:val="20"/>
                <w:szCs w:val="14"/>
              </w:rPr>
              <w:t>Number</w:t>
            </w:r>
          </w:p>
        </w:tc>
        <w:tc>
          <w:tcPr>
            <w:tcW w:w="9043" w:type="dxa"/>
          </w:tcPr>
          <w:p w14:paraId="775766E5" w14:textId="77777777" w:rsidR="00BC19C3" w:rsidRPr="00437FEA" w:rsidRDefault="00BC19C3" w:rsidP="00B90A17">
            <w:pPr>
              <w:rPr>
                <w:sz w:val="20"/>
                <w:szCs w:val="14"/>
              </w:rPr>
            </w:pPr>
            <w:r>
              <w:rPr>
                <w:sz w:val="20"/>
                <w:szCs w:val="14"/>
              </w:rPr>
              <w:t>ST-5.1</w:t>
            </w:r>
          </w:p>
        </w:tc>
      </w:tr>
      <w:tr w:rsidR="00BC19C3" w:rsidRPr="00437FEA" w14:paraId="54660160" w14:textId="77777777" w:rsidTr="00B90A17">
        <w:tc>
          <w:tcPr>
            <w:tcW w:w="1413" w:type="dxa"/>
          </w:tcPr>
          <w:p w14:paraId="52FAD190" w14:textId="77777777" w:rsidR="00BC19C3" w:rsidRPr="00437FEA" w:rsidRDefault="00BC19C3" w:rsidP="00B90A17">
            <w:pPr>
              <w:rPr>
                <w:sz w:val="20"/>
                <w:szCs w:val="14"/>
              </w:rPr>
            </w:pPr>
            <w:r w:rsidRPr="00437FEA">
              <w:rPr>
                <w:sz w:val="20"/>
                <w:szCs w:val="14"/>
              </w:rPr>
              <w:t>Name</w:t>
            </w:r>
          </w:p>
        </w:tc>
        <w:tc>
          <w:tcPr>
            <w:tcW w:w="9043" w:type="dxa"/>
          </w:tcPr>
          <w:p w14:paraId="7B465634" w14:textId="77777777" w:rsidR="00BC19C3" w:rsidRPr="00437FEA" w:rsidRDefault="00073FF8" w:rsidP="00B90A17">
            <w:pPr>
              <w:rPr>
                <w:sz w:val="20"/>
                <w:szCs w:val="14"/>
              </w:rPr>
            </w:pPr>
            <w:r>
              <w:rPr>
                <w:sz w:val="20"/>
                <w:szCs w:val="14"/>
              </w:rPr>
              <w:t>Provider streams network changes to the client</w:t>
            </w:r>
          </w:p>
        </w:tc>
      </w:tr>
      <w:tr w:rsidR="00BC19C3" w:rsidRPr="00437FEA" w14:paraId="7E59E42E" w14:textId="77777777" w:rsidTr="00B90A17">
        <w:tc>
          <w:tcPr>
            <w:tcW w:w="1413" w:type="dxa"/>
          </w:tcPr>
          <w:p w14:paraId="684F9CB6" w14:textId="77777777" w:rsidR="00BC19C3" w:rsidRPr="00437FEA" w:rsidRDefault="00BC19C3" w:rsidP="00B90A17">
            <w:pPr>
              <w:rPr>
                <w:sz w:val="20"/>
                <w:szCs w:val="14"/>
              </w:rPr>
            </w:pPr>
            <w:r>
              <w:rPr>
                <w:sz w:val="20"/>
                <w:szCs w:val="14"/>
              </w:rPr>
              <w:t>Process/Area</w:t>
            </w:r>
          </w:p>
        </w:tc>
        <w:tc>
          <w:tcPr>
            <w:tcW w:w="9043" w:type="dxa"/>
          </w:tcPr>
          <w:p w14:paraId="513BCDFB" w14:textId="77777777" w:rsidR="00BC19C3" w:rsidRPr="00437FEA" w:rsidRDefault="00BC19C3" w:rsidP="00B90A17">
            <w:pPr>
              <w:rPr>
                <w:sz w:val="20"/>
                <w:szCs w:val="14"/>
              </w:rPr>
            </w:pPr>
            <w:r>
              <w:rPr>
                <w:sz w:val="20"/>
                <w:szCs w:val="14"/>
              </w:rPr>
              <w:t>Solution Operation</w:t>
            </w:r>
          </w:p>
        </w:tc>
      </w:tr>
      <w:tr w:rsidR="00BC19C3" w:rsidRPr="00437FEA" w14:paraId="254C1BAF" w14:textId="77777777" w:rsidTr="00B90A17">
        <w:tc>
          <w:tcPr>
            <w:tcW w:w="1413" w:type="dxa"/>
          </w:tcPr>
          <w:p w14:paraId="5993BC49" w14:textId="77777777" w:rsidR="00BC19C3" w:rsidRPr="00437FEA" w:rsidRDefault="00BC19C3" w:rsidP="00B90A17">
            <w:pPr>
              <w:rPr>
                <w:sz w:val="20"/>
                <w:szCs w:val="14"/>
              </w:rPr>
            </w:pPr>
            <w:r>
              <w:rPr>
                <w:sz w:val="20"/>
                <w:szCs w:val="14"/>
              </w:rPr>
              <w:t>Brief description</w:t>
            </w:r>
          </w:p>
        </w:tc>
        <w:tc>
          <w:tcPr>
            <w:tcW w:w="9043" w:type="dxa"/>
          </w:tcPr>
          <w:p w14:paraId="13AB14DD" w14:textId="77777777" w:rsidR="00BC19C3" w:rsidRPr="00437FEA" w:rsidRDefault="00DB6C33" w:rsidP="00B90A17">
            <w:pPr>
              <w:rPr>
                <w:sz w:val="20"/>
                <w:szCs w:val="14"/>
              </w:rPr>
            </w:pPr>
            <w:r>
              <w:rPr>
                <w:sz w:val="20"/>
                <w:szCs w:val="14"/>
              </w:rPr>
              <w:t>Changes in the network are detected by the provider and interpreted into changes to entities in the TAPI context.</w:t>
            </w:r>
          </w:p>
        </w:tc>
      </w:tr>
      <w:tr w:rsidR="00BC19C3" w:rsidRPr="00437FEA" w14:paraId="19EFC06E" w14:textId="77777777" w:rsidTr="00B90A17">
        <w:tc>
          <w:tcPr>
            <w:tcW w:w="1413" w:type="dxa"/>
          </w:tcPr>
          <w:p w14:paraId="73CEC14B" w14:textId="77777777" w:rsidR="00BC19C3" w:rsidRPr="00437FEA" w:rsidRDefault="00BC19C3" w:rsidP="00B90A17">
            <w:pPr>
              <w:rPr>
                <w:sz w:val="20"/>
                <w:szCs w:val="14"/>
              </w:rPr>
            </w:pPr>
            <w:r>
              <w:rPr>
                <w:sz w:val="20"/>
                <w:szCs w:val="14"/>
              </w:rPr>
              <w:t>Preconditions</w:t>
            </w:r>
          </w:p>
        </w:tc>
        <w:tc>
          <w:tcPr>
            <w:tcW w:w="9043" w:type="dxa"/>
          </w:tcPr>
          <w:p w14:paraId="5DDA4757" w14:textId="77777777" w:rsidR="00BC19C3" w:rsidRPr="00437FEA" w:rsidRDefault="00BC19C3" w:rsidP="00B90A17">
            <w:pPr>
              <w:rPr>
                <w:sz w:val="20"/>
                <w:szCs w:val="14"/>
              </w:rPr>
            </w:pPr>
            <w:r>
              <w:rPr>
                <w:sz w:val="20"/>
                <w:szCs w:val="14"/>
              </w:rPr>
              <w:t>Client is running UC ST-4.1</w:t>
            </w:r>
          </w:p>
        </w:tc>
      </w:tr>
      <w:tr w:rsidR="00BC19C3" w:rsidRPr="00437FEA" w14:paraId="4FA5E47D" w14:textId="77777777" w:rsidTr="00B90A17">
        <w:tc>
          <w:tcPr>
            <w:tcW w:w="1413" w:type="dxa"/>
          </w:tcPr>
          <w:p w14:paraId="1DB5FE0D" w14:textId="77777777" w:rsidR="00BC19C3" w:rsidRPr="00437FEA" w:rsidRDefault="00BC19C3" w:rsidP="00B90A17">
            <w:pPr>
              <w:rPr>
                <w:sz w:val="20"/>
                <w:szCs w:val="14"/>
              </w:rPr>
            </w:pPr>
            <w:r>
              <w:rPr>
                <w:sz w:val="20"/>
                <w:szCs w:val="14"/>
              </w:rPr>
              <w:t>Type</w:t>
            </w:r>
          </w:p>
        </w:tc>
        <w:tc>
          <w:tcPr>
            <w:tcW w:w="9043" w:type="dxa"/>
          </w:tcPr>
          <w:p w14:paraId="69DFF423" w14:textId="77777777" w:rsidR="00BC19C3" w:rsidRPr="00437FEA" w:rsidRDefault="00171C20" w:rsidP="00B90A17">
            <w:pPr>
              <w:rPr>
                <w:sz w:val="20"/>
                <w:szCs w:val="14"/>
              </w:rPr>
            </w:pPr>
            <w:r>
              <w:rPr>
                <w:sz w:val="20"/>
                <w:szCs w:val="14"/>
              </w:rPr>
              <w:t>Provider is monitoring the network for change</w:t>
            </w:r>
          </w:p>
        </w:tc>
      </w:tr>
      <w:tr w:rsidR="00BC19C3" w:rsidRPr="00437FEA" w14:paraId="7C2FE46F" w14:textId="77777777" w:rsidTr="00B90A17">
        <w:tc>
          <w:tcPr>
            <w:tcW w:w="1413" w:type="dxa"/>
          </w:tcPr>
          <w:p w14:paraId="2A3B8054" w14:textId="77777777" w:rsidR="00BC19C3" w:rsidRPr="00437FEA" w:rsidRDefault="00BC19C3" w:rsidP="00B90A17">
            <w:pPr>
              <w:rPr>
                <w:sz w:val="20"/>
                <w:szCs w:val="14"/>
              </w:rPr>
            </w:pPr>
            <w:r>
              <w:rPr>
                <w:sz w:val="20"/>
                <w:szCs w:val="14"/>
              </w:rPr>
              <w:t>Description and workflow</w:t>
            </w:r>
          </w:p>
        </w:tc>
        <w:tc>
          <w:tcPr>
            <w:tcW w:w="9043" w:type="dxa"/>
          </w:tcPr>
          <w:p w14:paraId="47B6E617" w14:textId="77777777" w:rsidR="00BC19C3" w:rsidRDefault="00171C20" w:rsidP="00515260">
            <w:pPr>
              <w:pStyle w:val="ListParagraph"/>
              <w:numPr>
                <w:ilvl w:val="0"/>
                <w:numId w:val="54"/>
              </w:numPr>
              <w:spacing w:before="100" w:beforeAutospacing="1" w:after="100" w:afterAutospacing="1"/>
              <w:rPr>
                <w:rFonts w:eastAsia="Times New Roman"/>
                <w:sz w:val="20"/>
                <w:szCs w:val="14"/>
              </w:rPr>
            </w:pPr>
            <w:r>
              <w:rPr>
                <w:rFonts w:eastAsia="Times New Roman"/>
                <w:sz w:val="20"/>
                <w:szCs w:val="14"/>
              </w:rPr>
              <w:t>The provider detected a change in network state and makes the appropriate adjustments to the TAPI context to reflect the change</w:t>
            </w:r>
            <w:r w:rsidR="00383D19">
              <w:rPr>
                <w:rFonts w:eastAsia="Times New Roman"/>
                <w:sz w:val="20"/>
                <w:szCs w:val="14"/>
              </w:rPr>
              <w:t xml:space="preserve"> (e.g., creation of connections etc.)</w:t>
            </w:r>
          </w:p>
          <w:p w14:paraId="4EA5D673" w14:textId="77777777" w:rsidR="00171C20" w:rsidRDefault="00171C20" w:rsidP="00515260">
            <w:pPr>
              <w:pStyle w:val="ListParagraph"/>
              <w:numPr>
                <w:ilvl w:val="0"/>
                <w:numId w:val="54"/>
              </w:numPr>
              <w:spacing w:before="100" w:beforeAutospacing="1" w:after="100" w:afterAutospacing="1"/>
              <w:rPr>
                <w:rFonts w:eastAsia="Times New Roman"/>
                <w:sz w:val="20"/>
                <w:szCs w:val="14"/>
              </w:rPr>
            </w:pPr>
            <w:r>
              <w:rPr>
                <w:rFonts w:eastAsia="Times New Roman"/>
                <w:sz w:val="20"/>
                <w:szCs w:val="14"/>
              </w:rPr>
              <w:t>The provider streams the changed entities</w:t>
            </w:r>
            <w:r w:rsidR="00383D19">
              <w:rPr>
                <w:rFonts w:eastAsia="Times New Roman"/>
                <w:sz w:val="20"/>
                <w:szCs w:val="14"/>
              </w:rPr>
              <w:t xml:space="preserve"> via the appropriate streams to the client.</w:t>
            </w:r>
          </w:p>
          <w:p w14:paraId="4B20C84D" w14:textId="77777777" w:rsidR="003B40A1" w:rsidRDefault="003B40A1" w:rsidP="00515260">
            <w:pPr>
              <w:pStyle w:val="ListParagraph"/>
              <w:numPr>
                <w:ilvl w:val="0"/>
                <w:numId w:val="54"/>
              </w:numPr>
              <w:spacing w:before="100" w:beforeAutospacing="1" w:after="100" w:afterAutospacing="1"/>
              <w:rPr>
                <w:rFonts w:eastAsia="Times New Roman"/>
                <w:sz w:val="20"/>
                <w:szCs w:val="14"/>
              </w:rPr>
            </w:pPr>
            <w:r>
              <w:rPr>
                <w:rFonts w:eastAsia="Times New Roman"/>
                <w:sz w:val="20"/>
                <w:szCs w:val="14"/>
              </w:rPr>
              <w:t>The attached client absorbs the stream maintaining eventual consistency</w:t>
            </w:r>
            <w:r w:rsidR="00383D19">
              <w:rPr>
                <w:rFonts w:eastAsia="Times New Roman"/>
                <w:sz w:val="20"/>
                <w:szCs w:val="14"/>
              </w:rPr>
              <w:t xml:space="preserve"> with the network state.</w:t>
            </w:r>
          </w:p>
          <w:p w14:paraId="43B11999" w14:textId="77777777" w:rsidR="003B40A1" w:rsidRPr="003B40A1" w:rsidRDefault="003B40A1" w:rsidP="003B40A1">
            <w:pPr>
              <w:spacing w:before="100" w:beforeAutospacing="1" w:after="100" w:afterAutospacing="1"/>
              <w:rPr>
                <w:rFonts w:eastAsia="Times New Roman"/>
                <w:sz w:val="20"/>
                <w:szCs w:val="14"/>
              </w:rPr>
            </w:pPr>
            <w:r>
              <w:rPr>
                <w:rFonts w:eastAsia="Times New Roman"/>
                <w:sz w:val="20"/>
                <w:szCs w:val="14"/>
              </w:rPr>
              <w:t>Note that the maintenance of eventual consistency is dependent upon UC ST-0.n.</w:t>
            </w:r>
          </w:p>
        </w:tc>
      </w:tr>
    </w:tbl>
    <w:p w14:paraId="545B7F11" w14:textId="77777777" w:rsidR="00BC19C3" w:rsidRDefault="00BC19C3" w:rsidP="00BC19C3"/>
    <w:p w14:paraId="55269C0C" w14:textId="3138FED6" w:rsidR="00210505" w:rsidRPr="002437F5" w:rsidRDefault="00210505" w:rsidP="00210505">
      <w:pPr>
        <w:pStyle w:val="Heading3"/>
      </w:pPr>
      <w:bookmarkStart w:id="311" w:name="_Toc223392328"/>
      <w:r>
        <w:t>Use Case ST-5.</w:t>
      </w:r>
      <w:r w:rsidR="003B40A1">
        <w:t>2</w:t>
      </w:r>
      <w:r>
        <w:t>: Client runs a provisioning use case (</w:t>
      </w:r>
      <w:r w:rsidR="006832A0">
        <w:t>[</w:t>
      </w:r>
      <w:r w:rsidR="00084CA1">
        <w:t xml:space="preserve">LF </w:t>
      </w:r>
      <w:r>
        <w:t>TR-547</w:t>
      </w:r>
      <w:r w:rsidR="006832A0">
        <w:t>]</w:t>
      </w:r>
      <w:r>
        <w:t xml:space="preserve"> UC1x</w:t>
      </w:r>
      <w:r w:rsidR="006832A0">
        <w:t xml:space="preserve"> etc.</w:t>
      </w:r>
      <w:r>
        <w:t>)</w:t>
      </w:r>
      <w:bookmarkEnd w:id="311"/>
    </w:p>
    <w:tbl>
      <w:tblPr>
        <w:tblStyle w:val="TableGrid"/>
        <w:tblW w:w="0" w:type="auto"/>
        <w:tblLook w:val="04A0" w:firstRow="1" w:lastRow="0" w:firstColumn="1" w:lastColumn="0" w:noHBand="0" w:noVBand="1"/>
      </w:tblPr>
      <w:tblGrid>
        <w:gridCol w:w="1413"/>
        <w:gridCol w:w="9043"/>
      </w:tblGrid>
      <w:tr w:rsidR="00210505" w:rsidRPr="00437FEA" w14:paraId="7EFC9C2D" w14:textId="77777777" w:rsidTr="00B90A17">
        <w:tc>
          <w:tcPr>
            <w:tcW w:w="1413" w:type="dxa"/>
          </w:tcPr>
          <w:p w14:paraId="453D4F47" w14:textId="77777777" w:rsidR="00210505" w:rsidRPr="00437FEA" w:rsidRDefault="00210505" w:rsidP="00B90A17">
            <w:pPr>
              <w:rPr>
                <w:sz w:val="20"/>
                <w:szCs w:val="14"/>
              </w:rPr>
            </w:pPr>
            <w:r w:rsidRPr="00437FEA">
              <w:rPr>
                <w:sz w:val="20"/>
                <w:szCs w:val="14"/>
              </w:rPr>
              <w:t>Number</w:t>
            </w:r>
          </w:p>
        </w:tc>
        <w:tc>
          <w:tcPr>
            <w:tcW w:w="9043" w:type="dxa"/>
          </w:tcPr>
          <w:p w14:paraId="5C17253E" w14:textId="77777777" w:rsidR="00210505" w:rsidRPr="00437FEA" w:rsidRDefault="00210505" w:rsidP="00B90A17">
            <w:pPr>
              <w:rPr>
                <w:sz w:val="20"/>
                <w:szCs w:val="14"/>
              </w:rPr>
            </w:pPr>
            <w:r>
              <w:rPr>
                <w:sz w:val="20"/>
                <w:szCs w:val="14"/>
              </w:rPr>
              <w:t>ST-5.</w:t>
            </w:r>
            <w:r w:rsidR="003B40A1">
              <w:rPr>
                <w:sz w:val="20"/>
                <w:szCs w:val="14"/>
              </w:rPr>
              <w:t>2</w:t>
            </w:r>
          </w:p>
        </w:tc>
      </w:tr>
      <w:tr w:rsidR="00210505" w:rsidRPr="00437FEA" w14:paraId="499730BD" w14:textId="77777777" w:rsidTr="00B90A17">
        <w:tc>
          <w:tcPr>
            <w:tcW w:w="1413" w:type="dxa"/>
          </w:tcPr>
          <w:p w14:paraId="3C0076B0" w14:textId="77777777" w:rsidR="00210505" w:rsidRPr="00437FEA" w:rsidRDefault="00210505" w:rsidP="00B90A17">
            <w:pPr>
              <w:rPr>
                <w:sz w:val="20"/>
                <w:szCs w:val="14"/>
              </w:rPr>
            </w:pPr>
            <w:r w:rsidRPr="00437FEA">
              <w:rPr>
                <w:sz w:val="20"/>
                <w:szCs w:val="14"/>
              </w:rPr>
              <w:t>Name</w:t>
            </w:r>
          </w:p>
        </w:tc>
        <w:tc>
          <w:tcPr>
            <w:tcW w:w="9043" w:type="dxa"/>
          </w:tcPr>
          <w:p w14:paraId="78D62004" w14:textId="72952630" w:rsidR="00210505" w:rsidRPr="00437FEA" w:rsidRDefault="00210505" w:rsidP="00B90A17">
            <w:pPr>
              <w:rPr>
                <w:sz w:val="20"/>
                <w:szCs w:val="14"/>
              </w:rPr>
            </w:pPr>
            <w:r w:rsidRPr="00210505">
              <w:rPr>
                <w:sz w:val="20"/>
                <w:szCs w:val="14"/>
              </w:rPr>
              <w:t>Client runs a provisioning use case (</w:t>
            </w:r>
            <w:r w:rsidR="00627C1E">
              <w:rPr>
                <w:sz w:val="20"/>
                <w:szCs w:val="14"/>
              </w:rPr>
              <w:t>[</w:t>
            </w:r>
            <w:r w:rsidR="00084CA1">
              <w:rPr>
                <w:sz w:val="20"/>
                <w:szCs w:val="14"/>
              </w:rPr>
              <w:t xml:space="preserve">LF </w:t>
            </w:r>
            <w:r w:rsidRPr="00210505">
              <w:rPr>
                <w:sz w:val="20"/>
                <w:szCs w:val="14"/>
              </w:rPr>
              <w:t>TR-547</w:t>
            </w:r>
            <w:r w:rsidR="00627C1E">
              <w:rPr>
                <w:sz w:val="20"/>
                <w:szCs w:val="14"/>
              </w:rPr>
              <w:t>]</w:t>
            </w:r>
            <w:r w:rsidRPr="00210505">
              <w:rPr>
                <w:sz w:val="20"/>
                <w:szCs w:val="14"/>
              </w:rPr>
              <w:t xml:space="preserve"> UC1x</w:t>
            </w:r>
            <w:r w:rsidR="00627C1E">
              <w:rPr>
                <w:sz w:val="20"/>
                <w:szCs w:val="14"/>
              </w:rPr>
              <w:t xml:space="preserve"> etc.</w:t>
            </w:r>
            <w:r w:rsidRPr="00210505">
              <w:rPr>
                <w:sz w:val="20"/>
                <w:szCs w:val="14"/>
              </w:rPr>
              <w:t>)</w:t>
            </w:r>
          </w:p>
        </w:tc>
      </w:tr>
      <w:tr w:rsidR="00210505" w:rsidRPr="00437FEA" w14:paraId="482B53C1" w14:textId="77777777" w:rsidTr="00B90A17">
        <w:tc>
          <w:tcPr>
            <w:tcW w:w="1413" w:type="dxa"/>
          </w:tcPr>
          <w:p w14:paraId="4835A318" w14:textId="77777777" w:rsidR="00210505" w:rsidRPr="00437FEA" w:rsidRDefault="00210505" w:rsidP="00B90A17">
            <w:pPr>
              <w:rPr>
                <w:sz w:val="20"/>
                <w:szCs w:val="14"/>
              </w:rPr>
            </w:pPr>
            <w:r>
              <w:rPr>
                <w:sz w:val="20"/>
                <w:szCs w:val="14"/>
              </w:rPr>
              <w:t>Process/Area</w:t>
            </w:r>
          </w:p>
        </w:tc>
        <w:tc>
          <w:tcPr>
            <w:tcW w:w="9043" w:type="dxa"/>
          </w:tcPr>
          <w:p w14:paraId="4CBEA0CA" w14:textId="77777777" w:rsidR="00210505" w:rsidRPr="00437FEA" w:rsidRDefault="00210505" w:rsidP="00B90A17">
            <w:pPr>
              <w:rPr>
                <w:sz w:val="20"/>
                <w:szCs w:val="14"/>
              </w:rPr>
            </w:pPr>
            <w:r>
              <w:rPr>
                <w:sz w:val="20"/>
                <w:szCs w:val="14"/>
              </w:rPr>
              <w:t>Solution Operation</w:t>
            </w:r>
          </w:p>
        </w:tc>
      </w:tr>
      <w:tr w:rsidR="00210505" w:rsidRPr="00437FEA" w14:paraId="5812D745" w14:textId="77777777" w:rsidTr="00B90A17">
        <w:tc>
          <w:tcPr>
            <w:tcW w:w="1413" w:type="dxa"/>
          </w:tcPr>
          <w:p w14:paraId="4138DBF2" w14:textId="77777777" w:rsidR="00210505" w:rsidRPr="00437FEA" w:rsidRDefault="00210505" w:rsidP="00B90A17">
            <w:pPr>
              <w:rPr>
                <w:sz w:val="20"/>
                <w:szCs w:val="14"/>
              </w:rPr>
            </w:pPr>
            <w:r>
              <w:rPr>
                <w:sz w:val="20"/>
                <w:szCs w:val="14"/>
              </w:rPr>
              <w:t>Brief description</w:t>
            </w:r>
          </w:p>
        </w:tc>
        <w:tc>
          <w:tcPr>
            <w:tcW w:w="9043" w:type="dxa"/>
          </w:tcPr>
          <w:p w14:paraId="3D5A9BAC" w14:textId="77777777" w:rsidR="00210505" w:rsidRPr="00437FEA" w:rsidRDefault="00AF75CD" w:rsidP="00B90A17">
            <w:pPr>
              <w:rPr>
                <w:sz w:val="20"/>
                <w:szCs w:val="14"/>
              </w:rPr>
            </w:pPr>
            <w:r>
              <w:rPr>
                <w:sz w:val="20"/>
                <w:szCs w:val="14"/>
              </w:rPr>
              <w:t xml:space="preserve">Client provides </w:t>
            </w:r>
            <w:r w:rsidR="00CC4D4F">
              <w:rPr>
                <w:sz w:val="20"/>
                <w:szCs w:val="14"/>
              </w:rPr>
              <w:t xml:space="preserve">connectivity-service </w:t>
            </w:r>
            <w:r w:rsidR="006B3866">
              <w:rPr>
                <w:sz w:val="20"/>
                <w:szCs w:val="14"/>
              </w:rPr>
              <w:t>details,</w:t>
            </w:r>
            <w:r w:rsidR="00CC4D4F">
              <w:rPr>
                <w:sz w:val="20"/>
                <w:szCs w:val="14"/>
              </w:rPr>
              <w:t xml:space="preserve"> </w:t>
            </w:r>
            <w:r w:rsidR="00624380">
              <w:rPr>
                <w:sz w:val="20"/>
                <w:szCs w:val="14"/>
              </w:rPr>
              <w:t>and the provider takes action to satisfy the request.</w:t>
            </w:r>
          </w:p>
        </w:tc>
      </w:tr>
      <w:tr w:rsidR="00210505" w:rsidRPr="00437FEA" w14:paraId="5C3D2F22" w14:textId="77777777" w:rsidTr="00B90A17">
        <w:tc>
          <w:tcPr>
            <w:tcW w:w="1413" w:type="dxa"/>
          </w:tcPr>
          <w:p w14:paraId="65D95E56" w14:textId="77777777" w:rsidR="00210505" w:rsidRPr="00437FEA" w:rsidRDefault="00210505" w:rsidP="00B90A17">
            <w:pPr>
              <w:rPr>
                <w:sz w:val="20"/>
                <w:szCs w:val="14"/>
              </w:rPr>
            </w:pPr>
            <w:r>
              <w:rPr>
                <w:sz w:val="20"/>
                <w:szCs w:val="14"/>
              </w:rPr>
              <w:t>Preconditions</w:t>
            </w:r>
          </w:p>
        </w:tc>
        <w:tc>
          <w:tcPr>
            <w:tcW w:w="9043" w:type="dxa"/>
          </w:tcPr>
          <w:p w14:paraId="5F04F523" w14:textId="77777777" w:rsidR="00210505" w:rsidRPr="00437FEA" w:rsidRDefault="00210505" w:rsidP="00B90A17">
            <w:pPr>
              <w:rPr>
                <w:sz w:val="20"/>
                <w:szCs w:val="14"/>
              </w:rPr>
            </w:pPr>
            <w:r>
              <w:rPr>
                <w:sz w:val="20"/>
                <w:szCs w:val="14"/>
              </w:rPr>
              <w:t>Client is running UC ST-4.1</w:t>
            </w:r>
          </w:p>
        </w:tc>
      </w:tr>
      <w:tr w:rsidR="00210505" w:rsidRPr="00437FEA" w14:paraId="4D39E5C5" w14:textId="77777777" w:rsidTr="00B90A17">
        <w:tc>
          <w:tcPr>
            <w:tcW w:w="1413" w:type="dxa"/>
          </w:tcPr>
          <w:p w14:paraId="32460903" w14:textId="77777777" w:rsidR="00210505" w:rsidRPr="00437FEA" w:rsidRDefault="00210505" w:rsidP="00B90A17">
            <w:pPr>
              <w:rPr>
                <w:sz w:val="20"/>
                <w:szCs w:val="14"/>
              </w:rPr>
            </w:pPr>
            <w:r>
              <w:rPr>
                <w:sz w:val="20"/>
                <w:szCs w:val="14"/>
              </w:rPr>
              <w:t>Type</w:t>
            </w:r>
          </w:p>
        </w:tc>
        <w:tc>
          <w:tcPr>
            <w:tcW w:w="9043" w:type="dxa"/>
          </w:tcPr>
          <w:p w14:paraId="43D493E1" w14:textId="77777777" w:rsidR="00210505" w:rsidRPr="00437FEA" w:rsidRDefault="00210505" w:rsidP="00B90A17">
            <w:pPr>
              <w:rPr>
                <w:sz w:val="20"/>
                <w:szCs w:val="14"/>
              </w:rPr>
            </w:pPr>
            <w:r>
              <w:rPr>
                <w:sz w:val="20"/>
                <w:szCs w:val="14"/>
              </w:rPr>
              <w:t xml:space="preserve">A Client </w:t>
            </w:r>
            <w:r w:rsidR="00501A42">
              <w:rPr>
                <w:sz w:val="20"/>
                <w:szCs w:val="14"/>
              </w:rPr>
              <w:t>adjusting connectivity-services</w:t>
            </w:r>
          </w:p>
        </w:tc>
      </w:tr>
      <w:tr w:rsidR="00210505" w:rsidRPr="00437FEA" w14:paraId="3A280F1A" w14:textId="77777777" w:rsidTr="00B90A17">
        <w:tc>
          <w:tcPr>
            <w:tcW w:w="1413" w:type="dxa"/>
          </w:tcPr>
          <w:p w14:paraId="413097E6" w14:textId="77777777" w:rsidR="00210505" w:rsidRPr="00437FEA" w:rsidRDefault="00210505" w:rsidP="00B90A17">
            <w:pPr>
              <w:rPr>
                <w:sz w:val="20"/>
                <w:szCs w:val="14"/>
              </w:rPr>
            </w:pPr>
            <w:r>
              <w:rPr>
                <w:sz w:val="20"/>
                <w:szCs w:val="14"/>
              </w:rPr>
              <w:t>Description and workflow</w:t>
            </w:r>
          </w:p>
        </w:tc>
        <w:tc>
          <w:tcPr>
            <w:tcW w:w="9043" w:type="dxa"/>
          </w:tcPr>
          <w:p w14:paraId="00402A86" w14:textId="77777777" w:rsidR="00210505" w:rsidRPr="00624380" w:rsidRDefault="00624380" w:rsidP="00515260">
            <w:pPr>
              <w:pStyle w:val="ListParagraph"/>
              <w:numPr>
                <w:ilvl w:val="0"/>
                <w:numId w:val="55"/>
              </w:numPr>
              <w:spacing w:before="100" w:beforeAutospacing="1" w:after="100" w:afterAutospacing="1"/>
              <w:rPr>
                <w:rFonts w:eastAsia="Times New Roman"/>
                <w:sz w:val="20"/>
                <w:szCs w:val="14"/>
              </w:rPr>
            </w:pPr>
            <w:r>
              <w:rPr>
                <w:rFonts w:eastAsia="Times New Roman"/>
                <w:sz w:val="20"/>
                <w:szCs w:val="14"/>
              </w:rPr>
              <w:t xml:space="preserve">The client provides the connectivity-service details </w:t>
            </w:r>
            <w:r>
              <w:rPr>
                <w:sz w:val="20"/>
                <w:szCs w:val="14"/>
              </w:rPr>
              <w:t>including routing constraints etc.</w:t>
            </w:r>
          </w:p>
          <w:p w14:paraId="38AC1399" w14:textId="5EE70675" w:rsidR="00624380" w:rsidRDefault="0043321E" w:rsidP="00515260">
            <w:pPr>
              <w:pStyle w:val="ListParagraph"/>
              <w:numPr>
                <w:ilvl w:val="0"/>
                <w:numId w:val="55"/>
              </w:numPr>
              <w:spacing w:before="100" w:beforeAutospacing="1" w:after="100" w:afterAutospacing="1"/>
              <w:rPr>
                <w:rFonts w:eastAsia="Times New Roman"/>
                <w:sz w:val="20"/>
                <w:szCs w:val="14"/>
              </w:rPr>
            </w:pPr>
            <w:r>
              <w:rPr>
                <w:rFonts w:eastAsia="Times New Roman"/>
                <w:sz w:val="20"/>
                <w:szCs w:val="14"/>
              </w:rPr>
              <w:t>The p</w:t>
            </w:r>
            <w:r w:rsidR="00D338A2">
              <w:rPr>
                <w:rFonts w:eastAsia="Times New Roman"/>
                <w:sz w:val="20"/>
                <w:szCs w:val="14"/>
              </w:rPr>
              <w:t>rovide</w:t>
            </w:r>
            <w:r>
              <w:rPr>
                <w:rFonts w:eastAsia="Times New Roman"/>
                <w:sz w:val="20"/>
                <w:szCs w:val="14"/>
              </w:rPr>
              <w:t>r</w:t>
            </w:r>
            <w:r w:rsidR="00D338A2">
              <w:rPr>
                <w:rFonts w:eastAsia="Times New Roman"/>
                <w:sz w:val="20"/>
                <w:szCs w:val="14"/>
              </w:rPr>
              <w:t xml:space="preserve"> assesses the request etc. as per </w:t>
            </w:r>
            <w:r w:rsidR="00627C1E">
              <w:rPr>
                <w:rFonts w:eastAsia="Times New Roman"/>
                <w:sz w:val="20"/>
                <w:szCs w:val="14"/>
              </w:rPr>
              <w:t>[</w:t>
            </w:r>
            <w:r w:rsidR="00084CA1">
              <w:rPr>
                <w:rFonts w:eastAsia="Times New Roman"/>
                <w:sz w:val="20"/>
                <w:szCs w:val="14"/>
              </w:rPr>
              <w:t xml:space="preserve">LF </w:t>
            </w:r>
            <w:r w:rsidR="00D338A2">
              <w:rPr>
                <w:rFonts w:eastAsia="Times New Roman"/>
                <w:sz w:val="20"/>
                <w:szCs w:val="14"/>
              </w:rPr>
              <w:t>TR-547</w:t>
            </w:r>
            <w:r w:rsidR="00627C1E">
              <w:rPr>
                <w:rFonts w:eastAsia="Times New Roman"/>
                <w:sz w:val="20"/>
                <w:szCs w:val="14"/>
              </w:rPr>
              <w:t>]</w:t>
            </w:r>
            <w:r w:rsidR="00D338A2">
              <w:rPr>
                <w:rFonts w:eastAsia="Times New Roman"/>
                <w:sz w:val="20"/>
                <w:szCs w:val="14"/>
              </w:rPr>
              <w:t xml:space="preserve"> UC1x</w:t>
            </w:r>
            <w:r w:rsidR="00627C1E">
              <w:rPr>
                <w:rFonts w:eastAsia="Times New Roman"/>
                <w:sz w:val="20"/>
                <w:szCs w:val="14"/>
              </w:rPr>
              <w:t xml:space="preserve"> etc.</w:t>
            </w:r>
          </w:p>
          <w:p w14:paraId="3C78A1E9" w14:textId="77777777" w:rsidR="003B40A1" w:rsidRDefault="00D338A2" w:rsidP="00515260">
            <w:pPr>
              <w:pStyle w:val="ListParagraph"/>
              <w:numPr>
                <w:ilvl w:val="0"/>
                <w:numId w:val="55"/>
              </w:numPr>
              <w:spacing w:before="100" w:beforeAutospacing="1" w:after="100" w:afterAutospacing="1"/>
              <w:rPr>
                <w:rFonts w:eastAsia="Times New Roman"/>
                <w:sz w:val="20"/>
                <w:szCs w:val="14"/>
              </w:rPr>
            </w:pPr>
            <w:r>
              <w:rPr>
                <w:rFonts w:eastAsia="Times New Roman"/>
                <w:sz w:val="20"/>
                <w:szCs w:val="14"/>
              </w:rPr>
              <w:t xml:space="preserve">The </w:t>
            </w:r>
            <w:r w:rsidR="009F41E1">
              <w:rPr>
                <w:rFonts w:eastAsia="Times New Roman"/>
                <w:sz w:val="20"/>
                <w:szCs w:val="14"/>
              </w:rPr>
              <w:t>p</w:t>
            </w:r>
            <w:r>
              <w:rPr>
                <w:rFonts w:eastAsia="Times New Roman"/>
                <w:sz w:val="20"/>
                <w:szCs w:val="14"/>
              </w:rPr>
              <w:t>rov</w:t>
            </w:r>
            <w:r w:rsidR="00E7097C">
              <w:rPr>
                <w:rFonts w:eastAsia="Times New Roman"/>
                <w:sz w:val="20"/>
                <w:szCs w:val="14"/>
              </w:rPr>
              <w:t xml:space="preserve">ider </w:t>
            </w:r>
            <w:r w:rsidR="00383D19">
              <w:rPr>
                <w:rFonts w:eastAsia="Times New Roman"/>
                <w:sz w:val="20"/>
                <w:szCs w:val="14"/>
              </w:rPr>
              <w:t>runs</w:t>
            </w:r>
            <w:r w:rsidR="003B40A1">
              <w:rPr>
                <w:rFonts w:eastAsia="Times New Roman"/>
                <w:sz w:val="20"/>
                <w:szCs w:val="14"/>
              </w:rPr>
              <w:t xml:space="preserve"> UC ST</w:t>
            </w:r>
            <w:r w:rsidR="00383D19">
              <w:rPr>
                <w:rFonts w:eastAsia="Times New Roman"/>
                <w:sz w:val="20"/>
                <w:szCs w:val="14"/>
              </w:rPr>
              <w:t>-5.1</w:t>
            </w:r>
            <w:r w:rsidR="000A2EFD">
              <w:rPr>
                <w:rFonts w:eastAsia="Times New Roman"/>
                <w:sz w:val="20"/>
                <w:szCs w:val="14"/>
              </w:rPr>
              <w:t xml:space="preserve"> and streams </w:t>
            </w:r>
            <w:r w:rsidR="007E1C2A">
              <w:rPr>
                <w:rFonts w:eastAsia="Times New Roman"/>
                <w:sz w:val="20"/>
                <w:szCs w:val="14"/>
              </w:rPr>
              <w:t>changes as they</w:t>
            </w:r>
            <w:r w:rsidR="000A2EFD">
              <w:rPr>
                <w:rFonts w:eastAsia="Times New Roman"/>
                <w:sz w:val="20"/>
                <w:szCs w:val="14"/>
              </w:rPr>
              <w:t xml:space="preserve"> occur.</w:t>
            </w:r>
          </w:p>
          <w:p w14:paraId="7AE83AE3" w14:textId="77777777" w:rsidR="009E3DE7" w:rsidRPr="00624380" w:rsidRDefault="009E3DE7" w:rsidP="00383D19">
            <w:pPr>
              <w:pStyle w:val="ListParagraph"/>
              <w:spacing w:before="100" w:beforeAutospacing="1" w:after="100" w:afterAutospacing="1"/>
              <w:rPr>
                <w:rFonts w:eastAsia="Times New Roman"/>
                <w:sz w:val="20"/>
                <w:szCs w:val="14"/>
              </w:rPr>
            </w:pPr>
          </w:p>
        </w:tc>
      </w:tr>
    </w:tbl>
    <w:p w14:paraId="2DD81D02" w14:textId="77777777" w:rsidR="00210505" w:rsidRDefault="00210505" w:rsidP="006A457F"/>
    <w:p w14:paraId="56DD90EB" w14:textId="5FEF9CA1" w:rsidR="00383D19" w:rsidRPr="002437F5" w:rsidRDefault="00383D19" w:rsidP="00383D19">
      <w:pPr>
        <w:pStyle w:val="Heading3"/>
      </w:pPr>
      <w:bookmarkStart w:id="312" w:name="_Toc223392329"/>
      <w:r>
        <w:t>Use Case ST-5.</w:t>
      </w:r>
      <w:r w:rsidR="00C60A39">
        <w:t>3</w:t>
      </w:r>
      <w:r>
        <w:t xml:space="preserve">: Client runs </w:t>
      </w:r>
      <w:r w:rsidR="00C60A39">
        <w:t>the service deletion</w:t>
      </w:r>
      <w:r>
        <w:t xml:space="preserve"> use case </w:t>
      </w:r>
      <w:r w:rsidR="00627C1E">
        <w:t>([</w:t>
      </w:r>
      <w:r w:rsidR="00084CA1">
        <w:t xml:space="preserve">LF </w:t>
      </w:r>
      <w:r w:rsidR="00627C1E">
        <w:t>TR-547] UC1</w:t>
      </w:r>
      <w:r w:rsidR="00B1022C">
        <w:t>0</w:t>
      </w:r>
      <w:r w:rsidR="00627C1E">
        <w:t>)</w:t>
      </w:r>
      <w:bookmarkEnd w:id="312"/>
      <w:r w:rsidR="00627C1E" w:rsidDel="00627C1E">
        <w:t xml:space="preserve"> </w:t>
      </w:r>
    </w:p>
    <w:tbl>
      <w:tblPr>
        <w:tblStyle w:val="TableGrid"/>
        <w:tblW w:w="0" w:type="auto"/>
        <w:tblLook w:val="04A0" w:firstRow="1" w:lastRow="0" w:firstColumn="1" w:lastColumn="0" w:noHBand="0" w:noVBand="1"/>
      </w:tblPr>
      <w:tblGrid>
        <w:gridCol w:w="1413"/>
        <w:gridCol w:w="9043"/>
      </w:tblGrid>
      <w:tr w:rsidR="00383D19" w:rsidRPr="00437FEA" w14:paraId="7541CE7F" w14:textId="77777777" w:rsidTr="00B90A17">
        <w:tc>
          <w:tcPr>
            <w:tcW w:w="1413" w:type="dxa"/>
          </w:tcPr>
          <w:p w14:paraId="0D0D743F" w14:textId="77777777" w:rsidR="00383D19" w:rsidRPr="00437FEA" w:rsidRDefault="00383D19" w:rsidP="00B90A17">
            <w:pPr>
              <w:rPr>
                <w:sz w:val="20"/>
                <w:szCs w:val="14"/>
              </w:rPr>
            </w:pPr>
            <w:r w:rsidRPr="00437FEA">
              <w:rPr>
                <w:sz w:val="20"/>
                <w:szCs w:val="14"/>
              </w:rPr>
              <w:t>Number</w:t>
            </w:r>
          </w:p>
        </w:tc>
        <w:tc>
          <w:tcPr>
            <w:tcW w:w="9043" w:type="dxa"/>
          </w:tcPr>
          <w:p w14:paraId="58314570" w14:textId="77777777" w:rsidR="00383D19" w:rsidRPr="00437FEA" w:rsidRDefault="00383D19" w:rsidP="00B90A17">
            <w:pPr>
              <w:rPr>
                <w:sz w:val="20"/>
                <w:szCs w:val="14"/>
              </w:rPr>
            </w:pPr>
            <w:r>
              <w:rPr>
                <w:sz w:val="20"/>
                <w:szCs w:val="14"/>
              </w:rPr>
              <w:t>ST-5.</w:t>
            </w:r>
            <w:r w:rsidR="00C60A39">
              <w:rPr>
                <w:sz w:val="20"/>
                <w:szCs w:val="14"/>
              </w:rPr>
              <w:t>3</w:t>
            </w:r>
          </w:p>
        </w:tc>
      </w:tr>
      <w:tr w:rsidR="00383D19" w:rsidRPr="00437FEA" w14:paraId="6452BE0C" w14:textId="77777777" w:rsidTr="00B90A17">
        <w:tc>
          <w:tcPr>
            <w:tcW w:w="1413" w:type="dxa"/>
          </w:tcPr>
          <w:p w14:paraId="789BE528" w14:textId="77777777" w:rsidR="00383D19" w:rsidRPr="00437FEA" w:rsidRDefault="00383D19" w:rsidP="00B90A17">
            <w:pPr>
              <w:rPr>
                <w:sz w:val="20"/>
                <w:szCs w:val="14"/>
              </w:rPr>
            </w:pPr>
            <w:r w:rsidRPr="00437FEA">
              <w:rPr>
                <w:sz w:val="20"/>
                <w:szCs w:val="14"/>
              </w:rPr>
              <w:t>Name</w:t>
            </w:r>
          </w:p>
        </w:tc>
        <w:tc>
          <w:tcPr>
            <w:tcW w:w="9043" w:type="dxa"/>
          </w:tcPr>
          <w:p w14:paraId="0FB315A9" w14:textId="0658BC6F" w:rsidR="00383D19" w:rsidRPr="00437FEA" w:rsidRDefault="00383D19" w:rsidP="00B90A17">
            <w:pPr>
              <w:rPr>
                <w:sz w:val="20"/>
                <w:szCs w:val="14"/>
              </w:rPr>
            </w:pPr>
            <w:r w:rsidRPr="00210505">
              <w:rPr>
                <w:sz w:val="20"/>
                <w:szCs w:val="14"/>
              </w:rPr>
              <w:t xml:space="preserve">Client runs </w:t>
            </w:r>
            <w:r w:rsidR="00C60A39">
              <w:rPr>
                <w:sz w:val="20"/>
                <w:szCs w:val="14"/>
              </w:rPr>
              <w:t>the service deletion</w:t>
            </w:r>
            <w:r w:rsidRPr="00210505">
              <w:rPr>
                <w:sz w:val="20"/>
                <w:szCs w:val="14"/>
              </w:rPr>
              <w:t xml:space="preserve"> use case </w:t>
            </w:r>
            <w:r w:rsidR="00627C1E" w:rsidRPr="00627C1E">
              <w:rPr>
                <w:sz w:val="20"/>
                <w:szCs w:val="14"/>
              </w:rPr>
              <w:t>([</w:t>
            </w:r>
            <w:r w:rsidR="00084CA1">
              <w:rPr>
                <w:sz w:val="20"/>
                <w:szCs w:val="14"/>
              </w:rPr>
              <w:t>LF</w:t>
            </w:r>
            <w:r w:rsidR="00084CA1" w:rsidRPr="00627C1E">
              <w:rPr>
                <w:sz w:val="20"/>
                <w:szCs w:val="14"/>
              </w:rPr>
              <w:t xml:space="preserve"> </w:t>
            </w:r>
            <w:r w:rsidR="00627C1E" w:rsidRPr="00627C1E">
              <w:rPr>
                <w:sz w:val="20"/>
                <w:szCs w:val="14"/>
              </w:rPr>
              <w:t>TR-547] UC</w:t>
            </w:r>
            <w:r w:rsidR="00B1022C">
              <w:rPr>
                <w:sz w:val="20"/>
                <w:szCs w:val="14"/>
              </w:rPr>
              <w:t>10</w:t>
            </w:r>
            <w:r w:rsidR="00627C1E" w:rsidRPr="00627C1E">
              <w:rPr>
                <w:sz w:val="20"/>
                <w:szCs w:val="14"/>
              </w:rPr>
              <w:t>)</w:t>
            </w:r>
          </w:p>
        </w:tc>
      </w:tr>
      <w:tr w:rsidR="00383D19" w:rsidRPr="00437FEA" w14:paraId="7FFA76F9" w14:textId="77777777" w:rsidTr="00B90A17">
        <w:tc>
          <w:tcPr>
            <w:tcW w:w="1413" w:type="dxa"/>
          </w:tcPr>
          <w:p w14:paraId="5551C167" w14:textId="77777777" w:rsidR="00383D19" w:rsidRPr="00437FEA" w:rsidRDefault="00383D19" w:rsidP="00B90A17">
            <w:pPr>
              <w:rPr>
                <w:sz w:val="20"/>
                <w:szCs w:val="14"/>
              </w:rPr>
            </w:pPr>
            <w:r>
              <w:rPr>
                <w:sz w:val="20"/>
                <w:szCs w:val="14"/>
              </w:rPr>
              <w:t>Process/Area</w:t>
            </w:r>
          </w:p>
        </w:tc>
        <w:tc>
          <w:tcPr>
            <w:tcW w:w="9043" w:type="dxa"/>
          </w:tcPr>
          <w:p w14:paraId="3C756D9A" w14:textId="77777777" w:rsidR="00383D19" w:rsidRPr="00437FEA" w:rsidRDefault="00383D19" w:rsidP="00B90A17">
            <w:pPr>
              <w:rPr>
                <w:sz w:val="20"/>
                <w:szCs w:val="14"/>
              </w:rPr>
            </w:pPr>
            <w:r>
              <w:rPr>
                <w:sz w:val="20"/>
                <w:szCs w:val="14"/>
              </w:rPr>
              <w:t>Solution Operation</w:t>
            </w:r>
          </w:p>
        </w:tc>
      </w:tr>
      <w:tr w:rsidR="00383D19" w:rsidRPr="00437FEA" w14:paraId="5B26AA9D" w14:textId="77777777" w:rsidTr="00B90A17">
        <w:tc>
          <w:tcPr>
            <w:tcW w:w="1413" w:type="dxa"/>
          </w:tcPr>
          <w:p w14:paraId="46B319FB" w14:textId="77777777" w:rsidR="00383D19" w:rsidRPr="00437FEA" w:rsidRDefault="00383D19" w:rsidP="00B90A17">
            <w:pPr>
              <w:rPr>
                <w:sz w:val="20"/>
                <w:szCs w:val="14"/>
              </w:rPr>
            </w:pPr>
            <w:r>
              <w:rPr>
                <w:sz w:val="20"/>
                <w:szCs w:val="14"/>
              </w:rPr>
              <w:t>Brief description</w:t>
            </w:r>
          </w:p>
        </w:tc>
        <w:tc>
          <w:tcPr>
            <w:tcW w:w="9043" w:type="dxa"/>
          </w:tcPr>
          <w:p w14:paraId="5FF87ED5" w14:textId="77777777" w:rsidR="00383D19" w:rsidRPr="00437FEA" w:rsidRDefault="00383D19" w:rsidP="00B90A17">
            <w:pPr>
              <w:rPr>
                <w:sz w:val="20"/>
                <w:szCs w:val="14"/>
              </w:rPr>
            </w:pPr>
            <w:r>
              <w:rPr>
                <w:sz w:val="20"/>
                <w:szCs w:val="14"/>
              </w:rPr>
              <w:t xml:space="preserve">Client </w:t>
            </w:r>
            <w:r w:rsidR="00C60A39">
              <w:rPr>
                <w:sz w:val="20"/>
                <w:szCs w:val="14"/>
              </w:rPr>
              <w:t>requests a delete of a connectivity-service</w:t>
            </w:r>
          </w:p>
        </w:tc>
      </w:tr>
      <w:tr w:rsidR="00383D19" w:rsidRPr="00437FEA" w14:paraId="7FC0F8A6" w14:textId="77777777" w:rsidTr="00B90A17">
        <w:tc>
          <w:tcPr>
            <w:tcW w:w="1413" w:type="dxa"/>
          </w:tcPr>
          <w:p w14:paraId="756C1ED3" w14:textId="77777777" w:rsidR="00383D19" w:rsidRPr="00437FEA" w:rsidRDefault="00383D19" w:rsidP="00B90A17">
            <w:pPr>
              <w:rPr>
                <w:sz w:val="20"/>
                <w:szCs w:val="14"/>
              </w:rPr>
            </w:pPr>
            <w:r>
              <w:rPr>
                <w:sz w:val="20"/>
                <w:szCs w:val="14"/>
              </w:rPr>
              <w:t>Preconditions</w:t>
            </w:r>
          </w:p>
        </w:tc>
        <w:tc>
          <w:tcPr>
            <w:tcW w:w="9043" w:type="dxa"/>
          </w:tcPr>
          <w:p w14:paraId="4FE78408" w14:textId="77777777" w:rsidR="00383D19" w:rsidRPr="00437FEA" w:rsidRDefault="00383D19" w:rsidP="00B90A17">
            <w:pPr>
              <w:rPr>
                <w:sz w:val="20"/>
                <w:szCs w:val="14"/>
              </w:rPr>
            </w:pPr>
            <w:r>
              <w:rPr>
                <w:sz w:val="20"/>
                <w:szCs w:val="14"/>
              </w:rPr>
              <w:t>Client is running UC ST-4.1</w:t>
            </w:r>
          </w:p>
        </w:tc>
      </w:tr>
      <w:tr w:rsidR="00383D19" w:rsidRPr="00437FEA" w14:paraId="4AC8612C" w14:textId="77777777" w:rsidTr="00B90A17">
        <w:tc>
          <w:tcPr>
            <w:tcW w:w="1413" w:type="dxa"/>
          </w:tcPr>
          <w:p w14:paraId="290FFF07" w14:textId="77777777" w:rsidR="00383D19" w:rsidRPr="00437FEA" w:rsidRDefault="00383D19" w:rsidP="00B90A17">
            <w:pPr>
              <w:rPr>
                <w:sz w:val="20"/>
                <w:szCs w:val="14"/>
              </w:rPr>
            </w:pPr>
            <w:r>
              <w:rPr>
                <w:sz w:val="20"/>
                <w:szCs w:val="14"/>
              </w:rPr>
              <w:t>Type</w:t>
            </w:r>
          </w:p>
        </w:tc>
        <w:tc>
          <w:tcPr>
            <w:tcW w:w="9043" w:type="dxa"/>
          </w:tcPr>
          <w:p w14:paraId="65B779CC" w14:textId="77777777" w:rsidR="00383D19" w:rsidRPr="00437FEA" w:rsidRDefault="00383D19" w:rsidP="00B90A17">
            <w:pPr>
              <w:rPr>
                <w:sz w:val="20"/>
                <w:szCs w:val="14"/>
              </w:rPr>
            </w:pPr>
            <w:r>
              <w:rPr>
                <w:sz w:val="20"/>
                <w:szCs w:val="14"/>
              </w:rPr>
              <w:t>A Client adjusting connectivity-services</w:t>
            </w:r>
          </w:p>
        </w:tc>
      </w:tr>
      <w:tr w:rsidR="00383D19" w:rsidRPr="00437FEA" w14:paraId="3BA73071" w14:textId="77777777" w:rsidTr="00B90A17">
        <w:tc>
          <w:tcPr>
            <w:tcW w:w="1413" w:type="dxa"/>
          </w:tcPr>
          <w:p w14:paraId="0444BB91" w14:textId="77777777" w:rsidR="00383D19" w:rsidRPr="00437FEA" w:rsidRDefault="00383D19" w:rsidP="00B90A17">
            <w:pPr>
              <w:rPr>
                <w:sz w:val="20"/>
                <w:szCs w:val="14"/>
              </w:rPr>
            </w:pPr>
            <w:r>
              <w:rPr>
                <w:sz w:val="20"/>
                <w:szCs w:val="14"/>
              </w:rPr>
              <w:t>Description and workflow</w:t>
            </w:r>
          </w:p>
        </w:tc>
        <w:tc>
          <w:tcPr>
            <w:tcW w:w="9043" w:type="dxa"/>
          </w:tcPr>
          <w:p w14:paraId="5BDC5056" w14:textId="77777777" w:rsidR="00383D19" w:rsidRPr="00624380" w:rsidRDefault="00383D19" w:rsidP="00515260">
            <w:pPr>
              <w:pStyle w:val="ListParagraph"/>
              <w:numPr>
                <w:ilvl w:val="0"/>
                <w:numId w:val="56"/>
              </w:numPr>
              <w:spacing w:before="100" w:beforeAutospacing="1" w:after="100" w:afterAutospacing="1"/>
              <w:rPr>
                <w:rFonts w:eastAsia="Times New Roman"/>
                <w:sz w:val="20"/>
                <w:szCs w:val="14"/>
              </w:rPr>
            </w:pPr>
            <w:r>
              <w:rPr>
                <w:rFonts w:eastAsia="Times New Roman"/>
                <w:sz w:val="20"/>
                <w:szCs w:val="14"/>
              </w:rPr>
              <w:t>The client requests the delete of a connectivity-service</w:t>
            </w:r>
            <w:r>
              <w:rPr>
                <w:sz w:val="20"/>
                <w:szCs w:val="14"/>
              </w:rPr>
              <w:t>.</w:t>
            </w:r>
          </w:p>
          <w:p w14:paraId="2E02E8F5" w14:textId="1541B00A" w:rsidR="00383D19" w:rsidRDefault="0043321E" w:rsidP="00515260">
            <w:pPr>
              <w:pStyle w:val="ListParagraph"/>
              <w:numPr>
                <w:ilvl w:val="0"/>
                <w:numId w:val="56"/>
              </w:numPr>
              <w:spacing w:before="100" w:beforeAutospacing="1" w:after="100" w:afterAutospacing="1"/>
              <w:rPr>
                <w:rFonts w:eastAsia="Times New Roman"/>
                <w:sz w:val="20"/>
                <w:szCs w:val="14"/>
              </w:rPr>
            </w:pPr>
            <w:r>
              <w:rPr>
                <w:rFonts w:eastAsia="Times New Roman"/>
                <w:sz w:val="20"/>
                <w:szCs w:val="14"/>
              </w:rPr>
              <w:t>The p</w:t>
            </w:r>
            <w:r w:rsidR="00383D19">
              <w:rPr>
                <w:rFonts w:eastAsia="Times New Roman"/>
                <w:sz w:val="20"/>
                <w:szCs w:val="14"/>
              </w:rPr>
              <w:t>rovide</w:t>
            </w:r>
            <w:r>
              <w:rPr>
                <w:rFonts w:eastAsia="Times New Roman"/>
                <w:sz w:val="20"/>
                <w:szCs w:val="14"/>
              </w:rPr>
              <w:t>r</w:t>
            </w:r>
            <w:r w:rsidR="00383D19">
              <w:rPr>
                <w:rFonts w:eastAsia="Times New Roman"/>
                <w:sz w:val="20"/>
                <w:szCs w:val="14"/>
              </w:rPr>
              <w:t xml:space="preserve"> assesses the request etc. as per </w:t>
            </w:r>
            <w:r w:rsidR="00B1022C" w:rsidRPr="00B1022C">
              <w:rPr>
                <w:rFonts w:eastAsia="Times New Roman"/>
                <w:sz w:val="20"/>
                <w:szCs w:val="14"/>
              </w:rPr>
              <w:t>([</w:t>
            </w:r>
            <w:r w:rsidR="00084CA1">
              <w:rPr>
                <w:rFonts w:eastAsia="Times New Roman"/>
                <w:sz w:val="20"/>
                <w:szCs w:val="14"/>
              </w:rPr>
              <w:t>LF</w:t>
            </w:r>
            <w:r w:rsidR="00084CA1" w:rsidRPr="00B1022C">
              <w:rPr>
                <w:rFonts w:eastAsia="Times New Roman"/>
                <w:sz w:val="20"/>
                <w:szCs w:val="14"/>
              </w:rPr>
              <w:t xml:space="preserve"> </w:t>
            </w:r>
            <w:r w:rsidR="00B1022C" w:rsidRPr="00B1022C">
              <w:rPr>
                <w:rFonts w:eastAsia="Times New Roman"/>
                <w:sz w:val="20"/>
                <w:szCs w:val="14"/>
              </w:rPr>
              <w:t>TR-547] UC1</w:t>
            </w:r>
            <w:r w:rsidR="00B1022C">
              <w:rPr>
                <w:rFonts w:eastAsia="Times New Roman"/>
                <w:sz w:val="20"/>
                <w:szCs w:val="14"/>
              </w:rPr>
              <w:t>0</w:t>
            </w:r>
            <w:r w:rsidR="00B1022C" w:rsidRPr="00B1022C">
              <w:rPr>
                <w:rFonts w:eastAsia="Times New Roman"/>
                <w:sz w:val="20"/>
                <w:szCs w:val="14"/>
              </w:rPr>
              <w:t>)</w:t>
            </w:r>
          </w:p>
          <w:p w14:paraId="40AFC031" w14:textId="77777777" w:rsidR="00383D19" w:rsidRDefault="00383D19" w:rsidP="00515260">
            <w:pPr>
              <w:pStyle w:val="ListParagraph"/>
              <w:numPr>
                <w:ilvl w:val="0"/>
                <w:numId w:val="56"/>
              </w:numPr>
              <w:spacing w:before="100" w:beforeAutospacing="1" w:after="100" w:afterAutospacing="1"/>
              <w:rPr>
                <w:rFonts w:eastAsia="Times New Roman"/>
                <w:sz w:val="20"/>
                <w:szCs w:val="14"/>
              </w:rPr>
            </w:pPr>
            <w:r>
              <w:rPr>
                <w:rFonts w:eastAsia="Times New Roman"/>
                <w:sz w:val="20"/>
                <w:szCs w:val="14"/>
              </w:rPr>
              <w:t xml:space="preserve">The </w:t>
            </w:r>
            <w:r w:rsidR="0043321E">
              <w:rPr>
                <w:rFonts w:eastAsia="Times New Roman"/>
                <w:sz w:val="20"/>
                <w:szCs w:val="14"/>
              </w:rPr>
              <w:t>p</w:t>
            </w:r>
            <w:r>
              <w:rPr>
                <w:rFonts w:eastAsia="Times New Roman"/>
                <w:sz w:val="20"/>
                <w:szCs w:val="14"/>
              </w:rPr>
              <w:t>rovider runs UC ST-5.1</w:t>
            </w:r>
          </w:p>
          <w:p w14:paraId="316CF2B1" w14:textId="77777777" w:rsidR="00383D19" w:rsidRPr="00624380" w:rsidRDefault="00383D19" w:rsidP="00B90A17">
            <w:pPr>
              <w:pStyle w:val="ListParagraph"/>
              <w:spacing w:before="100" w:beforeAutospacing="1" w:after="100" w:afterAutospacing="1"/>
              <w:rPr>
                <w:rFonts w:eastAsia="Times New Roman"/>
                <w:sz w:val="20"/>
                <w:szCs w:val="14"/>
              </w:rPr>
            </w:pPr>
          </w:p>
        </w:tc>
      </w:tr>
    </w:tbl>
    <w:p w14:paraId="17FA251D" w14:textId="77777777" w:rsidR="00A447F3" w:rsidRDefault="00A447F3"/>
    <w:p w14:paraId="726E76A4" w14:textId="77777777" w:rsidR="00A447F3" w:rsidRDefault="00A447F3" w:rsidP="00A447F3">
      <w:pPr>
        <w:pStyle w:val="Heading2"/>
      </w:pPr>
      <w:bookmarkStart w:id="313" w:name="_Toc223392330"/>
      <w:r>
        <w:t>Measurement data streaming</w:t>
      </w:r>
      <w:bookmarkEnd w:id="313"/>
    </w:p>
    <w:p w14:paraId="12CA58C2" w14:textId="77777777" w:rsidR="00A447F3" w:rsidRDefault="00A447F3" w:rsidP="00A447F3">
      <w:r>
        <w:t>The use cases in this section are informative.</w:t>
      </w:r>
    </w:p>
    <w:p w14:paraId="77BBC298" w14:textId="77777777" w:rsidR="00A447F3" w:rsidRPr="002437F5" w:rsidRDefault="00A447F3" w:rsidP="00A447F3">
      <w:pPr>
        <w:pStyle w:val="Heading3"/>
      </w:pPr>
      <w:bookmarkStart w:id="314" w:name="_Toc223392331"/>
      <w:r>
        <w:t xml:space="preserve">Use Case ST-6.1: </w:t>
      </w:r>
      <w:r>
        <w:rPr>
          <w:szCs w:val="14"/>
        </w:rPr>
        <w:t>Provider</w:t>
      </w:r>
      <w:r w:rsidRPr="00B27F3F">
        <w:rPr>
          <w:szCs w:val="14"/>
        </w:rPr>
        <w:t xml:space="preserve"> initializes </w:t>
      </w:r>
      <w:r>
        <w:rPr>
          <w:szCs w:val="14"/>
        </w:rPr>
        <w:t>and operates a measurement data stream</w:t>
      </w:r>
      <w:bookmarkEnd w:id="314"/>
    </w:p>
    <w:p w14:paraId="7925434B" w14:textId="77777777" w:rsidR="00A447F3" w:rsidRPr="00541F1C" w:rsidRDefault="00A447F3" w:rsidP="00A447F3">
      <w:pPr>
        <w:rPr>
          <w:b/>
          <w:bCs/>
        </w:rPr>
      </w:pPr>
    </w:p>
    <w:tbl>
      <w:tblPr>
        <w:tblStyle w:val="TableGrid"/>
        <w:tblW w:w="0" w:type="auto"/>
        <w:tblLook w:val="04A0" w:firstRow="1" w:lastRow="0" w:firstColumn="1" w:lastColumn="0" w:noHBand="0" w:noVBand="1"/>
      </w:tblPr>
      <w:tblGrid>
        <w:gridCol w:w="1402"/>
        <w:gridCol w:w="7948"/>
      </w:tblGrid>
      <w:tr w:rsidR="00A447F3" w:rsidRPr="00437FEA" w14:paraId="1D7E97A7" w14:textId="77777777" w:rsidTr="00B90A17">
        <w:tc>
          <w:tcPr>
            <w:tcW w:w="1402" w:type="dxa"/>
          </w:tcPr>
          <w:p w14:paraId="25937AAD" w14:textId="77777777" w:rsidR="00A447F3" w:rsidRPr="00437FEA" w:rsidRDefault="00A447F3" w:rsidP="00B90A17">
            <w:pPr>
              <w:rPr>
                <w:sz w:val="20"/>
                <w:szCs w:val="14"/>
              </w:rPr>
            </w:pPr>
            <w:r w:rsidRPr="00437FEA">
              <w:rPr>
                <w:sz w:val="20"/>
                <w:szCs w:val="14"/>
              </w:rPr>
              <w:t>Number</w:t>
            </w:r>
          </w:p>
        </w:tc>
        <w:tc>
          <w:tcPr>
            <w:tcW w:w="7948" w:type="dxa"/>
          </w:tcPr>
          <w:p w14:paraId="25D5FE04" w14:textId="77777777" w:rsidR="00A447F3" w:rsidRPr="00437FEA" w:rsidRDefault="00A447F3" w:rsidP="00B90A17">
            <w:pPr>
              <w:rPr>
                <w:sz w:val="20"/>
                <w:szCs w:val="14"/>
              </w:rPr>
            </w:pPr>
            <w:r>
              <w:rPr>
                <w:sz w:val="20"/>
                <w:szCs w:val="14"/>
              </w:rPr>
              <w:t>ST-6.1</w:t>
            </w:r>
          </w:p>
        </w:tc>
      </w:tr>
      <w:tr w:rsidR="00A447F3" w:rsidRPr="00437FEA" w14:paraId="5E61C705" w14:textId="77777777" w:rsidTr="00B90A17">
        <w:tc>
          <w:tcPr>
            <w:tcW w:w="1402" w:type="dxa"/>
          </w:tcPr>
          <w:p w14:paraId="1C8C9DFD" w14:textId="77777777" w:rsidR="00A447F3" w:rsidRPr="00437FEA" w:rsidRDefault="00A447F3" w:rsidP="00B90A17">
            <w:pPr>
              <w:rPr>
                <w:sz w:val="20"/>
                <w:szCs w:val="14"/>
              </w:rPr>
            </w:pPr>
            <w:r w:rsidRPr="00437FEA">
              <w:rPr>
                <w:sz w:val="20"/>
                <w:szCs w:val="14"/>
              </w:rPr>
              <w:t>Name</w:t>
            </w:r>
          </w:p>
        </w:tc>
        <w:tc>
          <w:tcPr>
            <w:tcW w:w="7948" w:type="dxa"/>
          </w:tcPr>
          <w:p w14:paraId="5995AEDA" w14:textId="77777777" w:rsidR="00A447F3" w:rsidRPr="00437FEA" w:rsidRDefault="00A447F3" w:rsidP="00B90A17">
            <w:pPr>
              <w:rPr>
                <w:sz w:val="20"/>
                <w:szCs w:val="14"/>
              </w:rPr>
            </w:pPr>
            <w:r>
              <w:rPr>
                <w:sz w:val="20"/>
                <w:szCs w:val="14"/>
              </w:rPr>
              <w:t>Provider</w:t>
            </w:r>
            <w:r w:rsidRPr="00B27F3F">
              <w:rPr>
                <w:sz w:val="20"/>
                <w:szCs w:val="14"/>
              </w:rPr>
              <w:t xml:space="preserve"> initializes </w:t>
            </w:r>
            <w:r>
              <w:rPr>
                <w:sz w:val="20"/>
                <w:szCs w:val="14"/>
              </w:rPr>
              <w:t>and operates a measurement data stream (based on ST-1.1)</w:t>
            </w:r>
          </w:p>
        </w:tc>
      </w:tr>
      <w:tr w:rsidR="00A447F3" w:rsidRPr="00437FEA" w14:paraId="2C520B38" w14:textId="77777777" w:rsidTr="00B90A17">
        <w:tc>
          <w:tcPr>
            <w:tcW w:w="1402" w:type="dxa"/>
          </w:tcPr>
          <w:p w14:paraId="681D053F" w14:textId="77777777" w:rsidR="00A447F3" w:rsidRPr="00437FEA" w:rsidRDefault="00A447F3" w:rsidP="00B90A17">
            <w:pPr>
              <w:rPr>
                <w:sz w:val="20"/>
                <w:szCs w:val="14"/>
              </w:rPr>
            </w:pPr>
            <w:r>
              <w:rPr>
                <w:sz w:val="20"/>
                <w:szCs w:val="14"/>
              </w:rPr>
              <w:t>Process/Area</w:t>
            </w:r>
          </w:p>
        </w:tc>
        <w:tc>
          <w:tcPr>
            <w:tcW w:w="7948" w:type="dxa"/>
          </w:tcPr>
          <w:p w14:paraId="3C5F3A72" w14:textId="77777777" w:rsidR="00A447F3" w:rsidRPr="00437FEA" w:rsidRDefault="00A447F3" w:rsidP="00B90A17">
            <w:pPr>
              <w:rPr>
                <w:sz w:val="20"/>
                <w:szCs w:val="14"/>
              </w:rPr>
            </w:pPr>
            <w:r>
              <w:rPr>
                <w:sz w:val="20"/>
                <w:szCs w:val="14"/>
              </w:rPr>
              <w:t>Streaming operation</w:t>
            </w:r>
          </w:p>
        </w:tc>
      </w:tr>
      <w:tr w:rsidR="00A447F3" w:rsidRPr="00437FEA" w14:paraId="0FFAB4D7" w14:textId="77777777" w:rsidTr="00B90A17">
        <w:tc>
          <w:tcPr>
            <w:tcW w:w="1402" w:type="dxa"/>
          </w:tcPr>
          <w:p w14:paraId="62853B15" w14:textId="77777777" w:rsidR="00A447F3" w:rsidRPr="00437FEA" w:rsidRDefault="00A447F3" w:rsidP="00B90A17">
            <w:pPr>
              <w:rPr>
                <w:sz w:val="20"/>
                <w:szCs w:val="14"/>
              </w:rPr>
            </w:pPr>
            <w:r>
              <w:rPr>
                <w:sz w:val="20"/>
                <w:szCs w:val="14"/>
              </w:rPr>
              <w:t>Brief description</w:t>
            </w:r>
          </w:p>
        </w:tc>
        <w:tc>
          <w:tcPr>
            <w:tcW w:w="7948" w:type="dxa"/>
          </w:tcPr>
          <w:p w14:paraId="2C38895E" w14:textId="77777777" w:rsidR="00A447F3" w:rsidRPr="00437FEA" w:rsidRDefault="00A447F3" w:rsidP="00B90A17">
            <w:pPr>
              <w:rPr>
                <w:sz w:val="20"/>
                <w:szCs w:val="14"/>
              </w:rPr>
            </w:pPr>
            <w:r w:rsidRPr="00B27F3F">
              <w:rPr>
                <w:sz w:val="20"/>
                <w:szCs w:val="14"/>
              </w:rPr>
              <w:t xml:space="preserve">The </w:t>
            </w:r>
            <w:r>
              <w:rPr>
                <w:sz w:val="20"/>
                <w:szCs w:val="14"/>
              </w:rPr>
              <w:t>provider</w:t>
            </w:r>
            <w:r w:rsidRPr="00B27F3F">
              <w:rPr>
                <w:sz w:val="20"/>
                <w:szCs w:val="14"/>
              </w:rPr>
              <w:t xml:space="preserve"> initializes the stream</w:t>
            </w:r>
            <w:r>
              <w:rPr>
                <w:sz w:val="20"/>
                <w:szCs w:val="14"/>
              </w:rPr>
              <w:t>s from internal sources of measurement data</w:t>
            </w:r>
          </w:p>
        </w:tc>
      </w:tr>
      <w:tr w:rsidR="00A447F3" w:rsidRPr="00437FEA" w14:paraId="53B22D82" w14:textId="77777777" w:rsidTr="00B90A17">
        <w:tc>
          <w:tcPr>
            <w:tcW w:w="1402" w:type="dxa"/>
          </w:tcPr>
          <w:p w14:paraId="1FF85FD8" w14:textId="77777777" w:rsidR="00A447F3" w:rsidRPr="00437FEA" w:rsidRDefault="00A447F3" w:rsidP="00B90A17">
            <w:pPr>
              <w:rPr>
                <w:sz w:val="20"/>
                <w:szCs w:val="14"/>
              </w:rPr>
            </w:pPr>
            <w:r>
              <w:rPr>
                <w:sz w:val="20"/>
                <w:szCs w:val="14"/>
              </w:rPr>
              <w:t>Preconditions</w:t>
            </w:r>
          </w:p>
        </w:tc>
        <w:tc>
          <w:tcPr>
            <w:tcW w:w="7948" w:type="dxa"/>
          </w:tcPr>
          <w:p w14:paraId="16819CBD" w14:textId="77777777" w:rsidR="00A447F3" w:rsidRDefault="00A447F3" w:rsidP="00B90A17">
            <w:pPr>
              <w:rPr>
                <w:sz w:val="20"/>
                <w:szCs w:val="14"/>
              </w:rPr>
            </w:pPr>
            <w:r>
              <w:rPr>
                <w:sz w:val="20"/>
                <w:szCs w:val="14"/>
              </w:rPr>
              <w:t>The provider is running, the streaming infrastructure is running and there is a defined stream to populate.</w:t>
            </w:r>
          </w:p>
          <w:p w14:paraId="0566CC24" w14:textId="77777777" w:rsidR="00A447F3" w:rsidRPr="00437FEA" w:rsidRDefault="00A447F3" w:rsidP="00B90A17">
            <w:pPr>
              <w:rPr>
                <w:sz w:val="20"/>
                <w:szCs w:val="14"/>
              </w:rPr>
            </w:pPr>
            <w:r>
              <w:rPr>
                <w:sz w:val="20"/>
                <w:szCs w:val="14"/>
              </w:rPr>
              <w:t>Note: As the activities associated with achieving the preconditions will vary significantly from solution to solution and are internal detail, no use cases have been provided for this area.</w:t>
            </w:r>
          </w:p>
        </w:tc>
      </w:tr>
      <w:tr w:rsidR="00A447F3" w:rsidRPr="00437FEA" w14:paraId="74BBBF63" w14:textId="77777777" w:rsidTr="00B90A17">
        <w:tc>
          <w:tcPr>
            <w:tcW w:w="1402" w:type="dxa"/>
          </w:tcPr>
          <w:p w14:paraId="7588C969" w14:textId="77777777" w:rsidR="00A447F3" w:rsidRPr="00437FEA" w:rsidRDefault="00A447F3" w:rsidP="00B90A17">
            <w:pPr>
              <w:rPr>
                <w:sz w:val="20"/>
                <w:szCs w:val="14"/>
              </w:rPr>
            </w:pPr>
            <w:r>
              <w:rPr>
                <w:sz w:val="20"/>
                <w:szCs w:val="14"/>
              </w:rPr>
              <w:t>Type</w:t>
            </w:r>
          </w:p>
        </w:tc>
        <w:tc>
          <w:tcPr>
            <w:tcW w:w="7948" w:type="dxa"/>
          </w:tcPr>
          <w:p w14:paraId="1BA3C4A5" w14:textId="77777777" w:rsidR="00A447F3" w:rsidRPr="00437FEA" w:rsidRDefault="00A447F3" w:rsidP="00B90A17">
            <w:pPr>
              <w:rPr>
                <w:sz w:val="20"/>
                <w:szCs w:val="14"/>
              </w:rPr>
            </w:pPr>
            <w:r>
              <w:rPr>
                <w:sz w:val="20"/>
                <w:szCs w:val="14"/>
              </w:rPr>
              <w:t>Preparing and maintaining a stream</w:t>
            </w:r>
          </w:p>
        </w:tc>
      </w:tr>
      <w:tr w:rsidR="00A447F3" w:rsidRPr="00437FEA" w14:paraId="0328130C" w14:textId="77777777" w:rsidTr="00B90A17">
        <w:tc>
          <w:tcPr>
            <w:tcW w:w="1402" w:type="dxa"/>
          </w:tcPr>
          <w:p w14:paraId="61AA23D0" w14:textId="77777777" w:rsidR="00A447F3" w:rsidRDefault="00A447F3" w:rsidP="00B90A17">
            <w:pPr>
              <w:rPr>
                <w:sz w:val="20"/>
                <w:szCs w:val="14"/>
              </w:rPr>
            </w:pPr>
            <w:r w:rsidRPr="0031189A">
              <w:rPr>
                <w:sz w:val="20"/>
                <w:szCs w:val="14"/>
              </w:rPr>
              <w:t>Description and workflow</w:t>
            </w:r>
          </w:p>
        </w:tc>
        <w:tc>
          <w:tcPr>
            <w:tcW w:w="7948" w:type="dxa"/>
          </w:tcPr>
          <w:p w14:paraId="572CBD4D" w14:textId="77777777" w:rsidR="00A447F3" w:rsidRPr="009423DF" w:rsidRDefault="00A447F3" w:rsidP="00A313FD">
            <w:pPr>
              <w:pStyle w:val="ListParagraph"/>
              <w:numPr>
                <w:ilvl w:val="0"/>
                <w:numId w:val="90"/>
              </w:numPr>
              <w:spacing w:before="100" w:beforeAutospacing="1" w:after="100" w:afterAutospacing="1"/>
              <w:rPr>
                <w:rFonts w:eastAsia="Times New Roman"/>
                <w:sz w:val="20"/>
                <w:szCs w:val="14"/>
              </w:rPr>
            </w:pPr>
            <w:r w:rsidRPr="009423DF">
              <w:rPr>
                <w:rFonts w:eastAsia="Times New Roman"/>
                <w:sz w:val="20"/>
                <w:szCs w:val="14"/>
              </w:rPr>
              <w:t>As ST-1.1 step (1).</w:t>
            </w:r>
          </w:p>
          <w:p w14:paraId="6A670B89" w14:textId="77777777" w:rsidR="00A447F3" w:rsidRPr="009423DF" w:rsidRDefault="00A447F3" w:rsidP="00A313FD">
            <w:pPr>
              <w:pStyle w:val="ListParagraph"/>
              <w:numPr>
                <w:ilvl w:val="0"/>
                <w:numId w:val="90"/>
              </w:numPr>
              <w:spacing w:before="100" w:beforeAutospacing="1" w:after="100" w:afterAutospacing="1"/>
              <w:rPr>
                <w:rFonts w:eastAsia="Times New Roman"/>
                <w:sz w:val="20"/>
                <w:szCs w:val="14"/>
              </w:rPr>
            </w:pPr>
            <w:r w:rsidRPr="009423DF">
              <w:rPr>
                <w:rFonts w:eastAsia="Times New Roman"/>
                <w:sz w:val="20"/>
                <w:szCs w:val="14"/>
              </w:rPr>
              <w:t>As ST-1.1 step (2).</w:t>
            </w:r>
          </w:p>
          <w:p w14:paraId="0E327B70" w14:textId="77777777" w:rsidR="00A447F3" w:rsidRPr="009423DF" w:rsidRDefault="00A447F3" w:rsidP="00A313FD">
            <w:pPr>
              <w:pStyle w:val="ListParagraph"/>
              <w:numPr>
                <w:ilvl w:val="0"/>
                <w:numId w:val="90"/>
              </w:numPr>
              <w:spacing w:before="100" w:beforeAutospacing="1" w:after="100" w:afterAutospacing="1"/>
              <w:rPr>
                <w:rFonts w:eastAsia="Times New Roman"/>
                <w:sz w:val="20"/>
                <w:szCs w:val="14"/>
              </w:rPr>
            </w:pPr>
            <w:r w:rsidRPr="009423DF">
              <w:rPr>
                <w:rFonts w:eastAsia="Times New Roman"/>
                <w:sz w:val="20"/>
                <w:szCs w:val="14"/>
              </w:rPr>
              <w:t>As ST-1.1 step (3).</w:t>
            </w:r>
          </w:p>
          <w:p w14:paraId="41B6240C" w14:textId="7868CD53" w:rsidR="00A447F3" w:rsidRPr="009423DF" w:rsidRDefault="00A447F3" w:rsidP="00A313FD">
            <w:pPr>
              <w:pStyle w:val="ListParagraph"/>
              <w:numPr>
                <w:ilvl w:val="0"/>
                <w:numId w:val="90"/>
              </w:numPr>
              <w:spacing w:before="100" w:beforeAutospacing="1" w:after="100" w:afterAutospacing="1"/>
              <w:rPr>
                <w:rFonts w:eastAsia="Times New Roman"/>
                <w:sz w:val="20"/>
                <w:szCs w:val="14"/>
              </w:rPr>
            </w:pPr>
            <w:r w:rsidRPr="009423DF">
              <w:rPr>
                <w:rFonts w:eastAsia="Times New Roman"/>
                <w:sz w:val="20"/>
                <w:szCs w:val="14"/>
              </w:rPr>
              <w:t xml:space="preserve">Derived from ST-1.1 step (4) Assuming that </w:t>
            </w:r>
            <w:r>
              <w:rPr>
                <w:rFonts w:eastAsia="Times New Roman"/>
                <w:sz w:val="20"/>
                <w:szCs w:val="14"/>
              </w:rPr>
              <w:t>measurement</w:t>
            </w:r>
            <w:r w:rsidRPr="009423DF">
              <w:rPr>
                <w:rFonts w:eastAsia="Times New Roman"/>
                <w:sz w:val="20"/>
                <w:szCs w:val="14"/>
              </w:rPr>
              <w:t xml:space="preserve"> data collection is enabled in the controller and the devices controller, as </w:t>
            </w:r>
            <w:r>
              <w:rPr>
                <w:rFonts w:eastAsia="Times New Roman"/>
                <w:sz w:val="20"/>
                <w:szCs w:val="14"/>
              </w:rPr>
              <w:t>measurement</w:t>
            </w:r>
            <w:r w:rsidRPr="009423DF">
              <w:rPr>
                <w:rFonts w:eastAsia="Times New Roman"/>
                <w:sz w:val="20"/>
                <w:szCs w:val="14"/>
              </w:rPr>
              <w:t xml:space="preserve"> data arrives from underlying system it is evaluated for relevance to the entities in the TAPI context. The provider populates the stream with relevant </w:t>
            </w:r>
            <w:r>
              <w:rPr>
                <w:rFonts w:eastAsia="Times New Roman"/>
                <w:sz w:val="20"/>
                <w:szCs w:val="14"/>
              </w:rPr>
              <w:t>measurement</w:t>
            </w:r>
            <w:r w:rsidRPr="009423DF">
              <w:rPr>
                <w:rFonts w:eastAsia="Times New Roman"/>
                <w:sz w:val="20"/>
                <w:szCs w:val="14"/>
              </w:rPr>
              <w:t xml:space="preserve"> data conforming to the structure set out in section</w:t>
            </w:r>
            <w:r w:rsidR="004E6A12">
              <w:rPr>
                <w:rFonts w:eastAsia="Times New Roman"/>
                <w:sz w:val="20"/>
                <w:szCs w:val="14"/>
              </w:rPr>
              <w:t xml:space="preserve"> </w:t>
            </w:r>
            <w:r w:rsidR="004E6A12">
              <w:rPr>
                <w:rFonts w:eastAsia="Times New Roman"/>
                <w:sz w:val="20"/>
                <w:szCs w:val="14"/>
              </w:rPr>
              <w:fldChar w:fldCharType="begin"/>
            </w:r>
            <w:r w:rsidR="004E6A12">
              <w:rPr>
                <w:rFonts w:eastAsia="Times New Roman"/>
                <w:sz w:val="20"/>
                <w:szCs w:val="14"/>
              </w:rPr>
              <w:instrText xml:space="preserve"> REF _Ref143677339 \r \h </w:instrText>
            </w:r>
            <w:r w:rsidR="004E6A12">
              <w:rPr>
                <w:rFonts w:eastAsia="Times New Roman"/>
                <w:sz w:val="20"/>
                <w:szCs w:val="14"/>
              </w:rPr>
            </w:r>
            <w:r w:rsidR="004E6A12">
              <w:rPr>
                <w:rFonts w:eastAsia="Times New Roman"/>
                <w:sz w:val="20"/>
                <w:szCs w:val="14"/>
              </w:rPr>
              <w:fldChar w:fldCharType="separate"/>
            </w:r>
            <w:r w:rsidR="00916DFC">
              <w:rPr>
                <w:rFonts w:eastAsia="Times New Roman"/>
                <w:sz w:val="20"/>
                <w:szCs w:val="14"/>
              </w:rPr>
              <w:t>6.3</w:t>
            </w:r>
            <w:r w:rsidR="004E6A12">
              <w:rPr>
                <w:rFonts w:eastAsia="Times New Roman"/>
                <w:sz w:val="20"/>
                <w:szCs w:val="14"/>
              </w:rPr>
              <w:fldChar w:fldCharType="end"/>
            </w:r>
            <w:r w:rsidR="004E6A12">
              <w:rPr>
                <w:rFonts w:eastAsia="Times New Roman"/>
                <w:sz w:val="20"/>
                <w:szCs w:val="14"/>
              </w:rPr>
              <w:t xml:space="preserve"> </w:t>
            </w:r>
            <w:r w:rsidR="004E6A12" w:rsidRPr="004E6A12">
              <w:rPr>
                <w:rFonts w:eastAsia="Times New Roman"/>
                <w:sz w:val="20"/>
                <w:szCs w:val="20"/>
              </w:rPr>
              <w:fldChar w:fldCharType="begin"/>
            </w:r>
            <w:r w:rsidR="004E6A12" w:rsidRPr="004E6A12">
              <w:rPr>
                <w:rFonts w:eastAsia="Times New Roman"/>
                <w:sz w:val="20"/>
                <w:szCs w:val="20"/>
              </w:rPr>
              <w:instrText xml:space="preserve"> REF _Ref143677339 \h  \* MERGEFORMAT </w:instrText>
            </w:r>
            <w:r w:rsidR="004E6A12" w:rsidRPr="004E6A12">
              <w:rPr>
                <w:rFonts w:eastAsia="Times New Roman"/>
                <w:sz w:val="20"/>
                <w:szCs w:val="20"/>
              </w:rPr>
            </w:r>
            <w:r w:rsidR="004E6A12" w:rsidRPr="004E6A12">
              <w:rPr>
                <w:rFonts w:eastAsia="Times New Roman"/>
                <w:sz w:val="20"/>
                <w:szCs w:val="20"/>
              </w:rPr>
              <w:fldChar w:fldCharType="separate"/>
            </w:r>
            <w:r w:rsidR="00916DFC" w:rsidRPr="00916DFC">
              <w:rPr>
                <w:sz w:val="20"/>
                <w:szCs w:val="20"/>
              </w:rPr>
              <w:t>The gNMI Stream</w:t>
            </w:r>
            <w:r w:rsidR="004E6A12" w:rsidRPr="004E6A12">
              <w:rPr>
                <w:rFonts w:eastAsia="Times New Roman"/>
                <w:sz w:val="20"/>
                <w:szCs w:val="20"/>
              </w:rPr>
              <w:fldChar w:fldCharType="end"/>
            </w:r>
            <w:r w:rsidR="004E6A12">
              <w:rPr>
                <w:rFonts w:eastAsia="Times New Roman"/>
                <w:sz w:val="20"/>
                <w:szCs w:val="20"/>
              </w:rPr>
              <w:t xml:space="preserve"> on page </w:t>
            </w:r>
            <w:r w:rsidR="004E6A12">
              <w:rPr>
                <w:rFonts w:eastAsia="Times New Roman"/>
                <w:sz w:val="20"/>
                <w:szCs w:val="20"/>
              </w:rPr>
              <w:fldChar w:fldCharType="begin"/>
            </w:r>
            <w:r w:rsidR="004E6A12">
              <w:rPr>
                <w:rFonts w:eastAsia="Times New Roman"/>
                <w:sz w:val="20"/>
                <w:szCs w:val="20"/>
              </w:rPr>
              <w:instrText xml:space="preserve"> PAGEREF _Ref143677339 \h </w:instrText>
            </w:r>
            <w:r w:rsidR="004E6A12">
              <w:rPr>
                <w:rFonts w:eastAsia="Times New Roman"/>
                <w:sz w:val="20"/>
                <w:szCs w:val="20"/>
              </w:rPr>
            </w:r>
            <w:r w:rsidR="004E6A12">
              <w:rPr>
                <w:rFonts w:eastAsia="Times New Roman"/>
                <w:sz w:val="20"/>
                <w:szCs w:val="20"/>
              </w:rPr>
              <w:fldChar w:fldCharType="separate"/>
            </w:r>
            <w:r w:rsidR="00916DFC">
              <w:rPr>
                <w:rFonts w:eastAsia="Times New Roman"/>
                <w:noProof/>
                <w:sz w:val="20"/>
                <w:szCs w:val="20"/>
              </w:rPr>
              <w:t>80</w:t>
            </w:r>
            <w:r w:rsidR="004E6A12">
              <w:rPr>
                <w:rFonts w:eastAsia="Times New Roman"/>
                <w:sz w:val="20"/>
                <w:szCs w:val="20"/>
              </w:rPr>
              <w:fldChar w:fldCharType="end"/>
            </w:r>
            <w:r w:rsidR="004E6A12">
              <w:rPr>
                <w:rFonts w:eastAsia="Times New Roman"/>
                <w:sz w:val="20"/>
                <w:szCs w:val="20"/>
              </w:rPr>
              <w:t>.</w:t>
            </w:r>
          </w:p>
          <w:p w14:paraId="0391A838" w14:textId="77777777" w:rsidR="00A447F3" w:rsidRPr="009423DF" w:rsidRDefault="00A447F3" w:rsidP="00A313FD">
            <w:pPr>
              <w:pStyle w:val="ListParagraph"/>
              <w:numPr>
                <w:ilvl w:val="1"/>
                <w:numId w:val="90"/>
              </w:numPr>
              <w:spacing w:before="100" w:beforeAutospacing="1" w:after="100" w:afterAutospacing="1"/>
              <w:rPr>
                <w:rFonts w:eastAsia="Times New Roman"/>
                <w:sz w:val="20"/>
                <w:szCs w:val="14"/>
              </w:rPr>
            </w:pPr>
            <w:r w:rsidRPr="009423DF">
              <w:rPr>
                <w:rFonts w:eastAsia="Times New Roman"/>
                <w:sz w:val="20"/>
                <w:szCs w:val="14"/>
              </w:rPr>
              <w:t>The provider will also make available via a stream (as per ST-1.1) the oam-jobs that correspond to the active measures.</w:t>
            </w:r>
          </w:p>
          <w:p w14:paraId="05EF273E" w14:textId="77777777" w:rsidR="00A447F3" w:rsidRPr="009423DF" w:rsidRDefault="00A447F3" w:rsidP="00A313FD">
            <w:pPr>
              <w:pStyle w:val="ListParagraph"/>
              <w:numPr>
                <w:ilvl w:val="0"/>
                <w:numId w:val="90"/>
              </w:numPr>
              <w:spacing w:before="100" w:beforeAutospacing="1" w:after="100" w:afterAutospacing="1"/>
              <w:rPr>
                <w:rFonts w:eastAsia="Times New Roman"/>
                <w:sz w:val="20"/>
                <w:szCs w:val="14"/>
              </w:rPr>
            </w:pPr>
            <w:r w:rsidRPr="009423DF">
              <w:rPr>
                <w:rFonts w:eastAsia="Times New Roman"/>
                <w:sz w:val="20"/>
                <w:szCs w:val="14"/>
              </w:rPr>
              <w:t>Derived from ST-1.1 step (5) Once stream population is sufficient, the provider changes the stream-state to “ACTIVE”.</w:t>
            </w:r>
          </w:p>
          <w:p w14:paraId="42C12028" w14:textId="77777777" w:rsidR="00A447F3" w:rsidRPr="009423DF" w:rsidRDefault="00A447F3" w:rsidP="00A313FD">
            <w:pPr>
              <w:pStyle w:val="ListParagraph"/>
              <w:numPr>
                <w:ilvl w:val="1"/>
                <w:numId w:val="90"/>
              </w:numPr>
              <w:spacing w:before="100" w:beforeAutospacing="1" w:after="100" w:afterAutospacing="1"/>
              <w:rPr>
                <w:rFonts w:eastAsia="Times New Roman"/>
                <w:sz w:val="20"/>
                <w:szCs w:val="14"/>
              </w:rPr>
            </w:pPr>
            <w:r w:rsidRPr="009423DF">
              <w:rPr>
                <w:rFonts w:eastAsia="Times New Roman"/>
                <w:sz w:val="20"/>
                <w:szCs w:val="14"/>
              </w:rPr>
              <w:t>The provider may be capable of making the stream “ACTIVE” prior to complete population of the stream.</w:t>
            </w:r>
          </w:p>
          <w:p w14:paraId="05FB85F0" w14:textId="77777777" w:rsidR="00A447F3" w:rsidRPr="009423DF" w:rsidRDefault="00A447F3" w:rsidP="00A313FD">
            <w:pPr>
              <w:pStyle w:val="ListParagraph"/>
              <w:numPr>
                <w:ilvl w:val="1"/>
                <w:numId w:val="90"/>
              </w:numPr>
              <w:spacing w:before="100" w:beforeAutospacing="1" w:after="100" w:afterAutospacing="1"/>
              <w:rPr>
                <w:rFonts w:eastAsia="Times New Roman"/>
                <w:sz w:val="20"/>
                <w:szCs w:val="14"/>
              </w:rPr>
            </w:pPr>
            <w:r w:rsidRPr="009423DF">
              <w:rPr>
                <w:rFonts w:eastAsia="Times New Roman"/>
                <w:sz w:val="20"/>
                <w:szCs w:val="14"/>
              </w:rPr>
              <w:t>In this state records will be streamed to any connected clients</w:t>
            </w:r>
          </w:p>
          <w:p w14:paraId="1D4DEEC7" w14:textId="77777777" w:rsidR="00A447F3" w:rsidRPr="009423DF" w:rsidRDefault="00A447F3" w:rsidP="00A313FD">
            <w:pPr>
              <w:pStyle w:val="ListParagraph"/>
              <w:numPr>
                <w:ilvl w:val="1"/>
                <w:numId w:val="90"/>
              </w:numPr>
              <w:spacing w:before="100" w:beforeAutospacing="1" w:after="100" w:afterAutospacing="1"/>
              <w:rPr>
                <w:rFonts w:eastAsia="Times New Roman"/>
                <w:sz w:val="20"/>
                <w:szCs w:val="14"/>
              </w:rPr>
            </w:pPr>
            <w:r w:rsidRPr="009423DF">
              <w:rPr>
                <w:rFonts w:eastAsia="Times New Roman"/>
                <w:sz w:val="20"/>
                <w:szCs w:val="14"/>
              </w:rPr>
              <w:t xml:space="preserve">New </w:t>
            </w:r>
            <w:r>
              <w:rPr>
                <w:rFonts w:eastAsia="Times New Roman"/>
                <w:sz w:val="20"/>
                <w:szCs w:val="14"/>
              </w:rPr>
              <w:t>measurement</w:t>
            </w:r>
            <w:r w:rsidRPr="009423DF">
              <w:rPr>
                <w:rFonts w:eastAsia="Times New Roman"/>
                <w:sz w:val="20"/>
                <w:szCs w:val="14"/>
              </w:rPr>
              <w:t xml:space="preserve"> data will be appended to the log as defined in step (4) above.</w:t>
            </w:r>
          </w:p>
          <w:p w14:paraId="51CE10AC" w14:textId="77777777" w:rsidR="00A447F3" w:rsidRPr="009423DF" w:rsidRDefault="00A447F3" w:rsidP="00A313FD">
            <w:pPr>
              <w:pStyle w:val="ListParagraph"/>
              <w:numPr>
                <w:ilvl w:val="0"/>
                <w:numId w:val="90"/>
              </w:numPr>
              <w:spacing w:before="100" w:beforeAutospacing="1" w:after="100" w:afterAutospacing="1"/>
              <w:rPr>
                <w:rFonts w:eastAsia="Times New Roman"/>
                <w:sz w:val="20"/>
                <w:szCs w:val="14"/>
              </w:rPr>
            </w:pPr>
            <w:r w:rsidRPr="009423DF">
              <w:rPr>
                <w:rFonts w:eastAsia="Times New Roman"/>
                <w:sz w:val="20"/>
                <w:szCs w:val="14"/>
              </w:rPr>
              <w:t>As ST-1.1 step (6).</w:t>
            </w:r>
          </w:p>
          <w:p w14:paraId="69628227" w14:textId="77777777" w:rsidR="00A447F3" w:rsidRPr="00E50D53" w:rsidRDefault="00A447F3" w:rsidP="00A313FD">
            <w:pPr>
              <w:pStyle w:val="ListParagraph"/>
              <w:numPr>
                <w:ilvl w:val="0"/>
                <w:numId w:val="90"/>
              </w:numPr>
              <w:spacing w:before="100" w:beforeAutospacing="1" w:after="100" w:afterAutospacing="1"/>
              <w:rPr>
                <w:rFonts w:eastAsia="Times New Roman"/>
                <w:sz w:val="20"/>
                <w:szCs w:val="14"/>
              </w:rPr>
            </w:pPr>
            <w:r w:rsidRPr="009423DF">
              <w:rPr>
                <w:rFonts w:eastAsia="Times New Roman"/>
                <w:sz w:val="20"/>
                <w:szCs w:val="14"/>
              </w:rPr>
              <w:t>As ST-1.1 step (7).</w:t>
            </w:r>
          </w:p>
        </w:tc>
      </w:tr>
    </w:tbl>
    <w:p w14:paraId="336F7705" w14:textId="77777777" w:rsidR="00A447F3" w:rsidRDefault="00A447F3" w:rsidP="00A447F3"/>
    <w:p w14:paraId="5635D57B" w14:textId="77777777" w:rsidR="00A447F3" w:rsidRDefault="00A447F3" w:rsidP="00A447F3"/>
    <w:p w14:paraId="6A4BB848" w14:textId="77777777" w:rsidR="00A447F3" w:rsidRDefault="00A447F3" w:rsidP="00A447F3"/>
    <w:p w14:paraId="75E991DF" w14:textId="77777777" w:rsidR="00A447F3" w:rsidRDefault="00A447F3" w:rsidP="00A447F3"/>
    <w:p w14:paraId="1C8E118C" w14:textId="77777777" w:rsidR="00A447F3" w:rsidRDefault="00A447F3" w:rsidP="00A447F3"/>
    <w:p w14:paraId="1143F351" w14:textId="77777777" w:rsidR="00A447F3" w:rsidRDefault="00A447F3" w:rsidP="00A447F3"/>
    <w:p w14:paraId="76DA1A87" w14:textId="77777777" w:rsidR="00A447F3" w:rsidRDefault="00A447F3" w:rsidP="00A447F3"/>
    <w:p w14:paraId="28389E69" w14:textId="77777777" w:rsidR="00A447F3" w:rsidRDefault="00A447F3" w:rsidP="00A447F3"/>
    <w:p w14:paraId="1F21F53E" w14:textId="77777777" w:rsidR="00A447F3" w:rsidRDefault="00A447F3" w:rsidP="00A447F3"/>
    <w:p w14:paraId="74CA0FDB" w14:textId="77777777" w:rsidR="00A447F3" w:rsidRPr="002437F5" w:rsidRDefault="00A447F3" w:rsidP="00A447F3">
      <w:pPr>
        <w:pStyle w:val="Heading3"/>
      </w:pPr>
      <w:bookmarkStart w:id="315" w:name="_Toc223392332"/>
      <w:r>
        <w:lastRenderedPageBreak/>
        <w:t xml:space="preserve">Use Case ST-6.2: </w:t>
      </w:r>
      <w:r>
        <w:rPr>
          <w:szCs w:val="14"/>
        </w:rPr>
        <w:t>Client subscribes to a measurement data stream</w:t>
      </w:r>
      <w:bookmarkEnd w:id="315"/>
    </w:p>
    <w:p w14:paraId="06CF3794" w14:textId="77777777" w:rsidR="00A447F3" w:rsidRDefault="00A447F3" w:rsidP="00A447F3"/>
    <w:tbl>
      <w:tblPr>
        <w:tblStyle w:val="TableGrid"/>
        <w:tblW w:w="0" w:type="auto"/>
        <w:tblLook w:val="04A0" w:firstRow="1" w:lastRow="0" w:firstColumn="1" w:lastColumn="0" w:noHBand="0" w:noVBand="1"/>
      </w:tblPr>
      <w:tblGrid>
        <w:gridCol w:w="1413"/>
        <w:gridCol w:w="9043"/>
      </w:tblGrid>
      <w:tr w:rsidR="00A447F3" w:rsidRPr="00437FEA" w14:paraId="607A319C" w14:textId="77777777" w:rsidTr="00B90A17">
        <w:tc>
          <w:tcPr>
            <w:tcW w:w="1413" w:type="dxa"/>
          </w:tcPr>
          <w:p w14:paraId="5693D559" w14:textId="77777777" w:rsidR="00A447F3" w:rsidRPr="00437FEA" w:rsidRDefault="00A447F3" w:rsidP="00B90A17">
            <w:pPr>
              <w:rPr>
                <w:sz w:val="20"/>
                <w:szCs w:val="14"/>
              </w:rPr>
            </w:pPr>
            <w:r w:rsidRPr="00437FEA">
              <w:rPr>
                <w:sz w:val="20"/>
                <w:szCs w:val="14"/>
              </w:rPr>
              <w:t>Number</w:t>
            </w:r>
          </w:p>
        </w:tc>
        <w:tc>
          <w:tcPr>
            <w:tcW w:w="9043" w:type="dxa"/>
          </w:tcPr>
          <w:p w14:paraId="006C9419" w14:textId="77777777" w:rsidR="00A447F3" w:rsidRPr="00437FEA" w:rsidRDefault="00A447F3" w:rsidP="00B90A17">
            <w:pPr>
              <w:rPr>
                <w:sz w:val="20"/>
                <w:szCs w:val="14"/>
              </w:rPr>
            </w:pPr>
            <w:r>
              <w:rPr>
                <w:sz w:val="20"/>
                <w:szCs w:val="14"/>
              </w:rPr>
              <w:t>ST-6.2</w:t>
            </w:r>
          </w:p>
        </w:tc>
      </w:tr>
      <w:tr w:rsidR="00A447F3" w:rsidRPr="00437FEA" w14:paraId="0718233A" w14:textId="77777777" w:rsidTr="00B90A17">
        <w:tc>
          <w:tcPr>
            <w:tcW w:w="1413" w:type="dxa"/>
          </w:tcPr>
          <w:p w14:paraId="4ACE2628" w14:textId="77777777" w:rsidR="00A447F3" w:rsidRPr="00437FEA" w:rsidRDefault="00A447F3" w:rsidP="00B90A17">
            <w:pPr>
              <w:rPr>
                <w:sz w:val="20"/>
                <w:szCs w:val="14"/>
              </w:rPr>
            </w:pPr>
            <w:r w:rsidRPr="00437FEA">
              <w:rPr>
                <w:sz w:val="20"/>
                <w:szCs w:val="14"/>
              </w:rPr>
              <w:t>Name</w:t>
            </w:r>
          </w:p>
        </w:tc>
        <w:tc>
          <w:tcPr>
            <w:tcW w:w="9043" w:type="dxa"/>
          </w:tcPr>
          <w:p w14:paraId="619AB4D4" w14:textId="77777777" w:rsidR="00A447F3" w:rsidRPr="00437FEA" w:rsidRDefault="00A447F3" w:rsidP="00B90A17">
            <w:pPr>
              <w:rPr>
                <w:sz w:val="20"/>
                <w:szCs w:val="14"/>
              </w:rPr>
            </w:pPr>
            <w:r>
              <w:rPr>
                <w:sz w:val="20"/>
                <w:szCs w:val="14"/>
              </w:rPr>
              <w:t>Client subscribes to a measurement data stream (related to ST-0.3)</w:t>
            </w:r>
          </w:p>
        </w:tc>
      </w:tr>
      <w:tr w:rsidR="00A447F3" w:rsidRPr="00437FEA" w14:paraId="6B28B978" w14:textId="77777777" w:rsidTr="00B90A17">
        <w:tc>
          <w:tcPr>
            <w:tcW w:w="1413" w:type="dxa"/>
          </w:tcPr>
          <w:p w14:paraId="440C255D" w14:textId="77777777" w:rsidR="00A447F3" w:rsidRPr="00437FEA" w:rsidRDefault="00A447F3" w:rsidP="00B90A17">
            <w:pPr>
              <w:rPr>
                <w:sz w:val="20"/>
                <w:szCs w:val="14"/>
              </w:rPr>
            </w:pPr>
            <w:r>
              <w:rPr>
                <w:sz w:val="20"/>
                <w:szCs w:val="14"/>
              </w:rPr>
              <w:t>Process/Area</w:t>
            </w:r>
          </w:p>
        </w:tc>
        <w:tc>
          <w:tcPr>
            <w:tcW w:w="9043" w:type="dxa"/>
          </w:tcPr>
          <w:p w14:paraId="21022A97" w14:textId="77777777" w:rsidR="00A447F3" w:rsidRPr="00437FEA" w:rsidRDefault="00A447F3" w:rsidP="00B90A17">
            <w:pPr>
              <w:rPr>
                <w:sz w:val="20"/>
                <w:szCs w:val="14"/>
              </w:rPr>
            </w:pPr>
            <w:r>
              <w:rPr>
                <w:sz w:val="20"/>
                <w:szCs w:val="14"/>
              </w:rPr>
              <w:t>Streaming Infrastructure</w:t>
            </w:r>
          </w:p>
        </w:tc>
      </w:tr>
      <w:tr w:rsidR="00A447F3" w:rsidRPr="00437FEA" w14:paraId="124B623B" w14:textId="77777777" w:rsidTr="00B90A17">
        <w:tc>
          <w:tcPr>
            <w:tcW w:w="1413" w:type="dxa"/>
          </w:tcPr>
          <w:p w14:paraId="14602FE6" w14:textId="77777777" w:rsidR="00A447F3" w:rsidRPr="00437FEA" w:rsidRDefault="00A447F3" w:rsidP="00B90A17">
            <w:pPr>
              <w:rPr>
                <w:sz w:val="20"/>
                <w:szCs w:val="14"/>
              </w:rPr>
            </w:pPr>
            <w:r>
              <w:rPr>
                <w:sz w:val="20"/>
                <w:szCs w:val="14"/>
              </w:rPr>
              <w:t>Brief description</w:t>
            </w:r>
          </w:p>
        </w:tc>
        <w:tc>
          <w:tcPr>
            <w:tcW w:w="9043" w:type="dxa"/>
          </w:tcPr>
          <w:p w14:paraId="491A5568" w14:textId="77777777" w:rsidR="00A447F3" w:rsidRPr="00437FEA" w:rsidRDefault="00A447F3" w:rsidP="00B90A17">
            <w:pPr>
              <w:rPr>
                <w:sz w:val="20"/>
                <w:szCs w:val="14"/>
              </w:rPr>
            </w:pPr>
            <w:r>
              <w:rPr>
                <w:sz w:val="20"/>
                <w:szCs w:val="14"/>
              </w:rPr>
              <w:t>This use case describes the connection of a client to a stream and the client acquiring stream records.</w:t>
            </w:r>
          </w:p>
        </w:tc>
      </w:tr>
      <w:tr w:rsidR="00A447F3" w:rsidRPr="00437FEA" w14:paraId="76BCA65A" w14:textId="77777777" w:rsidTr="00B90A17">
        <w:tc>
          <w:tcPr>
            <w:tcW w:w="1413" w:type="dxa"/>
          </w:tcPr>
          <w:p w14:paraId="7104370A" w14:textId="77777777" w:rsidR="00A447F3" w:rsidRPr="00437FEA" w:rsidRDefault="00A447F3" w:rsidP="00B90A17">
            <w:pPr>
              <w:rPr>
                <w:sz w:val="20"/>
                <w:szCs w:val="14"/>
              </w:rPr>
            </w:pPr>
            <w:r>
              <w:rPr>
                <w:sz w:val="20"/>
                <w:szCs w:val="14"/>
              </w:rPr>
              <w:t>Preconditions</w:t>
            </w:r>
          </w:p>
        </w:tc>
        <w:tc>
          <w:tcPr>
            <w:tcW w:w="9043" w:type="dxa"/>
          </w:tcPr>
          <w:p w14:paraId="49C07105" w14:textId="77777777" w:rsidR="00A447F3" w:rsidRPr="00437FEA" w:rsidRDefault="00A447F3" w:rsidP="00B90A17">
            <w:pPr>
              <w:rPr>
                <w:sz w:val="20"/>
                <w:szCs w:val="14"/>
              </w:rPr>
            </w:pPr>
            <w:r>
              <w:rPr>
                <w:sz w:val="20"/>
                <w:szCs w:val="14"/>
              </w:rPr>
              <w:t>UC ST-0.1 has run successfully. The client has gained knowledge of the available streams via some mechanism (such as UC ST-0.2)</w:t>
            </w:r>
          </w:p>
        </w:tc>
      </w:tr>
      <w:tr w:rsidR="00A447F3" w:rsidRPr="00437FEA" w14:paraId="395C3BD0" w14:textId="77777777" w:rsidTr="00B90A17">
        <w:tc>
          <w:tcPr>
            <w:tcW w:w="1413" w:type="dxa"/>
          </w:tcPr>
          <w:p w14:paraId="3E46CD39" w14:textId="77777777" w:rsidR="00A447F3" w:rsidRPr="00437FEA" w:rsidRDefault="00A447F3" w:rsidP="00B90A17">
            <w:pPr>
              <w:rPr>
                <w:sz w:val="20"/>
                <w:szCs w:val="14"/>
              </w:rPr>
            </w:pPr>
            <w:r>
              <w:rPr>
                <w:sz w:val="20"/>
                <w:szCs w:val="14"/>
              </w:rPr>
              <w:t>Type</w:t>
            </w:r>
          </w:p>
        </w:tc>
        <w:tc>
          <w:tcPr>
            <w:tcW w:w="9043" w:type="dxa"/>
          </w:tcPr>
          <w:p w14:paraId="3D3BC75E" w14:textId="77777777" w:rsidR="00A447F3" w:rsidRPr="00437FEA" w:rsidRDefault="00A447F3" w:rsidP="00B90A17">
            <w:pPr>
              <w:rPr>
                <w:sz w:val="20"/>
                <w:szCs w:val="14"/>
              </w:rPr>
            </w:pPr>
            <w:r>
              <w:rPr>
                <w:sz w:val="20"/>
                <w:szCs w:val="14"/>
              </w:rPr>
              <w:t>Gaining and maintaining alignment</w:t>
            </w:r>
          </w:p>
        </w:tc>
      </w:tr>
      <w:tr w:rsidR="00A447F3" w:rsidRPr="00437FEA" w14:paraId="6E8D6DDB" w14:textId="77777777" w:rsidTr="00B90A17">
        <w:tc>
          <w:tcPr>
            <w:tcW w:w="1413" w:type="dxa"/>
          </w:tcPr>
          <w:p w14:paraId="226F6C29" w14:textId="77777777" w:rsidR="00A447F3" w:rsidRPr="00437FEA" w:rsidRDefault="00A447F3" w:rsidP="00B90A17">
            <w:pPr>
              <w:rPr>
                <w:sz w:val="20"/>
                <w:szCs w:val="14"/>
              </w:rPr>
            </w:pPr>
            <w:r>
              <w:rPr>
                <w:sz w:val="20"/>
                <w:szCs w:val="14"/>
              </w:rPr>
              <w:t>Description and workflow</w:t>
            </w:r>
          </w:p>
        </w:tc>
        <w:tc>
          <w:tcPr>
            <w:tcW w:w="9043" w:type="dxa"/>
          </w:tcPr>
          <w:p w14:paraId="27953351" w14:textId="77777777" w:rsidR="00A447F3" w:rsidRPr="007F4025" w:rsidRDefault="00A447F3" w:rsidP="00B90A17">
            <w:pPr>
              <w:rPr>
                <w:rFonts w:eastAsia="Times New Roman"/>
                <w:sz w:val="20"/>
                <w:szCs w:val="14"/>
              </w:rPr>
            </w:pPr>
            <w:r>
              <w:rPr>
                <w:rFonts w:eastAsia="Times New Roman"/>
                <w:sz w:val="20"/>
                <w:szCs w:val="14"/>
              </w:rPr>
              <w:t>The client uses the results from UC ST-0.1:</w:t>
            </w:r>
          </w:p>
          <w:p w14:paraId="21DE7CC6" w14:textId="77777777" w:rsidR="00A447F3" w:rsidRPr="002A5E41" w:rsidRDefault="00A447F3" w:rsidP="007C2BA9">
            <w:pPr>
              <w:pStyle w:val="ListParagraph"/>
              <w:numPr>
                <w:ilvl w:val="0"/>
                <w:numId w:val="91"/>
              </w:numPr>
              <w:spacing w:after="0"/>
              <w:rPr>
                <w:rFonts w:eastAsia="Times New Roman"/>
                <w:sz w:val="20"/>
                <w:szCs w:val="14"/>
              </w:rPr>
            </w:pPr>
            <w:r w:rsidRPr="002A5E41">
              <w:rPr>
                <w:rFonts w:eastAsia="Times New Roman"/>
                <w:sz w:val="20"/>
                <w:szCs w:val="14"/>
              </w:rPr>
              <w:t xml:space="preserve">Use the provided endpoint </w:t>
            </w:r>
            <w:r>
              <w:rPr>
                <w:rFonts w:eastAsia="Times New Roman"/>
                <w:sz w:val="20"/>
                <w:szCs w:val="14"/>
              </w:rPr>
              <w:t>address and method</w:t>
            </w:r>
            <w:r w:rsidRPr="002A5E41">
              <w:rPr>
                <w:rFonts w:eastAsia="Times New Roman"/>
                <w:sz w:val="20"/>
                <w:szCs w:val="14"/>
              </w:rPr>
              <w:t xml:space="preserve"> to connect</w:t>
            </w:r>
            <w:r>
              <w:rPr>
                <w:rFonts w:eastAsia="Times New Roman"/>
                <w:sz w:val="20"/>
                <w:szCs w:val="14"/>
              </w:rPr>
              <w:t>.</w:t>
            </w:r>
            <w:r w:rsidRPr="002A5E41">
              <w:rPr>
                <w:rFonts w:eastAsia="Times New Roman"/>
                <w:sz w:val="20"/>
                <w:szCs w:val="14"/>
              </w:rPr>
              <w:t xml:space="preserve"> </w:t>
            </w:r>
          </w:p>
          <w:p w14:paraId="6F65834E" w14:textId="76E626F1" w:rsidR="00A447F3" w:rsidRPr="002A5E41" w:rsidRDefault="00A447F3" w:rsidP="00690EC6">
            <w:pPr>
              <w:pStyle w:val="ListParagraph"/>
              <w:numPr>
                <w:ilvl w:val="1"/>
                <w:numId w:val="90"/>
              </w:numPr>
              <w:spacing w:before="100" w:beforeAutospacing="1" w:after="100" w:afterAutospacing="1"/>
              <w:rPr>
                <w:rFonts w:eastAsia="Times New Roman"/>
                <w:sz w:val="20"/>
                <w:szCs w:val="14"/>
              </w:rPr>
            </w:pPr>
            <w:r w:rsidRPr="002A5E41">
              <w:rPr>
                <w:rFonts w:eastAsia="Times New Roman"/>
                <w:sz w:val="20"/>
                <w:szCs w:val="14"/>
              </w:rPr>
              <w:t xml:space="preserve">The client will </w:t>
            </w:r>
            <w:r>
              <w:rPr>
                <w:rFonts w:eastAsia="Times New Roman"/>
                <w:sz w:val="20"/>
                <w:szCs w:val="14"/>
              </w:rPr>
              <w:t xml:space="preserve">subscribe to the stream using the </w:t>
            </w:r>
            <w:r w:rsidR="003F1A9E">
              <w:rPr>
                <w:rFonts w:eastAsia="Times New Roman"/>
                <w:sz w:val="20"/>
                <w:szCs w:val="14"/>
              </w:rPr>
              <w:t>gNMI</w:t>
            </w:r>
            <w:r>
              <w:rPr>
                <w:rFonts w:eastAsia="Times New Roman"/>
                <w:sz w:val="20"/>
                <w:szCs w:val="14"/>
              </w:rPr>
              <w:t xml:space="preserve"> subscription method</w:t>
            </w:r>
          </w:p>
          <w:p w14:paraId="246B3D33" w14:textId="77777777" w:rsidR="00A447F3" w:rsidRPr="002A5E41" w:rsidRDefault="00A447F3" w:rsidP="007C2BA9">
            <w:pPr>
              <w:pStyle w:val="ListParagraph"/>
              <w:numPr>
                <w:ilvl w:val="0"/>
                <w:numId w:val="91"/>
              </w:numPr>
              <w:spacing w:after="0"/>
              <w:rPr>
                <w:rFonts w:eastAsia="Times New Roman"/>
                <w:sz w:val="20"/>
                <w:szCs w:val="14"/>
              </w:rPr>
            </w:pPr>
            <w:r w:rsidRPr="002A5E41">
              <w:rPr>
                <w:rFonts w:eastAsia="Times New Roman"/>
                <w:sz w:val="20"/>
                <w:szCs w:val="14"/>
              </w:rPr>
              <w:t xml:space="preserve">On </w:t>
            </w:r>
            <w:r>
              <w:rPr>
                <w:rFonts w:eastAsia="Times New Roman"/>
                <w:sz w:val="20"/>
                <w:szCs w:val="14"/>
              </w:rPr>
              <w:t>subscription</w:t>
            </w:r>
            <w:r w:rsidRPr="002A5E41">
              <w:rPr>
                <w:rFonts w:eastAsia="Times New Roman"/>
                <w:sz w:val="20"/>
                <w:szCs w:val="14"/>
              </w:rPr>
              <w:t xml:space="preserve"> both the client and provider stream processes are started, and the necessary communication is setup between client and provider</w:t>
            </w:r>
            <w:r>
              <w:rPr>
                <w:rFonts w:eastAsia="Times New Roman"/>
                <w:sz w:val="20"/>
                <w:szCs w:val="14"/>
              </w:rPr>
              <w:t>.</w:t>
            </w:r>
          </w:p>
          <w:p w14:paraId="41179CBA" w14:textId="77777777" w:rsidR="00A447F3" w:rsidRPr="002A5E41" w:rsidRDefault="00A447F3" w:rsidP="00690EC6">
            <w:pPr>
              <w:pStyle w:val="ListParagraph"/>
              <w:numPr>
                <w:ilvl w:val="1"/>
                <w:numId w:val="90"/>
              </w:numPr>
              <w:spacing w:before="100" w:beforeAutospacing="1" w:after="100" w:afterAutospacing="1"/>
              <w:rPr>
                <w:rFonts w:eastAsia="Times New Roman"/>
                <w:sz w:val="20"/>
                <w:szCs w:val="14"/>
              </w:rPr>
            </w:pPr>
            <w:r w:rsidRPr="002A5E41">
              <w:rPr>
                <w:rFonts w:eastAsia="Times New Roman"/>
                <w:sz w:val="20"/>
                <w:szCs w:val="14"/>
              </w:rPr>
              <w:t>As a result, the pipeline is started</w:t>
            </w:r>
            <w:r>
              <w:rPr>
                <w:rFonts w:eastAsia="Times New Roman"/>
                <w:sz w:val="20"/>
                <w:szCs w:val="14"/>
              </w:rPr>
              <w:t>.</w:t>
            </w:r>
          </w:p>
          <w:p w14:paraId="41E4652F" w14:textId="77777777" w:rsidR="00A447F3" w:rsidRPr="002A5E41" w:rsidRDefault="00A447F3" w:rsidP="00690EC6">
            <w:pPr>
              <w:pStyle w:val="ListParagraph"/>
              <w:numPr>
                <w:ilvl w:val="1"/>
                <w:numId w:val="90"/>
              </w:numPr>
              <w:spacing w:before="100" w:beforeAutospacing="1" w:after="100" w:afterAutospacing="1"/>
              <w:rPr>
                <w:rFonts w:eastAsia="Times New Roman"/>
                <w:sz w:val="20"/>
                <w:szCs w:val="14"/>
              </w:rPr>
            </w:pPr>
            <w:r w:rsidRPr="002A5E41">
              <w:rPr>
                <w:rFonts w:eastAsia="Times New Roman"/>
                <w:sz w:val="20"/>
                <w:szCs w:val="14"/>
              </w:rPr>
              <w:t xml:space="preserve">The provider </w:t>
            </w:r>
            <w:r>
              <w:rPr>
                <w:rFonts w:eastAsia="Times New Roman"/>
                <w:sz w:val="20"/>
                <w:szCs w:val="14"/>
              </w:rPr>
              <w:t>reads</w:t>
            </w:r>
            <w:r w:rsidRPr="002A5E41">
              <w:rPr>
                <w:rFonts w:eastAsia="Times New Roman"/>
                <w:sz w:val="20"/>
                <w:szCs w:val="14"/>
              </w:rPr>
              <w:t xml:space="preserve"> the appropriate</w:t>
            </w:r>
            <w:r>
              <w:rPr>
                <w:rFonts w:eastAsia="Times New Roman"/>
                <w:sz w:val="20"/>
                <w:szCs w:val="14"/>
              </w:rPr>
              <w:t xml:space="preserve"> internal measurement data log, </w:t>
            </w:r>
            <w:r w:rsidRPr="002A5E41">
              <w:rPr>
                <w:rFonts w:eastAsia="Times New Roman"/>
                <w:sz w:val="20"/>
                <w:szCs w:val="14"/>
              </w:rPr>
              <w:t>filling the pipeline and responding to ongoing demand</w:t>
            </w:r>
            <w:r>
              <w:rPr>
                <w:rFonts w:eastAsia="Times New Roman"/>
                <w:sz w:val="20"/>
                <w:szCs w:val="14"/>
              </w:rPr>
              <w:t>.</w:t>
            </w:r>
          </w:p>
          <w:p w14:paraId="720A9F34" w14:textId="77777777" w:rsidR="00A447F3" w:rsidRPr="002A5E41" w:rsidRDefault="00A447F3" w:rsidP="007C2BA9">
            <w:pPr>
              <w:pStyle w:val="ListParagraph"/>
              <w:numPr>
                <w:ilvl w:val="0"/>
                <w:numId w:val="91"/>
              </w:numPr>
              <w:spacing w:after="0"/>
              <w:rPr>
                <w:rFonts w:eastAsia="Times New Roman"/>
                <w:sz w:val="20"/>
                <w:szCs w:val="14"/>
              </w:rPr>
            </w:pPr>
            <w:r w:rsidRPr="002A5E41">
              <w:rPr>
                <w:rFonts w:eastAsia="Times New Roman"/>
                <w:sz w:val="20"/>
                <w:szCs w:val="14"/>
              </w:rPr>
              <w:t>The client demands from the provider and buffers as appropriate</w:t>
            </w:r>
            <w:r>
              <w:rPr>
                <w:rFonts w:eastAsia="Times New Roman"/>
                <w:sz w:val="20"/>
                <w:szCs w:val="14"/>
              </w:rPr>
              <w:t>.</w:t>
            </w:r>
          </w:p>
          <w:p w14:paraId="1C8A73A5" w14:textId="77777777" w:rsidR="00A447F3" w:rsidRPr="002A5E41" w:rsidRDefault="00A447F3" w:rsidP="007C2BA9">
            <w:pPr>
              <w:pStyle w:val="ListParagraph"/>
              <w:numPr>
                <w:ilvl w:val="0"/>
                <w:numId w:val="91"/>
              </w:numPr>
              <w:spacing w:after="0"/>
              <w:rPr>
                <w:rFonts w:eastAsia="Times New Roman"/>
                <w:sz w:val="20"/>
                <w:szCs w:val="14"/>
              </w:rPr>
            </w:pPr>
            <w:r w:rsidRPr="002A5E41">
              <w:rPr>
                <w:rFonts w:eastAsia="Times New Roman"/>
                <w:sz w:val="20"/>
                <w:szCs w:val="14"/>
              </w:rPr>
              <w:t>The client store</w:t>
            </w:r>
            <w:r>
              <w:rPr>
                <w:rFonts w:eastAsia="Times New Roman"/>
                <w:sz w:val="20"/>
                <w:szCs w:val="14"/>
              </w:rPr>
              <w:t>s</w:t>
            </w:r>
            <w:r w:rsidRPr="002A5E41">
              <w:rPr>
                <w:rFonts w:eastAsia="Times New Roman"/>
                <w:sz w:val="20"/>
                <w:szCs w:val="14"/>
              </w:rPr>
              <w:t xml:space="preserve"> in a repository (e.g., Log, database etc.)</w:t>
            </w:r>
          </w:p>
          <w:p w14:paraId="06834E32" w14:textId="77777777" w:rsidR="00A447F3" w:rsidRPr="00BD3D1A" w:rsidRDefault="00A447F3" w:rsidP="007C2BA9">
            <w:pPr>
              <w:pStyle w:val="ListParagraph"/>
              <w:numPr>
                <w:ilvl w:val="0"/>
                <w:numId w:val="91"/>
              </w:numPr>
              <w:spacing w:after="0"/>
              <w:rPr>
                <w:rFonts w:eastAsia="Times New Roman"/>
                <w:sz w:val="20"/>
                <w:szCs w:val="14"/>
              </w:rPr>
            </w:pPr>
            <w:r w:rsidRPr="002A5E41">
              <w:rPr>
                <w:rFonts w:eastAsia="Times New Roman"/>
                <w:sz w:val="20"/>
                <w:szCs w:val="14"/>
              </w:rPr>
              <w:t xml:space="preserve">The client maintains </w:t>
            </w:r>
            <w:r>
              <w:rPr>
                <w:rFonts w:eastAsia="Times New Roman"/>
                <w:sz w:val="20"/>
                <w:szCs w:val="14"/>
              </w:rPr>
              <w:t>the time of the</w:t>
            </w:r>
            <w:r w:rsidRPr="002A5E41">
              <w:rPr>
                <w:rFonts w:eastAsia="Times New Roman"/>
                <w:sz w:val="20"/>
                <w:szCs w:val="14"/>
              </w:rPr>
              <w:t xml:space="preserve"> last </w:t>
            </w:r>
            <w:r>
              <w:rPr>
                <w:rFonts w:eastAsia="Times New Roman"/>
                <w:sz w:val="20"/>
                <w:szCs w:val="14"/>
              </w:rPr>
              <w:t xml:space="preserve">successfully </w:t>
            </w:r>
            <w:r w:rsidRPr="005D4E04">
              <w:rPr>
                <w:rFonts w:eastAsia="Times New Roman"/>
                <w:sz w:val="20"/>
                <w:szCs w:val="14"/>
              </w:rPr>
              <w:t xml:space="preserve">received record </w:t>
            </w:r>
            <w:r>
              <w:rPr>
                <w:rFonts w:eastAsia="Times New Roman"/>
                <w:sz w:val="20"/>
                <w:szCs w:val="14"/>
              </w:rPr>
              <w:t>enable resubscription after a comms fail and recovery cycle (see also ST-6.4)</w:t>
            </w:r>
          </w:p>
          <w:p w14:paraId="765B920D" w14:textId="77777777" w:rsidR="00A447F3" w:rsidRPr="00223FC8" w:rsidRDefault="00A447F3" w:rsidP="00B90A17">
            <w:pPr>
              <w:rPr>
                <w:rFonts w:eastAsia="Times New Roman"/>
                <w:sz w:val="20"/>
                <w:szCs w:val="14"/>
              </w:rPr>
            </w:pPr>
            <w:r w:rsidRPr="002A5E41">
              <w:rPr>
                <w:rFonts w:eastAsia="Times New Roman"/>
                <w:sz w:val="20"/>
                <w:szCs w:val="14"/>
              </w:rPr>
              <w:t>Through the above activities the client works through the stream from initial record towards the most recent record</w:t>
            </w:r>
          </w:p>
          <w:p w14:paraId="31FEFE46" w14:textId="77777777" w:rsidR="00A447F3" w:rsidRDefault="00A447F3" w:rsidP="00B90A17">
            <w:pPr>
              <w:rPr>
                <w:rFonts w:eastAsia="Times New Roman"/>
                <w:sz w:val="20"/>
                <w:szCs w:val="14"/>
              </w:rPr>
            </w:pPr>
          </w:p>
          <w:p w14:paraId="1E6D9F85" w14:textId="77777777" w:rsidR="00A447F3" w:rsidRPr="00724197" w:rsidRDefault="00A447F3" w:rsidP="00B90A17">
            <w:pPr>
              <w:rPr>
                <w:rFonts w:eastAsia="Times New Roman"/>
                <w:sz w:val="20"/>
                <w:szCs w:val="14"/>
              </w:rPr>
            </w:pPr>
            <w:r>
              <w:rPr>
                <w:rFonts w:eastAsia="Times New Roman"/>
                <w:sz w:val="20"/>
                <w:szCs w:val="14"/>
              </w:rPr>
              <w:t>Assuming that the client is engineered to match the provider stream rate, the client should achieve a steady state and continue to be reading records close to the head of the stream, i.e., close to the most recent record logged by the provider.</w:t>
            </w:r>
          </w:p>
        </w:tc>
      </w:tr>
    </w:tbl>
    <w:p w14:paraId="42BC61C5" w14:textId="77777777" w:rsidR="00A447F3" w:rsidRDefault="00A447F3" w:rsidP="00A447F3"/>
    <w:p w14:paraId="4FFF9C1B" w14:textId="77777777" w:rsidR="00A447F3" w:rsidRDefault="00A447F3" w:rsidP="00A447F3">
      <w:pPr>
        <w:pStyle w:val="Heading3"/>
        <w:rPr>
          <w:szCs w:val="14"/>
        </w:rPr>
      </w:pPr>
      <w:bookmarkStart w:id="316" w:name="_Toc223392333"/>
      <w:r>
        <w:t xml:space="preserve">Use Case ST-6.3: </w:t>
      </w:r>
      <w:r w:rsidRPr="00D802CF">
        <w:rPr>
          <w:szCs w:val="14"/>
        </w:rPr>
        <w:t>Provider maintains the stream</w:t>
      </w:r>
      <w:bookmarkEnd w:id="316"/>
    </w:p>
    <w:p w14:paraId="1C1493F9" w14:textId="77777777" w:rsidR="00340F80" w:rsidRPr="00340F80" w:rsidRDefault="00340F80" w:rsidP="00340F80"/>
    <w:tbl>
      <w:tblPr>
        <w:tblStyle w:val="TableGrid"/>
        <w:tblW w:w="0" w:type="auto"/>
        <w:tblLook w:val="04A0" w:firstRow="1" w:lastRow="0" w:firstColumn="1" w:lastColumn="0" w:noHBand="0" w:noVBand="1"/>
      </w:tblPr>
      <w:tblGrid>
        <w:gridCol w:w="1402"/>
        <w:gridCol w:w="7948"/>
      </w:tblGrid>
      <w:tr w:rsidR="00A447F3" w:rsidRPr="00D802CF" w14:paraId="2E6D7A21" w14:textId="77777777" w:rsidTr="00B90A17">
        <w:tc>
          <w:tcPr>
            <w:tcW w:w="1402" w:type="dxa"/>
          </w:tcPr>
          <w:p w14:paraId="5C7D7AF7" w14:textId="77777777" w:rsidR="00A447F3" w:rsidRPr="00D802CF" w:rsidRDefault="00A447F3" w:rsidP="00B90A17">
            <w:pPr>
              <w:rPr>
                <w:sz w:val="20"/>
                <w:szCs w:val="14"/>
              </w:rPr>
            </w:pPr>
            <w:r w:rsidRPr="00D802CF">
              <w:rPr>
                <w:sz w:val="20"/>
                <w:szCs w:val="14"/>
              </w:rPr>
              <w:lastRenderedPageBreak/>
              <w:t>Number</w:t>
            </w:r>
          </w:p>
        </w:tc>
        <w:tc>
          <w:tcPr>
            <w:tcW w:w="7948" w:type="dxa"/>
          </w:tcPr>
          <w:p w14:paraId="54E348D2" w14:textId="77777777" w:rsidR="00A447F3" w:rsidRPr="00D802CF" w:rsidRDefault="00A447F3" w:rsidP="00B90A17">
            <w:pPr>
              <w:rPr>
                <w:sz w:val="20"/>
                <w:szCs w:val="14"/>
              </w:rPr>
            </w:pPr>
            <w:r w:rsidRPr="00D802CF">
              <w:rPr>
                <w:sz w:val="20"/>
                <w:szCs w:val="14"/>
              </w:rPr>
              <w:t>ST-6.3</w:t>
            </w:r>
          </w:p>
        </w:tc>
      </w:tr>
      <w:tr w:rsidR="00A447F3" w:rsidRPr="00D802CF" w14:paraId="7AED663E" w14:textId="77777777" w:rsidTr="00B90A17">
        <w:tc>
          <w:tcPr>
            <w:tcW w:w="1402" w:type="dxa"/>
          </w:tcPr>
          <w:p w14:paraId="38F315A9" w14:textId="77777777" w:rsidR="00A447F3" w:rsidRPr="00D802CF" w:rsidRDefault="00A447F3" w:rsidP="00B90A17">
            <w:pPr>
              <w:rPr>
                <w:sz w:val="20"/>
                <w:szCs w:val="14"/>
              </w:rPr>
            </w:pPr>
            <w:r w:rsidRPr="00D802CF">
              <w:rPr>
                <w:sz w:val="20"/>
                <w:szCs w:val="14"/>
              </w:rPr>
              <w:t>Name</w:t>
            </w:r>
          </w:p>
        </w:tc>
        <w:tc>
          <w:tcPr>
            <w:tcW w:w="7948" w:type="dxa"/>
          </w:tcPr>
          <w:p w14:paraId="6092CDC8" w14:textId="77777777" w:rsidR="00A447F3" w:rsidRPr="00D802CF" w:rsidRDefault="00A447F3" w:rsidP="00B90A17">
            <w:pPr>
              <w:rPr>
                <w:sz w:val="20"/>
                <w:szCs w:val="14"/>
              </w:rPr>
            </w:pPr>
            <w:r w:rsidRPr="00D802CF">
              <w:rPr>
                <w:sz w:val="20"/>
                <w:szCs w:val="14"/>
              </w:rPr>
              <w:t>Provider maintains the stream</w:t>
            </w:r>
          </w:p>
        </w:tc>
      </w:tr>
      <w:tr w:rsidR="00A447F3" w:rsidRPr="00D802CF" w14:paraId="66E6A557" w14:textId="77777777" w:rsidTr="00B90A17">
        <w:tc>
          <w:tcPr>
            <w:tcW w:w="1402" w:type="dxa"/>
          </w:tcPr>
          <w:p w14:paraId="00784AA5" w14:textId="77777777" w:rsidR="00A447F3" w:rsidRPr="00D802CF" w:rsidRDefault="00A447F3" w:rsidP="00B90A17">
            <w:pPr>
              <w:rPr>
                <w:sz w:val="20"/>
                <w:szCs w:val="14"/>
              </w:rPr>
            </w:pPr>
            <w:r w:rsidRPr="00D802CF">
              <w:rPr>
                <w:sz w:val="20"/>
                <w:szCs w:val="14"/>
              </w:rPr>
              <w:t>Process/Area</w:t>
            </w:r>
          </w:p>
        </w:tc>
        <w:tc>
          <w:tcPr>
            <w:tcW w:w="7948" w:type="dxa"/>
          </w:tcPr>
          <w:p w14:paraId="21D441A2" w14:textId="77777777" w:rsidR="00A447F3" w:rsidRPr="00D802CF" w:rsidRDefault="00A447F3" w:rsidP="00B90A17">
            <w:pPr>
              <w:rPr>
                <w:sz w:val="20"/>
                <w:szCs w:val="14"/>
              </w:rPr>
            </w:pPr>
            <w:r w:rsidRPr="00D802CF">
              <w:rPr>
                <w:sz w:val="20"/>
                <w:szCs w:val="14"/>
              </w:rPr>
              <w:t>Streaming operation</w:t>
            </w:r>
          </w:p>
        </w:tc>
      </w:tr>
      <w:tr w:rsidR="00A447F3" w:rsidRPr="00D802CF" w14:paraId="311C5450" w14:textId="77777777" w:rsidTr="00B90A17">
        <w:tc>
          <w:tcPr>
            <w:tcW w:w="1402" w:type="dxa"/>
          </w:tcPr>
          <w:p w14:paraId="3961D681" w14:textId="77777777" w:rsidR="00A447F3" w:rsidRPr="00D802CF" w:rsidRDefault="00A447F3" w:rsidP="00B90A17">
            <w:pPr>
              <w:rPr>
                <w:sz w:val="20"/>
                <w:szCs w:val="14"/>
              </w:rPr>
            </w:pPr>
            <w:r w:rsidRPr="00D802CF">
              <w:rPr>
                <w:sz w:val="20"/>
                <w:szCs w:val="14"/>
              </w:rPr>
              <w:t>Brief description</w:t>
            </w:r>
          </w:p>
        </w:tc>
        <w:tc>
          <w:tcPr>
            <w:tcW w:w="7948" w:type="dxa"/>
          </w:tcPr>
          <w:p w14:paraId="796EF790" w14:textId="77777777" w:rsidR="00A447F3" w:rsidRPr="00D802CF" w:rsidRDefault="00A447F3" w:rsidP="00B90A17">
            <w:pPr>
              <w:rPr>
                <w:sz w:val="20"/>
                <w:szCs w:val="14"/>
              </w:rPr>
            </w:pPr>
            <w:r w:rsidRPr="00D802CF">
              <w:rPr>
                <w:sz w:val="20"/>
                <w:szCs w:val="14"/>
              </w:rPr>
              <w:t xml:space="preserve">As the provider is populating the streams from internal sources of </w:t>
            </w:r>
            <w:r>
              <w:rPr>
                <w:sz w:val="20"/>
                <w:szCs w:val="14"/>
              </w:rPr>
              <w:t>measurement</w:t>
            </w:r>
            <w:r w:rsidRPr="00D802CF">
              <w:rPr>
                <w:sz w:val="20"/>
                <w:szCs w:val="14"/>
              </w:rPr>
              <w:t xml:space="preserve"> data there is a change in the measured data set</w:t>
            </w:r>
          </w:p>
        </w:tc>
      </w:tr>
      <w:tr w:rsidR="00A447F3" w:rsidRPr="00D802CF" w14:paraId="4EE01397" w14:textId="77777777" w:rsidTr="00B90A17">
        <w:tc>
          <w:tcPr>
            <w:tcW w:w="1402" w:type="dxa"/>
          </w:tcPr>
          <w:p w14:paraId="26DB446D" w14:textId="77777777" w:rsidR="00A447F3" w:rsidRPr="00D802CF" w:rsidRDefault="00A447F3" w:rsidP="00B90A17">
            <w:pPr>
              <w:rPr>
                <w:sz w:val="20"/>
                <w:szCs w:val="14"/>
              </w:rPr>
            </w:pPr>
            <w:r w:rsidRPr="00D802CF">
              <w:rPr>
                <w:sz w:val="20"/>
                <w:szCs w:val="14"/>
              </w:rPr>
              <w:t>Preconditions</w:t>
            </w:r>
          </w:p>
        </w:tc>
        <w:tc>
          <w:tcPr>
            <w:tcW w:w="7948" w:type="dxa"/>
          </w:tcPr>
          <w:p w14:paraId="44DCC863" w14:textId="77777777" w:rsidR="00A447F3" w:rsidRPr="00D802CF" w:rsidRDefault="00A447F3" w:rsidP="00B90A17">
            <w:pPr>
              <w:rPr>
                <w:sz w:val="20"/>
                <w:szCs w:val="14"/>
              </w:rPr>
            </w:pPr>
            <w:r w:rsidRPr="00D802CF">
              <w:rPr>
                <w:sz w:val="20"/>
                <w:szCs w:val="14"/>
              </w:rPr>
              <w:t>The provider is running, the streaming infrastructure is running and there is a defined stream to populate.</w:t>
            </w:r>
          </w:p>
          <w:p w14:paraId="6500600B" w14:textId="77777777" w:rsidR="00A447F3" w:rsidRPr="00D802CF" w:rsidRDefault="00A447F3" w:rsidP="00B90A17">
            <w:pPr>
              <w:rPr>
                <w:sz w:val="20"/>
                <w:szCs w:val="14"/>
              </w:rPr>
            </w:pPr>
          </w:p>
          <w:p w14:paraId="5A717D48" w14:textId="77777777" w:rsidR="00A447F3" w:rsidRPr="00D802CF" w:rsidRDefault="00A447F3" w:rsidP="00B90A17">
            <w:pPr>
              <w:rPr>
                <w:sz w:val="20"/>
                <w:szCs w:val="14"/>
              </w:rPr>
            </w:pPr>
            <w:r w:rsidRPr="00D802CF">
              <w:rPr>
                <w:sz w:val="20"/>
                <w:szCs w:val="14"/>
              </w:rPr>
              <w:t>Note: As the activities associated with achieving the preconditions will vary significantly from solution to solution and are internal detail, no use cases have been provided for this area.</w:t>
            </w:r>
          </w:p>
        </w:tc>
      </w:tr>
      <w:tr w:rsidR="00A447F3" w:rsidRPr="00D802CF" w14:paraId="371D466D" w14:textId="77777777" w:rsidTr="00B90A17">
        <w:tc>
          <w:tcPr>
            <w:tcW w:w="1402" w:type="dxa"/>
          </w:tcPr>
          <w:p w14:paraId="055C58EF" w14:textId="77777777" w:rsidR="00A447F3" w:rsidRPr="00D802CF" w:rsidRDefault="00A447F3" w:rsidP="00B90A17">
            <w:pPr>
              <w:rPr>
                <w:sz w:val="20"/>
                <w:szCs w:val="14"/>
              </w:rPr>
            </w:pPr>
            <w:r w:rsidRPr="00D802CF">
              <w:rPr>
                <w:sz w:val="20"/>
                <w:szCs w:val="14"/>
              </w:rPr>
              <w:t>Type</w:t>
            </w:r>
          </w:p>
        </w:tc>
        <w:tc>
          <w:tcPr>
            <w:tcW w:w="7948" w:type="dxa"/>
          </w:tcPr>
          <w:p w14:paraId="42CC6A78" w14:textId="77777777" w:rsidR="00A447F3" w:rsidRPr="00D802CF" w:rsidRDefault="00A447F3" w:rsidP="00B90A17">
            <w:pPr>
              <w:rPr>
                <w:sz w:val="20"/>
                <w:szCs w:val="14"/>
              </w:rPr>
            </w:pPr>
            <w:r w:rsidRPr="00D802CF">
              <w:rPr>
                <w:sz w:val="20"/>
                <w:szCs w:val="14"/>
              </w:rPr>
              <w:t>Preparing and maintaining a stream</w:t>
            </w:r>
          </w:p>
        </w:tc>
      </w:tr>
      <w:tr w:rsidR="00A447F3" w:rsidRPr="00D802CF" w14:paraId="60485427" w14:textId="77777777" w:rsidTr="00B90A17">
        <w:tc>
          <w:tcPr>
            <w:tcW w:w="1402" w:type="dxa"/>
          </w:tcPr>
          <w:p w14:paraId="79238C5A" w14:textId="77777777" w:rsidR="00A447F3" w:rsidRPr="00D802CF" w:rsidRDefault="00A447F3" w:rsidP="00B90A17">
            <w:pPr>
              <w:rPr>
                <w:sz w:val="20"/>
                <w:szCs w:val="14"/>
              </w:rPr>
            </w:pPr>
            <w:r w:rsidRPr="00D802CF">
              <w:rPr>
                <w:sz w:val="20"/>
                <w:szCs w:val="14"/>
              </w:rPr>
              <w:lastRenderedPageBreak/>
              <w:t>Description and workflow</w:t>
            </w:r>
          </w:p>
        </w:tc>
        <w:tc>
          <w:tcPr>
            <w:tcW w:w="7948" w:type="dxa"/>
          </w:tcPr>
          <w:p w14:paraId="1619597F" w14:textId="77777777" w:rsidR="00973471" w:rsidRPr="00973471" w:rsidRDefault="00A447F3" w:rsidP="00973471">
            <w:pPr>
              <w:pStyle w:val="ListParagraph"/>
              <w:numPr>
                <w:ilvl w:val="0"/>
                <w:numId w:val="92"/>
              </w:numPr>
              <w:spacing w:after="0"/>
              <w:rPr>
                <w:rFonts w:eastAsia="Times New Roman"/>
                <w:sz w:val="20"/>
                <w:szCs w:val="20"/>
              </w:rPr>
            </w:pPr>
            <w:r w:rsidRPr="00973471">
              <w:rPr>
                <w:rFonts w:eastAsia="Times New Roman"/>
                <w:sz w:val="20"/>
                <w:szCs w:val="20"/>
              </w:rPr>
              <w:t>The provider continues to populate the NBI stream.</w:t>
            </w:r>
          </w:p>
          <w:p w14:paraId="2DE08AE4" w14:textId="25D5CCAA" w:rsidR="00A447F3" w:rsidRPr="00973471" w:rsidRDefault="00A447F3" w:rsidP="00973471">
            <w:pPr>
              <w:pStyle w:val="ListParagraph"/>
              <w:numPr>
                <w:ilvl w:val="0"/>
                <w:numId w:val="92"/>
              </w:numPr>
              <w:spacing w:after="0"/>
              <w:rPr>
                <w:rFonts w:eastAsia="Times New Roman"/>
                <w:sz w:val="20"/>
                <w:szCs w:val="20"/>
              </w:rPr>
            </w:pPr>
            <w:r w:rsidRPr="00973471">
              <w:rPr>
                <w:sz w:val="20"/>
                <w:szCs w:val="20"/>
              </w:rPr>
              <w:t>The following situations may occur:</w:t>
            </w:r>
          </w:p>
          <w:p w14:paraId="1A3D204D" w14:textId="77777777" w:rsidR="00A447F3" w:rsidRPr="00973471" w:rsidRDefault="00A447F3" w:rsidP="00B90A17">
            <w:pPr>
              <w:pStyle w:val="ListParagraph"/>
              <w:numPr>
                <w:ilvl w:val="1"/>
                <w:numId w:val="86"/>
              </w:numPr>
              <w:spacing w:after="0"/>
              <w:rPr>
                <w:sz w:val="20"/>
                <w:szCs w:val="20"/>
              </w:rPr>
            </w:pPr>
            <w:r w:rsidRPr="00973471">
              <w:rPr>
                <w:sz w:val="20"/>
                <w:szCs w:val="20"/>
              </w:rPr>
              <w:t>First measurement from a new measurement point enabled (optional):</w:t>
            </w:r>
          </w:p>
          <w:p w14:paraId="360CEAC9" w14:textId="77777777" w:rsidR="00A447F3" w:rsidRPr="00973471" w:rsidRDefault="00A447F3" w:rsidP="00B90A17">
            <w:pPr>
              <w:pStyle w:val="ListParagraph"/>
              <w:numPr>
                <w:ilvl w:val="2"/>
                <w:numId w:val="86"/>
              </w:numPr>
              <w:spacing w:after="0"/>
              <w:rPr>
                <w:sz w:val="20"/>
                <w:szCs w:val="20"/>
              </w:rPr>
            </w:pPr>
            <w:r w:rsidRPr="00973471">
              <w:rPr>
                <w:sz w:val="20"/>
                <w:szCs w:val="20"/>
              </w:rPr>
              <w:t xml:space="preserve">If the measurement is marked such that it is clear that this is the first sample of an ongoing set of samples then the sample_qualifier should be set to FIRST. </w:t>
            </w:r>
          </w:p>
          <w:p w14:paraId="2897FF6E" w14:textId="77777777" w:rsidR="00A447F3" w:rsidRPr="00973471" w:rsidRDefault="00A447F3" w:rsidP="00B90A17">
            <w:pPr>
              <w:pStyle w:val="ListParagraph"/>
              <w:numPr>
                <w:ilvl w:val="2"/>
                <w:numId w:val="86"/>
              </w:numPr>
              <w:spacing w:after="0"/>
              <w:rPr>
                <w:sz w:val="20"/>
                <w:szCs w:val="20"/>
              </w:rPr>
            </w:pPr>
            <w:r w:rsidRPr="00973471">
              <w:rPr>
                <w:sz w:val="20"/>
                <w:szCs w:val="20"/>
              </w:rPr>
              <w:t>If the measurement is not marked in any way, then the sample_qualifier should be omitted even if this is the FIRST measurement</w:t>
            </w:r>
          </w:p>
          <w:p w14:paraId="6A2EF3B4" w14:textId="77777777" w:rsidR="00A447F3" w:rsidRPr="00973471" w:rsidRDefault="00A447F3" w:rsidP="00B90A17">
            <w:pPr>
              <w:pStyle w:val="ListParagraph"/>
              <w:numPr>
                <w:ilvl w:val="2"/>
                <w:numId w:val="86"/>
              </w:numPr>
              <w:spacing w:after="0"/>
              <w:rPr>
                <w:sz w:val="20"/>
                <w:szCs w:val="20"/>
              </w:rPr>
            </w:pPr>
            <w:r w:rsidRPr="00973471">
              <w:rPr>
                <w:sz w:val="20"/>
                <w:szCs w:val="20"/>
              </w:rPr>
              <w:t xml:space="preserve">Following measurements will not have sample_qualifier present until one of the following occur </w:t>
            </w:r>
          </w:p>
          <w:p w14:paraId="26482AF1" w14:textId="77777777" w:rsidR="00A447F3" w:rsidRPr="00973471" w:rsidRDefault="00A447F3" w:rsidP="00B90A17">
            <w:pPr>
              <w:pStyle w:val="ListParagraph"/>
              <w:numPr>
                <w:ilvl w:val="1"/>
                <w:numId w:val="86"/>
              </w:numPr>
              <w:spacing w:after="0"/>
              <w:rPr>
                <w:sz w:val="20"/>
                <w:szCs w:val="20"/>
              </w:rPr>
            </w:pPr>
            <w:r w:rsidRPr="00973471">
              <w:rPr>
                <w:sz w:val="20"/>
                <w:szCs w:val="20"/>
              </w:rPr>
              <w:t>Final measurement from a measurement point that has been disabled (optional):</w:t>
            </w:r>
          </w:p>
          <w:p w14:paraId="39A41E44" w14:textId="77777777" w:rsidR="00A447F3" w:rsidRPr="00973471" w:rsidRDefault="00A447F3" w:rsidP="00B90A17">
            <w:pPr>
              <w:pStyle w:val="ListParagraph"/>
              <w:numPr>
                <w:ilvl w:val="2"/>
                <w:numId w:val="86"/>
              </w:numPr>
              <w:spacing w:after="0"/>
              <w:rPr>
                <w:sz w:val="20"/>
                <w:szCs w:val="20"/>
              </w:rPr>
            </w:pPr>
            <w:r w:rsidRPr="00973471">
              <w:rPr>
                <w:sz w:val="20"/>
                <w:szCs w:val="20"/>
              </w:rPr>
              <w:t xml:space="preserve">If the measurement is marked such that it is clear that this is the final sample of an ongoing set of samples then the sample_qualifier should be set to FINAL. </w:t>
            </w:r>
          </w:p>
          <w:p w14:paraId="6829F1D0" w14:textId="77777777" w:rsidR="00A447F3" w:rsidRPr="00973471" w:rsidRDefault="00A447F3" w:rsidP="00B90A17">
            <w:pPr>
              <w:pStyle w:val="ListParagraph"/>
              <w:numPr>
                <w:ilvl w:val="2"/>
                <w:numId w:val="86"/>
              </w:numPr>
              <w:spacing w:after="0"/>
              <w:rPr>
                <w:sz w:val="20"/>
                <w:szCs w:val="20"/>
              </w:rPr>
            </w:pPr>
            <w:r w:rsidRPr="00973471">
              <w:rPr>
                <w:sz w:val="20"/>
                <w:szCs w:val="20"/>
              </w:rPr>
              <w:t>If the measurement is not marked in any way, then the sample_qualifier should be omitted even if this is the final measurement.</w:t>
            </w:r>
          </w:p>
          <w:p w14:paraId="2C2EB3F9" w14:textId="77777777" w:rsidR="00A447F3" w:rsidRPr="00973471" w:rsidRDefault="00A447F3" w:rsidP="00B90A17">
            <w:pPr>
              <w:pStyle w:val="ListParagraph"/>
              <w:numPr>
                <w:ilvl w:val="1"/>
                <w:numId w:val="86"/>
              </w:numPr>
              <w:spacing w:after="0"/>
              <w:rPr>
                <w:sz w:val="20"/>
                <w:szCs w:val="20"/>
              </w:rPr>
            </w:pPr>
            <w:r w:rsidRPr="00973471">
              <w:rPr>
                <w:sz w:val="20"/>
                <w:szCs w:val="20"/>
              </w:rPr>
              <w:t>Measurement data report delayed (optional):</w:t>
            </w:r>
          </w:p>
          <w:p w14:paraId="16BB1128" w14:textId="77777777" w:rsidR="00A447F3" w:rsidRPr="00973471" w:rsidRDefault="00A447F3" w:rsidP="00B90A17">
            <w:pPr>
              <w:pStyle w:val="ListParagraph"/>
              <w:numPr>
                <w:ilvl w:val="2"/>
                <w:numId w:val="86"/>
              </w:numPr>
              <w:spacing w:after="0"/>
              <w:rPr>
                <w:sz w:val="20"/>
                <w:szCs w:val="20"/>
              </w:rPr>
            </w:pPr>
            <w:r w:rsidRPr="00973471">
              <w:rPr>
                <w:sz w:val="20"/>
                <w:szCs w:val="20"/>
              </w:rPr>
              <w:t xml:space="preserve">If the measurement data report is either marked as delayed or is clearly delayed based upon the timestamp being significantly historic (e.g., a report of a per-minute measurement where the specific measurement occurred several hours ago where other reports being made at that same time are up to date) and especially where other reports for the same point and measurement that were made after that time have already been reported then the sample_qualifier should be set to DELAYED. </w:t>
            </w:r>
          </w:p>
          <w:p w14:paraId="218DD9C4" w14:textId="77777777" w:rsidR="00A447F3" w:rsidRPr="00973471" w:rsidRDefault="00A447F3" w:rsidP="00B90A17">
            <w:pPr>
              <w:pStyle w:val="ListParagraph"/>
              <w:numPr>
                <w:ilvl w:val="2"/>
                <w:numId w:val="86"/>
              </w:numPr>
              <w:spacing w:after="0"/>
              <w:rPr>
                <w:sz w:val="20"/>
                <w:szCs w:val="20"/>
              </w:rPr>
            </w:pPr>
            <w:r w:rsidRPr="00973471">
              <w:rPr>
                <w:sz w:val="20"/>
                <w:szCs w:val="20"/>
              </w:rPr>
              <w:t>If it is not possible to determine this, then the sample_qualifier should be omitted.</w:t>
            </w:r>
          </w:p>
          <w:p w14:paraId="59E7EA73" w14:textId="77777777" w:rsidR="00A447F3" w:rsidRPr="00973471" w:rsidRDefault="00A447F3" w:rsidP="00B90A17">
            <w:pPr>
              <w:pStyle w:val="ListParagraph"/>
              <w:numPr>
                <w:ilvl w:val="1"/>
                <w:numId w:val="86"/>
              </w:numPr>
              <w:spacing w:after="0"/>
              <w:rPr>
                <w:sz w:val="20"/>
                <w:szCs w:val="20"/>
              </w:rPr>
            </w:pPr>
            <w:r w:rsidRPr="00973471">
              <w:rPr>
                <w:sz w:val="20"/>
                <w:szCs w:val="20"/>
              </w:rPr>
              <w:t>Measurement data appears invalid (optional)</w:t>
            </w:r>
          </w:p>
          <w:p w14:paraId="311A2B19" w14:textId="77777777" w:rsidR="00A447F3" w:rsidRPr="00973471" w:rsidRDefault="00A447F3" w:rsidP="00B90A17">
            <w:pPr>
              <w:pStyle w:val="ListParagraph"/>
              <w:numPr>
                <w:ilvl w:val="2"/>
                <w:numId w:val="86"/>
              </w:numPr>
              <w:spacing w:after="0"/>
              <w:rPr>
                <w:sz w:val="20"/>
                <w:szCs w:val="20"/>
              </w:rPr>
            </w:pPr>
            <w:r w:rsidRPr="00973471">
              <w:rPr>
                <w:sz w:val="20"/>
                <w:szCs w:val="20"/>
              </w:rPr>
              <w:t>If the measurement data provided is clearly invalid (e.g., there were more errors in a measured period than there were bits conveyed in that period) then the value_qualifier should be set to INVALID, but the value should still also be provided where it can be (note that the value may not fit in the range of the value field for some reason, in this case the value cannot be provided)</w:t>
            </w:r>
          </w:p>
          <w:p w14:paraId="53F43872" w14:textId="77777777" w:rsidR="00A447F3" w:rsidRPr="00973471" w:rsidRDefault="00A447F3" w:rsidP="00B90A17">
            <w:pPr>
              <w:pStyle w:val="ListParagraph"/>
              <w:numPr>
                <w:ilvl w:val="2"/>
                <w:numId w:val="86"/>
              </w:numPr>
              <w:spacing w:after="0"/>
              <w:rPr>
                <w:sz w:val="20"/>
                <w:szCs w:val="20"/>
              </w:rPr>
            </w:pPr>
            <w:r w:rsidRPr="00973471">
              <w:rPr>
                <w:sz w:val="20"/>
                <w:szCs w:val="20"/>
              </w:rPr>
              <w:t>If the solution is not aware of valid range, value_qualifier “INVALID” should not be used other than for the cases where the value provided does not fit within the range of the field.</w:t>
            </w:r>
          </w:p>
          <w:p w14:paraId="5B264980" w14:textId="77777777" w:rsidR="00A447F3" w:rsidRPr="00973471" w:rsidRDefault="00A447F3" w:rsidP="00B90A17">
            <w:pPr>
              <w:pStyle w:val="ListParagraph"/>
              <w:numPr>
                <w:ilvl w:val="1"/>
                <w:numId w:val="86"/>
              </w:numPr>
              <w:spacing w:after="0"/>
              <w:rPr>
                <w:sz w:val="20"/>
                <w:szCs w:val="20"/>
              </w:rPr>
            </w:pPr>
            <w:r w:rsidRPr="00973471">
              <w:rPr>
                <w:sz w:val="20"/>
                <w:szCs w:val="20"/>
              </w:rPr>
              <w:t>Measurement data appears suspect (optional)</w:t>
            </w:r>
          </w:p>
          <w:p w14:paraId="66DE9667" w14:textId="77777777" w:rsidR="00A447F3" w:rsidRPr="00973471" w:rsidRDefault="00A447F3" w:rsidP="00B90A17">
            <w:pPr>
              <w:pStyle w:val="ListParagraph"/>
              <w:numPr>
                <w:ilvl w:val="2"/>
                <w:numId w:val="86"/>
              </w:numPr>
              <w:spacing w:after="0"/>
              <w:rPr>
                <w:sz w:val="20"/>
                <w:szCs w:val="20"/>
              </w:rPr>
            </w:pPr>
            <w:r w:rsidRPr="00973471">
              <w:rPr>
                <w:sz w:val="20"/>
                <w:szCs w:val="20"/>
              </w:rPr>
              <w:t>If the measurement data provided does not appear reasonable (e.g., there most bits conveyed in that period were reported as in error) then the value_qualifier should be set to SUSPECT, but the value should still also be provided</w:t>
            </w:r>
          </w:p>
          <w:p w14:paraId="043CE4A2" w14:textId="77777777" w:rsidR="00A447F3" w:rsidRPr="00973471" w:rsidRDefault="00A447F3" w:rsidP="00B90A17">
            <w:pPr>
              <w:pStyle w:val="ListParagraph"/>
              <w:numPr>
                <w:ilvl w:val="2"/>
                <w:numId w:val="86"/>
              </w:numPr>
              <w:spacing w:after="0"/>
              <w:rPr>
                <w:sz w:val="20"/>
                <w:szCs w:val="20"/>
              </w:rPr>
            </w:pPr>
            <w:r w:rsidRPr="00973471">
              <w:rPr>
                <w:sz w:val="20"/>
                <w:szCs w:val="20"/>
              </w:rPr>
              <w:t>If the solution is not aware of valid range, value_qualifier “SUSPECT” should not be used.</w:t>
            </w:r>
          </w:p>
          <w:p w14:paraId="2F1BCDF4" w14:textId="77777777" w:rsidR="00A447F3" w:rsidRPr="00973471" w:rsidRDefault="00A447F3" w:rsidP="00B90A17">
            <w:pPr>
              <w:pStyle w:val="ListParagraph"/>
              <w:numPr>
                <w:ilvl w:val="1"/>
                <w:numId w:val="86"/>
              </w:numPr>
              <w:tabs>
                <w:tab w:val="left" w:pos="7050"/>
              </w:tabs>
              <w:spacing w:after="0"/>
              <w:rPr>
                <w:sz w:val="20"/>
                <w:szCs w:val="20"/>
              </w:rPr>
            </w:pPr>
            <w:r w:rsidRPr="00973471">
              <w:rPr>
                <w:sz w:val="20"/>
                <w:szCs w:val="20"/>
              </w:rPr>
              <w:t>Measurement data appears partial (optional)</w:t>
            </w:r>
          </w:p>
          <w:p w14:paraId="58B8DED5" w14:textId="77777777" w:rsidR="00A447F3" w:rsidRPr="00973471" w:rsidRDefault="00A447F3" w:rsidP="00B90A17">
            <w:pPr>
              <w:pStyle w:val="ListParagraph"/>
              <w:numPr>
                <w:ilvl w:val="2"/>
                <w:numId w:val="86"/>
              </w:numPr>
              <w:spacing w:after="0"/>
              <w:rPr>
                <w:sz w:val="20"/>
                <w:szCs w:val="20"/>
              </w:rPr>
            </w:pPr>
            <w:r w:rsidRPr="00973471">
              <w:rPr>
                <w:sz w:val="20"/>
                <w:szCs w:val="20"/>
              </w:rPr>
              <w:t>If the measurement data provided indicates a sample_interval that was significantly less than expected for the measurement then the value_qualifier should be set to PARTIAL (clearly, the value should also be provided)</w:t>
            </w:r>
          </w:p>
          <w:p w14:paraId="47497F60" w14:textId="77777777" w:rsidR="00A447F3" w:rsidRPr="00973471" w:rsidRDefault="00A447F3" w:rsidP="00B90A17">
            <w:pPr>
              <w:pStyle w:val="ListParagraph"/>
              <w:numPr>
                <w:ilvl w:val="2"/>
                <w:numId w:val="86"/>
              </w:numPr>
              <w:spacing w:after="0"/>
              <w:rPr>
                <w:sz w:val="20"/>
                <w:szCs w:val="20"/>
              </w:rPr>
            </w:pPr>
            <w:r w:rsidRPr="00973471">
              <w:rPr>
                <w:sz w:val="20"/>
                <w:szCs w:val="20"/>
              </w:rPr>
              <w:t>Note that there may be other cases where the value_qualifier “PARTIAL” applies and “PARTIAL” may be used for these cases as the emerge.</w:t>
            </w:r>
          </w:p>
          <w:p w14:paraId="69A8523A" w14:textId="77777777" w:rsidR="00A447F3" w:rsidRPr="00973471" w:rsidRDefault="00A447F3" w:rsidP="00B90A17">
            <w:pPr>
              <w:pStyle w:val="ListParagraph"/>
              <w:numPr>
                <w:ilvl w:val="2"/>
                <w:numId w:val="86"/>
              </w:numPr>
              <w:spacing w:after="0"/>
              <w:rPr>
                <w:sz w:val="20"/>
                <w:szCs w:val="20"/>
              </w:rPr>
            </w:pPr>
            <w:r w:rsidRPr="00973471">
              <w:rPr>
                <w:sz w:val="20"/>
                <w:szCs w:val="20"/>
              </w:rPr>
              <w:t>If the solution has no expectation for sample_interval, then “PARTIAL” should not be use.</w:t>
            </w:r>
          </w:p>
          <w:p w14:paraId="7967586E" w14:textId="77777777" w:rsidR="00A447F3" w:rsidRPr="00973471" w:rsidRDefault="00A447F3" w:rsidP="00B90A17">
            <w:pPr>
              <w:pStyle w:val="ListParagraph"/>
              <w:numPr>
                <w:ilvl w:val="1"/>
                <w:numId w:val="86"/>
              </w:numPr>
              <w:spacing w:after="0"/>
              <w:rPr>
                <w:sz w:val="20"/>
                <w:szCs w:val="20"/>
              </w:rPr>
            </w:pPr>
            <w:r w:rsidRPr="00973471">
              <w:rPr>
                <w:sz w:val="20"/>
                <w:szCs w:val="20"/>
              </w:rPr>
              <w:t>Measurement data is missing (optional)</w:t>
            </w:r>
          </w:p>
          <w:p w14:paraId="0CB85A3E" w14:textId="77777777" w:rsidR="00A447F3" w:rsidRPr="00973471" w:rsidRDefault="00A447F3" w:rsidP="00B90A17">
            <w:pPr>
              <w:pStyle w:val="ListParagraph"/>
              <w:numPr>
                <w:ilvl w:val="2"/>
                <w:numId w:val="86"/>
              </w:numPr>
              <w:spacing w:after="0"/>
              <w:rPr>
                <w:sz w:val="20"/>
                <w:szCs w:val="20"/>
              </w:rPr>
            </w:pPr>
            <w:r w:rsidRPr="00973471">
              <w:rPr>
                <w:sz w:val="20"/>
                <w:szCs w:val="20"/>
              </w:rPr>
              <w:t xml:space="preserve">If the measurement data should have been provided for a point at a particular time but it was not provided, then the value_qualifier should be set to MISSING (note that this is vital for a case where same value suppression is supported. The identification of MISSING </w:t>
            </w:r>
            <w:r w:rsidRPr="00973471">
              <w:rPr>
                <w:sz w:val="20"/>
                <w:szCs w:val="20"/>
              </w:rPr>
              <w:lastRenderedPageBreak/>
              <w:t>takes place in the control process where the suppression is being applied. No suppression cases are supported in TAPI 2.5.0).</w:t>
            </w:r>
          </w:p>
          <w:p w14:paraId="176AADC1" w14:textId="77777777" w:rsidR="00A447F3" w:rsidRPr="00973471" w:rsidRDefault="00A447F3" w:rsidP="00B90A17">
            <w:pPr>
              <w:pStyle w:val="ListParagraph"/>
              <w:numPr>
                <w:ilvl w:val="2"/>
                <w:numId w:val="86"/>
              </w:numPr>
              <w:spacing w:after="0"/>
              <w:rPr>
                <w:sz w:val="20"/>
                <w:szCs w:val="20"/>
              </w:rPr>
            </w:pPr>
            <w:r w:rsidRPr="00973471">
              <w:rPr>
                <w:sz w:val="20"/>
                <w:szCs w:val="20"/>
              </w:rPr>
              <w:t>If the solution is not aware of when measurements should be provided that the value_qualifier “MISSING” should not be used.</w:t>
            </w:r>
          </w:p>
          <w:p w14:paraId="7298858D" w14:textId="77777777" w:rsidR="00A447F3" w:rsidRPr="00973471" w:rsidRDefault="00A447F3" w:rsidP="00B90A17">
            <w:pPr>
              <w:spacing w:before="100" w:beforeAutospacing="1" w:after="100" w:afterAutospacing="1"/>
              <w:rPr>
                <w:rFonts w:eastAsia="Times New Roman"/>
                <w:sz w:val="20"/>
                <w:szCs w:val="20"/>
              </w:rPr>
            </w:pPr>
          </w:p>
        </w:tc>
      </w:tr>
      <w:tr w:rsidR="00A447F3" w:rsidRPr="00437FEA" w14:paraId="76AB77B3" w14:textId="77777777" w:rsidTr="00B90A17">
        <w:tc>
          <w:tcPr>
            <w:tcW w:w="1402" w:type="dxa"/>
          </w:tcPr>
          <w:p w14:paraId="51D14597" w14:textId="77777777" w:rsidR="00A447F3" w:rsidRPr="00D802CF" w:rsidRDefault="00A447F3" w:rsidP="00B90A17">
            <w:pPr>
              <w:rPr>
                <w:sz w:val="20"/>
                <w:szCs w:val="14"/>
              </w:rPr>
            </w:pPr>
          </w:p>
        </w:tc>
        <w:tc>
          <w:tcPr>
            <w:tcW w:w="7948" w:type="dxa"/>
          </w:tcPr>
          <w:p w14:paraId="6467A17F" w14:textId="77777777" w:rsidR="00A447F3" w:rsidRPr="00D802CF" w:rsidRDefault="00A447F3" w:rsidP="00B90A17">
            <w:pPr>
              <w:pStyle w:val="ListParagraph"/>
              <w:rPr>
                <w:sz w:val="20"/>
                <w:szCs w:val="14"/>
              </w:rPr>
            </w:pPr>
          </w:p>
        </w:tc>
      </w:tr>
    </w:tbl>
    <w:p w14:paraId="2B1C03D1" w14:textId="77777777" w:rsidR="00A447F3" w:rsidRDefault="00A447F3" w:rsidP="00A447F3"/>
    <w:p w14:paraId="6CCB3114" w14:textId="77777777" w:rsidR="00A447F3" w:rsidRPr="002437F5" w:rsidRDefault="00A447F3" w:rsidP="00A447F3">
      <w:pPr>
        <w:pStyle w:val="Heading3"/>
      </w:pPr>
      <w:bookmarkStart w:id="317" w:name="_Toc223392334"/>
      <w:r>
        <w:t xml:space="preserve">Use Case ST-6.4: </w:t>
      </w:r>
      <w:r>
        <w:rPr>
          <w:szCs w:val="14"/>
        </w:rPr>
        <w:t>Short loss of communications</w:t>
      </w:r>
      <w:bookmarkEnd w:id="317"/>
    </w:p>
    <w:p w14:paraId="4A26C965" w14:textId="77777777" w:rsidR="00A447F3" w:rsidRDefault="00A447F3" w:rsidP="00A447F3"/>
    <w:tbl>
      <w:tblPr>
        <w:tblStyle w:val="TableGrid"/>
        <w:tblW w:w="0" w:type="auto"/>
        <w:tblLook w:val="04A0" w:firstRow="1" w:lastRow="0" w:firstColumn="1" w:lastColumn="0" w:noHBand="0" w:noVBand="1"/>
      </w:tblPr>
      <w:tblGrid>
        <w:gridCol w:w="1413"/>
        <w:gridCol w:w="9043"/>
      </w:tblGrid>
      <w:tr w:rsidR="00A447F3" w:rsidRPr="00437FEA" w14:paraId="14E8F56A" w14:textId="77777777" w:rsidTr="00B90A17">
        <w:tc>
          <w:tcPr>
            <w:tcW w:w="1413" w:type="dxa"/>
          </w:tcPr>
          <w:p w14:paraId="4D090EB8" w14:textId="77777777" w:rsidR="00A447F3" w:rsidRPr="00437FEA" w:rsidRDefault="00A447F3" w:rsidP="00B90A17">
            <w:pPr>
              <w:rPr>
                <w:sz w:val="20"/>
                <w:szCs w:val="14"/>
              </w:rPr>
            </w:pPr>
            <w:r w:rsidRPr="00437FEA">
              <w:rPr>
                <w:sz w:val="20"/>
                <w:szCs w:val="14"/>
              </w:rPr>
              <w:t>Number</w:t>
            </w:r>
          </w:p>
        </w:tc>
        <w:tc>
          <w:tcPr>
            <w:tcW w:w="9043" w:type="dxa"/>
          </w:tcPr>
          <w:p w14:paraId="6F867950" w14:textId="77777777" w:rsidR="00A447F3" w:rsidRPr="00437FEA" w:rsidRDefault="00A447F3" w:rsidP="00B90A17">
            <w:pPr>
              <w:rPr>
                <w:sz w:val="20"/>
                <w:szCs w:val="14"/>
              </w:rPr>
            </w:pPr>
            <w:r>
              <w:rPr>
                <w:sz w:val="20"/>
                <w:szCs w:val="14"/>
              </w:rPr>
              <w:t>ST-6.4</w:t>
            </w:r>
          </w:p>
        </w:tc>
      </w:tr>
      <w:tr w:rsidR="00A447F3" w:rsidRPr="00437FEA" w14:paraId="12D6A957" w14:textId="77777777" w:rsidTr="00B90A17">
        <w:tc>
          <w:tcPr>
            <w:tcW w:w="1413" w:type="dxa"/>
          </w:tcPr>
          <w:p w14:paraId="481BA705" w14:textId="77777777" w:rsidR="00A447F3" w:rsidRPr="00437FEA" w:rsidRDefault="00A447F3" w:rsidP="00B90A17">
            <w:pPr>
              <w:rPr>
                <w:sz w:val="20"/>
                <w:szCs w:val="14"/>
              </w:rPr>
            </w:pPr>
            <w:r w:rsidRPr="00437FEA">
              <w:rPr>
                <w:sz w:val="20"/>
                <w:szCs w:val="14"/>
              </w:rPr>
              <w:t>Name</w:t>
            </w:r>
          </w:p>
        </w:tc>
        <w:tc>
          <w:tcPr>
            <w:tcW w:w="9043" w:type="dxa"/>
          </w:tcPr>
          <w:p w14:paraId="67E3378A" w14:textId="77777777" w:rsidR="00A447F3" w:rsidRPr="00437FEA" w:rsidRDefault="00A447F3" w:rsidP="00B90A17">
            <w:pPr>
              <w:rPr>
                <w:sz w:val="20"/>
                <w:szCs w:val="14"/>
              </w:rPr>
            </w:pPr>
            <w:r>
              <w:rPr>
                <w:sz w:val="20"/>
                <w:szCs w:val="14"/>
              </w:rPr>
              <w:t>Short loss of communications (related to ST-0.7)</w:t>
            </w:r>
          </w:p>
        </w:tc>
      </w:tr>
      <w:tr w:rsidR="00A447F3" w:rsidRPr="00437FEA" w14:paraId="028BBA49" w14:textId="77777777" w:rsidTr="00B90A17">
        <w:tc>
          <w:tcPr>
            <w:tcW w:w="1413" w:type="dxa"/>
          </w:tcPr>
          <w:p w14:paraId="502B19EA" w14:textId="77777777" w:rsidR="00A447F3" w:rsidRPr="00437FEA" w:rsidRDefault="00A447F3" w:rsidP="00B90A17">
            <w:pPr>
              <w:rPr>
                <w:sz w:val="20"/>
                <w:szCs w:val="14"/>
              </w:rPr>
            </w:pPr>
            <w:r>
              <w:rPr>
                <w:sz w:val="20"/>
                <w:szCs w:val="14"/>
              </w:rPr>
              <w:t>Process/Area</w:t>
            </w:r>
          </w:p>
        </w:tc>
        <w:tc>
          <w:tcPr>
            <w:tcW w:w="9043" w:type="dxa"/>
          </w:tcPr>
          <w:p w14:paraId="208DFF66" w14:textId="77777777" w:rsidR="00A447F3" w:rsidRPr="00437FEA" w:rsidRDefault="00A447F3" w:rsidP="00B90A17">
            <w:pPr>
              <w:rPr>
                <w:sz w:val="20"/>
                <w:szCs w:val="14"/>
              </w:rPr>
            </w:pPr>
            <w:r>
              <w:rPr>
                <w:sz w:val="20"/>
                <w:szCs w:val="14"/>
              </w:rPr>
              <w:t>Streaming Infrastructure</w:t>
            </w:r>
          </w:p>
        </w:tc>
      </w:tr>
      <w:tr w:rsidR="00A447F3" w:rsidRPr="00437FEA" w14:paraId="6E0D88A5" w14:textId="77777777" w:rsidTr="00B90A17">
        <w:tc>
          <w:tcPr>
            <w:tcW w:w="1413" w:type="dxa"/>
          </w:tcPr>
          <w:p w14:paraId="457627E9" w14:textId="77777777" w:rsidR="00A447F3" w:rsidRPr="00437FEA" w:rsidRDefault="00A447F3" w:rsidP="00B90A17">
            <w:pPr>
              <w:rPr>
                <w:sz w:val="20"/>
                <w:szCs w:val="14"/>
              </w:rPr>
            </w:pPr>
            <w:r>
              <w:rPr>
                <w:sz w:val="20"/>
                <w:szCs w:val="14"/>
              </w:rPr>
              <w:t>Brief description</w:t>
            </w:r>
          </w:p>
        </w:tc>
        <w:tc>
          <w:tcPr>
            <w:tcW w:w="9043" w:type="dxa"/>
          </w:tcPr>
          <w:p w14:paraId="60E5E19F" w14:textId="77777777" w:rsidR="00A447F3" w:rsidRPr="00437FEA" w:rsidRDefault="00A447F3" w:rsidP="00B90A17">
            <w:pPr>
              <w:rPr>
                <w:sz w:val="20"/>
                <w:szCs w:val="14"/>
              </w:rPr>
            </w:pPr>
            <w:r>
              <w:rPr>
                <w:sz w:val="20"/>
                <w:szCs w:val="14"/>
              </w:rPr>
              <w:t>The communications between the client and provider fails briefly (less than measurement data retention time) then recovers</w:t>
            </w:r>
          </w:p>
        </w:tc>
      </w:tr>
      <w:tr w:rsidR="00A447F3" w:rsidRPr="00437FEA" w14:paraId="373321CA" w14:textId="77777777" w:rsidTr="00B90A17">
        <w:tc>
          <w:tcPr>
            <w:tcW w:w="1413" w:type="dxa"/>
          </w:tcPr>
          <w:p w14:paraId="184013C3" w14:textId="77777777" w:rsidR="00A447F3" w:rsidRPr="00437FEA" w:rsidRDefault="00A447F3" w:rsidP="00B90A17">
            <w:pPr>
              <w:rPr>
                <w:sz w:val="20"/>
                <w:szCs w:val="14"/>
              </w:rPr>
            </w:pPr>
            <w:r>
              <w:rPr>
                <w:sz w:val="20"/>
                <w:szCs w:val="14"/>
              </w:rPr>
              <w:t>Preconditions</w:t>
            </w:r>
          </w:p>
        </w:tc>
        <w:tc>
          <w:tcPr>
            <w:tcW w:w="9043" w:type="dxa"/>
          </w:tcPr>
          <w:p w14:paraId="6D42D004" w14:textId="77777777" w:rsidR="00A447F3" w:rsidRPr="00437FEA" w:rsidRDefault="00A447F3" w:rsidP="00B90A17">
            <w:pPr>
              <w:rPr>
                <w:sz w:val="20"/>
                <w:szCs w:val="14"/>
              </w:rPr>
            </w:pPr>
            <w:r>
              <w:rPr>
                <w:sz w:val="20"/>
                <w:szCs w:val="14"/>
              </w:rPr>
              <w:t>UC ST-6.2 has run successfully</w:t>
            </w:r>
          </w:p>
        </w:tc>
      </w:tr>
      <w:tr w:rsidR="00A447F3" w:rsidRPr="00437FEA" w14:paraId="1A703A60" w14:textId="77777777" w:rsidTr="00B90A17">
        <w:tc>
          <w:tcPr>
            <w:tcW w:w="1413" w:type="dxa"/>
          </w:tcPr>
          <w:p w14:paraId="3FA4116F" w14:textId="77777777" w:rsidR="00A447F3" w:rsidRPr="00437FEA" w:rsidRDefault="00A447F3" w:rsidP="00B90A17">
            <w:pPr>
              <w:rPr>
                <w:sz w:val="20"/>
                <w:szCs w:val="14"/>
              </w:rPr>
            </w:pPr>
            <w:r>
              <w:rPr>
                <w:sz w:val="20"/>
                <w:szCs w:val="14"/>
              </w:rPr>
              <w:t>Type</w:t>
            </w:r>
          </w:p>
        </w:tc>
        <w:tc>
          <w:tcPr>
            <w:tcW w:w="9043" w:type="dxa"/>
          </w:tcPr>
          <w:p w14:paraId="143D9B01" w14:textId="77777777" w:rsidR="00A447F3" w:rsidRPr="00437FEA" w:rsidRDefault="00A447F3" w:rsidP="00B90A17">
            <w:pPr>
              <w:rPr>
                <w:sz w:val="20"/>
                <w:szCs w:val="14"/>
              </w:rPr>
            </w:pPr>
            <w:r>
              <w:rPr>
                <w:sz w:val="20"/>
                <w:szCs w:val="14"/>
              </w:rPr>
              <w:t>Gaining and maintaining alignment</w:t>
            </w:r>
          </w:p>
        </w:tc>
      </w:tr>
      <w:tr w:rsidR="00A447F3" w:rsidRPr="00437FEA" w14:paraId="6D264DD3" w14:textId="77777777" w:rsidTr="00B90A17">
        <w:tc>
          <w:tcPr>
            <w:tcW w:w="1413" w:type="dxa"/>
          </w:tcPr>
          <w:p w14:paraId="5E7C3383" w14:textId="77777777" w:rsidR="00A447F3" w:rsidRPr="00437FEA" w:rsidRDefault="00A447F3" w:rsidP="00B90A17">
            <w:pPr>
              <w:rPr>
                <w:sz w:val="20"/>
                <w:szCs w:val="14"/>
              </w:rPr>
            </w:pPr>
            <w:r>
              <w:rPr>
                <w:sz w:val="20"/>
                <w:szCs w:val="14"/>
              </w:rPr>
              <w:t>Description and workflow</w:t>
            </w:r>
          </w:p>
        </w:tc>
        <w:tc>
          <w:tcPr>
            <w:tcW w:w="9043" w:type="dxa"/>
          </w:tcPr>
          <w:p w14:paraId="5DD12319" w14:textId="77777777" w:rsidR="00A447F3" w:rsidRPr="00C4727B" w:rsidRDefault="00A447F3" w:rsidP="00973471">
            <w:pPr>
              <w:numPr>
                <w:ilvl w:val="0"/>
                <w:numId w:val="93"/>
              </w:numPr>
              <w:spacing w:before="100" w:beforeAutospacing="1" w:after="100" w:afterAutospacing="1"/>
              <w:rPr>
                <w:rFonts w:eastAsia="Times New Roman"/>
                <w:sz w:val="20"/>
                <w:szCs w:val="14"/>
              </w:rPr>
            </w:pPr>
            <w:r w:rsidRPr="00C4727B">
              <w:rPr>
                <w:rFonts w:eastAsia="Times New Roman"/>
                <w:sz w:val="20"/>
                <w:szCs w:val="14"/>
              </w:rPr>
              <w:t>The client is consuming the stream with some delay</w:t>
            </w:r>
            <w:r>
              <w:rPr>
                <w:rFonts w:eastAsia="Times New Roman"/>
                <w:sz w:val="20"/>
                <w:szCs w:val="14"/>
              </w:rPr>
              <w:t xml:space="preserve"> and is maintaining a record of the time of the latest successfully processed records.</w:t>
            </w:r>
          </w:p>
          <w:p w14:paraId="3B3C4F3F" w14:textId="77777777" w:rsidR="00A447F3" w:rsidRPr="00C4727B" w:rsidRDefault="00A447F3" w:rsidP="00973471">
            <w:pPr>
              <w:numPr>
                <w:ilvl w:val="0"/>
                <w:numId w:val="93"/>
              </w:numPr>
              <w:spacing w:before="100" w:beforeAutospacing="1" w:after="100" w:afterAutospacing="1"/>
              <w:rPr>
                <w:rFonts w:eastAsia="Times New Roman"/>
                <w:sz w:val="20"/>
                <w:szCs w:val="14"/>
              </w:rPr>
            </w:pPr>
            <w:r w:rsidRPr="00C4727B">
              <w:rPr>
                <w:rFonts w:eastAsia="Times New Roman"/>
                <w:sz w:val="20"/>
                <w:szCs w:val="14"/>
              </w:rPr>
              <w:t xml:space="preserve">On loss of comms the client and the provider kill </w:t>
            </w:r>
            <w:r>
              <w:rPr>
                <w:rFonts w:eastAsia="Times New Roman"/>
                <w:sz w:val="20"/>
                <w:szCs w:val="14"/>
              </w:rPr>
              <w:t>the subscription.</w:t>
            </w:r>
          </w:p>
          <w:p w14:paraId="13B90393" w14:textId="77777777" w:rsidR="00A447F3" w:rsidRDefault="00A447F3" w:rsidP="00973471">
            <w:pPr>
              <w:numPr>
                <w:ilvl w:val="0"/>
                <w:numId w:val="93"/>
              </w:numPr>
              <w:spacing w:before="100" w:beforeAutospacing="1" w:after="100" w:afterAutospacing="1"/>
              <w:rPr>
                <w:rFonts w:eastAsia="Times New Roman"/>
                <w:sz w:val="20"/>
                <w:szCs w:val="14"/>
              </w:rPr>
            </w:pPr>
            <w:r w:rsidRPr="00C4727B">
              <w:rPr>
                <w:rFonts w:eastAsia="Times New Roman"/>
                <w:sz w:val="20"/>
                <w:szCs w:val="14"/>
              </w:rPr>
              <w:t>The log continues to progress on the provider side</w:t>
            </w:r>
            <w:r>
              <w:rPr>
                <w:rFonts w:eastAsia="Times New Roman"/>
                <w:sz w:val="20"/>
                <w:szCs w:val="14"/>
              </w:rPr>
              <w:t>.</w:t>
            </w:r>
          </w:p>
          <w:p w14:paraId="3BCAD028" w14:textId="77777777" w:rsidR="00A447F3" w:rsidRPr="00C4727B" w:rsidRDefault="00A447F3" w:rsidP="00973471">
            <w:pPr>
              <w:numPr>
                <w:ilvl w:val="0"/>
                <w:numId w:val="93"/>
              </w:numPr>
              <w:spacing w:before="100" w:beforeAutospacing="1" w:after="100" w:afterAutospacing="1"/>
              <w:rPr>
                <w:rFonts w:eastAsia="Times New Roman"/>
                <w:sz w:val="20"/>
                <w:szCs w:val="14"/>
              </w:rPr>
            </w:pPr>
            <w:r>
              <w:rPr>
                <w:rFonts w:eastAsia="Times New Roman"/>
                <w:sz w:val="20"/>
                <w:szCs w:val="14"/>
              </w:rPr>
              <w:t>The comms recovers</w:t>
            </w:r>
          </w:p>
          <w:p w14:paraId="6EA05962" w14:textId="77777777" w:rsidR="00A447F3" w:rsidRPr="007511F5" w:rsidRDefault="00A447F3" w:rsidP="00973471">
            <w:pPr>
              <w:numPr>
                <w:ilvl w:val="0"/>
                <w:numId w:val="93"/>
              </w:numPr>
              <w:spacing w:before="100" w:beforeAutospacing="1" w:after="100" w:afterAutospacing="1"/>
              <w:rPr>
                <w:rFonts w:eastAsia="Times New Roman"/>
                <w:sz w:val="20"/>
                <w:szCs w:val="14"/>
              </w:rPr>
            </w:pPr>
            <w:r w:rsidRPr="007511F5">
              <w:rPr>
                <w:rFonts w:eastAsia="Times New Roman"/>
                <w:sz w:val="20"/>
                <w:szCs w:val="14"/>
              </w:rPr>
              <w:t xml:space="preserve">The client attempts to resubscribe from where it was by providing the time of the last successfully processed record. </w:t>
            </w:r>
          </w:p>
          <w:p w14:paraId="1891F00D" w14:textId="464AA675" w:rsidR="00A447F3" w:rsidRDefault="00A447F3" w:rsidP="00973471">
            <w:pPr>
              <w:numPr>
                <w:ilvl w:val="1"/>
                <w:numId w:val="93"/>
              </w:numPr>
              <w:spacing w:before="100" w:beforeAutospacing="1" w:after="100" w:afterAutospacing="1"/>
              <w:rPr>
                <w:rFonts w:eastAsia="Times New Roman"/>
                <w:sz w:val="20"/>
                <w:szCs w:val="14"/>
              </w:rPr>
            </w:pPr>
            <w:r>
              <w:rPr>
                <w:rFonts w:eastAsia="Times New Roman"/>
                <w:sz w:val="20"/>
                <w:szCs w:val="14"/>
              </w:rPr>
              <w:t>This is provided in the start value of the range parameter of the history extension of the subscription, as detailed in</w:t>
            </w:r>
            <w:r w:rsidR="004E6A12">
              <w:rPr>
                <w:rFonts w:eastAsia="Times New Roman"/>
                <w:sz w:val="20"/>
                <w:szCs w:val="14"/>
              </w:rPr>
              <w:t xml:space="preserve"> section </w:t>
            </w:r>
            <w:r w:rsidR="004E6A12" w:rsidRPr="004E6A12">
              <w:rPr>
                <w:rFonts w:eastAsia="Times New Roman"/>
                <w:sz w:val="20"/>
                <w:szCs w:val="20"/>
              </w:rPr>
              <w:fldChar w:fldCharType="begin"/>
            </w:r>
            <w:r w:rsidR="004E6A12" w:rsidRPr="004E6A12">
              <w:rPr>
                <w:rFonts w:eastAsia="Times New Roman"/>
                <w:sz w:val="20"/>
                <w:szCs w:val="20"/>
              </w:rPr>
              <w:instrText xml:space="preserve"> REF _Ref143677483 \r \h  \* MERGEFORMAT </w:instrText>
            </w:r>
            <w:r w:rsidR="004E6A12" w:rsidRPr="004E6A12">
              <w:rPr>
                <w:rFonts w:eastAsia="Times New Roman"/>
                <w:sz w:val="20"/>
                <w:szCs w:val="20"/>
              </w:rPr>
            </w:r>
            <w:r w:rsidR="004E6A12" w:rsidRPr="004E6A12">
              <w:rPr>
                <w:rFonts w:eastAsia="Times New Roman"/>
                <w:sz w:val="20"/>
                <w:szCs w:val="20"/>
              </w:rPr>
              <w:fldChar w:fldCharType="separate"/>
            </w:r>
            <w:r w:rsidR="00916DFC">
              <w:rPr>
                <w:rFonts w:eastAsia="Times New Roman"/>
                <w:sz w:val="20"/>
                <w:szCs w:val="20"/>
              </w:rPr>
              <w:t>6.3.3</w:t>
            </w:r>
            <w:r w:rsidR="004E6A12" w:rsidRPr="004E6A12">
              <w:rPr>
                <w:rFonts w:eastAsia="Times New Roman"/>
                <w:sz w:val="20"/>
                <w:szCs w:val="20"/>
              </w:rPr>
              <w:fldChar w:fldCharType="end"/>
            </w:r>
            <w:r w:rsidR="004E6A12" w:rsidRPr="004E6A12">
              <w:rPr>
                <w:rFonts w:eastAsia="Times New Roman"/>
                <w:sz w:val="20"/>
                <w:szCs w:val="20"/>
              </w:rPr>
              <w:t xml:space="preserve"> </w:t>
            </w:r>
            <w:r w:rsidR="004E6A12" w:rsidRPr="004E6A12">
              <w:rPr>
                <w:rFonts w:eastAsia="Times New Roman"/>
                <w:sz w:val="20"/>
                <w:szCs w:val="20"/>
              </w:rPr>
              <w:fldChar w:fldCharType="begin"/>
            </w:r>
            <w:r w:rsidR="004E6A12" w:rsidRPr="004E6A12">
              <w:rPr>
                <w:rFonts w:eastAsia="Times New Roman"/>
                <w:sz w:val="20"/>
                <w:szCs w:val="20"/>
              </w:rPr>
              <w:instrText xml:space="preserve"> REF _Ref143677483 \h  \* MERGEFORMAT </w:instrText>
            </w:r>
            <w:r w:rsidR="004E6A12" w:rsidRPr="004E6A12">
              <w:rPr>
                <w:rFonts w:eastAsia="Times New Roman"/>
                <w:sz w:val="20"/>
                <w:szCs w:val="20"/>
              </w:rPr>
            </w:r>
            <w:r w:rsidR="004E6A12" w:rsidRPr="004E6A12">
              <w:rPr>
                <w:rFonts w:eastAsia="Times New Roman"/>
                <w:sz w:val="20"/>
                <w:szCs w:val="20"/>
              </w:rPr>
              <w:fldChar w:fldCharType="separate"/>
            </w:r>
            <w:r w:rsidR="00916DFC" w:rsidRPr="00916DFC">
              <w:rPr>
                <w:sz w:val="20"/>
                <w:szCs w:val="20"/>
              </w:rPr>
              <w:t>Subscription</w:t>
            </w:r>
            <w:r w:rsidR="004E6A12" w:rsidRPr="004E6A12">
              <w:rPr>
                <w:rFonts w:eastAsia="Times New Roman"/>
                <w:sz w:val="20"/>
                <w:szCs w:val="20"/>
              </w:rPr>
              <w:fldChar w:fldCharType="end"/>
            </w:r>
            <w:r w:rsidR="004E6A12">
              <w:rPr>
                <w:rFonts w:eastAsia="Times New Roman"/>
                <w:sz w:val="20"/>
                <w:szCs w:val="20"/>
              </w:rPr>
              <w:t xml:space="preserve"> on page </w:t>
            </w:r>
            <w:r w:rsidR="004E6A12" w:rsidRPr="004E6A12">
              <w:rPr>
                <w:rFonts w:eastAsia="Times New Roman"/>
                <w:sz w:val="20"/>
                <w:szCs w:val="20"/>
              </w:rPr>
              <w:fldChar w:fldCharType="begin"/>
            </w:r>
            <w:r w:rsidR="004E6A12" w:rsidRPr="004E6A12">
              <w:rPr>
                <w:rFonts w:eastAsia="Times New Roman"/>
                <w:sz w:val="20"/>
                <w:szCs w:val="20"/>
              </w:rPr>
              <w:instrText xml:space="preserve"> PAGEREF _Ref143677483 \h </w:instrText>
            </w:r>
            <w:r w:rsidR="004E6A12" w:rsidRPr="004E6A12">
              <w:rPr>
                <w:rFonts w:eastAsia="Times New Roman"/>
                <w:sz w:val="20"/>
                <w:szCs w:val="20"/>
              </w:rPr>
            </w:r>
            <w:r w:rsidR="004E6A12" w:rsidRPr="004E6A12">
              <w:rPr>
                <w:rFonts w:eastAsia="Times New Roman"/>
                <w:sz w:val="20"/>
                <w:szCs w:val="20"/>
              </w:rPr>
              <w:fldChar w:fldCharType="separate"/>
            </w:r>
            <w:r w:rsidR="00916DFC">
              <w:rPr>
                <w:rFonts w:eastAsia="Times New Roman"/>
                <w:noProof/>
                <w:sz w:val="20"/>
                <w:szCs w:val="20"/>
              </w:rPr>
              <w:t>82</w:t>
            </w:r>
            <w:r w:rsidR="004E6A12" w:rsidRPr="004E6A12">
              <w:rPr>
                <w:rFonts w:eastAsia="Times New Roman"/>
                <w:sz w:val="20"/>
                <w:szCs w:val="20"/>
              </w:rPr>
              <w:fldChar w:fldCharType="end"/>
            </w:r>
            <w:r w:rsidR="004E6A12">
              <w:rPr>
                <w:rFonts w:eastAsia="Times New Roman"/>
                <w:sz w:val="20"/>
                <w:szCs w:val="20"/>
              </w:rPr>
              <w:t>.</w:t>
            </w:r>
          </w:p>
          <w:p w14:paraId="31B2E87B" w14:textId="77777777" w:rsidR="00A447F3" w:rsidRPr="007511F5" w:rsidRDefault="00A447F3" w:rsidP="00973471">
            <w:pPr>
              <w:numPr>
                <w:ilvl w:val="1"/>
                <w:numId w:val="93"/>
              </w:numPr>
              <w:spacing w:before="100" w:beforeAutospacing="1" w:after="100" w:afterAutospacing="1"/>
              <w:rPr>
                <w:rFonts w:eastAsia="Times New Roman"/>
                <w:sz w:val="20"/>
                <w:szCs w:val="14"/>
              </w:rPr>
            </w:pPr>
            <w:r w:rsidRPr="007511F5">
              <w:rPr>
                <w:rFonts w:eastAsia="Times New Roman"/>
                <w:sz w:val="20"/>
                <w:szCs w:val="14"/>
              </w:rPr>
              <w:t>This will be successful assuming the comms has recovered and the time that the client has been disconnected from the provider is no longer than the record retention time.</w:t>
            </w:r>
          </w:p>
          <w:p w14:paraId="378D94A5" w14:textId="77777777" w:rsidR="00A447F3" w:rsidRPr="00C4727B" w:rsidRDefault="00A447F3" w:rsidP="00973471">
            <w:pPr>
              <w:numPr>
                <w:ilvl w:val="0"/>
                <w:numId w:val="93"/>
              </w:numPr>
              <w:spacing w:before="100" w:beforeAutospacing="1" w:after="100" w:afterAutospacing="1"/>
              <w:rPr>
                <w:rFonts w:eastAsia="Times New Roman"/>
                <w:sz w:val="20"/>
                <w:szCs w:val="14"/>
              </w:rPr>
            </w:pPr>
            <w:r w:rsidRPr="00C4727B">
              <w:rPr>
                <w:rFonts w:eastAsia="Times New Roman"/>
                <w:sz w:val="20"/>
                <w:szCs w:val="14"/>
              </w:rPr>
              <w:t>The stream is filled by the provider from</w:t>
            </w:r>
            <w:r>
              <w:rPr>
                <w:rFonts w:eastAsia="Times New Roman"/>
                <w:sz w:val="20"/>
                <w:szCs w:val="14"/>
              </w:rPr>
              <w:t xml:space="preserve"> the first record with time identified as start in the request from the client.</w:t>
            </w:r>
            <w:r w:rsidRPr="00C4727B">
              <w:rPr>
                <w:rFonts w:eastAsia="Times New Roman"/>
                <w:sz w:val="20"/>
                <w:szCs w:val="14"/>
              </w:rPr>
              <w:t xml:space="preserve"> </w:t>
            </w:r>
          </w:p>
          <w:p w14:paraId="4D8C4F3D" w14:textId="77777777" w:rsidR="00A447F3" w:rsidRDefault="00A447F3" w:rsidP="00973471">
            <w:pPr>
              <w:numPr>
                <w:ilvl w:val="1"/>
                <w:numId w:val="93"/>
              </w:numPr>
              <w:spacing w:before="100" w:beforeAutospacing="1" w:after="100" w:afterAutospacing="1"/>
              <w:rPr>
                <w:rFonts w:eastAsia="Times New Roman"/>
                <w:sz w:val="20"/>
                <w:szCs w:val="14"/>
              </w:rPr>
            </w:pPr>
            <w:r w:rsidRPr="00C4727B">
              <w:rPr>
                <w:rFonts w:eastAsia="Times New Roman"/>
                <w:sz w:val="20"/>
                <w:szCs w:val="14"/>
              </w:rPr>
              <w:t xml:space="preserve">In a short comms loss case, </w:t>
            </w:r>
            <w:r>
              <w:rPr>
                <w:rFonts w:eastAsia="Times New Roman"/>
                <w:sz w:val="20"/>
                <w:szCs w:val="14"/>
              </w:rPr>
              <w:t>the record will still exist</w:t>
            </w:r>
          </w:p>
          <w:p w14:paraId="1AC8B413" w14:textId="77777777" w:rsidR="00A447F3" w:rsidRPr="00A06252" w:rsidRDefault="00A447F3" w:rsidP="00973471">
            <w:pPr>
              <w:numPr>
                <w:ilvl w:val="2"/>
                <w:numId w:val="93"/>
              </w:numPr>
              <w:spacing w:before="100" w:beforeAutospacing="1" w:after="100" w:afterAutospacing="1"/>
              <w:rPr>
                <w:rFonts w:eastAsia="Times New Roman"/>
                <w:sz w:val="20"/>
                <w:szCs w:val="14"/>
              </w:rPr>
            </w:pPr>
            <w:r>
              <w:rPr>
                <w:rFonts w:eastAsia="Times New Roman"/>
                <w:sz w:val="20"/>
                <w:szCs w:val="14"/>
              </w:rPr>
              <w:t>There will be some duplication of data especially where there were several records provided at the same time. Sending the same data simplifies the processing of “start”</w:t>
            </w:r>
            <w:r w:rsidRPr="00A06252">
              <w:rPr>
                <w:rFonts w:eastAsia="Times New Roman"/>
                <w:sz w:val="20"/>
                <w:szCs w:val="14"/>
              </w:rPr>
              <w:t>.</w:t>
            </w:r>
          </w:p>
          <w:p w14:paraId="20B0F95F" w14:textId="77777777" w:rsidR="00A447F3" w:rsidRDefault="00A447F3" w:rsidP="00973471">
            <w:pPr>
              <w:numPr>
                <w:ilvl w:val="1"/>
                <w:numId w:val="93"/>
              </w:numPr>
              <w:spacing w:before="100" w:beforeAutospacing="1" w:after="100" w:afterAutospacing="1"/>
              <w:rPr>
                <w:rFonts w:eastAsia="Times New Roman"/>
                <w:sz w:val="20"/>
                <w:szCs w:val="14"/>
              </w:rPr>
            </w:pPr>
            <w:r w:rsidRPr="0072473C">
              <w:rPr>
                <w:rFonts w:eastAsia="Times New Roman"/>
                <w:sz w:val="20"/>
                <w:szCs w:val="14"/>
              </w:rPr>
              <w:t>In a longer comms loss</w:t>
            </w:r>
            <w:r>
              <w:rPr>
                <w:rFonts w:eastAsia="Times New Roman"/>
                <w:sz w:val="20"/>
                <w:szCs w:val="14"/>
              </w:rPr>
              <w:t>, t</w:t>
            </w:r>
            <w:r w:rsidRPr="0072473C">
              <w:rPr>
                <w:rFonts w:eastAsia="Times New Roman"/>
                <w:sz w:val="20"/>
                <w:szCs w:val="14"/>
              </w:rPr>
              <w:t xml:space="preserve">he record with the provided </w:t>
            </w:r>
            <w:r>
              <w:rPr>
                <w:rFonts w:eastAsia="Times New Roman"/>
                <w:sz w:val="20"/>
                <w:szCs w:val="14"/>
              </w:rPr>
              <w:t xml:space="preserve">time </w:t>
            </w:r>
            <w:r w:rsidRPr="0072473C">
              <w:rPr>
                <w:rFonts w:eastAsia="Times New Roman"/>
                <w:sz w:val="20"/>
                <w:szCs w:val="14"/>
              </w:rPr>
              <w:t>may no longer exist in the log as a result of</w:t>
            </w:r>
            <w:r>
              <w:rPr>
                <w:rFonts w:eastAsia="Times New Roman"/>
                <w:sz w:val="20"/>
                <w:szCs w:val="14"/>
              </w:rPr>
              <w:t xml:space="preserve"> truncation. In this case the oldest record will be sent but that will NOT be from the time provided in the “start” parameter.</w:t>
            </w:r>
          </w:p>
          <w:p w14:paraId="405B7B64" w14:textId="77777777" w:rsidR="00A447F3" w:rsidRPr="00BD48BF" w:rsidRDefault="00A447F3" w:rsidP="00973471">
            <w:pPr>
              <w:numPr>
                <w:ilvl w:val="2"/>
                <w:numId w:val="93"/>
              </w:numPr>
              <w:spacing w:before="100" w:beforeAutospacing="1" w:after="100" w:afterAutospacing="1"/>
              <w:rPr>
                <w:rFonts w:eastAsia="Times New Roman"/>
                <w:sz w:val="20"/>
                <w:szCs w:val="14"/>
              </w:rPr>
            </w:pPr>
            <w:r>
              <w:rPr>
                <w:rFonts w:eastAsia="Times New Roman"/>
                <w:sz w:val="20"/>
                <w:szCs w:val="14"/>
              </w:rPr>
              <w:t>Note that where the oldest record in the log is at the time requested as start, that record must not be sent as a record at that time may have been lost</w:t>
            </w:r>
          </w:p>
          <w:p w14:paraId="109988EB" w14:textId="77777777" w:rsidR="00A447F3" w:rsidRPr="00C4727B" w:rsidRDefault="00A447F3" w:rsidP="00B90A17">
            <w:pPr>
              <w:spacing w:before="100" w:beforeAutospacing="1" w:after="100" w:afterAutospacing="1"/>
              <w:rPr>
                <w:rFonts w:eastAsia="Times New Roman"/>
              </w:rPr>
            </w:pPr>
            <w:r>
              <w:rPr>
                <w:sz w:val="20"/>
                <w:szCs w:val="14"/>
              </w:rPr>
              <w:t>Note that a long loss of communications simple means that the client has lost data.</w:t>
            </w:r>
          </w:p>
        </w:tc>
      </w:tr>
      <w:tr w:rsidR="00A447F3" w:rsidRPr="00437FEA" w14:paraId="008B4434" w14:textId="77777777" w:rsidTr="00B90A17">
        <w:tc>
          <w:tcPr>
            <w:tcW w:w="1413" w:type="dxa"/>
          </w:tcPr>
          <w:p w14:paraId="7184892A" w14:textId="77777777" w:rsidR="00A447F3" w:rsidRDefault="00A447F3" w:rsidP="00B90A17">
            <w:pPr>
              <w:rPr>
                <w:sz w:val="20"/>
                <w:szCs w:val="14"/>
              </w:rPr>
            </w:pPr>
          </w:p>
        </w:tc>
        <w:tc>
          <w:tcPr>
            <w:tcW w:w="9043" w:type="dxa"/>
          </w:tcPr>
          <w:p w14:paraId="048F17A8" w14:textId="77777777" w:rsidR="00A447F3" w:rsidRPr="00C4727B" w:rsidRDefault="00A447F3" w:rsidP="00B90A17">
            <w:pPr>
              <w:spacing w:before="100" w:beforeAutospacing="1" w:after="100" w:afterAutospacing="1"/>
              <w:rPr>
                <w:rFonts w:eastAsia="Times New Roman"/>
                <w:sz w:val="20"/>
                <w:szCs w:val="14"/>
              </w:rPr>
            </w:pPr>
          </w:p>
        </w:tc>
      </w:tr>
    </w:tbl>
    <w:p w14:paraId="79C42CE5" w14:textId="77777777" w:rsidR="00A447F3" w:rsidRDefault="00A447F3"/>
    <w:p w14:paraId="75FB3B42" w14:textId="77777777" w:rsidR="00A447F3" w:rsidRDefault="00A447F3"/>
    <w:p w14:paraId="421D5846" w14:textId="77777777" w:rsidR="00A447F3" w:rsidRDefault="00A447F3"/>
    <w:p w14:paraId="7AD054A9" w14:textId="77777777" w:rsidR="007B4527" w:rsidRDefault="007B4527" w:rsidP="00EB62A7">
      <w:pPr>
        <w:pStyle w:val="Heading2"/>
      </w:pPr>
      <w:bookmarkStart w:id="318" w:name="_Ref50981127"/>
      <w:bookmarkStart w:id="319" w:name="_Ref50981131"/>
      <w:bookmarkStart w:id="320" w:name="_Ref50981135"/>
      <w:bookmarkStart w:id="321" w:name="_Toc223392335"/>
      <w:r>
        <w:lastRenderedPageBreak/>
        <w:t>Message Sequence</w:t>
      </w:r>
      <w:bookmarkEnd w:id="318"/>
      <w:bookmarkEnd w:id="319"/>
      <w:bookmarkEnd w:id="320"/>
      <w:r w:rsidR="0078709F">
        <w:t xml:space="preserve"> example</w:t>
      </w:r>
      <w:bookmarkEnd w:id="321"/>
    </w:p>
    <w:p w14:paraId="254CD26E" w14:textId="65A5103A" w:rsidR="00747E89" w:rsidRDefault="007B4527" w:rsidP="007B4527">
      <w:pPr>
        <w:pStyle w:val="NormalWeb"/>
      </w:pPr>
      <w:r>
        <w:t>The hybrid message sequence diagram</w:t>
      </w:r>
      <w:r w:rsidR="008624EC">
        <w:t>,</w:t>
      </w:r>
      <w:r>
        <w:t xml:space="preserve"> </w:t>
      </w:r>
      <w:r w:rsidR="008624EC">
        <w:t xml:space="preserve">in </w:t>
      </w:r>
      <w:r w:rsidR="008624EC">
        <w:fldChar w:fldCharType="begin"/>
      </w:r>
      <w:r w:rsidR="008624EC">
        <w:instrText xml:space="preserve"> REF _Ref52314563 \h </w:instrText>
      </w:r>
      <w:r w:rsidR="008624EC">
        <w:fldChar w:fldCharType="separate"/>
      </w:r>
      <w:r w:rsidR="00916DFC" w:rsidRPr="00CA3534">
        <w:t xml:space="preserve">Figure </w:t>
      </w:r>
      <w:r w:rsidR="00916DFC">
        <w:rPr>
          <w:noProof/>
        </w:rPr>
        <w:t>32</w:t>
      </w:r>
      <w:r w:rsidR="008624EC">
        <w:fldChar w:fldCharType="end"/>
      </w:r>
      <w:r w:rsidR="008624EC">
        <w:t xml:space="preserve"> </w:t>
      </w:r>
      <w:r w:rsidR="008624EC">
        <w:fldChar w:fldCharType="begin"/>
      </w:r>
      <w:r w:rsidR="008624EC">
        <w:instrText xml:space="preserve"> REF _Ref52314519 \p \h </w:instrText>
      </w:r>
      <w:r w:rsidR="008624EC">
        <w:fldChar w:fldCharType="separate"/>
      </w:r>
      <w:r w:rsidR="00916DFC">
        <w:t>below</w:t>
      </w:r>
      <w:r w:rsidR="008624EC">
        <w:fldChar w:fldCharType="end"/>
      </w:r>
      <w:r w:rsidR="008624EC">
        <w:t>,</w:t>
      </w:r>
      <w:r>
        <w:t xml:space="preserve"> captures all relevant flows for the listed use cases. </w:t>
      </w:r>
      <w:r w:rsidR="00EB32C5">
        <w:t xml:space="preserve">The diagram includes several </w:t>
      </w:r>
      <w:r w:rsidR="009A2776">
        <w:t xml:space="preserve">special symbols that are highlighted in the key below the diagram. The diagram </w:t>
      </w:r>
      <w:r w:rsidR="00747E89">
        <w:t>essentially lays out a sketch of a solution that would support the normative aspects of streaming.</w:t>
      </w:r>
      <w:r w:rsidR="009A2776">
        <w:t xml:space="preserve"> This section is informative.</w:t>
      </w:r>
    </w:p>
    <w:p w14:paraId="0F318355" w14:textId="77777777" w:rsidR="003D4523" w:rsidRDefault="003D4523" w:rsidP="007B4527">
      <w:pPr>
        <w:pStyle w:val="NormalWeb"/>
      </w:pPr>
      <w:r>
        <w:t xml:space="preserve">It is assumed that the client has already </w:t>
      </w:r>
      <w:r w:rsidR="005E49AA">
        <w:t xml:space="preserve">used Restconf to get </w:t>
      </w:r>
      <w:r w:rsidR="00844EC0">
        <w:t>supported-streams and to get available-streams so as to have the connection method. In this example the connection method is assumed to be WebSockets.</w:t>
      </w:r>
    </w:p>
    <w:p w14:paraId="7987FE49" w14:textId="77777777" w:rsidR="007B4527" w:rsidRDefault="007B4527" w:rsidP="007B4527">
      <w:pPr>
        <w:pStyle w:val="NormalWeb"/>
        <w:rPr>
          <w:rFonts w:eastAsiaTheme="minorEastAsia"/>
        </w:rPr>
      </w:pPr>
      <w:r>
        <w:t xml:space="preserve">In the diagram the behavior of the </w:t>
      </w:r>
      <w:r w:rsidR="00A048BF">
        <w:t>Device S</w:t>
      </w:r>
      <w:r>
        <w:t>ource and TAPI Context are summarized. The diagram only shows presence and fundamental flow for these elements.</w:t>
      </w:r>
    </w:p>
    <w:p w14:paraId="71332F60" w14:textId="77777777" w:rsidR="007B4527" w:rsidRDefault="007B4527" w:rsidP="007B4527">
      <w:pPr>
        <w:pStyle w:val="NormalWeb"/>
      </w:pPr>
      <w:r>
        <w:t>Two pipelines</w:t>
      </w:r>
      <w:r w:rsidR="000F2420">
        <w:t>,</w:t>
      </w:r>
      <w:r>
        <w:t xml:space="preserve"> </w:t>
      </w:r>
      <w:r w:rsidR="000F2420">
        <w:t>the TAPI Context Pipeline and the Extended Pipeline, are shown in the diagram as yellow background rectangles</w:t>
      </w:r>
      <w:r>
        <w:t xml:space="preserve">. The TAPI context pipeline </w:t>
      </w:r>
      <w:r w:rsidR="00216235">
        <w:t xml:space="preserve">intentionally </w:t>
      </w:r>
      <w:r>
        <w:t>show</w:t>
      </w:r>
      <w:r w:rsidR="00216235">
        <w:t>s</w:t>
      </w:r>
      <w:r>
        <w:t xml:space="preserve"> no detail</w:t>
      </w:r>
      <w:r w:rsidR="00216235">
        <w:t xml:space="preserve"> as that is outside the scope of the interface definition</w:t>
      </w:r>
      <w:r>
        <w:t>.</w:t>
      </w:r>
    </w:p>
    <w:p w14:paraId="53AD75A0" w14:textId="77777777" w:rsidR="007B4527" w:rsidRDefault="007B4527" w:rsidP="007B4527">
      <w:pPr>
        <w:pStyle w:val="NormalWeb"/>
      </w:pPr>
      <w:r>
        <w:t>The diagram shows coupled asynchronous parallel/concurrent repeating activities and independent asynchronous repeating activities each in a dashed box. Where the asynchronous activities are coupled there is a dashed line</w:t>
      </w:r>
      <w:r w:rsidR="00AB3C00">
        <w:t xml:space="preserve"> arrow</w:t>
      </w:r>
      <w:r>
        <w:t xml:space="preserve"> showing the relationship as a ratio of activity</w:t>
      </w:r>
      <w:r w:rsidR="009524DB">
        <w:t>,</w:t>
      </w:r>
      <w:r w:rsidR="00D5648F">
        <w:t xml:space="preserve"> </w:t>
      </w:r>
      <w:r w:rsidR="009524DB">
        <w:t>n:1</w:t>
      </w:r>
      <w:r w:rsidR="00960F12">
        <w:t xml:space="preserve">, which indicates that there are potentially more trigger activities than result </w:t>
      </w:r>
      <w:r w:rsidR="00E97F8E">
        <w:t>activitie</w:t>
      </w:r>
      <w:r w:rsidR="00960F12">
        <w:t>s,</w:t>
      </w:r>
      <w:r>
        <w:t xml:space="preserve"> or as a 1</w:t>
      </w:r>
      <w:r w:rsidR="00960F12">
        <w:t>,</w:t>
      </w:r>
      <w:r>
        <w:t xml:space="preserve"> which indicates that "eventually" there will be the same number of activities in both asynchronous elements (as a result of a flow through both). Some activities are shown as nested. Where nested there is an indication where there are n repeats of the inner asynchronous activity for each of the outer activities. Buffers</w:t>
      </w:r>
      <w:r w:rsidR="00041A63">
        <w:t>/logs</w:t>
      </w:r>
      <w:r>
        <w:t xml:space="preserve"> are shown to emphasize the asynchronous coupling. The compacted log is shown with a buffer</w:t>
      </w:r>
      <w:r w:rsidR="00BF5EC7">
        <w:t>/log</w:t>
      </w:r>
      <w:r>
        <w:t xml:space="preserve"> symbol annotated with an "X" indicating compaction (the deletion of records in the log) and "0" indicating that the record is for all system time</w:t>
      </w:r>
      <w:r w:rsidR="00073E5C">
        <w:t xml:space="preserve">, i.e., </w:t>
      </w:r>
      <w:r w:rsidR="003C78B7">
        <w:t>for the time the system has been logging,</w:t>
      </w:r>
      <w:r>
        <w:t xml:space="preserve"> (where compaction will remove duplicates and hence contain the log size).</w:t>
      </w:r>
    </w:p>
    <w:p w14:paraId="40866FCA" w14:textId="77777777" w:rsidR="002C52A5" w:rsidRDefault="002C52A5" w:rsidP="007B4527">
      <w:pPr>
        <w:pStyle w:val="NormalWeb"/>
      </w:pPr>
      <w:r>
        <w:t>The logs marked with “r” are limited to “</w:t>
      </w:r>
      <w:r w:rsidR="0048762B">
        <w:t>r” records (size or number) and will block when that size is reached applying back pressure to the feed</w:t>
      </w:r>
      <w:r w:rsidR="008B1F68">
        <w:t xml:space="preserve"> (via “fill”)</w:t>
      </w:r>
      <w:r w:rsidR="00986800">
        <w:t>. Hence, in combination</w:t>
      </w:r>
      <w:r w:rsidR="008B1F68">
        <w:t>,</w:t>
      </w:r>
      <w:r w:rsidR="00986800">
        <w:t xml:space="preserve"> there is a pipeline with backpressure from the client store to the provider log</w:t>
      </w:r>
      <w:r w:rsidR="006605BE">
        <w:t>. This includes all sequences and flows in the “Extended Pipeline” shown as a large yellow rectangle</w:t>
      </w:r>
      <w:r w:rsidR="00986800">
        <w:t>.</w:t>
      </w:r>
    </w:p>
    <w:p w14:paraId="007B6B1C" w14:textId="77777777" w:rsidR="007B4527" w:rsidRDefault="007B4527" w:rsidP="007B4527">
      <w:pPr>
        <w:pStyle w:val="NormalWeb"/>
      </w:pPr>
      <w:r>
        <w:t>To the left of the figure</w:t>
      </w:r>
      <w:r w:rsidR="00D228CE">
        <w:t xml:space="preserve"> (i.e., to the left of the “underlying external comms” (brown vertical bar))</w:t>
      </w:r>
      <w:r>
        <w:t xml:space="preserve"> is the client side (which initiates the connections etc.), shown as a stylized example. The client is shown with both a </w:t>
      </w:r>
      <w:r w:rsidR="00B758CA">
        <w:t>database</w:t>
      </w:r>
      <w:r>
        <w:t xml:space="preserve"> option and a compacted log option for storage. The critical features are the "Pong" and "Last commit". The majority of the client depiction is to explain last commit. Last commit is used by the client on reconnection to continue where it left off</w:t>
      </w:r>
      <w:r w:rsidR="005253D9">
        <w:t xml:space="preserve"> </w:t>
      </w:r>
      <w:r w:rsidR="002A0761">
        <w:t>(“token</w:t>
      </w:r>
      <w:r w:rsidR="00407591">
        <w:t>~x”)</w:t>
      </w:r>
      <w:r>
        <w:t>. </w:t>
      </w:r>
    </w:p>
    <w:p w14:paraId="19C8B2AB" w14:textId="77777777" w:rsidR="007B4527" w:rsidRDefault="007B4527" w:rsidP="007B4527">
      <w:pPr>
        <w:pStyle w:val="NormalWeb"/>
      </w:pPr>
      <w:r>
        <w:t>The external comms between client a</w:t>
      </w:r>
      <w:r w:rsidR="00145E7E">
        <w:t>n</w:t>
      </w:r>
      <w:r>
        <w:t xml:space="preserve">d </w:t>
      </w:r>
      <w:r w:rsidR="00145E7E">
        <w:t>provider</w:t>
      </w:r>
      <w:r>
        <w:t xml:space="preserve"> is shown as a brown bar and is not considered in any detail. It is assumed that it is reliable (e.g., TCP) and is playing an active part in maintenance of the pipeline. </w:t>
      </w:r>
    </w:p>
    <w:p w14:paraId="437B0504" w14:textId="77777777" w:rsidR="007B4527" w:rsidRDefault="007B4527" w:rsidP="007B4527">
      <w:pPr>
        <w:pStyle w:val="NormalWeb"/>
      </w:pPr>
      <w:r>
        <w:t>The client token is opaque so the client has no knowledge of sequence through the token, although there is also exposure of the sequence number, this is primarily intended for stream analysis (note that it may be beneficial as part of normal behavior to validate communication). </w:t>
      </w:r>
    </w:p>
    <w:p w14:paraId="617C46F3" w14:textId="77777777" w:rsidR="00216235" w:rsidRDefault="007B4527" w:rsidP="007B4527">
      <w:pPr>
        <w:pStyle w:val="NormalWeb"/>
      </w:pPr>
      <w:r>
        <w:t xml:space="preserve">The middle of the diagram shows the </w:t>
      </w:r>
      <w:r w:rsidR="00145E7E">
        <w:t>provider</w:t>
      </w:r>
      <w:r>
        <w:t xml:space="preserve"> and explains the basic flows related to initial connection, loss of connection and forced connection drop. </w:t>
      </w:r>
    </w:p>
    <w:p w14:paraId="77BACE5C" w14:textId="77777777" w:rsidR="00025275" w:rsidRDefault="007B4527" w:rsidP="007B4527">
      <w:pPr>
        <w:pStyle w:val="NormalWeb"/>
      </w:pPr>
      <w:r>
        <w:t xml:space="preserve">To the extreme right of the figure are vertical progression bars that </w:t>
      </w:r>
      <w:r w:rsidR="00550FCA">
        <w:t>highlight</w:t>
      </w:r>
      <w:r w:rsidR="005A0C5F">
        <w:t xml:space="preserve"> </w:t>
      </w:r>
      <w:r w:rsidR="00AB1FB7">
        <w:t>phases</w:t>
      </w:r>
      <w:r w:rsidR="005A0C5F">
        <w:t xml:space="preserve"> of </w:t>
      </w:r>
      <w:r w:rsidR="00223CED">
        <w:t>interaction between the client and provider</w:t>
      </w:r>
      <w:r w:rsidR="00025275">
        <w:t>.</w:t>
      </w:r>
    </w:p>
    <w:p w14:paraId="548BA9D0" w14:textId="77777777" w:rsidR="00504CD1" w:rsidRDefault="00025275" w:rsidP="007B4527">
      <w:pPr>
        <w:pStyle w:val="NormalWeb"/>
      </w:pPr>
      <w:r>
        <w:lastRenderedPageBreak/>
        <w:t xml:space="preserve">The </w:t>
      </w:r>
      <w:r w:rsidR="00A60E8D">
        <w:t xml:space="preserve">example </w:t>
      </w:r>
      <w:r w:rsidR="00B63AF0">
        <w:t xml:space="preserve">functions </w:t>
      </w:r>
      <w:r w:rsidR="0085139F">
        <w:t>(</w:t>
      </w:r>
      <w:r w:rsidR="00B63AF0">
        <w:t xml:space="preserve">at the head of </w:t>
      </w:r>
      <w:r w:rsidR="0085139F">
        <w:t>each</w:t>
      </w:r>
      <w:r w:rsidR="00B63AF0">
        <w:t xml:space="preserve"> timeline</w:t>
      </w:r>
      <w:r w:rsidR="0085139F">
        <w:t>)</w:t>
      </w:r>
      <w:r w:rsidR="00B63AF0">
        <w:t xml:space="preserve"> can best be explained in terms of the </w:t>
      </w:r>
      <w:r w:rsidR="00684ACF">
        <w:t>phases of interaction in which they participate.</w:t>
      </w:r>
    </w:p>
    <w:p w14:paraId="0CFE7D49" w14:textId="4E2AF0F4" w:rsidR="007A0F0B" w:rsidRDefault="00504CD1" w:rsidP="007B4527">
      <w:pPr>
        <w:pStyle w:val="NormalWeb"/>
      </w:pPr>
      <w:r>
        <w:t>The “Prepare” phas</w:t>
      </w:r>
      <w:r w:rsidR="005828AB">
        <w:t xml:space="preserve">e involves an </w:t>
      </w:r>
      <w:r w:rsidR="006D3F0C">
        <w:t>authentication</w:t>
      </w:r>
      <w:r w:rsidR="005828AB">
        <w:t xml:space="preserve"> service, here shown within the provider system</w:t>
      </w:r>
      <w:r w:rsidR="00A60E8D">
        <w:t xml:space="preserve">, </w:t>
      </w:r>
      <w:r w:rsidR="007570C9">
        <w:t xml:space="preserve">which </w:t>
      </w:r>
      <w:r w:rsidR="005828AB">
        <w:t>supplies</w:t>
      </w:r>
      <w:r w:rsidR="00462704">
        <w:t xml:space="preserve"> Auth</w:t>
      </w:r>
      <w:r w:rsidR="009859F1">
        <w:t>entication</w:t>
      </w:r>
      <w:r w:rsidR="00462704">
        <w:t xml:space="preserve"> Token</w:t>
      </w:r>
      <w:r w:rsidR="003E535D">
        <w:t xml:space="preserve"> on request</w:t>
      </w:r>
      <w:r w:rsidR="00462704">
        <w:t xml:space="preserve"> to </w:t>
      </w:r>
      <w:r w:rsidR="003E535D">
        <w:t xml:space="preserve">a Web Sockets </w:t>
      </w:r>
      <w:r w:rsidR="00900895">
        <w:t xml:space="preserve">(WS) client </w:t>
      </w:r>
      <w:r w:rsidR="003E535D">
        <w:t>connection control function</w:t>
      </w:r>
      <w:r w:rsidR="003E5AE0">
        <w:t xml:space="preserve"> in the client. </w:t>
      </w:r>
      <w:r w:rsidR="0094280F">
        <w:t xml:space="preserve">The </w:t>
      </w:r>
      <w:r w:rsidR="009859F1">
        <w:t>Authentication Token</w:t>
      </w:r>
      <w:r w:rsidR="009B0CFF">
        <w:t xml:space="preserve"> (“Auth Token”)</w:t>
      </w:r>
      <w:r w:rsidR="0094280F">
        <w:t xml:space="preserve"> provided is used in a connection request in the </w:t>
      </w:r>
      <w:r w:rsidR="00231A8D">
        <w:t>“</w:t>
      </w:r>
      <w:r w:rsidR="0094280F">
        <w:t>Connect phase</w:t>
      </w:r>
      <w:r w:rsidR="00231A8D">
        <w:t>”</w:t>
      </w:r>
      <w:r w:rsidR="0094280F">
        <w:t>.</w:t>
      </w:r>
      <w:r w:rsidR="003E5AE0">
        <w:t xml:space="preserve"> </w:t>
      </w:r>
      <w:r w:rsidR="00BE2ABD">
        <w:t xml:space="preserve"> Along with a null</w:t>
      </w:r>
      <w:r w:rsidR="00C9125C">
        <w:t xml:space="preserve"> stream token (absence of a stream token)</w:t>
      </w:r>
      <w:r w:rsidR="0023645C">
        <w:t xml:space="preserve">. </w:t>
      </w:r>
      <w:r w:rsidR="00CA0A37">
        <w:t xml:space="preserve">These exchanges are described in section </w:t>
      </w:r>
      <w:r w:rsidR="00CA0A37">
        <w:fldChar w:fldCharType="begin"/>
      </w:r>
      <w:r w:rsidR="00CA0A37">
        <w:instrText xml:space="preserve"> REF _Ref51068879 \r \h </w:instrText>
      </w:r>
      <w:r w:rsidR="00CA0A37">
        <w:fldChar w:fldCharType="separate"/>
      </w:r>
      <w:r w:rsidR="00916DFC">
        <w:t>7.11</w:t>
      </w:r>
      <w:r w:rsidR="00CA0A37">
        <w:fldChar w:fldCharType="end"/>
      </w:r>
      <w:r w:rsidR="00CA0A37">
        <w:t xml:space="preserve"> </w:t>
      </w:r>
      <w:r w:rsidR="00CA0A37">
        <w:fldChar w:fldCharType="begin"/>
      </w:r>
      <w:r w:rsidR="00CA0A37">
        <w:instrText xml:space="preserve"> REF _Ref51068883 \h </w:instrText>
      </w:r>
      <w:r w:rsidR="00CA0A37">
        <w:fldChar w:fldCharType="separate"/>
      </w:r>
      <w:r w:rsidR="00916DFC">
        <w:t>Message approach (WebSocket example)</w:t>
      </w:r>
      <w:r w:rsidR="00CA0A37">
        <w:fldChar w:fldCharType="end"/>
      </w:r>
      <w:r w:rsidR="00CA0A37">
        <w:t xml:space="preserve"> on page </w:t>
      </w:r>
      <w:r w:rsidR="00CA0A37">
        <w:fldChar w:fldCharType="begin"/>
      </w:r>
      <w:r w:rsidR="00CA0A37">
        <w:instrText xml:space="preserve"> PAGEREF _Ref51068887 \h </w:instrText>
      </w:r>
      <w:r w:rsidR="00CA0A37">
        <w:fldChar w:fldCharType="separate"/>
      </w:r>
      <w:r w:rsidR="00916DFC">
        <w:rPr>
          <w:noProof/>
        </w:rPr>
        <w:t>122</w:t>
      </w:r>
      <w:r w:rsidR="00CA0A37">
        <w:fldChar w:fldCharType="end"/>
      </w:r>
      <w:r w:rsidR="00CA0A37">
        <w:t xml:space="preserve">. </w:t>
      </w:r>
      <w:r w:rsidR="00231A8D">
        <w:t>This causes the stream to start</w:t>
      </w:r>
      <w:r w:rsidR="003D4523">
        <w:t xml:space="preserve"> from the oldest record</w:t>
      </w:r>
      <w:r w:rsidR="00734933">
        <w:t xml:space="preserve"> (</w:t>
      </w:r>
      <w:r w:rsidR="00CA0A37">
        <w:t>o</w:t>
      </w:r>
      <w:r w:rsidR="00734933">
        <w:t>ffset 0)</w:t>
      </w:r>
      <w:r w:rsidR="00231A8D">
        <w:t xml:space="preserve">. </w:t>
      </w:r>
    </w:p>
    <w:p w14:paraId="1A192281" w14:textId="77777777" w:rsidR="000D6A92" w:rsidRDefault="0012192F" w:rsidP="007B4527">
      <w:pPr>
        <w:pStyle w:val="NormalWeb"/>
      </w:pPr>
      <w:r>
        <w:t>In th</w:t>
      </w:r>
      <w:r w:rsidR="004D2E94">
        <w:t xml:space="preserve">e “Streaming” phase </w:t>
      </w:r>
      <w:r w:rsidR="00BE59C4">
        <w:t xml:space="preserve">the provider continues to take records from the Compacted Log to the left and feed them into the </w:t>
      </w:r>
      <w:r w:rsidR="00206432">
        <w:t xml:space="preserve">communications </w:t>
      </w:r>
      <w:r w:rsidR="00527E70">
        <w:t>system via appropriate queues that block</w:t>
      </w:r>
      <w:r w:rsidR="001B2D6B">
        <w:t>s</w:t>
      </w:r>
      <w:r w:rsidR="00527E70">
        <w:t xml:space="preserve"> </w:t>
      </w:r>
      <w:r w:rsidR="00277285">
        <w:t>on fill</w:t>
      </w:r>
      <w:r w:rsidR="00C6336A">
        <w:rPr>
          <w:rStyle w:val="FootnoteReference"/>
        </w:rPr>
        <w:footnoteReference w:id="77"/>
      </w:r>
      <w:r w:rsidR="0057286A">
        <w:t xml:space="preserve">. In the example, the </w:t>
      </w:r>
      <w:r w:rsidR="0063610A">
        <w:t>“</w:t>
      </w:r>
      <w:r w:rsidR="000A6889">
        <w:t>Source and Process</w:t>
      </w:r>
      <w:r w:rsidR="0063610A">
        <w:t>”</w:t>
      </w:r>
      <w:r w:rsidR="000A6889">
        <w:t xml:space="preserve"> </w:t>
      </w:r>
      <w:r w:rsidR="002D74FC">
        <w:t xml:space="preserve">function </w:t>
      </w:r>
      <w:r w:rsidR="00A41832">
        <w:t xml:space="preserve">collects records from the log and </w:t>
      </w:r>
      <w:r w:rsidR="00306922">
        <w:t>‘publishes’ them to</w:t>
      </w:r>
      <w:r w:rsidR="00DB13D5">
        <w:t xml:space="preserve"> “WS </w:t>
      </w:r>
      <w:r w:rsidR="00394DF9">
        <w:t>Endpoint</w:t>
      </w:r>
      <w:r w:rsidR="0049644A">
        <w:t xml:space="preserve"> Stream Server Source Act</w:t>
      </w:r>
      <w:r w:rsidR="002B3142">
        <w:t>or</w:t>
      </w:r>
      <w:r w:rsidR="0049644A">
        <w:t xml:space="preserve">” </w:t>
      </w:r>
      <w:r w:rsidR="00E415EB">
        <w:t xml:space="preserve">that fills a blocking queue </w:t>
      </w:r>
      <w:r w:rsidR="00A17F27">
        <w:t>feeding the “WS Endpoint Stream Server”</w:t>
      </w:r>
      <w:r w:rsidR="00277285">
        <w:t xml:space="preserve">. </w:t>
      </w:r>
      <w:r w:rsidR="002B3142">
        <w:t>The</w:t>
      </w:r>
      <w:r w:rsidR="00CA0A37">
        <w:t xml:space="preserve"> </w:t>
      </w:r>
      <w:r w:rsidR="00A17F27">
        <w:t>“</w:t>
      </w:r>
      <w:r w:rsidR="00CA0A37">
        <w:t>Websockets E</w:t>
      </w:r>
      <w:r w:rsidR="002E74DD">
        <w:t>ndpoint</w:t>
      </w:r>
      <w:r w:rsidR="00C3253B">
        <w:t xml:space="preserve"> Stream Server</w:t>
      </w:r>
      <w:r w:rsidR="00A17F27">
        <w:t>”</w:t>
      </w:r>
      <w:r w:rsidR="00AB6EB9">
        <w:t xml:space="preserve"> </w:t>
      </w:r>
      <w:r w:rsidR="002B3142">
        <w:t>feeding the</w:t>
      </w:r>
      <w:r w:rsidR="00AB6EB9">
        <w:t xml:space="preserve"> </w:t>
      </w:r>
      <w:r w:rsidR="00407E06">
        <w:t>underlying comms system</w:t>
      </w:r>
      <w:r w:rsidR="00BD232C">
        <w:t xml:space="preserve"> (which is assumed to be reliable and blocking when full). On the client side</w:t>
      </w:r>
      <w:r w:rsidR="00476E32">
        <w:t xml:space="preserve">, the stream client takes from the comms system and </w:t>
      </w:r>
      <w:r w:rsidR="004B71DD">
        <w:t xml:space="preserve">places on a queue. </w:t>
      </w:r>
      <w:r w:rsidR="003344BC">
        <w:t>This results in there being an effective demand back to the Stream Server</w:t>
      </w:r>
      <w:r w:rsidR="000D6A92">
        <w:t xml:space="preserve"> (stylized in the figure).</w:t>
      </w:r>
    </w:p>
    <w:p w14:paraId="514D5F31" w14:textId="77777777" w:rsidR="00A52FE6" w:rsidRDefault="008941ED" w:rsidP="007B4527">
      <w:pPr>
        <w:pStyle w:val="NormalWeb"/>
      </w:pPr>
      <w:r>
        <w:t>As noted above, t</w:t>
      </w:r>
      <w:r w:rsidR="008D2F3E">
        <w:t>he yellow background show</w:t>
      </w:r>
      <w:r w:rsidR="00647FFE">
        <w:t>s</w:t>
      </w:r>
      <w:r w:rsidR="008D2F3E">
        <w:t xml:space="preserve"> the whole (Extended) Pipeline</w:t>
      </w:r>
      <w:r w:rsidR="002B3142">
        <w:t xml:space="preserve">. The intention is that this pipeline guarantees delivery to the client </w:t>
      </w:r>
      <w:r w:rsidR="00C80922">
        <w:t>repository (shown as a compacted log</w:t>
      </w:r>
      <w:r w:rsidR="00966CE3">
        <w:t xml:space="preserve"> “AND/OR” DB,</w:t>
      </w:r>
      <w:r w:rsidR="00C80922">
        <w:t xml:space="preserve"> but any repository </w:t>
      </w:r>
      <w:r w:rsidR="00CB7E76">
        <w:t>relevant to the client is appropriate)</w:t>
      </w:r>
      <w:r w:rsidR="008D2F3E">
        <w:t xml:space="preserve">. The </w:t>
      </w:r>
      <w:r w:rsidR="000C6673">
        <w:t>repository to the left of the diagram and associated functions are a simple sketch of the sort of operations that may take place. The key consideration on the left side is the “Last commit” token</w:t>
      </w:r>
      <w:r w:rsidR="00C25218">
        <w:t xml:space="preserve"> which records the last </w:t>
      </w:r>
      <w:r w:rsidR="00CE770D">
        <w:t>successfully</w:t>
      </w:r>
      <w:r w:rsidR="00E3743D">
        <w:t xml:space="preserve"> stored in the persistent repository</w:t>
      </w:r>
      <w:r w:rsidR="00CE770D">
        <w:t xml:space="preserve">. </w:t>
      </w:r>
      <w:r w:rsidR="003966BE">
        <w:t xml:space="preserve">The client benefits from recording this token as without it </w:t>
      </w:r>
      <w:r w:rsidR="00A52FE6">
        <w:t>a full resync on comms fail would be required</w:t>
      </w:r>
      <w:r w:rsidR="008436CB">
        <w:t>.</w:t>
      </w:r>
      <w:r w:rsidR="0017734F">
        <w:t xml:space="preserve"> The client need not record every token</w:t>
      </w:r>
      <w:r w:rsidR="00E71076">
        <w:t xml:space="preserve"> (as suggested by the “n:1” relationship).</w:t>
      </w:r>
    </w:p>
    <w:p w14:paraId="2049BAB6" w14:textId="77777777" w:rsidR="003C7036" w:rsidRDefault="003C7036" w:rsidP="007B4527">
      <w:pPr>
        <w:pStyle w:val="NormalWeb"/>
      </w:pPr>
      <w:r>
        <w:t xml:space="preserve">The remaining phases, </w:t>
      </w:r>
      <w:r w:rsidR="009121F5">
        <w:t>“</w:t>
      </w:r>
      <w:r>
        <w:t>Loss</w:t>
      </w:r>
      <w:r w:rsidR="009121F5">
        <w:t>”</w:t>
      </w:r>
      <w:r>
        <w:t xml:space="preserve">, </w:t>
      </w:r>
      <w:r w:rsidR="009121F5">
        <w:t>“</w:t>
      </w:r>
      <w:r>
        <w:t>Drop Connection</w:t>
      </w:r>
      <w:r w:rsidR="009121F5">
        <w:t>”</w:t>
      </w:r>
      <w:r w:rsidR="0045003B">
        <w:t xml:space="preserve"> (two variants) and</w:t>
      </w:r>
      <w:r>
        <w:t xml:space="preserve"> </w:t>
      </w:r>
      <w:r w:rsidR="009121F5">
        <w:t>“</w:t>
      </w:r>
      <w:r>
        <w:t>Kill</w:t>
      </w:r>
      <w:r w:rsidR="009121F5">
        <w:t>”</w:t>
      </w:r>
      <w:r>
        <w:t xml:space="preserve"> pipeline are all related to failure modes.</w:t>
      </w:r>
      <w:r w:rsidR="008D3DD4">
        <w:t xml:space="preserve"> Assuming the client still exists and </w:t>
      </w:r>
      <w:r w:rsidR="00F96009">
        <w:t xml:space="preserve">requires the stream information, </w:t>
      </w:r>
      <w:r w:rsidR="007E0550">
        <w:t>i</w:t>
      </w:r>
      <w:r w:rsidR="008D3DD4">
        <w:t xml:space="preserve">n all </w:t>
      </w:r>
      <w:r w:rsidR="007E0550">
        <w:t xml:space="preserve">failure </w:t>
      </w:r>
      <w:r w:rsidR="008D3DD4">
        <w:t>cases, the client</w:t>
      </w:r>
      <w:r w:rsidR="007E0550">
        <w:t xml:space="preserve"> will reconnect using the stream token. </w:t>
      </w:r>
    </w:p>
    <w:p w14:paraId="478C9EC6" w14:textId="77777777" w:rsidR="004F771C" w:rsidRDefault="007E0550" w:rsidP="007B4527">
      <w:pPr>
        <w:pStyle w:val="NormalWeb"/>
      </w:pPr>
      <w:r>
        <w:t>When a token is provided d</w:t>
      </w:r>
      <w:r w:rsidR="009121F5">
        <w:t>uring the “Connect” phase</w:t>
      </w:r>
      <w:r w:rsidR="002E2E5B">
        <w:t xml:space="preserve"> the provider assesses the token to determine which record to </w:t>
      </w:r>
      <w:r w:rsidR="00AD40AF">
        <w:t xml:space="preserve">start the stream from. If the token </w:t>
      </w:r>
      <w:r w:rsidR="009C5717">
        <w:t>relates to a record</w:t>
      </w:r>
      <w:r w:rsidR="004F771C">
        <w:t>:</w:t>
      </w:r>
    </w:p>
    <w:p w14:paraId="78B3F6C8" w14:textId="77777777" w:rsidR="004F771C" w:rsidRDefault="004F771C" w:rsidP="00D66FC5">
      <w:pPr>
        <w:pStyle w:val="NormalWeb"/>
        <w:numPr>
          <w:ilvl w:val="0"/>
          <w:numId w:val="30"/>
        </w:numPr>
      </w:pPr>
      <w:r>
        <w:t>Newer than the compaction delay</w:t>
      </w:r>
      <w:r w:rsidR="00B03D0F">
        <w:t>,</w:t>
      </w:r>
      <w:r>
        <w:t xml:space="preserve"> then next record</w:t>
      </w:r>
      <w:r w:rsidR="00B03D0F">
        <w:t xml:space="preserve"> that was appended to the log</w:t>
      </w:r>
      <w:r>
        <w:t xml:space="preserve"> is streamed.</w:t>
      </w:r>
    </w:p>
    <w:p w14:paraId="2B0F433B" w14:textId="77777777" w:rsidR="007E0550" w:rsidRDefault="004F771C" w:rsidP="00D66FC5">
      <w:pPr>
        <w:pStyle w:val="NormalWeb"/>
        <w:numPr>
          <w:ilvl w:val="0"/>
          <w:numId w:val="30"/>
        </w:numPr>
      </w:pPr>
      <w:r>
        <w:t>Between the compaction delay and the tombstone</w:t>
      </w:r>
      <w:r w:rsidR="00165E7D">
        <w:t>-</w:t>
      </w:r>
      <w:r>
        <w:t>retention</w:t>
      </w:r>
      <w:r w:rsidR="00B03D0F">
        <w:t>, then next record in the log, which is not necessary the next record that was appended due to compaction, is streamed</w:t>
      </w:r>
    </w:p>
    <w:p w14:paraId="0392E98E" w14:textId="77777777" w:rsidR="0023650D" w:rsidRDefault="00B03D0F" w:rsidP="00D66FC5">
      <w:pPr>
        <w:pStyle w:val="NormalWeb"/>
        <w:numPr>
          <w:ilvl w:val="0"/>
          <w:numId w:val="30"/>
        </w:numPr>
      </w:pPr>
      <w:r>
        <w:t>Older than the compaction delay</w:t>
      </w:r>
      <w:r w:rsidR="00080374">
        <w:t>, then the provider forces a resync by streaming from the oldest record in the stream</w:t>
      </w:r>
      <w:r w:rsidR="00B62E85">
        <w:t xml:space="preserve"> (Offset 0)</w:t>
      </w:r>
    </w:p>
    <w:p w14:paraId="3616AC20" w14:textId="77777777" w:rsidR="0083210E" w:rsidRDefault="00AF3666" w:rsidP="0023650D">
      <w:pPr>
        <w:pStyle w:val="NormalWeb"/>
      </w:pPr>
      <w:r>
        <w:t>“</w:t>
      </w:r>
      <w:r w:rsidR="00A52FAE">
        <w:t xml:space="preserve">Log </w:t>
      </w:r>
      <w:r w:rsidR="007C3D55">
        <w:t xml:space="preserve">and </w:t>
      </w:r>
      <w:r w:rsidR="00A52FAE">
        <w:t>stream Cont</w:t>
      </w:r>
      <w:r>
        <w:t>rol” monitors the state of each stream</w:t>
      </w:r>
      <w:r w:rsidR="00172089">
        <w:t xml:space="preserve"> in the provider</w:t>
      </w:r>
      <w:r>
        <w:t xml:space="preserve"> and drops the client</w:t>
      </w:r>
      <w:r w:rsidR="000E2B04">
        <w:t xml:space="preserve"> connection</w:t>
      </w:r>
      <w:r>
        <w:t xml:space="preserve"> when </w:t>
      </w:r>
      <w:r w:rsidR="000E2B04">
        <w:t>any problem is detected (</w:t>
      </w:r>
      <w:r w:rsidR="00034E7B">
        <w:t xml:space="preserve">e.g., it is </w:t>
      </w:r>
      <w:r w:rsidR="00907614">
        <w:t xml:space="preserve">blocked </w:t>
      </w:r>
      <w:r w:rsidR="00034E7B">
        <w:t>on a record older than</w:t>
      </w:r>
      <w:r w:rsidR="00907614">
        <w:t xml:space="preserve"> </w:t>
      </w:r>
      <w:r w:rsidR="00172089">
        <w:t>tombstone</w:t>
      </w:r>
      <w:r w:rsidR="00165E7D">
        <w:t>-</w:t>
      </w:r>
      <w:r w:rsidR="00172089">
        <w:t>retention</w:t>
      </w:r>
      <w:r w:rsidR="000E2B04">
        <w:t>)</w:t>
      </w:r>
      <w:r w:rsidR="00172089">
        <w:t>.</w:t>
      </w:r>
    </w:p>
    <w:p w14:paraId="1ED622AA" w14:textId="77777777" w:rsidR="00025275" w:rsidRDefault="0023650D" w:rsidP="007B4527">
      <w:pPr>
        <w:pStyle w:val="NormalWeb"/>
      </w:pPr>
      <w:r>
        <w:t xml:space="preserve">Pong frames are required to maintain the stream when there is no </w:t>
      </w:r>
      <w:r w:rsidR="006B3866">
        <w:t>activity,</w:t>
      </w:r>
      <w:r>
        <w:t xml:space="preserve"> and a frame is required every 30 seconds (default time).</w:t>
      </w:r>
      <w:r w:rsidR="00035669">
        <w:t xml:space="preserve"> </w:t>
      </w:r>
      <w:r w:rsidR="00AD641F">
        <w:t xml:space="preserve"> </w:t>
      </w:r>
      <w:r w:rsidR="00BE2ABD">
        <w:t xml:space="preserve"> </w:t>
      </w:r>
      <w:r w:rsidR="0023645C">
        <w:t xml:space="preserve"> </w:t>
      </w:r>
    </w:p>
    <w:p w14:paraId="17FCA1D6" w14:textId="77777777" w:rsidR="0023645C" w:rsidRDefault="0023645C" w:rsidP="007B4527">
      <w:pPr>
        <w:pStyle w:val="NormalWeb"/>
        <w:sectPr w:rsidR="0023645C" w:rsidSect="00C40FA8">
          <w:headerReference w:type="even" r:id="rId28"/>
          <w:headerReference w:type="default" r:id="rId29"/>
          <w:footerReference w:type="even" r:id="rId30"/>
          <w:footerReference w:type="default" r:id="rId31"/>
          <w:headerReference w:type="first" r:id="rId32"/>
          <w:footerReference w:type="first" r:id="rId33"/>
          <w:pgSz w:w="11906" w:h="16838" w:code="9"/>
          <w:pgMar w:top="720" w:right="720" w:bottom="720" w:left="720" w:header="720" w:footer="720" w:gutter="0"/>
          <w:cols w:space="720"/>
          <w:titlePg/>
          <w:docGrid w:linePitch="326"/>
        </w:sectPr>
      </w:pPr>
    </w:p>
    <w:p w14:paraId="51D94C8F" w14:textId="77777777" w:rsidR="00833C96" w:rsidRDefault="004D3087" w:rsidP="007B4527">
      <w:pPr>
        <w:pStyle w:val="NormalWeb"/>
      </w:pPr>
      <w:r w:rsidRPr="00216235">
        <w:rPr>
          <w:lang w:val="en-GB"/>
        </w:rPr>
        <w:object w:dxaOrig="8210" w:dyaOrig="5367" w14:anchorId="34157151">
          <v:shape id="_x0000_i1029" type="#_x0000_t75" style="width:10in;height:469.45pt" o:ole="">
            <v:imagedata r:id="rId34" o:title=""/>
          </v:shape>
          <o:OLEObject Type="Embed" ProgID="PowerPoint.Slide.12" ShapeID="_x0000_i1029" DrawAspect="Content" ObjectID="_1834006547" r:id="rId35"/>
        </w:object>
      </w:r>
    </w:p>
    <w:p w14:paraId="185ADE2C" w14:textId="2CEFC34D" w:rsidR="00CF2F45" w:rsidRDefault="00CF2F45" w:rsidP="00CF2F45">
      <w:pPr>
        <w:pStyle w:val="FigureCaption"/>
      </w:pPr>
      <w:bookmarkStart w:id="322" w:name="_Ref52314563"/>
      <w:bookmarkStart w:id="323" w:name="_Ref52314519"/>
      <w:bookmarkStart w:id="324" w:name="_Toc223392411"/>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32</w:t>
      </w:r>
      <w:r>
        <w:rPr>
          <w:noProof/>
        </w:rPr>
        <w:fldChar w:fldCharType="end"/>
      </w:r>
      <w:bookmarkEnd w:id="322"/>
      <w:r w:rsidRPr="00CA3534">
        <w:t xml:space="preserve"> </w:t>
      </w:r>
      <w:r>
        <w:t xml:space="preserve"> Hybrid Message Sequence Diagram</w:t>
      </w:r>
      <w:r w:rsidR="00482649">
        <w:t xml:space="preserve"> for example implementation</w:t>
      </w:r>
      <w:r w:rsidR="00AB1FB7">
        <w:t xml:space="preserve"> corresponding to Use Cases</w:t>
      </w:r>
      <w:bookmarkEnd w:id="323"/>
      <w:bookmarkEnd w:id="324"/>
    </w:p>
    <w:p w14:paraId="7109F7C0" w14:textId="77777777" w:rsidR="008E0EED" w:rsidRDefault="008E0EED" w:rsidP="007B4527">
      <w:pPr>
        <w:pStyle w:val="NormalWeb"/>
        <w:rPr>
          <w:lang w:val="en-GB"/>
        </w:rPr>
        <w:sectPr w:rsidR="008E0EED" w:rsidSect="00C4328A">
          <w:pgSz w:w="16838" w:h="11906" w:orient="landscape" w:code="9"/>
          <w:pgMar w:top="720" w:right="720" w:bottom="720" w:left="720" w:header="720" w:footer="720" w:gutter="0"/>
          <w:cols w:space="720"/>
          <w:titlePg/>
          <w:docGrid w:linePitch="326"/>
        </w:sectPr>
      </w:pPr>
    </w:p>
    <w:p w14:paraId="267282AD" w14:textId="77777777" w:rsidR="00CF2F45" w:rsidRPr="00216235" w:rsidRDefault="00CF2F45" w:rsidP="007B4527">
      <w:pPr>
        <w:pStyle w:val="NormalWeb"/>
        <w:rPr>
          <w:lang w:val="en-GB"/>
        </w:rPr>
      </w:pPr>
    </w:p>
    <w:p w14:paraId="120BFF7E" w14:textId="77777777" w:rsidR="00C9268C" w:rsidRDefault="008D68F1" w:rsidP="007B4527">
      <w:pPr>
        <w:pStyle w:val="NormalWeb"/>
      </w:pPr>
      <w:r>
        <w:t xml:space="preserve">The provider </w:t>
      </w:r>
      <w:r w:rsidR="00C9268C">
        <w:t>shall support:</w:t>
      </w:r>
    </w:p>
    <w:p w14:paraId="715533AD" w14:textId="77777777" w:rsidR="0022162F" w:rsidRDefault="0022162F" w:rsidP="00D66FC5">
      <w:pPr>
        <w:pStyle w:val="NormalWeb"/>
        <w:numPr>
          <w:ilvl w:val="0"/>
          <w:numId w:val="31"/>
        </w:numPr>
      </w:pPr>
      <w:r>
        <w:t>Authentication as described</w:t>
      </w:r>
      <w:r w:rsidR="00D47D89">
        <w:t>.</w:t>
      </w:r>
    </w:p>
    <w:p w14:paraId="6CAC68CF" w14:textId="77777777" w:rsidR="00C9268C" w:rsidRDefault="0022162F" w:rsidP="00D66FC5">
      <w:pPr>
        <w:pStyle w:val="NormalWeb"/>
        <w:numPr>
          <w:ilvl w:val="0"/>
          <w:numId w:val="31"/>
        </w:numPr>
      </w:pPr>
      <w:r>
        <w:t>A</w:t>
      </w:r>
      <w:r w:rsidR="00C9268C">
        <w:t xml:space="preserve"> pipeline </w:t>
      </w:r>
      <w:r w:rsidR="003B7C6A">
        <w:t>using backpressure from the communications system</w:t>
      </w:r>
      <w:r w:rsidR="00652856">
        <w:t xml:space="preserve"> to ensure reliable delivery from the internal compacted log (full or emulated)</w:t>
      </w:r>
      <w:r w:rsidR="00D47D89">
        <w:t>.</w:t>
      </w:r>
    </w:p>
    <w:p w14:paraId="2D3DBBDF" w14:textId="77777777" w:rsidR="003B7C6A" w:rsidRDefault="00652856" w:rsidP="00D66FC5">
      <w:pPr>
        <w:pStyle w:val="NormalWeb"/>
        <w:numPr>
          <w:ilvl w:val="0"/>
          <w:numId w:val="31"/>
        </w:numPr>
      </w:pPr>
      <w:r>
        <w:t xml:space="preserve">Start </w:t>
      </w:r>
      <w:r w:rsidR="00862918">
        <w:t>streaming from:</w:t>
      </w:r>
    </w:p>
    <w:p w14:paraId="345D186E" w14:textId="77777777" w:rsidR="00862918" w:rsidRDefault="00862918" w:rsidP="00D66FC5">
      <w:pPr>
        <w:pStyle w:val="NormalWeb"/>
        <w:numPr>
          <w:ilvl w:val="1"/>
          <w:numId w:val="31"/>
        </w:numPr>
      </w:pPr>
      <w:r>
        <w:t>The oldest record</w:t>
      </w:r>
      <w:r w:rsidR="00D47D89">
        <w:t>.</w:t>
      </w:r>
    </w:p>
    <w:p w14:paraId="727EF333" w14:textId="77777777" w:rsidR="00862918" w:rsidRDefault="00862918" w:rsidP="00D66FC5">
      <w:pPr>
        <w:pStyle w:val="NormalWeb"/>
        <w:numPr>
          <w:ilvl w:val="1"/>
          <w:numId w:val="31"/>
        </w:numPr>
      </w:pPr>
      <w:r>
        <w:t>The record after the one with the</w:t>
      </w:r>
      <w:r w:rsidR="00104A06">
        <w:t xml:space="preserve"> stream</w:t>
      </w:r>
      <w:r>
        <w:t xml:space="preserve"> token specified by the client in a connect request</w:t>
      </w:r>
      <w:r w:rsidR="00D47D89">
        <w:t>.</w:t>
      </w:r>
    </w:p>
    <w:p w14:paraId="0B44D10F" w14:textId="77777777" w:rsidR="00862918" w:rsidRDefault="007A4FA7" w:rsidP="00D66FC5">
      <w:pPr>
        <w:pStyle w:val="NormalWeb"/>
        <w:numPr>
          <w:ilvl w:val="0"/>
          <w:numId w:val="31"/>
        </w:numPr>
      </w:pPr>
      <w:r>
        <w:t xml:space="preserve">Forced restart of stream from the oldest record </w:t>
      </w:r>
      <w:r w:rsidR="00943CC8">
        <w:t>when</w:t>
      </w:r>
      <w:r w:rsidR="00896501">
        <w:t xml:space="preserve"> it detects</w:t>
      </w:r>
      <w:r>
        <w:t>:</w:t>
      </w:r>
    </w:p>
    <w:p w14:paraId="6A14E4B8" w14:textId="77777777" w:rsidR="007A4FA7" w:rsidRDefault="00896501" w:rsidP="00D66FC5">
      <w:pPr>
        <w:pStyle w:val="NormalWeb"/>
        <w:numPr>
          <w:ilvl w:val="1"/>
          <w:numId w:val="31"/>
        </w:numPr>
      </w:pPr>
      <w:r>
        <w:t>A v</w:t>
      </w:r>
      <w:r w:rsidR="001529C1">
        <w:t xml:space="preserve">ery slow client </w:t>
      </w:r>
      <w:r w:rsidR="0022162F">
        <w:t xml:space="preserve">taking records older than </w:t>
      </w:r>
      <w:r w:rsidR="00165E7D">
        <w:t>t</w:t>
      </w:r>
      <w:r w:rsidR="0022162F">
        <w:t>ombstone</w:t>
      </w:r>
      <w:r w:rsidR="00165E7D">
        <w:t>-</w:t>
      </w:r>
      <w:r w:rsidR="0022162F">
        <w:t>retention</w:t>
      </w:r>
      <w:r w:rsidR="00D47D89">
        <w:t>.</w:t>
      </w:r>
    </w:p>
    <w:p w14:paraId="3E97507E" w14:textId="77777777" w:rsidR="0022162F" w:rsidRDefault="0022162F" w:rsidP="00D66FC5">
      <w:pPr>
        <w:pStyle w:val="NormalWeb"/>
        <w:numPr>
          <w:ilvl w:val="1"/>
          <w:numId w:val="31"/>
        </w:numPr>
      </w:pPr>
      <w:r>
        <w:t xml:space="preserve">A reconnect request with a token for a record older than </w:t>
      </w:r>
      <w:r w:rsidR="00165E7D">
        <w:t>t</w:t>
      </w:r>
      <w:r>
        <w:t>ombstone</w:t>
      </w:r>
      <w:r w:rsidR="00165E7D">
        <w:t>-</w:t>
      </w:r>
      <w:r>
        <w:t>retention</w:t>
      </w:r>
      <w:r w:rsidR="00D47D89">
        <w:t>.</w:t>
      </w:r>
    </w:p>
    <w:p w14:paraId="4DF7CFF5" w14:textId="77777777" w:rsidR="0022162F" w:rsidRDefault="00C64CC1" w:rsidP="00D66FC5">
      <w:pPr>
        <w:pStyle w:val="NormalWeb"/>
        <w:numPr>
          <w:ilvl w:val="0"/>
          <w:numId w:val="31"/>
        </w:numPr>
      </w:pPr>
      <w:r>
        <w:t>Pong frame timeout connection drop</w:t>
      </w:r>
      <w:r w:rsidR="00F74795">
        <w:t xml:space="preserve"> behaviour</w:t>
      </w:r>
    </w:p>
    <w:p w14:paraId="36F1D035" w14:textId="77777777" w:rsidR="0039201F" w:rsidRPr="00CF2F45" w:rsidRDefault="0039201F" w:rsidP="007B4527">
      <w:pPr>
        <w:pStyle w:val="NormalWeb"/>
      </w:pPr>
      <w:r>
        <w:t xml:space="preserve">The following figure shows </w:t>
      </w:r>
      <w:r w:rsidR="0009519D">
        <w:t xml:space="preserve">the use cases and relationship to the hybrid message sequence chart in the figure above. The heading bars are the same as the righthand vertical bars on the previous figure. The </w:t>
      </w:r>
      <w:r w:rsidR="00282AEE">
        <w:t xml:space="preserve">flow across the figure assumes </w:t>
      </w:r>
      <w:r w:rsidR="00B760B4">
        <w:t xml:space="preserve">a chaining of the use cases in the order they are described in the earlier sections. </w:t>
      </w:r>
    </w:p>
    <w:p w14:paraId="75CD51CD" w14:textId="77777777" w:rsidR="007B4527" w:rsidRDefault="00DB77A9" w:rsidP="007B4527">
      <w:pPr>
        <w:pStyle w:val="NormalWeb"/>
      </w:pPr>
      <w:r w:rsidRPr="00216235">
        <w:rPr>
          <w:lang w:val="en-GB"/>
        </w:rPr>
        <w:object w:dxaOrig="9518" w:dyaOrig="4206" w14:anchorId="35A8F19D">
          <v:shape id="_x0000_i1030" type="#_x0000_t75" style="width:519pt;height:230.4pt" o:ole="">
            <v:imagedata r:id="rId36" o:title=""/>
          </v:shape>
          <o:OLEObject Type="Embed" ProgID="PowerPoint.Slide.12" ShapeID="_x0000_i1030" DrawAspect="Content" ObjectID="_1834006548" r:id="rId37"/>
        </w:object>
      </w:r>
    </w:p>
    <w:p w14:paraId="60C8096D" w14:textId="7F8DF890" w:rsidR="00AB1FB7" w:rsidRDefault="00AB1FB7" w:rsidP="00AB1FB7">
      <w:pPr>
        <w:pStyle w:val="FigureCaption"/>
      </w:pPr>
      <w:bookmarkStart w:id="325" w:name="_Ref52314577"/>
      <w:bookmarkStart w:id="326" w:name="_Toc223392412"/>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33</w:t>
      </w:r>
      <w:r>
        <w:rPr>
          <w:noProof/>
        </w:rPr>
        <w:fldChar w:fldCharType="end"/>
      </w:r>
      <w:bookmarkEnd w:id="325"/>
      <w:r w:rsidRPr="00CA3534">
        <w:t xml:space="preserve"> </w:t>
      </w:r>
      <w:r>
        <w:t xml:space="preserve"> </w:t>
      </w:r>
      <w:r w:rsidR="00BC505B">
        <w:t>Phases of interaction for Use Cases</w:t>
      </w:r>
      <w:bookmarkEnd w:id="326"/>
    </w:p>
    <w:p w14:paraId="751E806C" w14:textId="77777777" w:rsidR="00400EF1" w:rsidRDefault="00400EF1">
      <w:pPr>
        <w:spacing w:after="0"/>
        <w:rPr>
          <w:rFonts w:asciiTheme="majorHAnsi" w:eastAsiaTheme="majorEastAsia" w:hAnsiTheme="majorHAnsi" w:cstheme="majorBidi"/>
          <w:b/>
          <w:bCs/>
          <w:szCs w:val="24"/>
        </w:rPr>
      </w:pPr>
      <w:bookmarkStart w:id="327" w:name="_Ref48037852"/>
      <w:bookmarkStart w:id="328" w:name="_Ref48037857"/>
      <w:bookmarkStart w:id="329" w:name="_Ref48037861"/>
      <w:bookmarkStart w:id="330" w:name="_Ref48048214"/>
      <w:bookmarkStart w:id="331" w:name="_Ref48048218"/>
      <w:bookmarkStart w:id="332" w:name="_Ref48048222"/>
      <w:bookmarkStart w:id="333" w:name="_Ref50965875"/>
      <w:bookmarkStart w:id="334" w:name="_Ref50965881"/>
      <w:bookmarkStart w:id="335" w:name="_Ref50965885"/>
      <w:bookmarkStart w:id="336" w:name="_Ref50966363"/>
      <w:bookmarkStart w:id="337" w:name="_Ref50966368"/>
      <w:bookmarkStart w:id="338" w:name="_Ref50966373"/>
      <w:bookmarkStart w:id="339" w:name="_Ref51583648"/>
      <w:bookmarkStart w:id="340" w:name="_Ref51583654"/>
      <w:bookmarkStart w:id="341" w:name="_Ref51583658"/>
      <w:r>
        <w:br w:type="page"/>
      </w:r>
    </w:p>
    <w:p w14:paraId="2E31A9AB" w14:textId="77777777" w:rsidR="00541AB8" w:rsidRDefault="00541AB8" w:rsidP="00EB62A7">
      <w:pPr>
        <w:pStyle w:val="Heading2"/>
      </w:pPr>
      <w:bookmarkStart w:id="342" w:name="_Ref86650923"/>
      <w:bookmarkStart w:id="343" w:name="_Ref86650929"/>
      <w:bookmarkStart w:id="344" w:name="_Ref86650946"/>
      <w:bookmarkStart w:id="345" w:name="_Ref86663644"/>
      <w:bookmarkStart w:id="346" w:name="_Ref86663651"/>
      <w:bookmarkStart w:id="347" w:name="_Ref86663657"/>
      <w:bookmarkStart w:id="348" w:name="_Ref86663661"/>
      <w:bookmarkStart w:id="349" w:name="_Ref86679720"/>
      <w:bookmarkStart w:id="350" w:name="_Ref86679730"/>
      <w:bookmarkStart w:id="351" w:name="_Ref86679735"/>
      <w:bookmarkStart w:id="352" w:name="_Toc223392336"/>
      <w:r>
        <w:lastRenderedPageBreak/>
        <w:t>Use cases beyond current release</w:t>
      </w:r>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4246D778" w14:textId="77777777" w:rsidR="00541AB8" w:rsidRDefault="00541AB8" w:rsidP="00541AB8">
      <w:pPr>
        <w:pStyle w:val="NormalWeb"/>
        <w:rPr>
          <w:rFonts w:eastAsiaTheme="minorEastAsia"/>
        </w:rPr>
      </w:pPr>
      <w:r>
        <w:t xml:space="preserve">Beyond the current release there will be </w:t>
      </w:r>
      <w:r w:rsidR="00355E75">
        <w:t>further improvements including the ability to</w:t>
      </w:r>
      <w:r>
        <w:t xml:space="preserve"> dynamically adjust the stream behavior and the feeds to the stream as follows:</w:t>
      </w:r>
    </w:p>
    <w:p w14:paraId="32C4E1F9" w14:textId="77777777" w:rsidR="00541AB8" w:rsidRDefault="00541AB8" w:rsidP="00886961">
      <w:pPr>
        <w:numPr>
          <w:ilvl w:val="0"/>
          <w:numId w:val="9"/>
        </w:numPr>
        <w:spacing w:before="100" w:beforeAutospacing="1" w:after="100" w:afterAutospacing="1"/>
        <w:rPr>
          <w:rFonts w:eastAsia="Times New Roman"/>
        </w:rPr>
      </w:pPr>
      <w:r>
        <w:rPr>
          <w:rFonts w:eastAsia="Times New Roman"/>
        </w:rPr>
        <w:t>Adjustment of compaction delay</w:t>
      </w:r>
      <w:r w:rsidR="00E455BF">
        <w:rPr>
          <w:rFonts w:eastAsia="Times New Roman"/>
        </w:rPr>
        <w:t xml:space="preserve"> and tombstone</w:t>
      </w:r>
      <w:r w:rsidR="00165E7D">
        <w:rPr>
          <w:rFonts w:eastAsia="Times New Roman"/>
        </w:rPr>
        <w:t>-</w:t>
      </w:r>
      <w:r w:rsidR="00E455BF">
        <w:rPr>
          <w:rFonts w:eastAsia="Times New Roman"/>
        </w:rPr>
        <w:t>retention</w:t>
      </w:r>
      <w:r>
        <w:rPr>
          <w:rFonts w:eastAsia="Times New Roman"/>
        </w:rPr>
        <w:t xml:space="preserve"> on-the-fly</w:t>
      </w:r>
    </w:p>
    <w:p w14:paraId="461DDCF5" w14:textId="77777777" w:rsidR="007113F8" w:rsidRDefault="006B71DD" w:rsidP="007113F8">
      <w:pPr>
        <w:numPr>
          <w:ilvl w:val="1"/>
          <w:numId w:val="9"/>
        </w:numPr>
        <w:spacing w:before="100" w:beforeAutospacing="1" w:after="100" w:afterAutospacing="1"/>
        <w:rPr>
          <w:rFonts w:eastAsia="Times New Roman"/>
        </w:rPr>
      </w:pPr>
      <w:r>
        <w:rPr>
          <w:rFonts w:eastAsia="Times New Roman"/>
        </w:rPr>
        <w:t>Allows for tuning of stream behavior at initial start</w:t>
      </w:r>
      <w:r w:rsidR="007113F8">
        <w:rPr>
          <w:rFonts w:eastAsia="Times New Roman"/>
        </w:rPr>
        <w:t>-</w:t>
      </w:r>
      <w:r>
        <w:rPr>
          <w:rFonts w:eastAsia="Times New Roman"/>
        </w:rPr>
        <w:t xml:space="preserve">up and </w:t>
      </w:r>
      <w:r w:rsidR="007113F8">
        <w:rPr>
          <w:rFonts w:eastAsia="Times New Roman"/>
        </w:rPr>
        <w:t>during predictable comms failures</w:t>
      </w:r>
      <w:r w:rsidR="00B769AF">
        <w:rPr>
          <w:rFonts w:eastAsia="Times New Roman"/>
        </w:rPr>
        <w:t>.</w:t>
      </w:r>
    </w:p>
    <w:p w14:paraId="02B27222" w14:textId="77777777" w:rsidR="00541AB8" w:rsidRDefault="0061373F" w:rsidP="007113F8">
      <w:pPr>
        <w:numPr>
          <w:ilvl w:val="0"/>
          <w:numId w:val="9"/>
        </w:numPr>
        <w:spacing w:before="100" w:beforeAutospacing="1" w:after="100" w:afterAutospacing="1"/>
        <w:rPr>
          <w:rFonts w:eastAsia="Times New Roman"/>
        </w:rPr>
      </w:pPr>
      <w:r w:rsidRPr="007113F8">
        <w:rPr>
          <w:rFonts w:eastAsia="Times New Roman"/>
        </w:rPr>
        <w:t xml:space="preserve">Building and adjusting the context </w:t>
      </w:r>
      <w:r w:rsidR="00AE288B" w:rsidRPr="007113F8">
        <w:rPr>
          <w:rFonts w:eastAsia="Times New Roman"/>
        </w:rPr>
        <w:t>(creation, expansion, contraction and deletion)</w:t>
      </w:r>
    </w:p>
    <w:p w14:paraId="12D12EA3" w14:textId="77777777" w:rsidR="009937FA" w:rsidRDefault="007113F8" w:rsidP="009937FA">
      <w:pPr>
        <w:numPr>
          <w:ilvl w:val="1"/>
          <w:numId w:val="9"/>
        </w:numPr>
        <w:spacing w:before="100" w:beforeAutospacing="1" w:after="100" w:afterAutospacing="1"/>
        <w:rPr>
          <w:rFonts w:eastAsia="Times New Roman"/>
        </w:rPr>
      </w:pPr>
      <w:r>
        <w:rPr>
          <w:rFonts w:eastAsia="Times New Roman"/>
        </w:rPr>
        <w:t>Allows for multiple clients with differing needs and security clearances etc.</w:t>
      </w:r>
    </w:p>
    <w:p w14:paraId="7DF6E41A" w14:textId="77777777" w:rsidR="009937FA" w:rsidRPr="00BE0120" w:rsidRDefault="009937FA" w:rsidP="009937FA">
      <w:pPr>
        <w:numPr>
          <w:ilvl w:val="2"/>
          <w:numId w:val="9"/>
        </w:numPr>
        <w:spacing w:before="100" w:beforeAutospacing="1" w:after="100" w:afterAutospacing="1"/>
        <w:rPr>
          <w:rFonts w:eastAsia="Times New Roman"/>
        </w:rPr>
      </w:pPr>
      <w:r w:rsidRPr="00BE0120">
        <w:rPr>
          <w:rFonts w:eastAsia="Times New Roman"/>
        </w:rPr>
        <w:t>Negotiate Context opportunities based upon policy and client role etc.</w:t>
      </w:r>
    </w:p>
    <w:p w14:paraId="0399B5D5" w14:textId="77777777" w:rsidR="009937FA" w:rsidRPr="00BE0120" w:rsidRDefault="009937FA" w:rsidP="009937FA">
      <w:pPr>
        <w:numPr>
          <w:ilvl w:val="2"/>
          <w:numId w:val="9"/>
        </w:numPr>
        <w:spacing w:before="100" w:beforeAutospacing="1" w:after="100" w:afterAutospacing="1"/>
        <w:rPr>
          <w:rFonts w:eastAsia="Times New Roman"/>
        </w:rPr>
      </w:pPr>
      <w:r w:rsidRPr="00BE0120">
        <w:rPr>
          <w:rFonts w:eastAsia="Times New Roman"/>
        </w:rPr>
        <w:t xml:space="preserve">Build explicit context </w:t>
      </w:r>
      <w:r w:rsidR="000F3A3F">
        <w:rPr>
          <w:rFonts w:eastAsia="Times New Roman"/>
        </w:rPr>
        <w:t xml:space="preserve">(including </w:t>
      </w:r>
      <w:r w:rsidRPr="00BE0120">
        <w:rPr>
          <w:rFonts w:eastAsia="Times New Roman"/>
        </w:rPr>
        <w:t>topolog</w:t>
      </w:r>
      <w:r w:rsidR="000F3A3F">
        <w:rPr>
          <w:rFonts w:eastAsia="Times New Roman"/>
        </w:rPr>
        <w:t>y, nodes, links etc.)</w:t>
      </w:r>
      <w:r w:rsidRPr="00BE0120">
        <w:rPr>
          <w:rFonts w:eastAsia="Times New Roman"/>
        </w:rPr>
        <w:t xml:space="preserve"> </w:t>
      </w:r>
    </w:p>
    <w:p w14:paraId="3AE14D93" w14:textId="77777777" w:rsidR="009937FA" w:rsidRPr="00BE0120" w:rsidRDefault="009937FA" w:rsidP="009937FA">
      <w:pPr>
        <w:numPr>
          <w:ilvl w:val="3"/>
          <w:numId w:val="9"/>
        </w:numPr>
        <w:spacing w:before="100" w:beforeAutospacing="1" w:after="100" w:afterAutospacing="1"/>
        <w:rPr>
          <w:rFonts w:eastAsia="Times New Roman"/>
        </w:rPr>
      </w:pPr>
      <w:r w:rsidRPr="00BE0120">
        <w:rPr>
          <w:rFonts w:eastAsia="Times New Roman"/>
        </w:rPr>
        <w:t>Various interactions to set up intent for nodes and links that themselves need to be realized in the underlying structure</w:t>
      </w:r>
      <w:r w:rsidR="00B769AF">
        <w:rPr>
          <w:rFonts w:eastAsia="Times New Roman"/>
        </w:rPr>
        <w:t>.</w:t>
      </w:r>
    </w:p>
    <w:p w14:paraId="7069C5C9" w14:textId="77777777" w:rsidR="00DC5BE0" w:rsidRPr="00BE0120" w:rsidRDefault="009937FA" w:rsidP="00BE0120">
      <w:pPr>
        <w:numPr>
          <w:ilvl w:val="2"/>
          <w:numId w:val="9"/>
        </w:numPr>
        <w:spacing w:before="100" w:beforeAutospacing="1" w:after="100" w:afterAutospacing="1"/>
        <w:rPr>
          <w:rFonts w:eastAsia="Times New Roman"/>
        </w:rPr>
      </w:pPr>
      <w:r w:rsidRPr="00BE0120">
        <w:rPr>
          <w:rFonts w:eastAsia="Times New Roman"/>
        </w:rPr>
        <w:t>Note that the initial requests are in terms of shared knowledge such as city or building location and generalized termination points/flows with minimal technology detail</w:t>
      </w:r>
      <w:r w:rsidR="004252DA">
        <w:rPr>
          <w:rFonts w:eastAsia="Times New Roman"/>
        </w:rPr>
        <w:t>.</w:t>
      </w:r>
    </w:p>
    <w:p w14:paraId="24D59181" w14:textId="77777777" w:rsidR="00DC5BE0" w:rsidRPr="00DC5BE0" w:rsidRDefault="00DC5BE0" w:rsidP="00DC5BE0">
      <w:pPr>
        <w:pStyle w:val="NormalWeb"/>
        <w:numPr>
          <w:ilvl w:val="1"/>
          <w:numId w:val="9"/>
        </w:numPr>
        <w:rPr>
          <w:rFonts w:eastAsiaTheme="minorEastAsia"/>
        </w:rPr>
      </w:pPr>
      <w:r w:rsidRPr="00064692">
        <w:t xml:space="preserve">In the general solution, with TAPI feeding a </w:t>
      </w:r>
      <w:r w:rsidR="00F03C9D">
        <w:t>client</w:t>
      </w:r>
      <w:r w:rsidRPr="00064692">
        <w:t>, there could be several alternative contexts that can be provided. Contexts may focus on a single layer or layer grouping or on a region of the network etc. In a more sophisticated solution where there are many clients each with a slice, in these solutions various negotiations would be required to agree and form the context.</w:t>
      </w:r>
    </w:p>
    <w:p w14:paraId="303BC17B" w14:textId="77777777" w:rsidR="00DC5BE0" w:rsidRPr="00DC5BE0" w:rsidRDefault="00DC5BE0" w:rsidP="00DC5BE0">
      <w:pPr>
        <w:pStyle w:val="NormalWeb"/>
        <w:numPr>
          <w:ilvl w:val="1"/>
          <w:numId w:val="9"/>
        </w:numPr>
        <w:rPr>
          <w:rFonts w:eastAsiaTheme="minorEastAsia"/>
        </w:rPr>
      </w:pPr>
      <w:r>
        <w:t xml:space="preserve">Note: </w:t>
      </w:r>
      <w:r w:rsidRPr="00DC5BE0">
        <w:t xml:space="preserve">Currently, the context is defined by a default intent where there was </w:t>
      </w:r>
      <w:r>
        <w:t>no opportunity</w:t>
      </w:r>
      <w:r w:rsidRPr="00DC5BE0">
        <w:t xml:space="preserve"> for the client to express the context intent over an interface. </w:t>
      </w:r>
    </w:p>
    <w:p w14:paraId="7F7A4753" w14:textId="77777777" w:rsidR="00541AB8" w:rsidRDefault="007E3E8D" w:rsidP="007113F8">
      <w:pPr>
        <w:numPr>
          <w:ilvl w:val="0"/>
          <w:numId w:val="9"/>
        </w:numPr>
        <w:spacing w:before="100" w:beforeAutospacing="1" w:after="100" w:afterAutospacing="1"/>
        <w:rPr>
          <w:rFonts w:eastAsia="Times New Roman"/>
        </w:rPr>
      </w:pPr>
      <w:r>
        <w:rPr>
          <w:rFonts w:eastAsia="Times New Roman"/>
        </w:rPr>
        <w:t>Taking advantage of context adjustment capabilities to increase and decrease the intensity of view of informatio</w:t>
      </w:r>
      <w:r w:rsidR="00A75DB6">
        <w:rPr>
          <w:rFonts w:eastAsia="Times New Roman"/>
        </w:rPr>
        <w:t>n</w:t>
      </w:r>
      <w:r w:rsidR="00587BBE">
        <w:rPr>
          <w:rFonts w:eastAsia="Times New Roman"/>
        </w:rPr>
        <w:t>. This is applied where the intensity could not be handled across the whole context and hence is a focus. This may be where the parameter changes very often</w:t>
      </w:r>
      <w:r w:rsidR="00AB728F">
        <w:rPr>
          <w:rFonts w:eastAsia="Times New Roman"/>
        </w:rPr>
        <w:t xml:space="preserve">. </w:t>
      </w:r>
    </w:p>
    <w:p w14:paraId="110F2B79" w14:textId="77777777" w:rsidR="005C3FFF" w:rsidRDefault="006E79DA" w:rsidP="005C3FFF">
      <w:pPr>
        <w:numPr>
          <w:ilvl w:val="1"/>
          <w:numId w:val="9"/>
        </w:numPr>
        <w:spacing w:before="100" w:beforeAutospacing="1" w:after="100" w:afterAutospacing="1"/>
        <w:rPr>
          <w:rFonts w:eastAsia="Times New Roman"/>
        </w:rPr>
      </w:pPr>
      <w:r>
        <w:rPr>
          <w:rFonts w:eastAsia="Times New Roman"/>
        </w:rPr>
        <w:t>Spotli</w:t>
      </w:r>
      <w:r w:rsidR="005C3FFF">
        <w:rPr>
          <w:rFonts w:eastAsia="Times New Roman"/>
        </w:rPr>
        <w:t xml:space="preserve">ghting: </w:t>
      </w:r>
      <w:r w:rsidR="00A75DB6">
        <w:rPr>
          <w:rFonts w:eastAsia="Times New Roman"/>
        </w:rPr>
        <w:t xml:space="preserve">Allows </w:t>
      </w:r>
      <w:r w:rsidR="00903677">
        <w:rPr>
          <w:rFonts w:eastAsia="Times New Roman"/>
        </w:rPr>
        <w:t xml:space="preserve">the </w:t>
      </w:r>
      <w:r w:rsidR="00D019CC">
        <w:rPr>
          <w:rFonts w:eastAsia="Times New Roman"/>
        </w:rPr>
        <w:t>client to selectively increase the fidelity of measurements by changing the measurement policy for a specific property and/or by including an instance of a property in the context where that property is usually not monitored</w:t>
      </w:r>
    </w:p>
    <w:p w14:paraId="0E037F3A" w14:textId="77777777" w:rsidR="00541AB8" w:rsidRDefault="00541AB8" w:rsidP="005C3FFF">
      <w:pPr>
        <w:numPr>
          <w:ilvl w:val="1"/>
          <w:numId w:val="9"/>
        </w:numPr>
        <w:spacing w:before="100" w:beforeAutospacing="1" w:after="100" w:afterAutospacing="1"/>
        <w:rPr>
          <w:rFonts w:eastAsia="Times New Roman"/>
        </w:rPr>
      </w:pPr>
      <w:r w:rsidRPr="005C3FFF">
        <w:rPr>
          <w:rFonts w:eastAsia="Times New Roman"/>
        </w:rPr>
        <w:t>Single snapshot</w:t>
      </w:r>
      <w:r w:rsidR="005C3FFF">
        <w:rPr>
          <w:rFonts w:eastAsia="Times New Roman"/>
        </w:rPr>
        <w:t>: Allows the client to select</w:t>
      </w:r>
      <w:r w:rsidR="00E11EF9">
        <w:rPr>
          <w:rFonts w:eastAsia="Times New Roman"/>
        </w:rPr>
        <w:t xml:space="preserve"> a property to take a momentary view of via the stream. </w:t>
      </w:r>
      <w:r w:rsidR="00A5016B">
        <w:rPr>
          <w:rFonts w:eastAsia="Times New Roman"/>
        </w:rPr>
        <w:t>This may be the capturing of a single counter value where that counter changes very often (e.g., a packet counter) such that streaming of the raw value would be excessive</w:t>
      </w:r>
      <w:r w:rsidR="00064692">
        <w:rPr>
          <w:rFonts w:eastAsia="Times New Roman"/>
        </w:rPr>
        <w:t xml:space="preserve"> even for a single measure.</w:t>
      </w:r>
    </w:p>
    <w:p w14:paraId="37348560" w14:textId="77777777" w:rsidR="00B701BD" w:rsidRDefault="00B701BD" w:rsidP="00B701BD">
      <w:pPr>
        <w:rPr>
          <w:rFonts w:eastAsia="Times New Roman"/>
        </w:rPr>
      </w:pPr>
      <w:r>
        <w:rPr>
          <w:rFonts w:eastAsia="Times New Roman"/>
        </w:rPr>
        <w:t>There are clearly other potential applications of a streaming solution where there are:</w:t>
      </w:r>
    </w:p>
    <w:p w14:paraId="74ED7B47" w14:textId="77777777" w:rsidR="00B701BD" w:rsidRDefault="00B701BD" w:rsidP="00D66FC5">
      <w:pPr>
        <w:pStyle w:val="ListParagraph"/>
        <w:numPr>
          <w:ilvl w:val="0"/>
          <w:numId w:val="29"/>
        </w:numPr>
        <w:rPr>
          <w:rFonts w:eastAsia="Times New Roman"/>
        </w:rPr>
      </w:pPr>
      <w:r>
        <w:rPr>
          <w:rFonts w:eastAsia="Times New Roman"/>
        </w:rPr>
        <w:t>Many direct clients using the same context</w:t>
      </w:r>
      <w:r w:rsidR="004252DA">
        <w:rPr>
          <w:rFonts w:eastAsia="Times New Roman"/>
        </w:rPr>
        <w:t>.</w:t>
      </w:r>
    </w:p>
    <w:p w14:paraId="559F56F7" w14:textId="77777777" w:rsidR="00B701BD" w:rsidRDefault="00B701BD" w:rsidP="00D66FC5">
      <w:pPr>
        <w:pStyle w:val="ListParagraph"/>
        <w:numPr>
          <w:ilvl w:val="1"/>
          <w:numId w:val="29"/>
        </w:numPr>
        <w:rPr>
          <w:rFonts w:eastAsia="Times New Roman"/>
        </w:rPr>
      </w:pPr>
      <w:r>
        <w:rPr>
          <w:rFonts w:eastAsia="Times New Roman"/>
        </w:rPr>
        <w:t>Here some form of multi-cast stream with a message broker or other multi-cast mechanism may be appropriate</w:t>
      </w:r>
      <w:r w:rsidR="007F56C9">
        <w:rPr>
          <w:rFonts w:eastAsia="Times New Roman"/>
        </w:rPr>
        <w:t>.</w:t>
      </w:r>
    </w:p>
    <w:p w14:paraId="5CD82B74" w14:textId="77777777" w:rsidR="00B701BD" w:rsidRDefault="00B701BD" w:rsidP="00D66FC5">
      <w:pPr>
        <w:pStyle w:val="ListParagraph"/>
        <w:numPr>
          <w:ilvl w:val="1"/>
          <w:numId w:val="29"/>
        </w:numPr>
        <w:rPr>
          <w:rFonts w:eastAsia="Times New Roman"/>
        </w:rPr>
      </w:pPr>
      <w:r>
        <w:rPr>
          <w:rFonts w:eastAsia="Times New Roman"/>
        </w:rPr>
        <w:t>In th</w:t>
      </w:r>
      <w:r w:rsidR="004252DA">
        <w:rPr>
          <w:rFonts w:eastAsia="Times New Roman"/>
        </w:rPr>
        <w:t xml:space="preserve">e </w:t>
      </w:r>
      <w:r>
        <w:rPr>
          <w:rFonts w:eastAsia="Times New Roman"/>
        </w:rPr>
        <w:t>cases</w:t>
      </w:r>
      <w:r w:rsidR="007A1297">
        <w:rPr>
          <w:rFonts w:eastAsia="Times New Roman"/>
        </w:rPr>
        <w:t xml:space="preserve"> where there is a broker,</w:t>
      </w:r>
      <w:r>
        <w:rPr>
          <w:rFonts w:eastAsia="Times New Roman"/>
        </w:rPr>
        <w:t xml:space="preserve"> it may be appropriate to </w:t>
      </w:r>
      <w:r w:rsidR="00461ECE">
        <w:rPr>
          <w:rFonts w:eastAsia="Times New Roman"/>
        </w:rPr>
        <w:t>continue to use the compacted log</w:t>
      </w:r>
      <w:r w:rsidR="007A1297">
        <w:rPr>
          <w:rFonts w:eastAsia="Times New Roman"/>
        </w:rPr>
        <w:t xml:space="preserve">, but this will only benefit the broker and the provider will not be aware of clients or client </w:t>
      </w:r>
      <w:r w:rsidR="00AE19E8">
        <w:rPr>
          <w:rFonts w:eastAsia="Times New Roman"/>
        </w:rPr>
        <w:t>performance challenges.</w:t>
      </w:r>
    </w:p>
    <w:p w14:paraId="6C07E64B" w14:textId="77777777" w:rsidR="00AE19E8" w:rsidRDefault="00AE19E8" w:rsidP="00D66FC5">
      <w:pPr>
        <w:pStyle w:val="ListParagraph"/>
        <w:numPr>
          <w:ilvl w:val="1"/>
          <w:numId w:val="29"/>
        </w:numPr>
        <w:rPr>
          <w:rFonts w:eastAsia="Times New Roman"/>
        </w:rPr>
      </w:pPr>
      <w:r>
        <w:rPr>
          <w:rFonts w:eastAsia="Times New Roman"/>
        </w:rPr>
        <w:t>There are no apparent specific application</w:t>
      </w:r>
      <w:r w:rsidR="008F1002">
        <w:rPr>
          <w:rFonts w:eastAsia="Times New Roman"/>
        </w:rPr>
        <w:t>s</w:t>
      </w:r>
      <w:r>
        <w:rPr>
          <w:rFonts w:eastAsia="Times New Roman"/>
        </w:rPr>
        <w:t xml:space="preserve"> in a telecommunications network context</w:t>
      </w:r>
      <w:r w:rsidR="007F56C9">
        <w:rPr>
          <w:rFonts w:eastAsia="Times New Roman"/>
        </w:rPr>
        <w:t>.</w:t>
      </w:r>
    </w:p>
    <w:p w14:paraId="061AAD55" w14:textId="77777777" w:rsidR="00B701BD" w:rsidRDefault="00B701BD" w:rsidP="00D66FC5">
      <w:pPr>
        <w:pStyle w:val="ListParagraph"/>
        <w:numPr>
          <w:ilvl w:val="0"/>
          <w:numId w:val="29"/>
        </w:numPr>
        <w:rPr>
          <w:rFonts w:eastAsia="Times New Roman"/>
        </w:rPr>
      </w:pPr>
      <w:r>
        <w:rPr>
          <w:rFonts w:eastAsia="Times New Roman"/>
        </w:rPr>
        <w:t xml:space="preserve">Many direct clients </w:t>
      </w:r>
      <w:r w:rsidR="00672AB1">
        <w:rPr>
          <w:rFonts w:eastAsia="Times New Roman"/>
        </w:rPr>
        <w:t xml:space="preserve">each </w:t>
      </w:r>
      <w:r>
        <w:rPr>
          <w:rFonts w:eastAsia="Times New Roman"/>
        </w:rPr>
        <w:t>with different context</w:t>
      </w:r>
    </w:p>
    <w:p w14:paraId="48784083" w14:textId="77777777" w:rsidR="00AE19E8" w:rsidRDefault="00AE19E8" w:rsidP="00D66FC5">
      <w:pPr>
        <w:pStyle w:val="ListParagraph"/>
        <w:numPr>
          <w:ilvl w:val="1"/>
          <w:numId w:val="29"/>
        </w:numPr>
        <w:rPr>
          <w:rFonts w:eastAsia="Times New Roman"/>
        </w:rPr>
      </w:pPr>
      <w:r>
        <w:rPr>
          <w:rFonts w:eastAsia="Times New Roman"/>
        </w:rPr>
        <w:t xml:space="preserve">This </w:t>
      </w:r>
      <w:r w:rsidR="00CB75AE">
        <w:rPr>
          <w:rFonts w:eastAsia="Times New Roman"/>
        </w:rPr>
        <w:t>leads to a characteristic very similar to that considered in this document.</w:t>
      </w:r>
    </w:p>
    <w:p w14:paraId="484FC8FE" w14:textId="77777777" w:rsidR="00B770AA" w:rsidRDefault="00B770AA" w:rsidP="00D66FC5">
      <w:pPr>
        <w:pStyle w:val="ListParagraph"/>
        <w:numPr>
          <w:ilvl w:val="1"/>
          <w:numId w:val="29"/>
        </w:numPr>
        <w:rPr>
          <w:rFonts w:eastAsia="Times New Roman"/>
        </w:rPr>
      </w:pPr>
      <w:r>
        <w:rPr>
          <w:rFonts w:eastAsia="Times New Roman"/>
        </w:rPr>
        <w:t>The distinction is the multiple context</w:t>
      </w:r>
      <w:r w:rsidR="007F56C9">
        <w:rPr>
          <w:rFonts w:eastAsia="Times New Roman"/>
        </w:rPr>
        <w:t>s.</w:t>
      </w:r>
    </w:p>
    <w:p w14:paraId="37DE853A" w14:textId="77777777" w:rsidR="00B770AA" w:rsidRDefault="00B770AA" w:rsidP="00D66FC5">
      <w:pPr>
        <w:pStyle w:val="ListParagraph"/>
        <w:numPr>
          <w:ilvl w:val="1"/>
          <w:numId w:val="29"/>
        </w:numPr>
        <w:rPr>
          <w:rFonts w:eastAsia="Times New Roman"/>
        </w:rPr>
      </w:pPr>
      <w:r>
        <w:rPr>
          <w:rFonts w:eastAsia="Times New Roman"/>
        </w:rPr>
        <w:t>It is likely that context build/modify will be necessary to enable this capability</w:t>
      </w:r>
      <w:r w:rsidR="007F56C9">
        <w:rPr>
          <w:rFonts w:eastAsia="Times New Roman"/>
        </w:rPr>
        <w:t>.</w:t>
      </w:r>
    </w:p>
    <w:p w14:paraId="6EA9CA73" w14:textId="77777777" w:rsidR="00B770AA" w:rsidRDefault="00672AB1" w:rsidP="00D66FC5">
      <w:pPr>
        <w:pStyle w:val="ListParagraph"/>
        <w:numPr>
          <w:ilvl w:val="1"/>
          <w:numId w:val="29"/>
        </w:numPr>
        <w:rPr>
          <w:rFonts w:eastAsia="Times New Roman"/>
        </w:rPr>
      </w:pPr>
      <w:r>
        <w:rPr>
          <w:rFonts w:eastAsia="Times New Roman"/>
        </w:rPr>
        <w:t>An application example is p</w:t>
      </w:r>
      <w:r w:rsidR="00B770AA">
        <w:rPr>
          <w:rFonts w:eastAsia="Times New Roman"/>
        </w:rPr>
        <w:t>resentation</w:t>
      </w:r>
      <w:r w:rsidR="00267CF3">
        <w:rPr>
          <w:rFonts w:eastAsia="Times New Roman"/>
        </w:rPr>
        <w:t xml:space="preserve"> of a slice to its client where each client has its own </w:t>
      </w:r>
      <w:r>
        <w:rPr>
          <w:rFonts w:eastAsia="Times New Roman"/>
        </w:rPr>
        <w:t>slic</w:t>
      </w:r>
      <w:r w:rsidR="00267CF3">
        <w:rPr>
          <w:rFonts w:eastAsia="Times New Roman"/>
        </w:rPr>
        <w:t>e</w:t>
      </w:r>
      <w:r w:rsidR="007F56C9">
        <w:rPr>
          <w:rFonts w:eastAsia="Times New Roman"/>
        </w:rPr>
        <w:t>.</w:t>
      </w:r>
    </w:p>
    <w:p w14:paraId="02C88974" w14:textId="77777777" w:rsidR="00B701BD" w:rsidRDefault="00C64C80" w:rsidP="00D66FC5">
      <w:pPr>
        <w:pStyle w:val="ListParagraph"/>
        <w:numPr>
          <w:ilvl w:val="0"/>
          <w:numId w:val="29"/>
        </w:numPr>
        <w:rPr>
          <w:rFonts w:eastAsia="Times New Roman"/>
        </w:rPr>
      </w:pPr>
      <w:r>
        <w:rPr>
          <w:rFonts w:eastAsia="Times New Roman"/>
        </w:rPr>
        <w:t>Short-lived c</w:t>
      </w:r>
      <w:r w:rsidR="00B701BD">
        <w:rPr>
          <w:rFonts w:eastAsia="Times New Roman"/>
        </w:rPr>
        <w:t>lients that are attached for only a short period</w:t>
      </w:r>
      <w:r w:rsidR="00CE5B44">
        <w:rPr>
          <w:rFonts w:eastAsia="Times New Roman"/>
        </w:rPr>
        <w:t xml:space="preserve"> and want a specific context</w:t>
      </w:r>
      <w:r w:rsidR="007F56C9">
        <w:rPr>
          <w:rFonts w:eastAsia="Times New Roman"/>
        </w:rPr>
        <w:t>.</w:t>
      </w:r>
    </w:p>
    <w:p w14:paraId="624DDB5D" w14:textId="77777777" w:rsidR="00160201" w:rsidRDefault="006A04F4" w:rsidP="00D66FC5">
      <w:pPr>
        <w:pStyle w:val="ListParagraph"/>
        <w:numPr>
          <w:ilvl w:val="1"/>
          <w:numId w:val="29"/>
        </w:numPr>
        <w:rPr>
          <w:rFonts w:eastAsia="Times New Roman"/>
        </w:rPr>
      </w:pPr>
      <w:r>
        <w:rPr>
          <w:rFonts w:eastAsia="Times New Roman"/>
        </w:rPr>
        <w:t>It is likely, for this case, that there will also be multiple clients</w:t>
      </w:r>
      <w:r w:rsidR="007F56C9">
        <w:rPr>
          <w:rFonts w:eastAsia="Times New Roman"/>
        </w:rPr>
        <w:t>.</w:t>
      </w:r>
    </w:p>
    <w:p w14:paraId="5FE56FC7" w14:textId="77777777" w:rsidR="006A04F4" w:rsidRDefault="006A04F4" w:rsidP="00D66FC5">
      <w:pPr>
        <w:pStyle w:val="ListParagraph"/>
        <w:numPr>
          <w:ilvl w:val="1"/>
          <w:numId w:val="29"/>
        </w:numPr>
        <w:rPr>
          <w:rFonts w:eastAsia="Times New Roman"/>
        </w:rPr>
      </w:pPr>
      <w:r>
        <w:rPr>
          <w:rFonts w:eastAsia="Times New Roman"/>
        </w:rPr>
        <w:t xml:space="preserve">It is possible that the </w:t>
      </w:r>
      <w:r w:rsidR="008618CC">
        <w:rPr>
          <w:rFonts w:eastAsia="Times New Roman"/>
        </w:rPr>
        <w:t>short-lived</w:t>
      </w:r>
      <w:r>
        <w:rPr>
          <w:rFonts w:eastAsia="Times New Roman"/>
        </w:rPr>
        <w:t xml:space="preserve"> clients define a short</w:t>
      </w:r>
      <w:r w:rsidR="00CE5B44">
        <w:rPr>
          <w:rFonts w:eastAsia="Times New Roman"/>
        </w:rPr>
        <w:t>-</w:t>
      </w:r>
      <w:r>
        <w:rPr>
          <w:rFonts w:eastAsia="Times New Roman"/>
        </w:rPr>
        <w:t>term context and align with this.</w:t>
      </w:r>
    </w:p>
    <w:p w14:paraId="7FFE12D6" w14:textId="77777777" w:rsidR="006A04F4" w:rsidRDefault="006A04F4" w:rsidP="00D66FC5">
      <w:pPr>
        <w:pStyle w:val="ListParagraph"/>
        <w:numPr>
          <w:ilvl w:val="1"/>
          <w:numId w:val="29"/>
        </w:numPr>
        <w:rPr>
          <w:rFonts w:eastAsia="Times New Roman"/>
        </w:rPr>
      </w:pPr>
      <w:r>
        <w:rPr>
          <w:rFonts w:eastAsia="Times New Roman"/>
        </w:rPr>
        <w:lastRenderedPageBreak/>
        <w:t>A possibl</w:t>
      </w:r>
      <w:r w:rsidR="005B640F">
        <w:rPr>
          <w:rFonts w:eastAsia="Times New Roman"/>
        </w:rPr>
        <w:t>e case is a controller component dedicated to a particular test activity whe</w:t>
      </w:r>
      <w:r w:rsidR="00F03C9D">
        <w:rPr>
          <w:rFonts w:eastAsia="Times New Roman"/>
        </w:rPr>
        <w:t>re</w:t>
      </w:r>
      <w:r w:rsidR="005B640F">
        <w:rPr>
          <w:rFonts w:eastAsia="Times New Roman"/>
        </w:rPr>
        <w:t xml:space="preserve"> the provider presents a context related to the </w:t>
      </w:r>
      <w:r w:rsidR="002B3383">
        <w:rPr>
          <w:rFonts w:eastAsia="Times New Roman"/>
        </w:rPr>
        <w:t>test and when the test is complete the provider deletes the context.</w:t>
      </w:r>
    </w:p>
    <w:p w14:paraId="51258B03" w14:textId="77777777" w:rsidR="008140C7" w:rsidRDefault="008140C7" w:rsidP="00D66FC5">
      <w:pPr>
        <w:pStyle w:val="ListParagraph"/>
        <w:numPr>
          <w:ilvl w:val="1"/>
          <w:numId w:val="29"/>
        </w:numPr>
        <w:rPr>
          <w:rFonts w:eastAsia="Times New Roman"/>
        </w:rPr>
      </w:pPr>
      <w:r>
        <w:rPr>
          <w:rFonts w:eastAsia="Times New Roman"/>
        </w:rPr>
        <w:t>Another possible case is a GUI. This does have a short</w:t>
      </w:r>
      <w:r w:rsidR="00CE5B44">
        <w:rPr>
          <w:rFonts w:eastAsia="Times New Roman"/>
        </w:rPr>
        <w:t>-</w:t>
      </w:r>
      <w:r>
        <w:rPr>
          <w:rFonts w:eastAsia="Times New Roman"/>
        </w:rPr>
        <w:t>term cache and may benefit from ongoing updates even if only for a short period.</w:t>
      </w:r>
    </w:p>
    <w:p w14:paraId="2852C1E4" w14:textId="77777777" w:rsidR="00B701BD" w:rsidRDefault="00B701BD" w:rsidP="00D66FC5">
      <w:pPr>
        <w:pStyle w:val="ListParagraph"/>
        <w:numPr>
          <w:ilvl w:val="0"/>
          <w:numId w:val="29"/>
        </w:numPr>
        <w:rPr>
          <w:rFonts w:eastAsia="Times New Roman"/>
        </w:rPr>
      </w:pPr>
      <w:r>
        <w:rPr>
          <w:rFonts w:eastAsia="Times New Roman"/>
        </w:rPr>
        <w:t>Clients that do not</w:t>
      </w:r>
      <w:r w:rsidR="00196F52">
        <w:rPr>
          <w:rFonts w:eastAsia="Times New Roman"/>
        </w:rPr>
        <w:t xml:space="preserve"> have a </w:t>
      </w:r>
      <w:r>
        <w:rPr>
          <w:rFonts w:eastAsia="Times New Roman"/>
        </w:rPr>
        <w:t>cache or store</w:t>
      </w:r>
      <w:r w:rsidR="00196F52">
        <w:rPr>
          <w:rFonts w:eastAsia="Times New Roman"/>
        </w:rPr>
        <w:t xml:space="preserve"> of</w:t>
      </w:r>
      <w:r>
        <w:rPr>
          <w:rFonts w:eastAsia="Times New Roman"/>
        </w:rPr>
        <w:t xml:space="preserve"> information acquired from the provider</w:t>
      </w:r>
      <w:r w:rsidR="007F56C9">
        <w:rPr>
          <w:rFonts w:eastAsia="Times New Roman"/>
        </w:rPr>
        <w:t>.</w:t>
      </w:r>
    </w:p>
    <w:p w14:paraId="09E50C77" w14:textId="77777777" w:rsidR="00304AAD" w:rsidRDefault="00AB3240" w:rsidP="00D66FC5">
      <w:pPr>
        <w:pStyle w:val="ListParagraph"/>
        <w:numPr>
          <w:ilvl w:val="1"/>
          <w:numId w:val="29"/>
        </w:numPr>
        <w:rPr>
          <w:rFonts w:eastAsia="Times New Roman"/>
        </w:rPr>
      </w:pPr>
      <w:r>
        <w:rPr>
          <w:rFonts w:eastAsia="Times New Roman"/>
        </w:rPr>
        <w:t>A</w:t>
      </w:r>
      <w:r w:rsidR="00A6391A">
        <w:rPr>
          <w:rFonts w:eastAsia="Times New Roman"/>
        </w:rPr>
        <w:t xml:space="preserve"> solution that </w:t>
      </w:r>
      <w:r w:rsidR="00304AAD">
        <w:rPr>
          <w:rFonts w:eastAsia="Times New Roman"/>
        </w:rPr>
        <w:t>does not store information cannot be expected to take significant advantage of a stream that provides</w:t>
      </w:r>
      <w:r w:rsidR="00DF2A86">
        <w:rPr>
          <w:rFonts w:eastAsia="Times New Roman"/>
        </w:rPr>
        <w:t xml:space="preserve"> information on</w:t>
      </w:r>
      <w:r w:rsidR="00304AAD">
        <w:rPr>
          <w:rFonts w:eastAsia="Times New Roman"/>
        </w:rPr>
        <w:t xml:space="preserve"> changes. </w:t>
      </w:r>
    </w:p>
    <w:p w14:paraId="331BF365" w14:textId="77777777" w:rsidR="00DF2A86" w:rsidRDefault="00304AAD" w:rsidP="00D66FC5">
      <w:pPr>
        <w:pStyle w:val="ListParagraph"/>
        <w:numPr>
          <w:ilvl w:val="1"/>
          <w:numId w:val="29"/>
        </w:numPr>
        <w:rPr>
          <w:rFonts w:eastAsia="Times New Roman"/>
        </w:rPr>
      </w:pPr>
      <w:r>
        <w:rPr>
          <w:rFonts w:eastAsia="Times New Roman"/>
        </w:rPr>
        <w:t xml:space="preserve">However, as the stream can be used to gain current state and the context can be set to define the </w:t>
      </w:r>
      <w:r w:rsidR="00793426">
        <w:rPr>
          <w:rFonts w:eastAsia="Times New Roman"/>
        </w:rPr>
        <w:t xml:space="preserve">relevant things that current state is required for, then a one-shot </w:t>
      </w:r>
      <w:r w:rsidR="00196F52">
        <w:rPr>
          <w:rFonts w:eastAsia="Times New Roman"/>
        </w:rPr>
        <w:t>compacted log stream could be used to get a temporary snapshot.</w:t>
      </w:r>
    </w:p>
    <w:p w14:paraId="52552C14" w14:textId="77777777" w:rsidR="00716CA7" w:rsidRDefault="00DF2A86" w:rsidP="00D66FC5">
      <w:pPr>
        <w:pStyle w:val="ListParagraph"/>
        <w:numPr>
          <w:ilvl w:val="1"/>
          <w:numId w:val="29"/>
        </w:numPr>
        <w:rPr>
          <w:rFonts w:eastAsia="Times New Roman"/>
        </w:rPr>
      </w:pPr>
      <w:r>
        <w:rPr>
          <w:rFonts w:eastAsia="Times New Roman"/>
        </w:rPr>
        <w:t xml:space="preserve">A </w:t>
      </w:r>
      <w:r w:rsidR="000C310F">
        <w:rPr>
          <w:rFonts w:eastAsia="Times New Roman"/>
        </w:rPr>
        <w:t xml:space="preserve">human driven CLI is an example, and this does not normally </w:t>
      </w:r>
      <w:r w:rsidR="008140C7">
        <w:rPr>
          <w:rFonts w:eastAsia="Times New Roman"/>
        </w:rPr>
        <w:t>provide asynchronous delivery.</w:t>
      </w:r>
      <w:r w:rsidR="00EA5F44">
        <w:rPr>
          <w:rFonts w:eastAsia="Times New Roman"/>
        </w:rPr>
        <w:t xml:space="preserve"> In general</w:t>
      </w:r>
      <w:r w:rsidR="009F3D28">
        <w:rPr>
          <w:rFonts w:eastAsia="Times New Roman"/>
        </w:rPr>
        <w:t>,</w:t>
      </w:r>
      <w:r w:rsidR="00EA5F44">
        <w:rPr>
          <w:rFonts w:eastAsia="Times New Roman"/>
        </w:rPr>
        <w:t xml:space="preserve"> TAPI is not oriented towards this case.</w:t>
      </w:r>
      <w:r w:rsidR="00716CA7">
        <w:rPr>
          <w:rFonts w:eastAsia="Times New Roman"/>
        </w:rPr>
        <w:t xml:space="preserve"> </w:t>
      </w:r>
    </w:p>
    <w:p w14:paraId="2888D28F" w14:textId="77777777" w:rsidR="00AB3240" w:rsidRPr="003873FC" w:rsidRDefault="00716CA7" w:rsidP="00D66FC5">
      <w:pPr>
        <w:pStyle w:val="ListParagraph"/>
        <w:numPr>
          <w:ilvl w:val="2"/>
          <w:numId w:val="29"/>
        </w:numPr>
        <w:rPr>
          <w:rFonts w:eastAsia="Times New Roman"/>
        </w:rPr>
      </w:pPr>
      <w:r>
        <w:rPr>
          <w:rFonts w:eastAsia="Times New Roman"/>
        </w:rPr>
        <w:t>A human ten</w:t>
      </w:r>
      <w:r w:rsidR="009748BA">
        <w:rPr>
          <w:rFonts w:eastAsia="Times New Roman"/>
        </w:rPr>
        <w:t>ds to want to make somewhat random, complex and unbounded queries</w:t>
      </w:r>
      <w:r w:rsidR="007F56C9">
        <w:rPr>
          <w:rFonts w:eastAsia="Times New Roman"/>
        </w:rPr>
        <w:t>.</w:t>
      </w:r>
    </w:p>
    <w:p w14:paraId="240282E1" w14:textId="77777777" w:rsidR="008E2F0C" w:rsidRDefault="008E2F0C" w:rsidP="00064692">
      <w:pPr>
        <w:spacing w:before="100" w:beforeAutospacing="1" w:after="100" w:afterAutospacing="1"/>
        <w:rPr>
          <w:rFonts w:eastAsia="Times New Roman"/>
        </w:rPr>
      </w:pPr>
      <w:r>
        <w:rPr>
          <w:rFonts w:eastAsia="Times New Roman"/>
        </w:rPr>
        <w:t>Case</w:t>
      </w:r>
      <w:r w:rsidR="000968E2">
        <w:rPr>
          <w:rFonts w:eastAsia="Times New Roman"/>
        </w:rPr>
        <w:t>s 1-3</w:t>
      </w:r>
      <w:r w:rsidR="00505C91">
        <w:rPr>
          <w:rFonts w:eastAsia="Times New Roman"/>
        </w:rPr>
        <w:t xml:space="preserve"> appear to benefit from</w:t>
      </w:r>
      <w:r w:rsidR="00CC3841">
        <w:rPr>
          <w:rFonts w:eastAsia="Times New Roman"/>
        </w:rPr>
        <w:t xml:space="preserve"> the</w:t>
      </w:r>
      <w:r w:rsidR="00505C91">
        <w:rPr>
          <w:rFonts w:eastAsia="Times New Roman"/>
        </w:rPr>
        <w:t xml:space="preserve"> streaming capabilities described in this document, whereas case 4 does not, but it also does not seem to be</w:t>
      </w:r>
      <w:r w:rsidR="00CC3841">
        <w:rPr>
          <w:rFonts w:eastAsia="Times New Roman"/>
        </w:rPr>
        <w:t xml:space="preserve"> </w:t>
      </w:r>
      <w:r w:rsidR="00716CA7">
        <w:rPr>
          <w:rFonts w:eastAsia="Times New Roman"/>
        </w:rPr>
        <w:t>a relevant TAPI application.</w:t>
      </w:r>
      <w:r w:rsidR="00505C91">
        <w:rPr>
          <w:rFonts w:eastAsia="Times New Roman"/>
        </w:rPr>
        <w:t xml:space="preserve"> </w:t>
      </w:r>
    </w:p>
    <w:p w14:paraId="0F63BDCB" w14:textId="77777777" w:rsidR="00064692" w:rsidRPr="005C3FFF" w:rsidRDefault="00064692" w:rsidP="00064692">
      <w:pPr>
        <w:spacing w:before="100" w:beforeAutospacing="1" w:after="100" w:afterAutospacing="1"/>
        <w:rPr>
          <w:rFonts w:eastAsia="Times New Roman"/>
        </w:rPr>
      </w:pPr>
      <w:r>
        <w:rPr>
          <w:rFonts w:eastAsia="Times New Roman"/>
        </w:rPr>
        <w:t xml:space="preserve">For each </w:t>
      </w:r>
      <w:r w:rsidR="007C7192">
        <w:rPr>
          <w:rFonts w:eastAsia="Times New Roman"/>
        </w:rPr>
        <w:t>consideration</w:t>
      </w:r>
      <w:r w:rsidR="00F11015">
        <w:rPr>
          <w:rFonts w:eastAsia="Times New Roman"/>
        </w:rPr>
        <w:t xml:space="preserve"> in this </w:t>
      </w:r>
      <w:r w:rsidR="00390BE6">
        <w:rPr>
          <w:rFonts w:eastAsia="Times New Roman"/>
        </w:rPr>
        <w:t>section,</w:t>
      </w:r>
      <w:r>
        <w:rPr>
          <w:rFonts w:eastAsia="Times New Roman"/>
        </w:rPr>
        <w:t xml:space="preserve"> it will be necessary to enhance the expression of capability such that the client can know what opportunities for adjustment are available. It is expected that this will be expressed using machine interpretable specifications.</w:t>
      </w:r>
    </w:p>
    <w:p w14:paraId="0074D63D" w14:textId="77777777" w:rsidR="007B4527" w:rsidRDefault="007B4527" w:rsidP="00EB62A7">
      <w:pPr>
        <w:pStyle w:val="Heading2"/>
      </w:pPr>
      <w:bookmarkStart w:id="353" w:name="_Ref50981097"/>
      <w:bookmarkStart w:id="354" w:name="_Ref50981102"/>
      <w:bookmarkStart w:id="355" w:name="_Ref50981106"/>
      <w:bookmarkStart w:id="356" w:name="_Ref51068879"/>
      <w:bookmarkStart w:id="357" w:name="_Ref51068883"/>
      <w:bookmarkStart w:id="358" w:name="_Ref51068887"/>
      <w:bookmarkStart w:id="359" w:name="_Toc223392337"/>
      <w:r>
        <w:t>Message approach (</w:t>
      </w:r>
      <w:r w:rsidR="00685D04">
        <w:t>W</w:t>
      </w:r>
      <w:r>
        <w:t>eb</w:t>
      </w:r>
      <w:r w:rsidR="00685D04">
        <w:t>S</w:t>
      </w:r>
      <w:r>
        <w:t>ocket example)</w:t>
      </w:r>
      <w:bookmarkEnd w:id="353"/>
      <w:bookmarkEnd w:id="354"/>
      <w:bookmarkEnd w:id="355"/>
      <w:bookmarkEnd w:id="356"/>
      <w:bookmarkEnd w:id="357"/>
      <w:bookmarkEnd w:id="358"/>
      <w:bookmarkEnd w:id="359"/>
    </w:p>
    <w:p w14:paraId="1D4B8C33" w14:textId="77777777" w:rsidR="00B06BEE" w:rsidRPr="00B06BEE" w:rsidRDefault="00AD1026" w:rsidP="00AD1026">
      <w:pPr>
        <w:pStyle w:val="Heading3"/>
      </w:pPr>
      <w:bookmarkStart w:id="360" w:name="_Toc223392338"/>
      <w:r>
        <w:t>Basic interaction</w:t>
      </w:r>
      <w:bookmarkEnd w:id="360"/>
    </w:p>
    <w:p w14:paraId="764E302E" w14:textId="77777777" w:rsidR="007B4527" w:rsidRDefault="007B4527" w:rsidP="007B4527">
      <w:pPr>
        <w:pStyle w:val="NormalWeb"/>
        <w:rPr>
          <w:rFonts w:eastAsiaTheme="minorEastAsia"/>
        </w:rPr>
      </w:pPr>
      <w:r>
        <w:t>The messaging is as defined below:</w:t>
      </w:r>
    </w:p>
    <w:p w14:paraId="309B4E22" w14:textId="77777777" w:rsidR="00685D04" w:rsidRDefault="00685D04" w:rsidP="00A41030">
      <w:pPr>
        <w:numPr>
          <w:ilvl w:val="0"/>
          <w:numId w:val="15"/>
        </w:numPr>
        <w:spacing w:before="100" w:beforeAutospacing="1" w:after="100" w:afterAutospacing="1"/>
        <w:rPr>
          <w:rFonts w:eastAsia="Times New Roman"/>
        </w:rPr>
      </w:pPr>
      <w:r>
        <w:rPr>
          <w:rFonts w:eastAsia="Times New Roman"/>
        </w:rPr>
        <w:t>The g</w:t>
      </w:r>
      <w:r w:rsidR="007B4527">
        <w:rPr>
          <w:rFonts w:eastAsia="Times New Roman"/>
        </w:rPr>
        <w:t xml:space="preserve">eneral structure for the </w:t>
      </w:r>
      <w:r>
        <w:rPr>
          <w:rFonts w:eastAsia="Times New Roman"/>
        </w:rPr>
        <w:t>W</w:t>
      </w:r>
      <w:r w:rsidR="007B4527">
        <w:rPr>
          <w:rFonts w:eastAsia="Times New Roman"/>
        </w:rPr>
        <w:t>eb</w:t>
      </w:r>
      <w:r>
        <w:rPr>
          <w:rFonts w:eastAsia="Times New Roman"/>
        </w:rPr>
        <w:t>S</w:t>
      </w:r>
      <w:r w:rsidR="007B4527">
        <w:rPr>
          <w:rFonts w:eastAsia="Times New Roman"/>
        </w:rPr>
        <w:t xml:space="preserve">ocket </w:t>
      </w:r>
      <w:r>
        <w:rPr>
          <w:rFonts w:eastAsia="Times New Roman"/>
        </w:rPr>
        <w:t>URL</w:t>
      </w:r>
      <w:r w:rsidR="007B4527">
        <w:rPr>
          <w:rFonts w:eastAsia="Times New Roman"/>
        </w:rPr>
        <w:t xml:space="preserve"> is</w:t>
      </w:r>
      <w:r w:rsidRPr="00685D04">
        <w:t xml:space="preserve"> </w:t>
      </w:r>
      <w:r w:rsidRPr="00685D04">
        <w:rPr>
          <w:rFonts w:eastAsia="Times New Roman"/>
        </w:rPr>
        <w:t>obtained from the connection-address field of the discovered available streams. The implementations MAY support WS and WSS. For example, the URI can be of the form</w:t>
      </w:r>
      <w:r>
        <w:rPr>
          <w:rFonts w:eastAsia="Times New Roman"/>
        </w:rPr>
        <w:t xml:space="preserve"> </w:t>
      </w:r>
      <w:r w:rsidR="00CF4B1F">
        <w:rPr>
          <w:rFonts w:eastAsia="Times New Roman"/>
        </w:rPr>
        <w:t>:</w:t>
      </w:r>
      <w:r w:rsidR="00443083">
        <w:rPr>
          <w:rFonts w:eastAsia="Times New Roman"/>
        </w:rPr>
        <w:br/>
        <w:t>“</w:t>
      </w:r>
      <w:r w:rsidR="00443083" w:rsidRPr="00443083">
        <w:rPr>
          <w:rStyle w:val="HTMLCode"/>
        </w:rPr>
        <w:t>wss://&lt;host&gt;/tapi/data/context/stream-context/available-stream=</w:t>
      </w:r>
      <w:r w:rsidR="000878A2">
        <w:rPr>
          <w:rStyle w:val="HTMLCode"/>
        </w:rPr>
        <w:t>&lt;uuid&gt;</w:t>
      </w:r>
      <w:r w:rsidR="00C07219">
        <w:rPr>
          <w:rFonts w:eastAsia="Times New Roman"/>
        </w:rPr>
        <w:t>”</w:t>
      </w:r>
      <w:r w:rsidR="00383D6A">
        <w:rPr>
          <w:rFonts w:eastAsia="Times New Roman"/>
        </w:rPr>
        <w:t xml:space="preserve"> </w:t>
      </w:r>
    </w:p>
    <w:p w14:paraId="5111427F" w14:textId="77777777" w:rsidR="007B4527" w:rsidRDefault="00383D6A" w:rsidP="00685D04">
      <w:pPr>
        <w:spacing w:before="100" w:beforeAutospacing="1" w:after="100" w:afterAutospacing="1"/>
        <w:ind w:left="720"/>
        <w:rPr>
          <w:rFonts w:eastAsia="Times New Roman"/>
        </w:rPr>
      </w:pPr>
      <w:r>
        <w:rPr>
          <w:rFonts w:eastAsia="Times New Roman"/>
        </w:rPr>
        <w:t>where the uuid is acquired through</w:t>
      </w:r>
      <w:r w:rsidR="00CF4B1F">
        <w:rPr>
          <w:rFonts w:eastAsia="Times New Roman"/>
        </w:rPr>
        <w:t xml:space="preserve"> a</w:t>
      </w:r>
      <w:r w:rsidR="00685D04">
        <w:rPr>
          <w:rFonts w:eastAsia="Times New Roman"/>
        </w:rPr>
        <w:t xml:space="preserve"> RESTCONF GET operation</w:t>
      </w:r>
      <w:r w:rsidR="00CF4B1F">
        <w:rPr>
          <w:rFonts w:eastAsia="Times New Roman"/>
        </w:rPr>
        <w:t xml:space="preserve"> of available-stream</w:t>
      </w:r>
      <w:r w:rsidR="00685D04">
        <w:rPr>
          <w:rFonts w:eastAsia="Times New Roman"/>
        </w:rPr>
        <w:t xml:space="preserve"> (s)</w:t>
      </w:r>
      <w:r w:rsidR="00CF4B1F">
        <w:rPr>
          <w:rFonts w:eastAsia="Times New Roman"/>
        </w:rPr>
        <w:t>.</w:t>
      </w:r>
      <w:r w:rsidR="007B4527">
        <w:rPr>
          <w:rFonts w:eastAsia="Times New Roman"/>
        </w:rPr>
        <w:t xml:space="preserve"> </w:t>
      </w:r>
      <w:r w:rsidR="00CF4B1F">
        <w:rPr>
          <w:rFonts w:eastAsia="Times New Roman"/>
        </w:rPr>
        <w:t xml:space="preserve">Using this </w:t>
      </w:r>
      <w:r w:rsidR="00685D04">
        <w:rPr>
          <w:rFonts w:eastAsia="Times New Roman"/>
        </w:rPr>
        <w:t>URL</w:t>
      </w:r>
      <w:r w:rsidR="00CF4B1F">
        <w:rPr>
          <w:rFonts w:eastAsia="Times New Roman"/>
        </w:rPr>
        <w:t xml:space="preserve"> would start the stream from the oldest record.</w:t>
      </w:r>
    </w:p>
    <w:p w14:paraId="1E30DB4E" w14:textId="77777777" w:rsidR="007B4527" w:rsidRDefault="007B4527" w:rsidP="00A41030">
      <w:pPr>
        <w:numPr>
          <w:ilvl w:val="0"/>
          <w:numId w:val="15"/>
        </w:numPr>
        <w:spacing w:before="100" w:beforeAutospacing="1" w:after="100" w:afterAutospacing="1"/>
        <w:rPr>
          <w:rFonts w:eastAsia="Times New Roman"/>
        </w:rPr>
      </w:pPr>
      <w:r>
        <w:rPr>
          <w:rFonts w:eastAsia="Times New Roman"/>
        </w:rPr>
        <w:t xml:space="preserve">Considering the "Connect (token)" from the message sequence diagram, this becomes </w:t>
      </w:r>
      <w:r w:rsidR="00CF4B1F">
        <w:rPr>
          <w:rFonts w:eastAsia="Times New Roman"/>
        </w:rPr>
        <w:t>“</w:t>
      </w:r>
      <w:r w:rsidR="00CF4B1F" w:rsidRPr="00443083">
        <w:rPr>
          <w:rStyle w:val="HTMLCode"/>
        </w:rPr>
        <w:t>wss://&lt;host&gt;/tapi/data/context/stream-context/available-stream=</w:t>
      </w:r>
      <w:r w:rsidR="00CF4B1F">
        <w:rPr>
          <w:rStyle w:val="HTMLCode"/>
        </w:rPr>
        <w:t>&lt;uuid</w:t>
      </w:r>
      <w:r w:rsidR="00BC5DF5">
        <w:rPr>
          <w:rStyle w:val="HTMLCode"/>
        </w:rPr>
        <w:t>&gt;</w:t>
      </w:r>
      <w:r>
        <w:rPr>
          <w:rStyle w:val="HTMLCode"/>
        </w:rPr>
        <w:t>?start_from=</w:t>
      </w:r>
      <w:r w:rsidR="00CF4B1F">
        <w:rPr>
          <w:rStyle w:val="HTMLCode"/>
        </w:rPr>
        <w:t>&lt;token&gt;</w:t>
      </w:r>
      <w:r w:rsidR="007C5157">
        <w:rPr>
          <w:rFonts w:eastAsia="Times New Roman"/>
        </w:rPr>
        <w:t>”</w:t>
      </w:r>
      <w:r>
        <w:rPr>
          <w:rFonts w:eastAsia="Times New Roman"/>
        </w:rPr>
        <w:t xml:space="preserve">. Omitting the token causes the </w:t>
      </w:r>
      <w:r w:rsidR="00145E7E">
        <w:rPr>
          <w:rFonts w:eastAsia="Times New Roman"/>
        </w:rPr>
        <w:t>provider</w:t>
      </w:r>
      <w:r>
        <w:rPr>
          <w:rFonts w:eastAsia="Times New Roman"/>
        </w:rPr>
        <w:t xml:space="preserve"> to start</w:t>
      </w:r>
      <w:r w:rsidR="00451B9E">
        <w:rPr>
          <w:rFonts w:eastAsia="Times New Roman"/>
        </w:rPr>
        <w:t xml:space="preserve"> </w:t>
      </w:r>
      <w:r>
        <w:rPr>
          <w:rFonts w:eastAsia="Times New Roman"/>
        </w:rPr>
        <w:t>from offset zero (i.e., the oldest record).</w:t>
      </w:r>
    </w:p>
    <w:p w14:paraId="5359F8A8" w14:textId="77777777" w:rsidR="007B4527" w:rsidRDefault="00052F72" w:rsidP="00A41030">
      <w:pPr>
        <w:numPr>
          <w:ilvl w:val="0"/>
          <w:numId w:val="15"/>
        </w:numPr>
        <w:spacing w:before="100" w:beforeAutospacing="1" w:after="100" w:afterAutospacing="1"/>
        <w:rPr>
          <w:rFonts w:eastAsia="Times New Roman"/>
        </w:rPr>
      </w:pPr>
      <w:r>
        <w:rPr>
          <w:rFonts w:eastAsia="Times New Roman"/>
        </w:rPr>
        <w:t>In some cases</w:t>
      </w:r>
      <w:r w:rsidR="00685D04">
        <w:rPr>
          <w:rFonts w:eastAsia="Times New Roman"/>
        </w:rPr>
        <w:t>,</w:t>
      </w:r>
      <w:r>
        <w:rPr>
          <w:rFonts w:eastAsia="Times New Roman"/>
        </w:rPr>
        <w:t xml:space="preserve"> it may be relevant to star</w:t>
      </w:r>
      <w:r w:rsidR="007C5157">
        <w:rPr>
          <w:rFonts w:eastAsia="Times New Roman"/>
        </w:rPr>
        <w:t>t from the latest (e.g., for non-compacted logs)</w:t>
      </w:r>
      <w:r w:rsidR="007C5157">
        <w:rPr>
          <w:rFonts w:eastAsia="Times New Roman"/>
        </w:rPr>
        <w:br/>
        <w:t>“</w:t>
      </w:r>
      <w:r w:rsidR="007C5157" w:rsidRPr="00443083">
        <w:rPr>
          <w:rStyle w:val="HTMLCode"/>
        </w:rPr>
        <w:t>wss://&lt;host&gt;/tapi/data/context/stream-context/available-stream=</w:t>
      </w:r>
      <w:r w:rsidR="007C5157">
        <w:rPr>
          <w:rStyle w:val="HTMLCode"/>
        </w:rPr>
        <w:t>&lt;uuid</w:t>
      </w:r>
      <w:r w:rsidR="00114657">
        <w:rPr>
          <w:rStyle w:val="HTMLCode"/>
        </w:rPr>
        <w:t>&gt;</w:t>
      </w:r>
      <w:r w:rsidR="007C5157">
        <w:rPr>
          <w:rStyle w:val="HTMLCode"/>
        </w:rPr>
        <w:t>?start_from=</w:t>
      </w:r>
      <w:r w:rsidR="006A6767">
        <w:rPr>
          <w:rStyle w:val="HTMLCode"/>
        </w:rPr>
        <w:t>latest</w:t>
      </w:r>
      <w:r w:rsidR="007C5157">
        <w:rPr>
          <w:rFonts w:eastAsia="Times New Roman"/>
        </w:rPr>
        <w:t>”.</w:t>
      </w:r>
    </w:p>
    <w:p w14:paraId="3DA51D26" w14:textId="77777777" w:rsidR="00B06BEE" w:rsidRDefault="008866F6" w:rsidP="00AD1026">
      <w:pPr>
        <w:pStyle w:val="Heading3"/>
      </w:pPr>
      <w:bookmarkStart w:id="361" w:name="_Ref52926577"/>
      <w:bookmarkStart w:id="362" w:name="_Toc223392339"/>
      <w:r>
        <w:t>Authorization</w:t>
      </w:r>
      <w:r w:rsidR="00AD1026">
        <w:t xml:space="preserve"> example</w:t>
      </w:r>
      <w:r w:rsidR="00AB1C29">
        <w:t xml:space="preserve"> – Web</w:t>
      </w:r>
      <w:r w:rsidR="00685D04">
        <w:t>S</w:t>
      </w:r>
      <w:r w:rsidR="00AB1C29">
        <w:t>ockets</w:t>
      </w:r>
      <w:bookmarkEnd w:id="361"/>
      <w:bookmarkEnd w:id="362"/>
    </w:p>
    <w:p w14:paraId="025C05AA" w14:textId="77777777" w:rsidR="005959EA" w:rsidRDefault="005959EA" w:rsidP="005959EA">
      <w:pPr>
        <w:pStyle w:val="NormalWeb"/>
      </w:pPr>
      <w:r>
        <w:t>The Web</w:t>
      </w:r>
      <w:r w:rsidR="00685D04">
        <w:t>S</w:t>
      </w:r>
      <w:r>
        <w:t>ockets specification</w:t>
      </w:r>
      <w:r w:rsidRPr="005959EA">
        <w:t xml:space="preserve"> indicates that the Web</w:t>
      </w:r>
      <w:r w:rsidR="00685D04">
        <w:t>S</w:t>
      </w:r>
      <w:r w:rsidRPr="005959EA">
        <w:t>ockets server can use any client authentication mechanism available to a generic HTTP server</w:t>
      </w:r>
      <w:r w:rsidR="0078179E">
        <w:t xml:space="preserve"> ([RFC6455-AUTH]).</w:t>
      </w:r>
      <w:r w:rsidRPr="005959EA">
        <w:t xml:space="preserve"> </w:t>
      </w:r>
    </w:p>
    <w:p w14:paraId="1F51E97B" w14:textId="77777777" w:rsidR="005959EA" w:rsidRDefault="00B10F7C" w:rsidP="005959EA">
      <w:pPr>
        <w:pStyle w:val="NormalWeb"/>
      </w:pPr>
      <w:r>
        <w:t xml:space="preserve">Use of </w:t>
      </w:r>
      <w:r w:rsidR="008866F6">
        <w:t xml:space="preserve">the authorization framework defined in </w:t>
      </w:r>
      <w:r w:rsidR="0078179E">
        <w:t>[RFC6750]</w:t>
      </w:r>
      <w:r w:rsidR="00903593">
        <w:rPr>
          <w:lang w:eastAsia="en-GB"/>
        </w:rPr>
        <w:t xml:space="preserve"> is </w:t>
      </w:r>
      <w:r w:rsidR="00F92CB7">
        <w:rPr>
          <w:lang w:eastAsia="en-GB"/>
        </w:rPr>
        <w:t>recommended</w:t>
      </w:r>
      <w:r w:rsidR="00903593">
        <w:rPr>
          <w:lang w:eastAsia="en-GB"/>
        </w:rPr>
        <w:t xml:space="preserve">. </w:t>
      </w:r>
      <w:r w:rsidR="00F17BE5">
        <w:t xml:space="preserve"> </w:t>
      </w:r>
    </w:p>
    <w:p w14:paraId="2476D94C" w14:textId="77777777" w:rsidR="00C81CE7" w:rsidRDefault="005959EA" w:rsidP="00C81CE7">
      <w:pPr>
        <w:pStyle w:val="NormalWeb"/>
        <w:rPr>
          <w:lang w:eastAsia="en-GB"/>
        </w:rPr>
      </w:pPr>
      <w:r w:rsidRPr="00200ACA">
        <w:rPr>
          <w:lang w:eastAsia="en-GB"/>
        </w:rPr>
        <w:lastRenderedPageBreak/>
        <w:t xml:space="preserve">A valid </w:t>
      </w:r>
      <w:r w:rsidR="00FC456C">
        <w:rPr>
          <w:lang w:eastAsia="en-GB"/>
        </w:rPr>
        <w:t>authentication</w:t>
      </w:r>
      <w:r w:rsidRPr="00200ACA">
        <w:rPr>
          <w:lang w:eastAsia="en-GB"/>
        </w:rPr>
        <w:t xml:space="preserve"> token</w:t>
      </w:r>
      <w:r>
        <w:rPr>
          <w:lang w:eastAsia="en-GB"/>
        </w:rPr>
        <w:t xml:space="preserve"> for the </w:t>
      </w:r>
      <w:r w:rsidR="00C45C3E">
        <w:rPr>
          <w:lang w:eastAsia="en-GB"/>
        </w:rPr>
        <w:t>provider</w:t>
      </w:r>
      <w:r w:rsidRPr="00200ACA">
        <w:rPr>
          <w:lang w:eastAsia="en-GB"/>
        </w:rPr>
        <w:t xml:space="preserve"> must be </w:t>
      </w:r>
      <w:r w:rsidR="00C45C3E">
        <w:rPr>
          <w:lang w:eastAsia="en-GB"/>
        </w:rPr>
        <w:t>supplied</w:t>
      </w:r>
      <w:r>
        <w:rPr>
          <w:lang w:eastAsia="en-GB"/>
        </w:rPr>
        <w:t xml:space="preserve"> by the client via the use of </w:t>
      </w:r>
      <w:r w:rsidRPr="00200ACA">
        <w:rPr>
          <w:lang w:eastAsia="en-GB"/>
        </w:rPr>
        <w:t>"Authorization: Bearer &lt;token&gt;"</w:t>
      </w:r>
      <w:r w:rsidR="000459B4">
        <w:rPr>
          <w:lang w:eastAsia="en-GB"/>
        </w:rPr>
        <w:t xml:space="preserve">. This must be supplied </w:t>
      </w:r>
      <w:r w:rsidR="00C81CE7">
        <w:rPr>
          <w:lang w:eastAsia="en-GB"/>
        </w:rPr>
        <w:t>in the header of the Web</w:t>
      </w:r>
      <w:r w:rsidR="00685D04">
        <w:rPr>
          <w:lang w:eastAsia="en-GB"/>
        </w:rPr>
        <w:t>S</w:t>
      </w:r>
      <w:r w:rsidR="00FB16AD">
        <w:rPr>
          <w:lang w:eastAsia="en-GB"/>
        </w:rPr>
        <w:t>o</w:t>
      </w:r>
      <w:r w:rsidR="00C81CE7">
        <w:rPr>
          <w:lang w:eastAsia="en-GB"/>
        </w:rPr>
        <w:t>ckets connection request.</w:t>
      </w:r>
    </w:p>
    <w:p w14:paraId="7E7AF945" w14:textId="77777777" w:rsidR="005959EA" w:rsidRDefault="005959EA" w:rsidP="00BE45E2">
      <w:pPr>
        <w:pStyle w:val="NormalWeb"/>
        <w:rPr>
          <w:lang w:eastAsia="en-GB"/>
        </w:rPr>
      </w:pPr>
      <w:r>
        <w:rPr>
          <w:lang w:eastAsia="en-GB"/>
        </w:rPr>
        <w:t xml:space="preserve">The </w:t>
      </w:r>
      <w:r w:rsidR="00FC456C">
        <w:rPr>
          <w:lang w:eastAsia="en-GB"/>
        </w:rPr>
        <w:t>authentication</w:t>
      </w:r>
      <w:r>
        <w:rPr>
          <w:lang w:eastAsia="en-GB"/>
        </w:rPr>
        <w:t xml:space="preserve"> token is obtained</w:t>
      </w:r>
      <w:r w:rsidR="00C45C3E">
        <w:rPr>
          <w:lang w:eastAsia="en-GB"/>
        </w:rPr>
        <w:t xml:space="preserve"> from the provider</w:t>
      </w:r>
      <w:r>
        <w:rPr>
          <w:lang w:eastAsia="en-GB"/>
        </w:rPr>
        <w:t xml:space="preserve"> </w:t>
      </w:r>
      <w:r w:rsidR="007313B1">
        <w:rPr>
          <w:lang w:eastAsia="en-GB"/>
        </w:rPr>
        <w:t>using an appropriate method</w:t>
      </w:r>
      <w:r w:rsidR="00C45C3E">
        <w:rPr>
          <w:lang w:eastAsia="en-GB"/>
        </w:rPr>
        <w:t>.</w:t>
      </w:r>
      <w:r w:rsidR="00747E89">
        <w:rPr>
          <w:lang w:eastAsia="en-GB"/>
        </w:rPr>
        <w:t xml:space="preserve"> </w:t>
      </w:r>
      <w:r w:rsidR="00BE45E2">
        <w:rPr>
          <w:lang w:eastAsia="en-GB"/>
        </w:rPr>
        <w:t xml:space="preserve">This would supply a token for the specific </w:t>
      </w:r>
      <w:r w:rsidR="00335A6E">
        <w:rPr>
          <w:lang w:eastAsia="en-GB"/>
        </w:rPr>
        <w:t>username (i.e., the client).</w:t>
      </w:r>
    </w:p>
    <w:p w14:paraId="4EB9C2E7" w14:textId="77777777" w:rsidR="004E2B80" w:rsidRDefault="00C96347" w:rsidP="00C96347">
      <w:pPr>
        <w:pStyle w:val="Heading3"/>
        <w:rPr>
          <w:lang w:eastAsia="en-GB"/>
        </w:rPr>
      </w:pPr>
      <w:bookmarkStart w:id="363" w:name="_Toc223392340"/>
      <w:r>
        <w:rPr>
          <w:lang w:eastAsia="en-GB"/>
        </w:rPr>
        <w:t>Connecting to a stream example - Web</w:t>
      </w:r>
      <w:r w:rsidR="00685D04">
        <w:rPr>
          <w:lang w:eastAsia="en-GB"/>
        </w:rPr>
        <w:t>S</w:t>
      </w:r>
      <w:r>
        <w:rPr>
          <w:lang w:eastAsia="en-GB"/>
        </w:rPr>
        <w:t>ockets</w:t>
      </w:r>
      <w:bookmarkEnd w:id="363"/>
    </w:p>
    <w:p w14:paraId="4776F50E" w14:textId="77777777" w:rsidR="005959EA" w:rsidRDefault="00044C66" w:rsidP="004D25B9">
      <w:r>
        <w:t xml:space="preserve">This token is then used in </w:t>
      </w:r>
      <w:r w:rsidR="0046155F">
        <w:t>the WebSockets handshake:</w:t>
      </w:r>
    </w:p>
    <w:p w14:paraId="39A3EB75" w14:textId="77777777" w:rsidR="0046155F" w:rsidRPr="00952C65" w:rsidRDefault="0046155F" w:rsidP="00952C65">
      <w:pPr>
        <w:tabs>
          <w:tab w:val="left" w:pos="916"/>
          <w:tab w:val="left" w:pos="1832"/>
          <w:tab w:val="left" w:pos="283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916"/>
        <w:rPr>
          <w:rFonts w:ascii="Courier New" w:eastAsia="Times New Roman" w:hAnsi="Courier New" w:cs="Courier New"/>
          <w:color w:val="1D1C1D"/>
          <w:sz w:val="18"/>
          <w:lang w:eastAsia="en-GB"/>
        </w:rPr>
      </w:pPr>
      <w:r w:rsidRPr="00952C65">
        <w:rPr>
          <w:rFonts w:ascii="Courier New" w:eastAsia="Times New Roman" w:hAnsi="Courier New" w:cs="Courier New"/>
          <w:color w:val="1D1C1D"/>
          <w:sz w:val="18"/>
          <w:lang w:eastAsia="en-GB"/>
        </w:rPr>
        <w:t>GET /tapi/data/context/stream-context/available-stream=</w:t>
      </w:r>
      <w:r w:rsidR="00952C65">
        <w:rPr>
          <w:rFonts w:ascii="Courier New" w:eastAsia="Times New Roman" w:hAnsi="Courier New" w:cs="Courier New"/>
          <w:color w:val="1D1C1D"/>
          <w:sz w:val="18"/>
          <w:lang w:eastAsia="en-GB"/>
        </w:rPr>
        <w:t>&lt;uuid&gt;</w:t>
      </w:r>
      <w:r w:rsidRPr="00952C65">
        <w:rPr>
          <w:rFonts w:ascii="Courier New" w:eastAsia="Times New Roman" w:hAnsi="Courier New" w:cs="Courier New"/>
          <w:color w:val="1D1C1D"/>
          <w:sz w:val="18"/>
          <w:lang w:eastAsia="en-GB"/>
        </w:rPr>
        <w:t xml:space="preserve"> HTTP/1.1</w:t>
      </w:r>
      <w:r w:rsidRPr="00952C65">
        <w:rPr>
          <w:rFonts w:ascii="Courier New" w:eastAsia="Times New Roman" w:hAnsi="Courier New" w:cs="Courier New"/>
          <w:color w:val="1D1C1D"/>
          <w:sz w:val="18"/>
          <w:lang w:eastAsia="en-GB"/>
        </w:rPr>
        <w:br/>
        <w:t>Upgrade: websocket</w:t>
      </w:r>
      <w:r w:rsidRPr="00952C65">
        <w:rPr>
          <w:rFonts w:ascii="Courier New" w:eastAsia="Times New Roman" w:hAnsi="Courier New" w:cs="Courier New"/>
          <w:color w:val="1D1C1D"/>
          <w:sz w:val="18"/>
          <w:lang w:eastAsia="en-GB"/>
        </w:rPr>
        <w:br/>
        <w:t>Connection: Upgrade</w:t>
      </w:r>
      <w:r w:rsidRPr="00952C65">
        <w:rPr>
          <w:rFonts w:ascii="Courier New" w:eastAsia="Times New Roman" w:hAnsi="Courier New" w:cs="Courier New"/>
          <w:color w:val="1D1C1D"/>
          <w:sz w:val="18"/>
          <w:lang w:eastAsia="en-GB"/>
        </w:rPr>
        <w:br/>
        <w:t>Host: &lt;host name&gt;</w:t>
      </w:r>
      <w:r w:rsidRPr="00952C65">
        <w:rPr>
          <w:rFonts w:ascii="Courier New" w:eastAsia="Times New Roman" w:hAnsi="Courier New" w:cs="Courier New"/>
          <w:color w:val="1D1C1D"/>
          <w:sz w:val="18"/>
          <w:lang w:eastAsia="en-GB"/>
        </w:rPr>
        <w:br/>
        <w:t>Origin: http://&lt;host name&gt;</w:t>
      </w:r>
      <w:r w:rsidRPr="00952C65">
        <w:rPr>
          <w:rFonts w:ascii="Courier New" w:eastAsia="Times New Roman" w:hAnsi="Courier New" w:cs="Courier New"/>
          <w:color w:val="1D1C1D"/>
          <w:sz w:val="18"/>
          <w:lang w:eastAsia="en-GB"/>
        </w:rPr>
        <w:br/>
        <w:t xml:space="preserve">Sec-WebSocket-Key: </w:t>
      </w:r>
      <w:r w:rsidR="00E2789C">
        <w:rPr>
          <w:rFonts w:ascii="Courier New" w:eastAsia="Times New Roman" w:hAnsi="Courier New" w:cs="Courier New"/>
          <w:color w:val="1D1C1D"/>
          <w:sz w:val="18"/>
          <w:lang w:eastAsia="en-GB"/>
        </w:rPr>
        <w:t>&lt;key&gt;</w:t>
      </w:r>
      <w:r w:rsidRPr="00952C65">
        <w:rPr>
          <w:rFonts w:ascii="Courier New" w:eastAsia="Times New Roman" w:hAnsi="Courier New" w:cs="Courier New"/>
          <w:color w:val="1D1C1D"/>
          <w:sz w:val="18"/>
          <w:lang w:eastAsia="en-GB"/>
        </w:rPr>
        <w:br/>
        <w:t>Sec-WebSocket-Version: 13</w:t>
      </w:r>
      <w:r w:rsidRPr="00952C65">
        <w:rPr>
          <w:rFonts w:ascii="Courier New" w:eastAsia="Times New Roman" w:hAnsi="Courier New" w:cs="Courier New"/>
          <w:color w:val="1D1C1D"/>
          <w:sz w:val="18"/>
          <w:lang w:eastAsia="en-GB"/>
        </w:rPr>
        <w:br/>
        <w:t xml:space="preserve">Authorization: Bearer </w:t>
      </w:r>
      <w:r w:rsidR="00E2789C">
        <w:rPr>
          <w:rFonts w:ascii="Courier New" w:eastAsia="Times New Roman" w:hAnsi="Courier New" w:cs="Courier New"/>
          <w:color w:val="FF0000"/>
          <w:sz w:val="18"/>
          <w:lang w:eastAsia="en-GB"/>
        </w:rPr>
        <w:t>&lt;</w:t>
      </w:r>
      <w:r w:rsidR="00176C59">
        <w:rPr>
          <w:rFonts w:ascii="Courier New" w:eastAsia="Times New Roman" w:hAnsi="Courier New" w:cs="Courier New"/>
          <w:color w:val="FF0000"/>
          <w:sz w:val="18"/>
          <w:lang w:eastAsia="en-GB"/>
        </w:rPr>
        <w:t>authentication</w:t>
      </w:r>
      <w:r w:rsidR="00E2789C">
        <w:rPr>
          <w:rFonts w:ascii="Courier New" w:eastAsia="Times New Roman" w:hAnsi="Courier New" w:cs="Courier New"/>
          <w:color w:val="FF0000"/>
          <w:sz w:val="18"/>
          <w:lang w:eastAsia="en-GB"/>
        </w:rPr>
        <w:t xml:space="preserve"> token&gt;</w:t>
      </w:r>
    </w:p>
    <w:p w14:paraId="608CCB62" w14:textId="77777777" w:rsidR="0046155F" w:rsidRDefault="00BA4EE8" w:rsidP="004D25B9">
      <w:r>
        <w:t>The provider will</w:t>
      </w:r>
      <w:r w:rsidR="004A2165">
        <w:t xml:space="preserve"> provide a response similar to:</w:t>
      </w:r>
    </w:p>
    <w:p w14:paraId="14634D50" w14:textId="77777777" w:rsidR="00CB3826" w:rsidRPr="00952C65" w:rsidRDefault="001C4446" w:rsidP="00CB3826">
      <w:pPr>
        <w:tabs>
          <w:tab w:val="left" w:pos="916"/>
          <w:tab w:val="left" w:pos="1832"/>
          <w:tab w:val="left" w:pos="283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916"/>
        <w:rPr>
          <w:rFonts w:ascii="Courier New" w:eastAsia="Times New Roman" w:hAnsi="Courier New" w:cs="Courier New"/>
          <w:color w:val="1D1C1D"/>
          <w:sz w:val="18"/>
          <w:lang w:eastAsia="en-GB"/>
        </w:rPr>
      </w:pPr>
      <w:r w:rsidRPr="001C4446">
        <w:rPr>
          <w:rFonts w:ascii="Courier New" w:eastAsia="Times New Roman" w:hAnsi="Courier New" w:cs="Courier New"/>
          <w:color w:val="1D1C1D"/>
          <w:sz w:val="18"/>
          <w:lang w:eastAsia="en-GB"/>
        </w:rPr>
        <w:t>HTTP/1.1 101 Switching Protocols</w:t>
      </w:r>
      <w:r w:rsidRPr="001C4446">
        <w:rPr>
          <w:rFonts w:ascii="Courier New" w:eastAsia="Times New Roman" w:hAnsi="Courier New" w:cs="Courier New"/>
          <w:color w:val="1D1C1D"/>
          <w:sz w:val="18"/>
          <w:lang w:eastAsia="en-GB"/>
        </w:rPr>
        <w:br/>
        <w:t>Upgrade: websocket</w:t>
      </w:r>
      <w:r w:rsidRPr="001C4446">
        <w:rPr>
          <w:rFonts w:ascii="Courier New" w:eastAsia="Times New Roman" w:hAnsi="Courier New" w:cs="Courier New"/>
          <w:color w:val="1D1C1D"/>
          <w:sz w:val="18"/>
          <w:lang w:eastAsia="en-GB"/>
        </w:rPr>
        <w:br/>
        <w:t>Sec-WebSocket-Accept: eiUnNdCyox5gJ7eAbD4ZNo2H4xY=</w:t>
      </w:r>
      <w:r w:rsidRPr="001C4446">
        <w:rPr>
          <w:rFonts w:ascii="Courier New" w:eastAsia="Times New Roman" w:hAnsi="Courier New" w:cs="Courier New"/>
          <w:color w:val="1D1C1D"/>
          <w:sz w:val="18"/>
          <w:lang w:eastAsia="en-GB"/>
        </w:rPr>
        <w:br/>
        <w:t>Date: Mon, 07 Sep 2020 11:57:08 GMT</w:t>
      </w:r>
      <w:r w:rsidRPr="001C4446">
        <w:rPr>
          <w:rFonts w:ascii="Courier New" w:eastAsia="Times New Roman" w:hAnsi="Courier New" w:cs="Courier New"/>
          <w:color w:val="1D1C1D"/>
          <w:sz w:val="18"/>
          <w:lang w:eastAsia="en-GB"/>
        </w:rPr>
        <w:br/>
        <w:t>Connection: upgrade</w:t>
      </w:r>
      <w:r w:rsidRPr="001C4446">
        <w:rPr>
          <w:rFonts w:ascii="Courier New" w:eastAsia="Times New Roman" w:hAnsi="Courier New" w:cs="Courier New"/>
          <w:color w:val="1D1C1D"/>
          <w:sz w:val="18"/>
          <w:lang w:eastAsia="en-GB"/>
        </w:rPr>
        <w:br/>
        <w:t>Strict-Transport-Security: max-age=31536000; includeSubDomains</w:t>
      </w:r>
      <w:r w:rsidRPr="001C4446">
        <w:rPr>
          <w:rFonts w:ascii="Courier New" w:eastAsia="Times New Roman" w:hAnsi="Courier New" w:cs="Courier New"/>
          <w:color w:val="1D1C1D"/>
          <w:sz w:val="18"/>
          <w:lang w:eastAsia="en-GB"/>
        </w:rPr>
        <w:br/>
        <w:t>X-Content-Type-Options: nosniff</w:t>
      </w:r>
      <w:r w:rsidRPr="001C4446">
        <w:rPr>
          <w:rFonts w:ascii="Courier New" w:eastAsia="Times New Roman" w:hAnsi="Courier New" w:cs="Courier New"/>
          <w:color w:val="1D1C1D"/>
          <w:sz w:val="18"/>
          <w:lang w:eastAsia="en-GB"/>
        </w:rPr>
        <w:br/>
        <w:t>X-Frame-Options: SAMEORIGIN</w:t>
      </w:r>
      <w:r w:rsidRPr="001C4446">
        <w:rPr>
          <w:rFonts w:ascii="Courier New" w:eastAsia="Times New Roman" w:hAnsi="Courier New" w:cs="Courier New"/>
          <w:color w:val="1D1C1D"/>
          <w:sz w:val="18"/>
          <w:lang w:eastAsia="en-GB"/>
        </w:rPr>
        <w:br/>
        <w:t>Content-Security-Policy: default-src 'self' data: mediastream: blob: filesystem: 'unsafe-inline' 'unsafe-eval'</w:t>
      </w:r>
    </w:p>
    <w:p w14:paraId="4099C051" w14:textId="77777777" w:rsidR="00685D04" w:rsidRDefault="002C7CDE" w:rsidP="002C7CDE">
      <w:r>
        <w:t>Followed by stream messages.</w:t>
      </w:r>
    </w:p>
    <w:p w14:paraId="6573BD7D" w14:textId="77777777" w:rsidR="00685D04" w:rsidRDefault="00685D04">
      <w:pPr>
        <w:spacing w:after="0"/>
      </w:pPr>
      <w:r>
        <w:br w:type="page"/>
      </w:r>
    </w:p>
    <w:p w14:paraId="24394AFD" w14:textId="77777777" w:rsidR="00165789" w:rsidRPr="00516FD7" w:rsidRDefault="008A3E8A" w:rsidP="008A3E8A">
      <w:pPr>
        <w:pStyle w:val="Heading1"/>
      </w:pPr>
      <w:bookmarkStart w:id="364" w:name="_Toc223392341"/>
      <w:r>
        <w:lastRenderedPageBreak/>
        <w:t>Appendix</w:t>
      </w:r>
      <w:bookmarkEnd w:id="364"/>
    </w:p>
    <w:p w14:paraId="44FE98F0" w14:textId="77777777" w:rsidR="00BC5664" w:rsidRPr="00BC5664" w:rsidRDefault="007B4527" w:rsidP="00EB62A7">
      <w:pPr>
        <w:pStyle w:val="Heading2"/>
      </w:pPr>
      <w:bookmarkStart w:id="365" w:name="_Ref48040152"/>
      <w:bookmarkStart w:id="366" w:name="_Ref48040156"/>
      <w:bookmarkStart w:id="367" w:name="_Ref48040163"/>
      <w:bookmarkStart w:id="368" w:name="_Toc223392342"/>
      <w:r>
        <w:t>Appendix</w:t>
      </w:r>
      <w:r w:rsidR="009F705C">
        <w:t xml:space="preserve"> – </w:t>
      </w:r>
      <w:r w:rsidR="00BC5664">
        <w:t>Considering compacted logs</w:t>
      </w:r>
      <w:bookmarkEnd w:id="365"/>
      <w:bookmarkEnd w:id="366"/>
      <w:bookmarkEnd w:id="367"/>
      <w:bookmarkEnd w:id="368"/>
      <w:r>
        <w:t xml:space="preserve"> </w:t>
      </w:r>
    </w:p>
    <w:p w14:paraId="763DFE89" w14:textId="77777777" w:rsidR="007B4527" w:rsidRPr="009F705C" w:rsidRDefault="00BC5664" w:rsidP="00BC5664">
      <w:pPr>
        <w:rPr>
          <w:rFonts w:eastAsia="Times New Roman"/>
        </w:rPr>
      </w:pPr>
      <w:r>
        <w:t xml:space="preserve">The following section considers Kafka as an </w:t>
      </w:r>
      <w:r w:rsidR="007B4527">
        <w:t>example implementation</w:t>
      </w:r>
      <w:r>
        <w:t xml:space="preserve"> of a compacted log and then discusses implications of compaction and some storage strategies.</w:t>
      </w:r>
    </w:p>
    <w:p w14:paraId="435AB552" w14:textId="77777777" w:rsidR="007B4527" w:rsidRDefault="007B4527" w:rsidP="008A3E8A">
      <w:pPr>
        <w:pStyle w:val="Heading3"/>
      </w:pPr>
      <w:bookmarkStart w:id="369" w:name="_Ref49253522"/>
      <w:bookmarkStart w:id="370" w:name="_Ref49253527"/>
      <w:bookmarkStart w:id="371" w:name="_Ref49253530"/>
      <w:bookmarkStart w:id="372" w:name="_Ref49254797"/>
      <w:bookmarkStart w:id="373" w:name="_Ref49254803"/>
      <w:bookmarkStart w:id="374" w:name="_Ref49254808"/>
      <w:bookmarkStart w:id="375" w:name="_Toc223392343"/>
      <w:r>
        <w:t>Essential characteristics</w:t>
      </w:r>
      <w:r w:rsidR="00BC5664">
        <w:t xml:space="preserve"> of a compacted log</w:t>
      </w:r>
      <w:bookmarkEnd w:id="369"/>
      <w:bookmarkEnd w:id="370"/>
      <w:bookmarkEnd w:id="371"/>
      <w:bookmarkEnd w:id="372"/>
      <w:bookmarkEnd w:id="373"/>
      <w:bookmarkEnd w:id="374"/>
      <w:bookmarkEnd w:id="375"/>
    </w:p>
    <w:p w14:paraId="09EAE5D5" w14:textId="77777777" w:rsidR="007B4527" w:rsidRDefault="007B4527" w:rsidP="007B4527">
      <w:pPr>
        <w:pStyle w:val="NormalWeb"/>
      </w:pPr>
      <w:r>
        <w:t>Compaction is described in the Kafka documentation at</w:t>
      </w:r>
      <w:r w:rsidR="0078179E">
        <w:t xml:space="preserve"> [KAFKA-COMP] </w:t>
      </w:r>
    </w:p>
    <w:p w14:paraId="137FC418" w14:textId="77777777" w:rsidR="006E5547" w:rsidRPr="006E5547" w:rsidRDefault="006E5547" w:rsidP="007B4527">
      <w:pPr>
        <w:pStyle w:val="NormalWeb"/>
        <w:rPr>
          <w:rStyle w:val="Hyperlink"/>
          <w:rFonts w:eastAsiaTheme="majorEastAsia"/>
          <w:color w:val="auto"/>
        </w:rPr>
      </w:pPr>
    </w:p>
    <w:p w14:paraId="27928A89" w14:textId="77777777" w:rsidR="007B4527" w:rsidRPr="00053C2F" w:rsidRDefault="00E42D51" w:rsidP="00053C2F">
      <w:pPr>
        <w:pStyle w:val="NormalWeb"/>
        <w:rPr>
          <w:rFonts w:eastAsiaTheme="minorEastAsia"/>
        </w:rPr>
      </w:pPr>
      <w:r>
        <w:rPr>
          <w:noProof/>
        </w:rPr>
        <w:drawing>
          <wp:anchor distT="0" distB="0" distL="114300" distR="114300" simplePos="0" relativeHeight="251641856" behindDoc="0" locked="0" layoutInCell="1" allowOverlap="1" wp14:anchorId="2D49EEED" wp14:editId="085FBA3D">
            <wp:simplePos x="0" y="0"/>
            <wp:positionH relativeFrom="column">
              <wp:posOffset>849086</wp:posOffset>
            </wp:positionH>
            <wp:positionV relativeFrom="paragraph">
              <wp:posOffset>-990</wp:posOffset>
            </wp:positionV>
            <wp:extent cx="4947471" cy="1657350"/>
            <wp:effectExtent l="0" t="0" r="5715"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47471" cy="1657350"/>
                    </a:xfrm>
                    <a:prstGeom prst="rect">
                      <a:avLst/>
                    </a:prstGeom>
                    <a:noFill/>
                    <a:ln>
                      <a:noFill/>
                    </a:ln>
                  </pic:spPr>
                </pic:pic>
              </a:graphicData>
            </a:graphic>
          </wp:anchor>
        </w:drawing>
      </w:r>
    </w:p>
    <w:p w14:paraId="3BD97DFD" w14:textId="3D6048F2" w:rsidR="00597AED" w:rsidRDefault="00597AED" w:rsidP="00597AED">
      <w:pPr>
        <w:pStyle w:val="FigureCaption"/>
      </w:pPr>
      <w:bookmarkStart w:id="376" w:name="_Ref71926512"/>
      <w:bookmarkStart w:id="377" w:name="_Ref71926518"/>
      <w:bookmarkStart w:id="378" w:name="_Toc223392413"/>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34</w:t>
      </w:r>
      <w:r>
        <w:rPr>
          <w:noProof/>
        </w:rPr>
        <w:fldChar w:fldCharType="end"/>
      </w:r>
      <w:r w:rsidRPr="00CA3534">
        <w:t xml:space="preserve"> </w:t>
      </w:r>
      <w:r>
        <w:t xml:space="preserve"> Kafka compaction</w:t>
      </w:r>
      <w:bookmarkEnd w:id="376"/>
      <w:bookmarkEnd w:id="377"/>
      <w:bookmarkEnd w:id="378"/>
    </w:p>
    <w:p w14:paraId="21C3330C" w14:textId="77777777" w:rsidR="007B4527" w:rsidRDefault="007B4527" w:rsidP="007B4527">
      <w:pPr>
        <w:pStyle w:val="NormalWeb"/>
      </w:pPr>
      <w:r>
        <w:t>With retention (for non-deletes) set to “</w:t>
      </w:r>
      <w:r w:rsidR="00685D04">
        <w:t>FOREVER</w:t>
      </w:r>
      <w:r>
        <w:t>”, the log becomes a single source of truth for absolute state (eventual consistency) and change of state (cost effective fidelity).</w:t>
      </w:r>
    </w:p>
    <w:p w14:paraId="588A088F" w14:textId="77777777" w:rsidR="007B4527" w:rsidRDefault="007B4527" w:rsidP="007B4527">
      <w:pPr>
        <w:pStyle w:val="NormalWeb"/>
      </w:pPr>
      <w:r>
        <w:t>Client essentially reading next record in sequence</w:t>
      </w:r>
      <w:r w:rsidR="004211C4">
        <w:t>:</w:t>
      </w:r>
    </w:p>
    <w:p w14:paraId="42772E71" w14:textId="77777777" w:rsidR="007B4527" w:rsidRDefault="007B4527" w:rsidP="00A41030">
      <w:pPr>
        <w:numPr>
          <w:ilvl w:val="0"/>
          <w:numId w:val="16"/>
        </w:numPr>
        <w:spacing w:before="100" w:beforeAutospacing="1" w:after="100" w:afterAutospacing="1"/>
        <w:rPr>
          <w:rFonts w:eastAsia="Times New Roman"/>
        </w:rPr>
      </w:pPr>
      <w:r>
        <w:rPr>
          <w:rFonts w:eastAsia="Times New Roman"/>
        </w:rPr>
        <w:t xml:space="preserve">To the </w:t>
      </w:r>
      <w:r w:rsidR="0048232F">
        <w:rPr>
          <w:rFonts w:eastAsia="Times New Roman"/>
        </w:rPr>
        <w:t xml:space="preserve">right </w:t>
      </w:r>
      <w:r>
        <w:rPr>
          <w:rFonts w:eastAsia="Times New Roman"/>
        </w:rPr>
        <w:t>of the Cleaner Point ensures full fidelity</w:t>
      </w:r>
    </w:p>
    <w:p w14:paraId="713D6C61" w14:textId="77777777" w:rsidR="007B4527" w:rsidRDefault="007B4527" w:rsidP="00A41030">
      <w:pPr>
        <w:numPr>
          <w:ilvl w:val="0"/>
          <w:numId w:val="16"/>
        </w:numPr>
        <w:spacing w:before="100" w:beforeAutospacing="1" w:after="100" w:afterAutospacing="1"/>
        <w:rPr>
          <w:rFonts w:eastAsia="Times New Roman"/>
        </w:rPr>
      </w:pPr>
      <w:r>
        <w:rPr>
          <w:rFonts w:eastAsia="Times New Roman"/>
        </w:rPr>
        <w:t xml:space="preserve">Between cleaner </w:t>
      </w:r>
      <w:r w:rsidR="001B4E19">
        <w:rPr>
          <w:rFonts w:eastAsia="Times New Roman"/>
        </w:rPr>
        <w:t xml:space="preserve">point </w:t>
      </w:r>
      <w:r>
        <w:rPr>
          <w:rFonts w:eastAsia="Times New Roman"/>
        </w:rPr>
        <w:t>and delete retention</w:t>
      </w:r>
      <w:r w:rsidR="00651A02">
        <w:rPr>
          <w:rFonts w:eastAsia="Times New Roman"/>
        </w:rPr>
        <w:t xml:space="preserve"> (tombstone</w:t>
      </w:r>
      <w:r w:rsidR="00165E7D">
        <w:rPr>
          <w:rFonts w:eastAsia="Times New Roman"/>
        </w:rPr>
        <w:t>-</w:t>
      </w:r>
      <w:r w:rsidR="00651A02">
        <w:rPr>
          <w:rFonts w:eastAsia="Times New Roman"/>
        </w:rPr>
        <w:t>retention)</w:t>
      </w:r>
      <w:r>
        <w:rPr>
          <w:rFonts w:eastAsia="Times New Roman"/>
        </w:rPr>
        <w:t xml:space="preserve"> points provides reduced fidelity but still supports eventual consistency</w:t>
      </w:r>
    </w:p>
    <w:p w14:paraId="5C73C271" w14:textId="77777777" w:rsidR="007B4527" w:rsidRDefault="007B4527" w:rsidP="00A41030">
      <w:pPr>
        <w:numPr>
          <w:ilvl w:val="0"/>
          <w:numId w:val="16"/>
        </w:numPr>
        <w:spacing w:before="100" w:beforeAutospacing="1" w:after="100" w:afterAutospacing="1"/>
        <w:rPr>
          <w:rFonts w:eastAsia="Times New Roman"/>
        </w:rPr>
      </w:pPr>
      <w:r>
        <w:rPr>
          <w:rFonts w:eastAsia="Times New Roman"/>
        </w:rPr>
        <w:t xml:space="preserve">To the </w:t>
      </w:r>
      <w:r w:rsidR="0048232F">
        <w:rPr>
          <w:rFonts w:eastAsia="Times New Roman"/>
        </w:rPr>
        <w:t xml:space="preserve">left </w:t>
      </w:r>
      <w:r>
        <w:rPr>
          <w:rFonts w:eastAsia="Times New Roman"/>
        </w:rPr>
        <w:t>of (before) the delete retention</w:t>
      </w:r>
      <w:r w:rsidR="00651A02">
        <w:rPr>
          <w:rFonts w:eastAsia="Times New Roman"/>
        </w:rPr>
        <w:t xml:space="preserve"> (tombstone</w:t>
      </w:r>
      <w:r w:rsidR="00165E7D">
        <w:rPr>
          <w:rFonts w:eastAsia="Times New Roman"/>
        </w:rPr>
        <w:t>-</w:t>
      </w:r>
      <w:r w:rsidR="00651A02">
        <w:rPr>
          <w:rFonts w:eastAsia="Times New Roman"/>
        </w:rPr>
        <w:t>retention)</w:t>
      </w:r>
      <w:r>
        <w:rPr>
          <w:rFonts w:eastAsia="Times New Roman"/>
        </w:rPr>
        <w:t xml:space="preserve"> point potentially violates eventual consistency and requires the client to go back to read record offset zero</w:t>
      </w:r>
    </w:p>
    <w:p w14:paraId="5FF756F8" w14:textId="77777777" w:rsidR="007B4527" w:rsidRDefault="009206A2" w:rsidP="008A3E8A">
      <w:pPr>
        <w:pStyle w:val="Heading3"/>
      </w:pPr>
      <w:bookmarkStart w:id="379" w:name="_Toc223392344"/>
      <w:r>
        <w:t>Order of events</w:t>
      </w:r>
      <w:bookmarkEnd w:id="379"/>
    </w:p>
    <w:p w14:paraId="2ED053D8" w14:textId="77777777" w:rsidR="007B4527" w:rsidRDefault="007B4527" w:rsidP="00A41030">
      <w:pPr>
        <w:numPr>
          <w:ilvl w:val="0"/>
          <w:numId w:val="17"/>
        </w:numPr>
        <w:spacing w:before="100" w:beforeAutospacing="1" w:after="100" w:afterAutospacing="1"/>
        <w:rPr>
          <w:rFonts w:eastAsia="Times New Roman"/>
        </w:rPr>
      </w:pPr>
      <w:r>
        <w:rPr>
          <w:rFonts w:eastAsia="Times New Roman"/>
        </w:rPr>
        <w:t xml:space="preserve">Disordering of records </w:t>
      </w:r>
    </w:p>
    <w:p w14:paraId="092D4097" w14:textId="77777777" w:rsidR="007B4527" w:rsidRDefault="007B4527" w:rsidP="00A41030">
      <w:pPr>
        <w:numPr>
          <w:ilvl w:val="1"/>
          <w:numId w:val="17"/>
        </w:numPr>
        <w:spacing w:before="100" w:beforeAutospacing="1" w:after="100" w:afterAutospacing="1"/>
        <w:rPr>
          <w:rFonts w:eastAsia="Times New Roman"/>
        </w:rPr>
      </w:pPr>
      <w:r>
        <w:rPr>
          <w:rFonts w:eastAsia="Times New Roman"/>
        </w:rPr>
        <w:t>In a distributed system, information from the various parts is received with varying delay such that it is</w:t>
      </w:r>
      <w:r w:rsidR="002C7E6B">
        <w:rPr>
          <w:rFonts w:eastAsia="Times New Roman"/>
        </w:rPr>
        <w:t xml:space="preserve"> likely to be</w:t>
      </w:r>
      <w:r>
        <w:rPr>
          <w:rFonts w:eastAsia="Times New Roman"/>
        </w:rPr>
        <w:t xml:space="preserve"> out of order</w:t>
      </w:r>
    </w:p>
    <w:p w14:paraId="2813A065" w14:textId="77777777" w:rsidR="007B4527" w:rsidRDefault="007B4527" w:rsidP="00A41030">
      <w:pPr>
        <w:numPr>
          <w:ilvl w:val="1"/>
          <w:numId w:val="17"/>
        </w:numPr>
        <w:spacing w:before="100" w:beforeAutospacing="1" w:after="100" w:afterAutospacing="1"/>
        <w:rPr>
          <w:rFonts w:eastAsia="Times New Roman"/>
        </w:rPr>
      </w:pPr>
      <w:r>
        <w:rPr>
          <w:rFonts w:eastAsia="Times New Roman"/>
        </w:rPr>
        <w:t xml:space="preserve">It can be assumed that time of day is well </w:t>
      </w:r>
      <w:r w:rsidR="00DD6E49">
        <w:rPr>
          <w:rFonts w:eastAsia="Times New Roman"/>
        </w:rPr>
        <w:t>synchronized</w:t>
      </w:r>
      <w:r>
        <w:rPr>
          <w:rFonts w:eastAsia="Times New Roman"/>
        </w:rPr>
        <w:t xml:space="preserve"> across the network</w:t>
      </w:r>
    </w:p>
    <w:p w14:paraId="13FD1DBB" w14:textId="77777777" w:rsidR="007B4527" w:rsidRDefault="007B4527" w:rsidP="00A41030">
      <w:pPr>
        <w:numPr>
          <w:ilvl w:val="1"/>
          <w:numId w:val="17"/>
        </w:numPr>
        <w:spacing w:before="100" w:beforeAutospacing="1" w:after="100" w:afterAutospacing="1"/>
        <w:rPr>
          <w:rFonts w:eastAsia="Times New Roman"/>
        </w:rPr>
      </w:pPr>
      <w:r>
        <w:rPr>
          <w:rFonts w:eastAsia="Times New Roman"/>
        </w:rPr>
        <w:t>Event order can be regenerated (within reason) based upon time of event at source</w:t>
      </w:r>
    </w:p>
    <w:p w14:paraId="706A5D02" w14:textId="77777777" w:rsidR="00F04D6F" w:rsidRDefault="007B4527" w:rsidP="00A41030">
      <w:pPr>
        <w:numPr>
          <w:ilvl w:val="1"/>
          <w:numId w:val="17"/>
        </w:numPr>
        <w:spacing w:before="100" w:beforeAutospacing="1" w:after="100" w:afterAutospacing="1"/>
        <w:rPr>
          <w:rFonts w:eastAsia="Times New Roman"/>
        </w:rPr>
      </w:pPr>
      <w:r>
        <w:rPr>
          <w:rFonts w:eastAsia="Times New Roman"/>
        </w:rPr>
        <w:t xml:space="preserve">Critical ordering that should be preserved </w:t>
      </w:r>
      <w:r w:rsidR="00BC5664">
        <w:rPr>
          <w:rFonts w:eastAsia="Times New Roman"/>
        </w:rPr>
        <w:t xml:space="preserve">through the log and pipeline </w:t>
      </w:r>
      <w:r>
        <w:rPr>
          <w:rFonts w:eastAsia="Times New Roman"/>
        </w:rPr>
        <w:t xml:space="preserve">is that related to each single </w:t>
      </w:r>
      <w:r w:rsidR="00BB3C72">
        <w:rPr>
          <w:rFonts w:eastAsia="Times New Roman"/>
        </w:rPr>
        <w:t>event source</w:t>
      </w:r>
      <w:r w:rsidR="00F04D6F">
        <w:rPr>
          <w:rFonts w:eastAsia="Times New Roman"/>
        </w:rPr>
        <w:t xml:space="preserve">. </w:t>
      </w:r>
      <w:r w:rsidR="00BB3C72" w:rsidRPr="00F04D6F">
        <w:rPr>
          <w:rFonts w:eastAsia="Times New Roman"/>
        </w:rPr>
        <w:t xml:space="preserve">For example, </w:t>
      </w:r>
      <w:r w:rsidR="007B2425" w:rsidRPr="00F04D6F">
        <w:rPr>
          <w:rFonts w:eastAsia="Times New Roman"/>
        </w:rPr>
        <w:t xml:space="preserve">consider an alarm detector. </w:t>
      </w:r>
    </w:p>
    <w:p w14:paraId="3B7EF9E8" w14:textId="77777777" w:rsidR="00834D32" w:rsidRDefault="00834D32" w:rsidP="00A41030">
      <w:pPr>
        <w:numPr>
          <w:ilvl w:val="2"/>
          <w:numId w:val="17"/>
        </w:numPr>
        <w:spacing w:before="100" w:beforeAutospacing="1" w:after="100" w:afterAutospacing="1"/>
        <w:rPr>
          <w:rFonts w:eastAsia="Times New Roman"/>
        </w:rPr>
      </w:pPr>
      <w:r>
        <w:rPr>
          <w:rFonts w:eastAsia="Times New Roman"/>
        </w:rPr>
        <w:t>It is possible that the time granularity at the source is not sufficient to resolve the active-clear sequence when cycling is very rapid as they can both appear to be at the same recorded time.</w:t>
      </w:r>
    </w:p>
    <w:p w14:paraId="11460D94" w14:textId="77777777" w:rsidR="00BB3C72" w:rsidRPr="00F04D6F" w:rsidRDefault="007B2425" w:rsidP="00A41030">
      <w:pPr>
        <w:numPr>
          <w:ilvl w:val="2"/>
          <w:numId w:val="17"/>
        </w:numPr>
        <w:spacing w:before="100" w:beforeAutospacing="1" w:after="100" w:afterAutospacing="1"/>
        <w:rPr>
          <w:rFonts w:eastAsia="Times New Roman"/>
        </w:rPr>
      </w:pPr>
      <w:r w:rsidRPr="00F04D6F">
        <w:rPr>
          <w:rFonts w:eastAsia="Times New Roman"/>
        </w:rPr>
        <w:lastRenderedPageBreak/>
        <w:t>If the detector goes active and then clear</w:t>
      </w:r>
      <w:r w:rsidR="00804FD5" w:rsidRPr="00F04D6F">
        <w:rPr>
          <w:rFonts w:eastAsia="Times New Roman"/>
        </w:rPr>
        <w:t>, that ordering should be preserved through the system</w:t>
      </w:r>
      <w:r w:rsidR="00834D32">
        <w:rPr>
          <w:rFonts w:eastAsia="Times New Roman"/>
        </w:rPr>
        <w:t xml:space="preserve"> such that time granularity problems are not encountered</w:t>
      </w:r>
      <w:r w:rsidR="00E34437">
        <w:rPr>
          <w:rFonts w:eastAsia="Times New Roman"/>
        </w:rPr>
        <w:t>, so that the view of system state is always eventually consistent with the state of the controlled system</w:t>
      </w:r>
    </w:p>
    <w:p w14:paraId="4783A781" w14:textId="77777777" w:rsidR="007B4527" w:rsidRDefault="007B4527" w:rsidP="00A41030">
      <w:pPr>
        <w:numPr>
          <w:ilvl w:val="0"/>
          <w:numId w:val="17"/>
        </w:numPr>
        <w:spacing w:before="100" w:beforeAutospacing="1" w:after="100" w:afterAutospacing="1"/>
        <w:rPr>
          <w:rFonts w:eastAsia="Times New Roman"/>
        </w:rPr>
      </w:pPr>
      <w:r>
        <w:rPr>
          <w:rFonts w:eastAsia="Times New Roman"/>
        </w:rPr>
        <w:t xml:space="preserve">Multiple receipts of the same record: Idempotency </w:t>
      </w:r>
    </w:p>
    <w:p w14:paraId="20BDD74F" w14:textId="77777777" w:rsidR="007B4527" w:rsidRDefault="007B4527" w:rsidP="00A41030">
      <w:pPr>
        <w:numPr>
          <w:ilvl w:val="1"/>
          <w:numId w:val="17"/>
        </w:numPr>
        <w:spacing w:before="100" w:beforeAutospacing="1" w:after="100" w:afterAutospacing="1"/>
        <w:rPr>
          <w:rFonts w:eastAsia="Times New Roman"/>
        </w:rPr>
      </w:pPr>
      <w:r>
        <w:rPr>
          <w:rFonts w:eastAsia="Times New Roman"/>
        </w:rPr>
        <w:t>A record received more than once should not have any impact on system behavio</w:t>
      </w:r>
      <w:r w:rsidR="003B2EE5">
        <w:rPr>
          <w:rFonts w:eastAsia="Times New Roman"/>
        </w:rPr>
        <w:t>r</w:t>
      </w:r>
    </w:p>
    <w:p w14:paraId="2DF9A434" w14:textId="77777777" w:rsidR="00E82EC7" w:rsidRDefault="00E82EC7" w:rsidP="008A3E8A">
      <w:pPr>
        <w:pStyle w:val="Heading3"/>
      </w:pPr>
      <w:bookmarkStart w:id="380" w:name="_Ref86701096"/>
      <w:bookmarkStart w:id="381" w:name="_Toc223392345"/>
      <w:r>
        <w:t>Log segments</w:t>
      </w:r>
      <w:bookmarkEnd w:id="380"/>
      <w:bookmarkEnd w:id="381"/>
    </w:p>
    <w:p w14:paraId="5D1D22B3" w14:textId="77777777" w:rsidR="00E82EC7" w:rsidRDefault="00E82EC7" w:rsidP="00E82EC7">
      <w:pPr>
        <w:spacing w:before="100" w:beforeAutospacing="1" w:after="100" w:afterAutospacing="1"/>
        <w:rPr>
          <w:rFonts w:eastAsia="Times New Roman"/>
        </w:rPr>
      </w:pPr>
      <w:r>
        <w:rPr>
          <w:rFonts w:eastAsia="Times New Roman"/>
        </w:rPr>
        <w:t>A log may be divided into segments (units of storage) where the segments may have a defined maximum size. Records will be stored in an active segment until it becomes full at which point a new segment will be created for new records (a new active segment) and the previously active segment will become inactive. A log of this form will comprise a sequence of inactive segments and one active segment.</w:t>
      </w:r>
    </w:p>
    <w:p w14:paraId="41C915A1" w14:textId="77777777" w:rsidR="00A728D2" w:rsidRDefault="00A728D2" w:rsidP="008A3E8A">
      <w:pPr>
        <w:pStyle w:val="Heading3"/>
      </w:pPr>
      <w:bookmarkStart w:id="382" w:name="_Ref86679434"/>
      <w:bookmarkStart w:id="383" w:name="_Toc223392346"/>
      <w:r>
        <w:t>Partitions</w:t>
      </w:r>
      <w:bookmarkEnd w:id="382"/>
      <w:bookmarkEnd w:id="383"/>
    </w:p>
    <w:p w14:paraId="5A4F8AD8" w14:textId="77777777" w:rsidR="00A728D2" w:rsidRPr="00A728D2" w:rsidRDefault="00E40FD0" w:rsidP="00A728D2">
      <w:r>
        <w:t xml:space="preserve">To improve scaling a stream may be fed from a </w:t>
      </w:r>
      <w:r w:rsidR="00601863">
        <w:t xml:space="preserve">conceptual </w:t>
      </w:r>
      <w:r>
        <w:t xml:space="preserve">log that </w:t>
      </w:r>
      <w:r w:rsidR="00632F4E">
        <w:t xml:space="preserve">is </w:t>
      </w:r>
      <w:r w:rsidR="000313A8">
        <w:t xml:space="preserve">formed from a number of separate logs where those separate logs are considered as partitions of the single </w:t>
      </w:r>
      <w:r w:rsidR="005013E2">
        <w:t xml:space="preserve">conceptual </w:t>
      </w:r>
      <w:r w:rsidR="000313A8">
        <w:t xml:space="preserve">log feeding the stream. The partitions </w:t>
      </w:r>
      <w:r w:rsidR="00244CEF">
        <w:t>have to be such as to maintain integrity of the flow</w:t>
      </w:r>
      <w:r w:rsidR="005013E2">
        <w:t xml:space="preserve"> with respect to the order of occurrence for any particular entity instance</w:t>
      </w:r>
      <w:r w:rsidR="00244CEF">
        <w:t xml:space="preserve">. Each partition </w:t>
      </w:r>
      <w:r w:rsidR="009A189A">
        <w:t>has</w:t>
      </w:r>
      <w:r w:rsidR="00244CEF">
        <w:t xml:space="preserve"> its own sequence numbering</w:t>
      </w:r>
      <w:r w:rsidR="007A196D">
        <w:t xml:space="preserve">. The resource allocation to </w:t>
      </w:r>
      <w:r w:rsidR="009A189A">
        <w:t>each</w:t>
      </w:r>
      <w:r w:rsidR="007A196D">
        <w:t xml:space="preserve"> partition</w:t>
      </w:r>
      <w:r w:rsidR="00BC1345">
        <w:t xml:space="preserve"> and the load on the partitions </w:t>
      </w:r>
      <w:r w:rsidR="00632F4E">
        <w:t>is likely to be different</w:t>
      </w:r>
      <w:r w:rsidR="004D455F">
        <w:t>. There is no particular order in which partitions may feed the stream</w:t>
      </w:r>
      <w:r w:rsidR="00016CD8">
        <w:t>.</w:t>
      </w:r>
    </w:p>
    <w:p w14:paraId="388E53A4" w14:textId="77777777" w:rsidR="007B4527" w:rsidRDefault="003B2EE5" w:rsidP="008A3E8A">
      <w:pPr>
        <w:pStyle w:val="Heading3"/>
      </w:pPr>
      <w:bookmarkStart w:id="384" w:name="_Toc223392347"/>
      <w:r>
        <w:t>C</w:t>
      </w:r>
      <w:r w:rsidR="003C79D2">
        <w:t>ompaction i</w:t>
      </w:r>
      <w:r w:rsidR="00D80AFE">
        <w:t>n</w:t>
      </w:r>
      <w:r>
        <w:t xml:space="preserve"> a real implementation</w:t>
      </w:r>
      <w:bookmarkEnd w:id="384"/>
    </w:p>
    <w:p w14:paraId="472B85E2" w14:textId="77777777" w:rsidR="007159AD" w:rsidRDefault="00CB2E14" w:rsidP="00271243">
      <w:pPr>
        <w:spacing w:before="100" w:beforeAutospacing="1" w:after="100" w:afterAutospacing="1"/>
        <w:rPr>
          <w:rFonts w:eastAsia="Times New Roman"/>
        </w:rPr>
      </w:pPr>
      <w:r>
        <w:rPr>
          <w:rFonts w:eastAsia="Times New Roman"/>
        </w:rPr>
        <w:t>Considering compaction delay</w:t>
      </w:r>
      <w:r w:rsidR="00271243">
        <w:rPr>
          <w:rFonts w:eastAsia="Times New Roman"/>
        </w:rPr>
        <w:t>, i</w:t>
      </w:r>
      <w:r w:rsidR="00E16BC9">
        <w:rPr>
          <w:rFonts w:eastAsia="Times New Roman"/>
        </w:rPr>
        <w:t>n general system load will cause the compaction to sometimes drift such that less compaction occurs tha</w:t>
      </w:r>
      <w:r w:rsidR="00F23F58">
        <w:rPr>
          <w:rFonts w:eastAsia="Times New Roman"/>
        </w:rPr>
        <w:t>n</w:t>
      </w:r>
      <w:r w:rsidR="00E16BC9">
        <w:rPr>
          <w:rFonts w:eastAsia="Times New Roman"/>
        </w:rPr>
        <w:t xml:space="preserve"> is ideal</w:t>
      </w:r>
      <w:r w:rsidR="00271243">
        <w:rPr>
          <w:rFonts w:eastAsia="Times New Roman"/>
        </w:rPr>
        <w:t>.</w:t>
      </w:r>
    </w:p>
    <w:p w14:paraId="6BBBF7A1" w14:textId="77777777" w:rsidR="000B62D9" w:rsidRDefault="00C1031F" w:rsidP="00271243">
      <w:pPr>
        <w:spacing w:before="100" w:beforeAutospacing="1" w:after="100" w:afterAutospacing="1"/>
        <w:rPr>
          <w:rFonts w:eastAsia="Times New Roman"/>
        </w:rPr>
      </w:pPr>
      <w:r>
        <w:rPr>
          <w:rFonts w:eastAsia="Times New Roman"/>
        </w:rPr>
        <w:t xml:space="preserve">In Kafka, </w:t>
      </w:r>
      <w:r w:rsidR="00CB2E14">
        <w:rPr>
          <w:rFonts w:eastAsia="Times New Roman"/>
        </w:rPr>
        <w:t xml:space="preserve">compaction does not operate at a fixed cleaner point as </w:t>
      </w:r>
      <w:r>
        <w:rPr>
          <w:rFonts w:eastAsia="Times New Roman"/>
        </w:rPr>
        <w:t>t</w:t>
      </w:r>
      <w:r w:rsidR="007B4527">
        <w:rPr>
          <w:rFonts w:eastAsia="Times New Roman"/>
        </w:rPr>
        <w:t>he head</w:t>
      </w:r>
      <w:r w:rsidR="00846E85">
        <w:rPr>
          <w:rFonts w:eastAsia="Times New Roman"/>
        </w:rPr>
        <w:t xml:space="preserve"> (active)</w:t>
      </w:r>
      <w:r w:rsidR="007B4527">
        <w:rPr>
          <w:rFonts w:eastAsia="Times New Roman"/>
        </w:rPr>
        <w:t xml:space="preserve"> segment is not compacted</w:t>
      </w:r>
      <w:r>
        <w:rPr>
          <w:rFonts w:eastAsia="Times New Roman"/>
        </w:rPr>
        <w:t>. W</w:t>
      </w:r>
      <w:r w:rsidR="007B4527">
        <w:rPr>
          <w:rFonts w:eastAsia="Times New Roman"/>
        </w:rPr>
        <w:t>hen the head rolls to become a tail</w:t>
      </w:r>
      <w:r w:rsidR="00846E85">
        <w:rPr>
          <w:rFonts w:eastAsia="Times New Roman"/>
        </w:rPr>
        <w:t xml:space="preserve"> (inactive)</w:t>
      </w:r>
      <w:r w:rsidR="007B4527">
        <w:rPr>
          <w:rFonts w:eastAsia="Times New Roman"/>
        </w:rPr>
        <w:t xml:space="preserve"> segment compaction can happen </w:t>
      </w:r>
      <w:r w:rsidR="00CB2E14">
        <w:rPr>
          <w:rFonts w:eastAsia="Times New Roman"/>
        </w:rPr>
        <w:t>but may</w:t>
      </w:r>
      <w:r>
        <w:rPr>
          <w:rFonts w:eastAsia="Times New Roman"/>
        </w:rPr>
        <w:t xml:space="preserve"> be delayed</w:t>
      </w:r>
      <w:r w:rsidR="00271243">
        <w:rPr>
          <w:rFonts w:eastAsia="Times New Roman"/>
        </w:rPr>
        <w:t xml:space="preserve">. </w:t>
      </w:r>
      <w:r w:rsidR="007B4527">
        <w:rPr>
          <w:rFonts w:eastAsia="Times New Roman"/>
        </w:rPr>
        <w:t>The behavior is no</w:t>
      </w:r>
      <w:r w:rsidR="00271243">
        <w:rPr>
          <w:rFonts w:eastAsia="Times New Roman"/>
        </w:rPr>
        <w:t>t fully d</w:t>
      </w:r>
      <w:r w:rsidR="007B4527">
        <w:rPr>
          <w:rFonts w:eastAsia="Times New Roman"/>
        </w:rPr>
        <w:t>eterministic as it depends upon segment fill and intermittency occurrence</w:t>
      </w:r>
      <w:r w:rsidR="00271243">
        <w:rPr>
          <w:rFonts w:eastAsia="Times New Roman"/>
        </w:rPr>
        <w:t>.</w:t>
      </w:r>
    </w:p>
    <w:p w14:paraId="2517D519" w14:textId="77777777" w:rsidR="004677A0" w:rsidRDefault="004677A0" w:rsidP="008A3E8A">
      <w:pPr>
        <w:pStyle w:val="Heading3"/>
      </w:pPr>
      <w:bookmarkStart w:id="385" w:name="_Ref86661708"/>
      <w:bookmarkStart w:id="386" w:name="_Toc223392348"/>
      <w:r>
        <w:t xml:space="preserve">The </w:t>
      </w:r>
      <w:r w:rsidR="00165E7D">
        <w:t>TOMBSTONE</w:t>
      </w:r>
      <w:bookmarkEnd w:id="385"/>
      <w:r w:rsidR="00165E7D">
        <w:t xml:space="preserve"> record</w:t>
      </w:r>
      <w:bookmarkEnd w:id="386"/>
    </w:p>
    <w:p w14:paraId="1E56F26E" w14:textId="77777777" w:rsidR="004677A0" w:rsidRPr="004677A0" w:rsidRDefault="004677A0" w:rsidP="004677A0">
      <w:r>
        <w:t xml:space="preserve">The </w:t>
      </w:r>
      <w:r w:rsidR="00165E7D">
        <w:t>TOMBSTONE</w:t>
      </w:r>
      <w:r>
        <w:t xml:space="preserve"> record is a light</w:t>
      </w:r>
      <w:r w:rsidR="00D05EEF">
        <w:t>-</w:t>
      </w:r>
      <w:r>
        <w:t>weight record that indicates that the identified entity is no longer in existence.</w:t>
      </w:r>
      <w:r w:rsidR="00CB6C2B">
        <w:t xml:space="preserve"> The </w:t>
      </w:r>
      <w:r w:rsidR="00165E7D">
        <w:t>TOMBSTONE record</w:t>
      </w:r>
      <w:r w:rsidR="00CB6C2B">
        <w:t xml:space="preserve"> is used to ensure eventual consistency</w:t>
      </w:r>
      <w:r w:rsidR="00D05B4B">
        <w:t xml:space="preserve"> during a realignment after a long communications failure.</w:t>
      </w:r>
      <w:r w:rsidR="00EA1A1C">
        <w:t xml:space="preserve"> When the client receives a </w:t>
      </w:r>
      <w:r w:rsidR="00165E7D">
        <w:t>TOMBSTONE record</w:t>
      </w:r>
      <w:r w:rsidR="000B34BF">
        <w:t>,</w:t>
      </w:r>
      <w:r w:rsidR="00EA1A1C">
        <w:t xml:space="preserve"> it </w:t>
      </w:r>
      <w:r w:rsidR="0095215C">
        <w:t>should</w:t>
      </w:r>
      <w:r w:rsidR="00EA1A1C">
        <w:t xml:space="preserve"> </w:t>
      </w:r>
      <w:r w:rsidR="0095215C">
        <w:t>remove any record of the entity identified.</w:t>
      </w:r>
    </w:p>
    <w:p w14:paraId="089F3158" w14:textId="77777777" w:rsidR="00D80AFE" w:rsidRDefault="00D80AFE">
      <w:pPr>
        <w:spacing w:after="0"/>
        <w:rPr>
          <w:rFonts w:asciiTheme="majorHAnsi" w:eastAsiaTheme="majorEastAsia" w:hAnsiTheme="majorHAnsi" w:cstheme="majorBidi"/>
          <w:b/>
          <w:bCs/>
          <w:szCs w:val="24"/>
        </w:rPr>
      </w:pPr>
      <w:r>
        <w:br w:type="page"/>
      </w:r>
    </w:p>
    <w:p w14:paraId="5E34A61A" w14:textId="77777777" w:rsidR="00571A10" w:rsidRDefault="008A3E8A" w:rsidP="00EB62A7">
      <w:pPr>
        <w:pStyle w:val="Heading2"/>
      </w:pPr>
      <w:bookmarkStart w:id="387" w:name="_Toc223392349"/>
      <w:r>
        <w:lastRenderedPageBreak/>
        <w:t xml:space="preserve">Appendix – </w:t>
      </w:r>
      <w:r w:rsidR="00571A10">
        <w:t>UML Model</w:t>
      </w:r>
      <w:bookmarkEnd w:id="387"/>
    </w:p>
    <w:p w14:paraId="24D528EF" w14:textId="77777777" w:rsidR="00941198" w:rsidRDefault="00941198" w:rsidP="00941198">
      <w:r>
        <w:t xml:space="preserve">The </w:t>
      </w:r>
      <w:r w:rsidR="00375A28">
        <w:t>YANG</w:t>
      </w:r>
      <w:r>
        <w:t xml:space="preserve"> model for streaming has been generated using the Eagle tooling for the streaming UML model. The UML </w:t>
      </w:r>
      <w:r w:rsidR="00BD2B76">
        <w:t>diagrams</w:t>
      </w:r>
      <w:r>
        <w:t xml:space="preserve"> provide a convenient overview of the </w:t>
      </w:r>
      <w:r w:rsidR="001725A3">
        <w:t>streaming structure and relevant properties. The key UML diagrams for streaming are provided in this section.</w:t>
      </w:r>
    </w:p>
    <w:p w14:paraId="20902B79" w14:textId="77777777" w:rsidR="00290ACA" w:rsidRDefault="00290ACA" w:rsidP="00290ACA">
      <w:r>
        <w:t xml:space="preserve">The conversion from UML to </w:t>
      </w:r>
      <w:r w:rsidR="00375A28">
        <w:t>YANG</w:t>
      </w:r>
      <w:r>
        <w:t xml:space="preserve"> accounts for various considerations including the change of formats and notations. For </w:t>
      </w:r>
      <w:r w:rsidR="009636EE">
        <w:t>example,</w:t>
      </w:r>
      <w:r>
        <w:t xml:space="preserve"> in UML camel case is used whereas in </w:t>
      </w:r>
      <w:r w:rsidR="00375A28">
        <w:t>YANG</w:t>
      </w:r>
      <w:r>
        <w:t xml:space="preserve"> uses kebab case (hyphenated lower case). The diagrams should be read with this in mind.</w:t>
      </w:r>
    </w:p>
    <w:p w14:paraId="55E081D8" w14:textId="77777777" w:rsidR="00290ACA" w:rsidRDefault="00290ACA" w:rsidP="00290ACA">
      <w:r>
        <w:t xml:space="preserve">The figure below shows the structure of the streaming model. This structural view may help when reviewing the </w:t>
      </w:r>
      <w:r w:rsidR="00375A28">
        <w:t>YANG</w:t>
      </w:r>
      <w:r>
        <w:t xml:space="preserve"> representation.</w:t>
      </w:r>
    </w:p>
    <w:p w14:paraId="20E220D9" w14:textId="77777777" w:rsidR="00290ACA" w:rsidRDefault="00A22CEA" w:rsidP="00A22CEA">
      <w:pPr>
        <w:pStyle w:val="Heading3"/>
      </w:pPr>
      <w:bookmarkStart w:id="388" w:name="_Toc223392350"/>
      <w:r>
        <w:t>UML model for streaming inventory and alarms</w:t>
      </w:r>
      <w:bookmarkEnd w:id="388"/>
    </w:p>
    <w:p w14:paraId="1E12F575" w14:textId="77777777" w:rsidR="00A22CEA" w:rsidRPr="00A22CEA" w:rsidRDefault="00A22CEA" w:rsidP="00A22CEA"/>
    <w:p w14:paraId="585F4E10" w14:textId="77777777" w:rsidR="00290ACA" w:rsidRDefault="00AB6A0D" w:rsidP="00290ACA">
      <w:pPr>
        <w:spacing w:after="0"/>
      </w:pPr>
      <w:r w:rsidRPr="00AB6A0D">
        <w:rPr>
          <w:noProof/>
        </w:rPr>
        <w:lastRenderedPageBreak/>
        <w:drawing>
          <wp:inline distT="0" distB="0" distL="0" distR="0" wp14:anchorId="5B787C37" wp14:editId="384243D1">
            <wp:extent cx="6645910" cy="7837170"/>
            <wp:effectExtent l="0" t="0" r="2540" b="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39"/>
                    <a:stretch>
                      <a:fillRect/>
                    </a:stretch>
                  </pic:blipFill>
                  <pic:spPr>
                    <a:xfrm>
                      <a:off x="0" y="0"/>
                      <a:ext cx="6645910" cy="7837170"/>
                    </a:xfrm>
                    <a:prstGeom prst="rect">
                      <a:avLst/>
                    </a:prstGeom>
                  </pic:spPr>
                </pic:pic>
              </a:graphicData>
            </a:graphic>
          </wp:inline>
        </w:drawing>
      </w:r>
    </w:p>
    <w:p w14:paraId="5B429D5E" w14:textId="360229FA" w:rsidR="00290ACA" w:rsidRDefault="00290ACA" w:rsidP="00290ACA">
      <w:pPr>
        <w:pStyle w:val="FigureCaption"/>
      </w:pPr>
      <w:bookmarkStart w:id="389" w:name="_Toc223392414"/>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35</w:t>
      </w:r>
      <w:r>
        <w:rPr>
          <w:noProof/>
        </w:rPr>
        <w:fldChar w:fldCharType="end"/>
      </w:r>
      <w:r w:rsidRPr="00CA3534">
        <w:t xml:space="preserve"> </w:t>
      </w:r>
      <w:r>
        <w:t xml:space="preserve"> Structure of the streaming model</w:t>
      </w:r>
      <w:bookmarkEnd w:id="389"/>
    </w:p>
    <w:p w14:paraId="259C0C05" w14:textId="77777777" w:rsidR="00D80AFE" w:rsidRDefault="00D80AFE" w:rsidP="00290ACA"/>
    <w:p w14:paraId="6E85F2BB" w14:textId="77777777" w:rsidR="00D80AFE" w:rsidRDefault="00D80AFE">
      <w:pPr>
        <w:spacing w:after="0"/>
      </w:pPr>
      <w:r>
        <w:br w:type="page"/>
      </w:r>
    </w:p>
    <w:p w14:paraId="23BDE4C0" w14:textId="77777777" w:rsidR="00290ACA" w:rsidRDefault="00290ACA" w:rsidP="00290ACA">
      <w:r>
        <w:lastRenderedPageBreak/>
        <w:t xml:space="preserve">The figure below shows key content of the classes shown in the structure above. </w:t>
      </w:r>
    </w:p>
    <w:p w14:paraId="46FD541E" w14:textId="77777777" w:rsidR="00290ACA" w:rsidRDefault="007B0DB6" w:rsidP="00290ACA">
      <w:r w:rsidRPr="007B0DB6">
        <w:rPr>
          <w:noProof/>
        </w:rPr>
        <w:t xml:space="preserve"> </w:t>
      </w:r>
      <w:r w:rsidRPr="007B0DB6">
        <w:rPr>
          <w:noProof/>
        </w:rPr>
        <w:drawing>
          <wp:inline distT="0" distB="0" distL="0" distR="0" wp14:anchorId="613069BD" wp14:editId="19555613">
            <wp:extent cx="6645910" cy="7626985"/>
            <wp:effectExtent l="0" t="0" r="2540" b="0"/>
            <wp:docPr id="47" name="Picture 47"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imeline&#10;&#10;Description automatically generated"/>
                    <pic:cNvPicPr/>
                  </pic:nvPicPr>
                  <pic:blipFill>
                    <a:blip r:embed="rId40"/>
                    <a:stretch>
                      <a:fillRect/>
                    </a:stretch>
                  </pic:blipFill>
                  <pic:spPr>
                    <a:xfrm>
                      <a:off x="0" y="0"/>
                      <a:ext cx="6645910" cy="7626985"/>
                    </a:xfrm>
                    <a:prstGeom prst="rect">
                      <a:avLst/>
                    </a:prstGeom>
                  </pic:spPr>
                </pic:pic>
              </a:graphicData>
            </a:graphic>
          </wp:inline>
        </w:drawing>
      </w:r>
    </w:p>
    <w:p w14:paraId="7F90EFD7" w14:textId="49A9918B" w:rsidR="00290ACA" w:rsidRDefault="00290ACA" w:rsidP="00290ACA">
      <w:pPr>
        <w:pStyle w:val="FigureCaption"/>
      </w:pPr>
      <w:bookmarkStart w:id="390" w:name="_Toc223392415"/>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36</w:t>
      </w:r>
      <w:r>
        <w:rPr>
          <w:noProof/>
        </w:rPr>
        <w:fldChar w:fldCharType="end"/>
      </w:r>
      <w:r w:rsidRPr="00CA3534">
        <w:t xml:space="preserve"> </w:t>
      </w:r>
      <w:r>
        <w:t xml:space="preserve"> Structure and content of the streaming model</w:t>
      </w:r>
      <w:bookmarkEnd w:id="390"/>
    </w:p>
    <w:p w14:paraId="764E0F5A" w14:textId="77777777" w:rsidR="00290ACA" w:rsidRDefault="00290ACA" w:rsidP="00290ACA"/>
    <w:p w14:paraId="2BAFE077" w14:textId="77777777" w:rsidR="005C64CE" w:rsidRDefault="005C64CE" w:rsidP="00290ACA"/>
    <w:p w14:paraId="1542F6F2" w14:textId="77777777" w:rsidR="005C64CE" w:rsidRDefault="005C64CE" w:rsidP="00290ACA">
      <w:r w:rsidRPr="005C64CE">
        <w:rPr>
          <w:noProof/>
        </w:rPr>
        <w:lastRenderedPageBreak/>
        <w:drawing>
          <wp:inline distT="0" distB="0" distL="0" distR="0" wp14:anchorId="79D3C548" wp14:editId="4C4445B4">
            <wp:extent cx="6645910" cy="5106670"/>
            <wp:effectExtent l="0" t="0" r="2540" b="0"/>
            <wp:docPr id="48" name="Picture 48"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 timeline&#10;&#10;Description automatically generated"/>
                    <pic:cNvPicPr/>
                  </pic:nvPicPr>
                  <pic:blipFill>
                    <a:blip r:embed="rId41"/>
                    <a:stretch>
                      <a:fillRect/>
                    </a:stretch>
                  </pic:blipFill>
                  <pic:spPr>
                    <a:xfrm>
                      <a:off x="0" y="0"/>
                      <a:ext cx="6645910" cy="5106670"/>
                    </a:xfrm>
                    <a:prstGeom prst="rect">
                      <a:avLst/>
                    </a:prstGeom>
                  </pic:spPr>
                </pic:pic>
              </a:graphicData>
            </a:graphic>
          </wp:inline>
        </w:drawing>
      </w:r>
    </w:p>
    <w:p w14:paraId="450860DB" w14:textId="0EBC7F95" w:rsidR="005C64CE" w:rsidRDefault="005C64CE" w:rsidP="005C64CE">
      <w:pPr>
        <w:pStyle w:val="FigureCaption"/>
      </w:pPr>
      <w:bookmarkStart w:id="391" w:name="_Toc223392416"/>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37</w:t>
      </w:r>
      <w:r>
        <w:rPr>
          <w:noProof/>
        </w:rPr>
        <w:fldChar w:fldCharType="end"/>
      </w:r>
      <w:r w:rsidRPr="00CA3534">
        <w:t xml:space="preserve"> </w:t>
      </w:r>
      <w:r>
        <w:t xml:space="preserve"> Datatypes of the streaming model</w:t>
      </w:r>
      <w:bookmarkEnd w:id="391"/>
    </w:p>
    <w:p w14:paraId="6D787B36" w14:textId="77777777" w:rsidR="005C64CE" w:rsidRDefault="005C64CE" w:rsidP="00290ACA"/>
    <w:p w14:paraId="421BB5A9" w14:textId="77777777" w:rsidR="00D80AFE" w:rsidRDefault="00D80AFE">
      <w:pPr>
        <w:spacing w:after="0"/>
      </w:pPr>
      <w:r>
        <w:br w:type="page"/>
      </w:r>
    </w:p>
    <w:p w14:paraId="3C14F5BA" w14:textId="77777777" w:rsidR="00290ACA" w:rsidRDefault="00290ACA" w:rsidP="00290ACA">
      <w:r>
        <w:lastRenderedPageBreak/>
        <w:t>The figure below shows the UML form of augmentation (using the &lt;&lt;specify&gt;&gt; stereotype). All classes in the model can augment LogRecordBody.</w:t>
      </w:r>
    </w:p>
    <w:p w14:paraId="0B23B88A" w14:textId="77777777" w:rsidR="00290ACA" w:rsidRDefault="00352FFC" w:rsidP="00290ACA">
      <w:pPr>
        <w:spacing w:after="0"/>
        <w:jc w:val="center"/>
      </w:pPr>
      <w:r w:rsidRPr="00352FFC">
        <w:rPr>
          <w:noProof/>
        </w:rPr>
        <w:t xml:space="preserve"> </w:t>
      </w:r>
      <w:r w:rsidRPr="00352FFC">
        <w:rPr>
          <w:noProof/>
        </w:rPr>
        <w:drawing>
          <wp:inline distT="0" distB="0" distL="0" distR="0" wp14:anchorId="7232EF9E" wp14:editId="271F6973">
            <wp:extent cx="5381653" cy="3846242"/>
            <wp:effectExtent l="0" t="0" r="0" b="1905"/>
            <wp:docPr id="49" name="Picture 4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10;&#10;Description automatically generated"/>
                    <pic:cNvPicPr/>
                  </pic:nvPicPr>
                  <pic:blipFill>
                    <a:blip r:embed="rId42"/>
                    <a:stretch>
                      <a:fillRect/>
                    </a:stretch>
                  </pic:blipFill>
                  <pic:spPr>
                    <a:xfrm>
                      <a:off x="0" y="0"/>
                      <a:ext cx="5386575" cy="3849760"/>
                    </a:xfrm>
                    <a:prstGeom prst="rect">
                      <a:avLst/>
                    </a:prstGeom>
                  </pic:spPr>
                </pic:pic>
              </a:graphicData>
            </a:graphic>
          </wp:inline>
        </w:drawing>
      </w:r>
    </w:p>
    <w:p w14:paraId="746B430C" w14:textId="2669D240" w:rsidR="00290ACA" w:rsidRDefault="00290ACA" w:rsidP="00290ACA">
      <w:pPr>
        <w:pStyle w:val="FigureCaption"/>
      </w:pPr>
      <w:bookmarkStart w:id="392" w:name="_Toc223392417"/>
      <w:r w:rsidRPr="00CA3534">
        <w:t xml:space="preserve">Figure </w:t>
      </w:r>
      <w:r>
        <w:rPr>
          <w:noProof/>
        </w:rPr>
        <w:fldChar w:fldCharType="begin"/>
      </w:r>
      <w:r>
        <w:rPr>
          <w:noProof/>
        </w:rPr>
        <w:instrText xml:space="preserve"> SEQ Figure \* ARABIC </w:instrText>
      </w:r>
      <w:r>
        <w:rPr>
          <w:noProof/>
        </w:rPr>
        <w:fldChar w:fldCharType="separate"/>
      </w:r>
      <w:r w:rsidR="00916DFC">
        <w:rPr>
          <w:noProof/>
        </w:rPr>
        <w:t>38</w:t>
      </w:r>
      <w:r>
        <w:rPr>
          <w:noProof/>
        </w:rPr>
        <w:fldChar w:fldCharType="end"/>
      </w:r>
      <w:r w:rsidRPr="00CA3534">
        <w:t xml:space="preserve"> </w:t>
      </w:r>
      <w:r>
        <w:t xml:space="preserve"> Example of Augmentation of the LogRecordBody with some classes from the model</w:t>
      </w:r>
      <w:bookmarkEnd w:id="392"/>
    </w:p>
    <w:p w14:paraId="51F8170C" w14:textId="77777777" w:rsidR="007F67E6" w:rsidRDefault="007F67E6" w:rsidP="007F67E6"/>
    <w:p w14:paraId="35991295" w14:textId="507129EC" w:rsidR="007F67E6" w:rsidRDefault="007F67E6" w:rsidP="007F67E6">
      <w:pPr>
        <w:pStyle w:val="Heading3"/>
      </w:pPr>
      <w:bookmarkStart w:id="393" w:name="_Ref144311606"/>
      <w:bookmarkStart w:id="394" w:name="_Toc223392351"/>
      <w:r>
        <w:t xml:space="preserve">The model of </w:t>
      </w:r>
      <w:r w:rsidR="00097067">
        <w:t>g</w:t>
      </w:r>
      <w:r>
        <w:t>NMI protobuf</w:t>
      </w:r>
      <w:bookmarkEnd w:id="393"/>
      <w:bookmarkEnd w:id="394"/>
    </w:p>
    <w:p w14:paraId="4C6AB532" w14:textId="57EB596D" w:rsidR="007F67E6" w:rsidRDefault="007F67E6" w:rsidP="007F67E6">
      <w:r>
        <w:t xml:space="preserve">The TAPI </w:t>
      </w:r>
      <w:r w:rsidR="008024FA">
        <w:t>solution</w:t>
      </w:r>
      <w:r>
        <w:t xml:space="preserve"> includes a UML</w:t>
      </w:r>
      <w:r w:rsidR="008024FA">
        <w:t xml:space="preserve"> model fragment</w:t>
      </w:r>
      <w:r>
        <w:t xml:space="preserve"> that</w:t>
      </w:r>
      <w:r w:rsidR="008024FA">
        <w:t xml:space="preserve"> drives the YANG and</w:t>
      </w:r>
      <w:r>
        <w:t xml:space="preserve"> represents the protobuf structure defined in [GNMI-PROTO]</w:t>
      </w:r>
      <w:r w:rsidR="008024FA">
        <w:t xml:space="preserve"> use in the </w:t>
      </w:r>
      <w:r w:rsidR="003F1A9E">
        <w:t>g</w:t>
      </w:r>
      <w:r w:rsidR="008024FA">
        <w:t>NMI streaming capability for measurement reporting</w:t>
      </w:r>
      <w:r>
        <w:t xml:space="preserve">. The structure augments the stream record which is the container for all forms of TAPI streaming and which essentially has no content or structure for </w:t>
      </w:r>
      <w:r w:rsidR="003F1A9E">
        <w:t>g</w:t>
      </w:r>
      <w:r>
        <w:t>NMI streaming. This is shown in the UML fragment below.</w:t>
      </w:r>
    </w:p>
    <w:p w14:paraId="34B61B8D" w14:textId="4D2AB984" w:rsidR="007F67E6" w:rsidRDefault="007F67E6" w:rsidP="007F67E6">
      <w:r>
        <w:t xml:space="preserve">Whilst the </w:t>
      </w:r>
      <w:r w:rsidR="003F1A9E">
        <w:t>g</w:t>
      </w:r>
      <w:r>
        <w:t>NMI structure, starting from SubscribeResponse to TypedValue is not a TAPI model, it is necessary to drive the appropriate YANG to drive the construction/generation of the protobuf message structures</w:t>
      </w:r>
      <w:r>
        <w:rPr>
          <w:rStyle w:val="FootnoteReference"/>
        </w:rPr>
        <w:footnoteReference w:id="78"/>
      </w:r>
      <w:r>
        <w:t xml:space="preserve">. The </w:t>
      </w:r>
      <w:r w:rsidR="003F1A9E">
        <w:t>g</w:t>
      </w:r>
      <w:r>
        <w:t>NMI model allows various other data types in structures. Only those that are used are shown. TypedValue has various different definitions for the value in a “one of” structure. Only the proto_bytes value is used (this is enumeration 13 in the protobuf definition). This option enables any defined protobuf structure to be added (augmented) from this point. This is where the TAPI structure is added.</w:t>
      </w:r>
    </w:p>
    <w:p w14:paraId="494BC8A3" w14:textId="77777777" w:rsidR="007F67E6" w:rsidRPr="00454C94" w:rsidRDefault="00454C94" w:rsidP="00454C94">
      <w:r>
        <w:t xml:space="preserve">Each property shows the protobuf enumeration. </w:t>
      </w:r>
    </w:p>
    <w:p w14:paraId="7B5CFBF0" w14:textId="790815AD" w:rsidR="007F67E6" w:rsidRDefault="004D1EC6" w:rsidP="007F67E6">
      <w:pPr>
        <w:pStyle w:val="Default"/>
        <w:keepNext/>
        <w:rPr>
          <w:rFonts w:asciiTheme="minorHAnsi" w:hAnsiTheme="minorHAnsi"/>
          <w:color w:val="7030A0"/>
          <w:sz w:val="20"/>
          <w:szCs w:val="20"/>
          <w:lang w:val="en-GB"/>
        </w:rPr>
      </w:pPr>
      <w:r>
        <w:rPr>
          <w:noProof/>
        </w:rPr>
        <w:lastRenderedPageBreak/>
        <w:drawing>
          <wp:inline distT="0" distB="0" distL="0" distR="0" wp14:anchorId="463479BF" wp14:editId="31CD3CDA">
            <wp:extent cx="6645910" cy="5876925"/>
            <wp:effectExtent l="0" t="0" r="2540" b="9525"/>
            <wp:docPr id="521302625" name="Picture 1" descr="A diagram of a softwar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02625" name="Picture 1" descr="A diagram of a software application&#10;&#10;Description automatically generated with medium confidence"/>
                    <pic:cNvPicPr/>
                  </pic:nvPicPr>
                  <pic:blipFill>
                    <a:blip r:embed="rId43"/>
                    <a:stretch>
                      <a:fillRect/>
                    </a:stretch>
                  </pic:blipFill>
                  <pic:spPr>
                    <a:xfrm>
                      <a:off x="0" y="0"/>
                      <a:ext cx="6645910" cy="5876925"/>
                    </a:xfrm>
                    <a:prstGeom prst="rect">
                      <a:avLst/>
                    </a:prstGeom>
                  </pic:spPr>
                </pic:pic>
              </a:graphicData>
            </a:graphic>
          </wp:inline>
        </w:drawing>
      </w:r>
    </w:p>
    <w:p w14:paraId="393A2784" w14:textId="7F898D42" w:rsidR="007F67E6" w:rsidRDefault="007F67E6" w:rsidP="007F67E6">
      <w:pPr>
        <w:pStyle w:val="FigureCaption"/>
      </w:pPr>
      <w:bookmarkStart w:id="395" w:name="_Toc223392418"/>
      <w:r>
        <w:t xml:space="preserve">Figure </w:t>
      </w:r>
      <w:r>
        <w:rPr>
          <w:noProof/>
        </w:rPr>
        <w:fldChar w:fldCharType="begin"/>
      </w:r>
      <w:r>
        <w:rPr>
          <w:noProof/>
        </w:rPr>
        <w:instrText xml:space="preserve"> SEQ Figure \* ARABIC </w:instrText>
      </w:r>
      <w:r>
        <w:rPr>
          <w:noProof/>
        </w:rPr>
        <w:fldChar w:fldCharType="separate"/>
      </w:r>
      <w:r w:rsidR="00916DFC">
        <w:rPr>
          <w:noProof/>
        </w:rPr>
        <w:t>39</w:t>
      </w:r>
      <w:r>
        <w:rPr>
          <w:noProof/>
        </w:rPr>
        <w:fldChar w:fldCharType="end"/>
      </w:r>
      <w:r>
        <w:t xml:space="preserve">  Standard </w:t>
      </w:r>
      <w:r w:rsidR="002C3653">
        <w:t>g</w:t>
      </w:r>
      <w:r>
        <w:t>NMI stream structure</w:t>
      </w:r>
      <w:bookmarkEnd w:id="395"/>
    </w:p>
    <w:p w14:paraId="070ABA37" w14:textId="77777777" w:rsidR="000604A5" w:rsidRDefault="00561336" w:rsidP="00561336">
      <w:r>
        <w:t xml:space="preserve">The UML model below </w:t>
      </w:r>
      <w:r w:rsidR="00266552">
        <w:t>shows the definition of the structure of proto</w:t>
      </w:r>
      <w:r w:rsidR="00607996">
        <w:t>B</w:t>
      </w:r>
      <w:r w:rsidR="00266552">
        <w:t>ytes.</w:t>
      </w:r>
      <w:r w:rsidR="00530CE8">
        <w:t xml:space="preserve"> </w:t>
      </w:r>
      <w:r w:rsidR="00607996">
        <w:t>The proto_bytes property (</w:t>
      </w:r>
      <w:r w:rsidR="00607996">
        <w:rPr>
          <w:rStyle w:val="cf01"/>
        </w:rPr>
        <w:t>protobufEnumeration =13</w:t>
      </w:r>
      <w:r w:rsidR="00607996">
        <w:t xml:space="preserve">) of the TypedValue has the protobuf structure defined by the remainder of the model in the fragment starting from StreamDetails. This is inserted directly into the TypedValue via the </w:t>
      </w:r>
      <w:r w:rsidR="00607996" w:rsidRPr="008024FA">
        <w:t>«</w:t>
      </w:r>
      <w:r w:rsidR="00607996">
        <w:t>ExtendedComposite</w:t>
      </w:r>
      <w:r w:rsidR="00607996" w:rsidRPr="008024FA">
        <w:t>»</w:t>
      </w:r>
      <w:r w:rsidR="00607996">
        <w:t xml:space="preserve"> association.</w:t>
      </w:r>
      <w:r w:rsidR="008423AE">
        <w:t xml:space="preserve"> </w:t>
      </w:r>
      <w:r w:rsidR="00530CE8">
        <w:t xml:space="preserve">The structure allows for </w:t>
      </w:r>
      <w:r w:rsidR="005E79A3">
        <w:t>various StreamStructures</w:t>
      </w:r>
      <w:r w:rsidR="000604A5">
        <w:t xml:space="preserve">. Only one structure is defined for MeasurementDetails. </w:t>
      </w:r>
    </w:p>
    <w:p w14:paraId="4196797E" w14:textId="77777777" w:rsidR="007F67E6" w:rsidRPr="0013018B" w:rsidRDefault="000604A5" w:rsidP="00561336">
      <w:r>
        <w:t xml:space="preserve">The </w:t>
      </w:r>
      <w:r w:rsidR="00607996">
        <w:t>M</w:t>
      </w:r>
      <w:r>
        <w:t>easurement</w:t>
      </w:r>
      <w:r w:rsidR="00607996">
        <w:t>D</w:t>
      </w:r>
      <w:r>
        <w:t xml:space="preserve">etails is </w:t>
      </w:r>
      <w:r w:rsidR="00E14376">
        <w:t xml:space="preserve">constructed in two parts. This allows qualified measurements to be inserted at protobufEnumeration 11. This illustrates the approach to adding </w:t>
      </w:r>
      <w:r w:rsidR="00246FCF">
        <w:t xml:space="preserve">nested blocks of data in </w:t>
      </w:r>
      <w:r w:rsidR="003F6D2B">
        <w:t>general</w:t>
      </w:r>
      <w:r w:rsidR="00246FCF">
        <w:t>.</w:t>
      </w:r>
    </w:p>
    <w:p w14:paraId="44BFA260" w14:textId="30AF723B" w:rsidR="007F67E6" w:rsidRDefault="002A0C09" w:rsidP="0096454E">
      <w:pPr>
        <w:pStyle w:val="Default"/>
        <w:keepNext/>
        <w:jc w:val="center"/>
        <w:rPr>
          <w:rFonts w:asciiTheme="minorHAnsi" w:hAnsiTheme="minorHAnsi"/>
          <w:color w:val="7030A0"/>
          <w:sz w:val="20"/>
          <w:szCs w:val="20"/>
          <w:lang w:val="en-GB"/>
        </w:rPr>
      </w:pPr>
      <w:r>
        <w:rPr>
          <w:noProof/>
        </w:rPr>
        <w:lastRenderedPageBreak/>
        <w:drawing>
          <wp:inline distT="0" distB="0" distL="0" distR="0" wp14:anchorId="55BE0A7D" wp14:editId="33869C3E">
            <wp:extent cx="6645910" cy="6736080"/>
            <wp:effectExtent l="0" t="0" r="2540" b="7620"/>
            <wp:docPr id="486448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48517" name="Picture 1" descr="A screenshot of a computer&#10;&#10;Description automatically generated"/>
                    <pic:cNvPicPr/>
                  </pic:nvPicPr>
                  <pic:blipFill>
                    <a:blip r:embed="rId44"/>
                    <a:stretch>
                      <a:fillRect/>
                    </a:stretch>
                  </pic:blipFill>
                  <pic:spPr>
                    <a:xfrm>
                      <a:off x="0" y="0"/>
                      <a:ext cx="6645910" cy="6736080"/>
                    </a:xfrm>
                    <a:prstGeom prst="rect">
                      <a:avLst/>
                    </a:prstGeom>
                  </pic:spPr>
                </pic:pic>
              </a:graphicData>
            </a:graphic>
          </wp:inline>
        </w:drawing>
      </w:r>
    </w:p>
    <w:p w14:paraId="06C52148" w14:textId="2C071A6A" w:rsidR="007F67E6" w:rsidRDefault="007F67E6" w:rsidP="007F67E6">
      <w:pPr>
        <w:pStyle w:val="FigureCaption"/>
      </w:pPr>
      <w:bookmarkStart w:id="396" w:name="_Toc223392419"/>
      <w:r>
        <w:t xml:space="preserve">Figure </w:t>
      </w:r>
      <w:r>
        <w:rPr>
          <w:noProof/>
        </w:rPr>
        <w:fldChar w:fldCharType="begin"/>
      </w:r>
      <w:r>
        <w:rPr>
          <w:noProof/>
        </w:rPr>
        <w:instrText xml:space="preserve"> SEQ Figure \* ARABIC </w:instrText>
      </w:r>
      <w:r>
        <w:rPr>
          <w:noProof/>
        </w:rPr>
        <w:fldChar w:fldCharType="separate"/>
      </w:r>
      <w:r w:rsidR="00916DFC">
        <w:rPr>
          <w:noProof/>
        </w:rPr>
        <w:t>40</w:t>
      </w:r>
      <w:r>
        <w:rPr>
          <w:noProof/>
        </w:rPr>
        <w:fldChar w:fldCharType="end"/>
      </w:r>
      <w:r w:rsidRPr="00CA3534">
        <w:t xml:space="preserve"> </w:t>
      </w:r>
      <w:r>
        <w:t xml:space="preserve"> Basic measurement augment</w:t>
      </w:r>
      <w:bookmarkEnd w:id="396"/>
    </w:p>
    <w:p w14:paraId="539A89EB" w14:textId="77777777" w:rsidR="00BD2442" w:rsidRDefault="00BD2442" w:rsidP="00BD2442">
      <w:r>
        <w:t>The model fragment above shows the basic PM structure supporting a single measurement per record where a single valued measurement is conveyed via qualifiedMeasuredValue</w:t>
      </w:r>
      <w:r w:rsidR="00DB2CD2">
        <w:t xml:space="preserve"> chunks</w:t>
      </w:r>
      <w:r w:rsidR="008024FA">
        <w:t xml:space="preserve"> which </w:t>
      </w:r>
      <w:r w:rsidR="00DB2CD2">
        <w:t>are</w:t>
      </w:r>
      <w:r w:rsidR="008024FA">
        <w:t xml:space="preserve"> inserted directly into the MeasurementDetails structure via the </w:t>
      </w:r>
      <w:r w:rsidR="008024FA" w:rsidRPr="008024FA">
        <w:t>«</w:t>
      </w:r>
      <w:r w:rsidR="008024FA">
        <w:t>ExtendedComposite</w:t>
      </w:r>
      <w:r w:rsidR="008024FA" w:rsidRPr="008024FA">
        <w:t>»</w:t>
      </w:r>
      <w:r w:rsidR="008024FA">
        <w:t xml:space="preserve"> association</w:t>
      </w:r>
      <w:r>
        <w:t>. If a measurement is multi-valued, the multiple values may be conveyed via qualifiedMeasuredValueSet. Each member of the set may be distinguished in the details of QualifiedMeasuredValue.</w:t>
      </w:r>
    </w:p>
    <w:p w14:paraId="6AA9D023" w14:textId="77777777" w:rsidR="007F67E6" w:rsidRPr="0013018B" w:rsidRDefault="007F67E6" w:rsidP="007F67E6">
      <w:pPr>
        <w:pStyle w:val="Default"/>
        <w:rPr>
          <w:rFonts w:asciiTheme="minorHAnsi" w:hAnsiTheme="minorHAnsi"/>
          <w:sz w:val="20"/>
          <w:szCs w:val="20"/>
        </w:rPr>
      </w:pPr>
    </w:p>
    <w:p w14:paraId="0FA2D1C5" w14:textId="0349797B" w:rsidR="007F67E6" w:rsidRDefault="004E6DB7" w:rsidP="0096454E">
      <w:pPr>
        <w:pStyle w:val="Default"/>
        <w:keepNext/>
        <w:jc w:val="center"/>
        <w:rPr>
          <w:rFonts w:asciiTheme="minorHAnsi" w:hAnsiTheme="minorHAnsi"/>
          <w:color w:val="7030A0"/>
          <w:sz w:val="20"/>
          <w:szCs w:val="20"/>
          <w:lang w:val="en-GB"/>
        </w:rPr>
      </w:pPr>
      <w:r>
        <w:rPr>
          <w:noProof/>
        </w:rPr>
        <w:lastRenderedPageBreak/>
        <w:drawing>
          <wp:inline distT="0" distB="0" distL="0" distR="0" wp14:anchorId="34C602C8" wp14:editId="6DE3C1D1">
            <wp:extent cx="6645910" cy="2822575"/>
            <wp:effectExtent l="0" t="0" r="2540" b="0"/>
            <wp:docPr id="1992819245"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19245" name="Picture 1" descr="A diagram of a computer program&#10;&#10;Description automatically generated with medium confidence"/>
                    <pic:cNvPicPr/>
                  </pic:nvPicPr>
                  <pic:blipFill>
                    <a:blip r:embed="rId45"/>
                    <a:stretch>
                      <a:fillRect/>
                    </a:stretch>
                  </pic:blipFill>
                  <pic:spPr>
                    <a:xfrm>
                      <a:off x="0" y="0"/>
                      <a:ext cx="6645910" cy="2822575"/>
                    </a:xfrm>
                    <a:prstGeom prst="rect">
                      <a:avLst/>
                    </a:prstGeom>
                  </pic:spPr>
                </pic:pic>
              </a:graphicData>
            </a:graphic>
          </wp:inline>
        </w:drawing>
      </w:r>
    </w:p>
    <w:p w14:paraId="74561A20" w14:textId="18DE4968" w:rsidR="007F67E6" w:rsidRDefault="007F67E6" w:rsidP="007F67E6">
      <w:pPr>
        <w:pStyle w:val="FigureCaption"/>
      </w:pPr>
      <w:bookmarkStart w:id="397" w:name="_Toc223392420"/>
      <w:r>
        <w:t xml:space="preserve">Figure </w:t>
      </w:r>
      <w:r>
        <w:rPr>
          <w:noProof/>
        </w:rPr>
        <w:fldChar w:fldCharType="begin"/>
      </w:r>
      <w:r>
        <w:rPr>
          <w:noProof/>
        </w:rPr>
        <w:instrText xml:space="preserve"> SEQ Figure \* ARABIC </w:instrText>
      </w:r>
      <w:r>
        <w:rPr>
          <w:noProof/>
        </w:rPr>
        <w:fldChar w:fldCharType="separate"/>
      </w:r>
      <w:r w:rsidR="00916DFC">
        <w:rPr>
          <w:noProof/>
        </w:rPr>
        <w:t>41</w:t>
      </w:r>
      <w:r>
        <w:rPr>
          <w:noProof/>
        </w:rPr>
        <w:fldChar w:fldCharType="end"/>
      </w:r>
      <w:r w:rsidRPr="00CA3534">
        <w:t xml:space="preserve"> </w:t>
      </w:r>
      <w:r>
        <w:t xml:space="preserve"> Support for multiple measurements in one record</w:t>
      </w:r>
      <w:bookmarkEnd w:id="397"/>
    </w:p>
    <w:p w14:paraId="26353A3C" w14:textId="77777777" w:rsidR="007F67E6" w:rsidRDefault="007F67E6" w:rsidP="007F67E6">
      <w:r>
        <w:t>The model fragment above shows the full PM structure</w:t>
      </w:r>
      <w:r w:rsidR="00BD2442">
        <w:t xml:space="preserve"> supporting multiple measurements in one record where measurements have some property values in common. Common values are defined in MeasurementDetails directly. Values that differ across the measurements are defined via the list in QualifiedMeasurement.</w:t>
      </w:r>
    </w:p>
    <w:p w14:paraId="6307C5F8" w14:textId="77777777" w:rsidR="00AF26F9" w:rsidRDefault="00AF26F9" w:rsidP="007F67E6"/>
    <w:p w14:paraId="3C42A172" w14:textId="77777777" w:rsidR="00AF26F9" w:rsidRDefault="00AF26F9" w:rsidP="007F67E6">
      <w:r>
        <w:t xml:space="preserve">The </w:t>
      </w:r>
      <w:r w:rsidR="00F74433">
        <w:t>model fragment shown below sets out the data types in detail.</w:t>
      </w:r>
    </w:p>
    <w:p w14:paraId="633870E6" w14:textId="77777777" w:rsidR="007F67E6" w:rsidRPr="0013018B" w:rsidRDefault="007F67E6" w:rsidP="007F67E6">
      <w:pPr>
        <w:pStyle w:val="Default"/>
        <w:rPr>
          <w:rFonts w:asciiTheme="minorHAnsi" w:hAnsiTheme="minorHAnsi"/>
          <w:sz w:val="20"/>
          <w:szCs w:val="20"/>
        </w:rPr>
      </w:pPr>
    </w:p>
    <w:p w14:paraId="07500345" w14:textId="3A684ABE" w:rsidR="0096454E" w:rsidRDefault="00C91B4C" w:rsidP="0096454E">
      <w:pPr>
        <w:pStyle w:val="Default"/>
        <w:keepNext/>
        <w:jc w:val="center"/>
        <w:rPr>
          <w:rFonts w:asciiTheme="minorHAnsi" w:hAnsiTheme="minorHAnsi"/>
          <w:color w:val="7030A0"/>
          <w:sz w:val="20"/>
          <w:szCs w:val="20"/>
          <w:lang w:val="en-GB"/>
        </w:rPr>
      </w:pPr>
      <w:r>
        <w:rPr>
          <w:noProof/>
        </w:rPr>
        <w:drawing>
          <wp:inline distT="0" distB="0" distL="0" distR="0" wp14:anchorId="4E08262D" wp14:editId="1DC27A71">
            <wp:extent cx="6645910" cy="2270125"/>
            <wp:effectExtent l="0" t="0" r="2540" b="0"/>
            <wp:docPr id="14165437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3765" name="Picture 1" descr="A screenshot of a computer&#10;&#10;Description automatically generated"/>
                    <pic:cNvPicPr/>
                  </pic:nvPicPr>
                  <pic:blipFill>
                    <a:blip r:embed="rId46"/>
                    <a:stretch>
                      <a:fillRect/>
                    </a:stretch>
                  </pic:blipFill>
                  <pic:spPr>
                    <a:xfrm>
                      <a:off x="0" y="0"/>
                      <a:ext cx="6645910" cy="2270125"/>
                    </a:xfrm>
                    <a:prstGeom prst="rect">
                      <a:avLst/>
                    </a:prstGeom>
                  </pic:spPr>
                </pic:pic>
              </a:graphicData>
            </a:graphic>
          </wp:inline>
        </w:drawing>
      </w:r>
    </w:p>
    <w:p w14:paraId="239A2E22" w14:textId="38744870" w:rsidR="007F67E6" w:rsidRDefault="007F67E6" w:rsidP="007F67E6">
      <w:pPr>
        <w:pStyle w:val="FigureCaption"/>
      </w:pPr>
      <w:bookmarkStart w:id="398" w:name="_Toc128036729"/>
      <w:bookmarkStart w:id="399" w:name="_Toc223392421"/>
      <w:r>
        <w:t xml:space="preserve">Figure </w:t>
      </w:r>
      <w:r>
        <w:rPr>
          <w:noProof/>
        </w:rPr>
        <w:fldChar w:fldCharType="begin"/>
      </w:r>
      <w:r>
        <w:rPr>
          <w:noProof/>
        </w:rPr>
        <w:instrText xml:space="preserve"> SEQ Figure \* ARABIC </w:instrText>
      </w:r>
      <w:r>
        <w:rPr>
          <w:noProof/>
        </w:rPr>
        <w:fldChar w:fldCharType="separate"/>
      </w:r>
      <w:r w:rsidR="00916DFC">
        <w:rPr>
          <w:noProof/>
        </w:rPr>
        <w:t>42</w:t>
      </w:r>
      <w:r>
        <w:rPr>
          <w:noProof/>
        </w:rPr>
        <w:fldChar w:fldCharType="end"/>
      </w:r>
      <w:r w:rsidRPr="00CA3534">
        <w:t xml:space="preserve"> </w:t>
      </w:r>
      <w:r>
        <w:t xml:space="preserve"> Data types</w:t>
      </w:r>
      <w:bookmarkEnd w:id="398"/>
      <w:bookmarkEnd w:id="399"/>
    </w:p>
    <w:p w14:paraId="6CE88D70" w14:textId="77777777" w:rsidR="0096454E" w:rsidRDefault="0096454E" w:rsidP="0096454E">
      <w:r>
        <w:t xml:space="preserve">The figure below shows QualifiedMeasurementCommon, CurrentData and HistoryData for comparison. </w:t>
      </w:r>
    </w:p>
    <w:p w14:paraId="3086FFA5" w14:textId="04BA1451" w:rsidR="007F67E6" w:rsidRDefault="001629DA" w:rsidP="0096454E">
      <w:pPr>
        <w:spacing w:after="0"/>
        <w:jc w:val="center"/>
        <w:rPr>
          <w:color w:val="7030A0"/>
        </w:rPr>
      </w:pPr>
      <w:r>
        <w:rPr>
          <w:noProof/>
        </w:rPr>
        <w:lastRenderedPageBreak/>
        <w:drawing>
          <wp:inline distT="0" distB="0" distL="0" distR="0" wp14:anchorId="71AA180D" wp14:editId="1CAB79BE">
            <wp:extent cx="6645910" cy="2028825"/>
            <wp:effectExtent l="0" t="0" r="2540" b="9525"/>
            <wp:docPr id="324208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08434" name="Picture 1" descr="A screenshot of a computer&#10;&#10;Description automatically generated"/>
                    <pic:cNvPicPr/>
                  </pic:nvPicPr>
                  <pic:blipFill>
                    <a:blip r:embed="rId47"/>
                    <a:stretch>
                      <a:fillRect/>
                    </a:stretch>
                  </pic:blipFill>
                  <pic:spPr>
                    <a:xfrm>
                      <a:off x="0" y="0"/>
                      <a:ext cx="6645910" cy="2028825"/>
                    </a:xfrm>
                    <a:prstGeom prst="rect">
                      <a:avLst/>
                    </a:prstGeom>
                  </pic:spPr>
                </pic:pic>
              </a:graphicData>
            </a:graphic>
          </wp:inline>
        </w:drawing>
      </w:r>
    </w:p>
    <w:p w14:paraId="460A1D74" w14:textId="25422772" w:rsidR="0096454E" w:rsidRDefault="0096454E" w:rsidP="0096454E">
      <w:pPr>
        <w:pStyle w:val="FigureCaption"/>
      </w:pPr>
      <w:bookmarkStart w:id="400" w:name="_Toc223392422"/>
      <w:r>
        <w:t xml:space="preserve">Figure </w:t>
      </w:r>
      <w:r>
        <w:rPr>
          <w:noProof/>
        </w:rPr>
        <w:fldChar w:fldCharType="begin"/>
      </w:r>
      <w:r>
        <w:rPr>
          <w:noProof/>
        </w:rPr>
        <w:instrText xml:space="preserve"> SEQ Figure \* ARABIC </w:instrText>
      </w:r>
      <w:r>
        <w:rPr>
          <w:noProof/>
        </w:rPr>
        <w:fldChar w:fldCharType="separate"/>
      </w:r>
      <w:r w:rsidR="00916DFC">
        <w:rPr>
          <w:noProof/>
        </w:rPr>
        <w:t>43</w:t>
      </w:r>
      <w:r>
        <w:rPr>
          <w:noProof/>
        </w:rPr>
        <w:fldChar w:fldCharType="end"/>
      </w:r>
      <w:r w:rsidRPr="00CA3534">
        <w:t xml:space="preserve"> </w:t>
      </w:r>
      <w:r>
        <w:t xml:space="preserve"> Related Classes</w:t>
      </w:r>
      <w:bookmarkEnd w:id="400"/>
    </w:p>
    <w:p w14:paraId="0D18D40B" w14:textId="6004B561" w:rsidR="00E65928" w:rsidRPr="007F67E6" w:rsidRDefault="007F67E6" w:rsidP="00E65928">
      <w:r>
        <w:t>Where a solution supports streaming of performance data as described in this TR, support for retrieval, via GET, of CurrentData and HistoryData is not required, and the system may not provide support for CurrentData and HistoryData.</w:t>
      </w:r>
    </w:p>
    <w:p w14:paraId="5B42A8F8" w14:textId="76A8705B" w:rsidR="007F67E6" w:rsidRPr="007F67E6" w:rsidRDefault="007F67E6" w:rsidP="007F67E6"/>
    <w:p w14:paraId="27592543" w14:textId="77777777" w:rsidR="00290ACA" w:rsidRDefault="008A3E8A" w:rsidP="00EB62A7">
      <w:pPr>
        <w:pStyle w:val="Heading2"/>
      </w:pPr>
      <w:bookmarkStart w:id="401" w:name="_Toc223392352"/>
      <w:r>
        <w:t xml:space="preserve">Appendix – </w:t>
      </w:r>
      <w:r w:rsidR="00905A42">
        <w:t xml:space="preserve">Stream </w:t>
      </w:r>
      <w:r w:rsidR="00855B56">
        <w:t>record example</w:t>
      </w:r>
      <w:bookmarkEnd w:id="401"/>
    </w:p>
    <w:p w14:paraId="21F735C9" w14:textId="77777777" w:rsidR="00C109D3" w:rsidRDefault="00855B56" w:rsidP="00855B56">
      <w:pPr>
        <w:rPr>
          <w:rFonts w:ascii="Courier New" w:eastAsia="Times New Roman" w:hAnsi="Courier New" w:cs="Courier New"/>
          <w:color w:val="1D1C1D"/>
          <w:sz w:val="18"/>
        </w:rPr>
      </w:pPr>
      <w:r>
        <w:t>The following is an example of an alarm</w:t>
      </w:r>
      <w:r w:rsidR="00F74FEE">
        <w:t>:</w:t>
      </w:r>
    </w:p>
    <w:p w14:paraId="23D72D93"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w:t>
      </w:r>
    </w:p>
    <w:p w14:paraId="10FC13CE"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t>"log-record-header": {</w:t>
      </w:r>
    </w:p>
    <w:p w14:paraId="3190908A"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"token": "Rfm8:1666904039108_0:-1379579382:AAAAAQAAgnk=",</w:t>
      </w:r>
    </w:p>
    <w:p w14:paraId="1205DBA5"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"log-append-time-stamp": "2022-10-27T20:46:35.359Z",</w:t>
      </w:r>
    </w:p>
    <w:p w14:paraId="05C816CC"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"entity-key": "-1542773359860369954",</w:t>
      </w:r>
    </w:p>
    <w:p w14:paraId="681F3905"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"record-type": "RECORD_TYPE_CREATE_UPDATE",</w:t>
      </w:r>
    </w:p>
    <w:p w14:paraId="10DB5567"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"full-log-record-offset-id": [{</w:t>
      </w:r>
    </w:p>
    <w:p w14:paraId="49680910"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"value-name": "partition",</w:t>
      </w:r>
    </w:p>
    <w:p w14:paraId="373090F1"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"value": "0"</w:t>
      </w:r>
    </w:p>
    <w:p w14:paraId="5D353721"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5D90D510"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184AAC1E"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"value-name": "offset",</w:t>
      </w:r>
    </w:p>
    <w:p w14:paraId="03B9C48F"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"value": "377"</w:t>
      </w:r>
    </w:p>
    <w:p w14:paraId="08B64445"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5365C5E2"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02655F80"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t>},</w:t>
      </w:r>
    </w:p>
    <w:p w14:paraId="060D504D"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t>"log-record-body": {</w:t>
      </w:r>
    </w:p>
    <w:p w14:paraId="47CE4030"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"event-time-stamp": {</w:t>
      </w:r>
    </w:p>
    <w:p w14:paraId="4E815455"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"approx-date-and-time": {</w:t>
      </w:r>
    </w:p>
    <w:p w14:paraId="528D28CE"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"primary-time-stamp": "2022-04-01T07:04:36.101Z",</w:t>
      </w:r>
    </w:p>
    <w:p w14:paraId="0C633E35"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"spread": "SPREAD_AT",</w:t>
      </w:r>
    </w:p>
    <w:p w14:paraId="565622C9"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"source-precision": "SOURCE_PRECISION_SYNCHRONIZED"</w:t>
      </w:r>
    </w:p>
    <w:p w14:paraId="41816750"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1C65504A"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75C5F3C2"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"record-content": "CONDITION_DETECTOR",</w:t>
      </w:r>
    </w:p>
    <w:p w14:paraId="46254141"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"condition-detector": {</w:t>
      </w:r>
    </w:p>
    <w:p w14:paraId="1E45241F"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"condition-native-name": "</w:t>
      </w:r>
      <w:r w:rsidRPr="008D23DF">
        <w:rPr>
          <w:rFonts w:ascii="Consolas" w:eastAsia="Times New Roman" w:hAnsi="Consolas" w:cs="Courier New"/>
          <w:color w:val="1D1C1D"/>
          <w:sz w:val="14"/>
          <w:szCs w:val="14"/>
        </w:rPr>
        <w:t>Loss Of Signal</w:t>
      </w:r>
      <w:r w:rsidRPr="009479A2">
        <w:rPr>
          <w:rFonts w:ascii="Consolas" w:eastAsia="Times New Roman" w:hAnsi="Consolas" w:cs="Courier New"/>
          <w:color w:val="1D1C1D"/>
          <w:sz w:val="14"/>
          <w:szCs w:val="14"/>
        </w:rPr>
        <w:t>",</w:t>
      </w:r>
    </w:p>
    <w:p w14:paraId="5D877401"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sidRPr="008D23DF">
        <w:rPr>
          <w:rFonts w:ascii="Consolas" w:eastAsia="Times New Roman" w:hAnsi="Consolas" w:cs="Courier New"/>
          <w:color w:val="1D1C1D"/>
          <w:sz w:val="14"/>
          <w:szCs w:val="14"/>
        </w:rPr>
        <w:t>measured-entity-uuid</w:t>
      </w:r>
      <w:r w:rsidRPr="009479A2">
        <w:rPr>
          <w:rFonts w:ascii="Consolas" w:eastAsia="Times New Roman" w:hAnsi="Consolas" w:cs="Courier New"/>
          <w:color w:val="1D1C1D"/>
          <w:sz w:val="14"/>
          <w:szCs w:val="14"/>
        </w:rPr>
        <w:t>": "1</w:t>
      </w:r>
      <w:r w:rsidRPr="008D23DF">
        <w:rPr>
          <w:rFonts w:ascii="Consolas" w:eastAsia="Times New Roman" w:hAnsi="Consolas" w:cs="Courier New"/>
          <w:color w:val="1D1C1D"/>
          <w:sz w:val="14"/>
          <w:szCs w:val="14"/>
        </w:rPr>
        <w:t>13f57a4</w:t>
      </w:r>
      <w:r w:rsidRPr="009479A2">
        <w:rPr>
          <w:rFonts w:ascii="Consolas" w:eastAsia="Times New Roman" w:hAnsi="Consolas" w:cs="Courier New"/>
          <w:color w:val="1D1C1D"/>
          <w:sz w:val="14"/>
          <w:szCs w:val="14"/>
        </w:rPr>
        <w:t>-</w:t>
      </w:r>
      <w:r w:rsidRPr="008D23DF">
        <w:rPr>
          <w:rFonts w:ascii="Consolas" w:eastAsia="Times New Roman" w:hAnsi="Consolas" w:cs="Courier New"/>
          <w:color w:val="1D1C1D"/>
          <w:sz w:val="14"/>
          <w:szCs w:val="14"/>
        </w:rPr>
        <w:t>74a5</w:t>
      </w:r>
      <w:r w:rsidRPr="009479A2">
        <w:rPr>
          <w:rFonts w:ascii="Consolas" w:eastAsia="Times New Roman" w:hAnsi="Consolas" w:cs="Courier New"/>
          <w:color w:val="1D1C1D"/>
          <w:sz w:val="14"/>
          <w:szCs w:val="14"/>
        </w:rPr>
        <w:t>-</w:t>
      </w:r>
      <w:r w:rsidRPr="008D23DF">
        <w:rPr>
          <w:rFonts w:ascii="Consolas" w:eastAsia="Times New Roman" w:hAnsi="Consolas" w:cs="Courier New"/>
          <w:color w:val="1D1C1D"/>
          <w:sz w:val="14"/>
          <w:szCs w:val="14"/>
        </w:rPr>
        <w:t>36a4</w:t>
      </w:r>
      <w:r w:rsidRPr="009479A2">
        <w:rPr>
          <w:rFonts w:ascii="Consolas" w:eastAsia="Times New Roman" w:hAnsi="Consolas" w:cs="Courier New"/>
          <w:color w:val="1D1C1D"/>
          <w:sz w:val="14"/>
          <w:szCs w:val="14"/>
        </w:rPr>
        <w:t>-</w:t>
      </w:r>
      <w:r w:rsidRPr="008D23DF">
        <w:rPr>
          <w:rFonts w:ascii="Consolas" w:eastAsia="Times New Roman" w:hAnsi="Consolas" w:cs="Courier New"/>
          <w:color w:val="1D1C1D"/>
          <w:sz w:val="14"/>
          <w:szCs w:val="14"/>
        </w:rPr>
        <w:t>7a4b</w:t>
      </w:r>
      <w:r w:rsidRPr="009479A2">
        <w:rPr>
          <w:rFonts w:ascii="Consolas" w:eastAsia="Times New Roman" w:hAnsi="Consolas" w:cs="Courier New"/>
          <w:color w:val="1D1C1D"/>
          <w:sz w:val="14"/>
          <w:szCs w:val="14"/>
        </w:rPr>
        <w:t>-</w:t>
      </w:r>
      <w:r w:rsidRPr="008D23DF">
        <w:rPr>
          <w:rFonts w:ascii="Consolas" w:eastAsia="Times New Roman" w:hAnsi="Consolas" w:cs="Courier New"/>
          <w:color w:val="1D1C1D"/>
          <w:sz w:val="14"/>
          <w:szCs w:val="14"/>
        </w:rPr>
        <w:t>5f4ffa38159a</w:t>
      </w:r>
      <w:r w:rsidRPr="009479A2">
        <w:rPr>
          <w:rFonts w:ascii="Consolas" w:eastAsia="Times New Roman" w:hAnsi="Consolas" w:cs="Courier New"/>
          <w:color w:val="1D1C1D"/>
          <w:sz w:val="14"/>
          <w:szCs w:val="14"/>
        </w:rPr>
        <w:t>",</w:t>
      </w:r>
    </w:p>
    <w:p w14:paraId="307A33CA"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sidRPr="008D23DF">
        <w:rPr>
          <w:rFonts w:ascii="Consolas" w:eastAsia="Times New Roman" w:hAnsi="Consolas" w:cs="Courier New"/>
          <w:color w:val="1D1C1D"/>
          <w:sz w:val="14"/>
          <w:szCs w:val="14"/>
        </w:rPr>
        <w:t>measured-entity-native-id</w:t>
      </w:r>
      <w:r w:rsidRPr="009479A2">
        <w:rPr>
          <w:rFonts w:ascii="Consolas" w:eastAsia="Times New Roman" w:hAnsi="Consolas" w:cs="Courier New"/>
          <w:color w:val="1D1C1D"/>
          <w:sz w:val="14"/>
          <w:szCs w:val="14"/>
        </w:rPr>
        <w:t>": "</w:t>
      </w:r>
      <w:r w:rsidRPr="008D23DF">
        <w:rPr>
          <w:rFonts w:ascii="Consolas" w:eastAsia="Times New Roman" w:hAnsi="Consolas" w:cs="Courier New"/>
          <w:color w:val="1D1C1D"/>
          <w:sz w:val="14"/>
          <w:szCs w:val="14"/>
        </w:rPr>
        <w:t>fac-63782-1uag</w:t>
      </w:r>
      <w:r w:rsidRPr="009479A2">
        <w:rPr>
          <w:rFonts w:ascii="Consolas" w:eastAsia="Times New Roman" w:hAnsi="Consolas" w:cs="Courier New"/>
          <w:color w:val="1D1C1D"/>
          <w:sz w:val="14"/>
          <w:szCs w:val="14"/>
        </w:rPr>
        <w:t>",</w:t>
      </w:r>
    </w:p>
    <w:p w14:paraId="5B2195A9" w14:textId="77777777" w:rsidR="00C109D3" w:rsidRPr="008D23DF"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sidRPr="008D23DF">
        <w:rPr>
          <w:rFonts w:ascii="Consolas" w:eastAsia="Times New Roman" w:hAnsi="Consolas" w:cs="Courier New"/>
          <w:color w:val="1D1C1D"/>
          <w:sz w:val="14"/>
          <w:szCs w:val="14"/>
        </w:rPr>
        <w:t>measured-entity-device-native-name</w:t>
      </w:r>
      <w:r w:rsidRPr="009479A2">
        <w:rPr>
          <w:rFonts w:ascii="Consolas" w:eastAsia="Times New Roman" w:hAnsi="Consolas" w:cs="Courier New"/>
          <w:color w:val="1D1C1D"/>
          <w:sz w:val="14"/>
          <w:szCs w:val="14"/>
        </w:rPr>
        <w:t>": "</w:t>
      </w:r>
      <w:r w:rsidRPr="008D23DF">
        <w:rPr>
          <w:rFonts w:ascii="Consolas" w:eastAsia="Times New Roman" w:hAnsi="Consolas" w:cs="Courier New"/>
          <w:color w:val="1D1C1D"/>
          <w:sz w:val="14"/>
          <w:szCs w:val="14"/>
        </w:rPr>
        <w:t>LO</w:t>
      </w:r>
      <w:r w:rsidR="00D33DC0">
        <w:rPr>
          <w:rFonts w:ascii="Consolas" w:eastAsia="Times New Roman" w:hAnsi="Consolas" w:cs="Courier New"/>
          <w:color w:val="1D1C1D"/>
          <w:sz w:val="14"/>
          <w:szCs w:val="14"/>
        </w:rPr>
        <w:t>N</w:t>
      </w:r>
      <w:r w:rsidRPr="008D23DF">
        <w:rPr>
          <w:rFonts w:ascii="Consolas" w:eastAsia="Times New Roman" w:hAnsi="Consolas" w:cs="Courier New"/>
          <w:color w:val="1D1C1D"/>
          <w:sz w:val="14"/>
          <w:szCs w:val="14"/>
        </w:rPr>
        <w:t>_76728A</w:t>
      </w:r>
      <w:r w:rsidRPr="009479A2">
        <w:rPr>
          <w:rFonts w:ascii="Consolas" w:eastAsia="Times New Roman" w:hAnsi="Consolas" w:cs="Courier New"/>
          <w:color w:val="1D1C1D"/>
          <w:sz w:val="14"/>
          <w:szCs w:val="14"/>
        </w:rPr>
        <w:t>",</w:t>
      </w:r>
    </w:p>
    <w:p w14:paraId="327766F6"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sidRPr="008D23DF">
        <w:rPr>
          <w:rFonts w:ascii="Consolas" w:eastAsia="Times New Roman" w:hAnsi="Consolas" w:cs="Courier New"/>
          <w:color w:val="1D1C1D"/>
          <w:sz w:val="14"/>
          <w:szCs w:val="14"/>
        </w:rPr>
        <w:t>condition-normalized-name</w:t>
      </w:r>
      <w:r w:rsidRPr="009479A2">
        <w:rPr>
          <w:rFonts w:ascii="Consolas" w:eastAsia="Times New Roman" w:hAnsi="Consolas" w:cs="Courier New"/>
          <w:color w:val="1D1C1D"/>
          <w:sz w:val="14"/>
          <w:szCs w:val="14"/>
        </w:rPr>
        <w:t>": "</w:t>
      </w:r>
      <w:r w:rsidRPr="008D23DF">
        <w:rPr>
          <w:rFonts w:ascii="Consolas" w:eastAsia="Times New Roman" w:hAnsi="Consolas" w:cs="Courier New"/>
          <w:color w:val="1D1C1D"/>
          <w:sz w:val="14"/>
          <w:szCs w:val="14"/>
        </w:rPr>
        <w:t>LOS</w:t>
      </w:r>
      <w:r w:rsidRPr="009479A2">
        <w:rPr>
          <w:rFonts w:ascii="Consolas" w:eastAsia="Times New Roman" w:hAnsi="Consolas" w:cs="Courier New"/>
          <w:color w:val="1D1C1D"/>
          <w:sz w:val="14"/>
          <w:szCs w:val="14"/>
        </w:rPr>
        <w:t>",</w:t>
      </w:r>
    </w:p>
    <w:p w14:paraId="29B5BACB"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"measured-entity-class": "</w:t>
      </w:r>
      <w:r w:rsidRPr="008D23DF">
        <w:rPr>
          <w:rFonts w:ascii="Consolas" w:eastAsia="Times New Roman" w:hAnsi="Consolas" w:cs="Courier New"/>
          <w:color w:val="1D1C1D"/>
          <w:sz w:val="14"/>
          <w:szCs w:val="14"/>
        </w:rPr>
        <w:t>CONNECTIVITY_OBJECT_TYPE_CONNECTION_END_POINT</w:t>
      </w:r>
      <w:r w:rsidRPr="009479A2">
        <w:rPr>
          <w:rFonts w:ascii="Consolas" w:eastAsia="Times New Roman" w:hAnsi="Consolas" w:cs="Courier New"/>
          <w:color w:val="1D1C1D"/>
          <w:sz w:val="14"/>
          <w:szCs w:val="14"/>
        </w:rPr>
        <w:t>",</w:t>
      </w:r>
    </w:p>
    <w:p w14:paraId="3BCBC5E7" w14:textId="77777777" w:rsidR="00C109D3" w:rsidRPr="008D23DF"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"detector-uuid": "10d490f2-3e3d-38d9-9346-4c923fa38195",</w:t>
      </w:r>
    </w:p>
    <w:p w14:paraId="137405B0"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"detector-native-id": "-1542773359860369954",</w:t>
      </w:r>
    </w:p>
    <w:p w14:paraId="650AF173" w14:textId="77777777" w:rsidR="00C109D3"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"condition-detector-type": "</w:t>
      </w:r>
      <w:r w:rsidRPr="008D23DF">
        <w:rPr>
          <w:sz w:val="18"/>
        </w:rPr>
        <w:t xml:space="preserve"> </w:t>
      </w:r>
      <w:r w:rsidRPr="008D23DF">
        <w:rPr>
          <w:rFonts w:ascii="Consolas" w:eastAsia="Times New Roman" w:hAnsi="Consolas" w:cs="Courier New"/>
          <w:color w:val="1D1C1D"/>
          <w:sz w:val="14"/>
          <w:szCs w:val="14"/>
        </w:rPr>
        <w:t>CONDITION_DETECTOR_TYPE_ALARM_DETECTOR</w:t>
      </w:r>
      <w:r w:rsidRPr="009479A2">
        <w:rPr>
          <w:rFonts w:ascii="Consolas" w:eastAsia="Times New Roman" w:hAnsi="Consolas" w:cs="Courier New"/>
          <w:color w:val="1D1C1D"/>
          <w:sz w:val="14"/>
          <w:szCs w:val="14"/>
        </w:rPr>
        <w:t>",</w:t>
      </w:r>
    </w:p>
    <w:p w14:paraId="6FDDB1AD"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tapi-fm:detected-condition</w:t>
      </w:r>
      <w:r w:rsidRPr="009479A2">
        <w:rPr>
          <w:rFonts w:ascii="Consolas" w:eastAsia="Times New Roman" w:hAnsi="Consolas" w:cs="Courier New"/>
          <w:color w:val="1D1C1D"/>
          <w:sz w:val="14"/>
          <w:szCs w:val="14"/>
        </w:rPr>
        <w:t>": {</w:t>
      </w:r>
    </w:p>
    <w:p w14:paraId="26F61F14"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lastRenderedPageBreak/>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detected-condition-name</w:t>
      </w:r>
      <w:r w:rsidRPr="009479A2">
        <w:rPr>
          <w:rFonts w:ascii="Consolas" w:eastAsia="Times New Roman" w:hAnsi="Consolas" w:cs="Courier New"/>
          <w:color w:val="1D1C1D"/>
          <w:sz w:val="14"/>
          <w:szCs w:val="14"/>
        </w:rPr>
        <w:t>": "</w:t>
      </w:r>
      <w:r>
        <w:rPr>
          <w:rFonts w:ascii="Consolas" w:eastAsia="Times New Roman" w:hAnsi="Consolas" w:cs="Courier New"/>
          <w:color w:val="1D1C1D"/>
          <w:sz w:val="14"/>
          <w:szCs w:val="14"/>
        </w:rPr>
        <w:t>ALARM_NAME_LOS</w:t>
      </w:r>
      <w:r w:rsidRPr="009479A2">
        <w:rPr>
          <w:rFonts w:ascii="Consolas" w:eastAsia="Times New Roman" w:hAnsi="Consolas" w:cs="Courier New"/>
          <w:color w:val="1D1C1D"/>
          <w:sz w:val="14"/>
          <w:szCs w:val="14"/>
        </w:rPr>
        <w:t>",</w:t>
      </w:r>
    </w:p>
    <w:p w14:paraId="4B130507"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detected-</w:t>
      </w:r>
      <w:r w:rsidRPr="009479A2">
        <w:rPr>
          <w:rFonts w:ascii="Consolas" w:eastAsia="Times New Roman" w:hAnsi="Consolas" w:cs="Courier New"/>
          <w:color w:val="1D1C1D"/>
          <w:sz w:val="14"/>
          <w:szCs w:val="14"/>
        </w:rPr>
        <w:t>condition-native-name": "</w:t>
      </w:r>
      <w:r w:rsidRPr="008D23DF">
        <w:rPr>
          <w:rFonts w:ascii="Consolas" w:eastAsia="Times New Roman" w:hAnsi="Consolas" w:cs="Courier New"/>
          <w:color w:val="1D1C1D"/>
          <w:sz w:val="14"/>
          <w:szCs w:val="14"/>
        </w:rPr>
        <w:t>Loss Of Signal</w:t>
      </w:r>
      <w:r w:rsidRPr="009479A2">
        <w:rPr>
          <w:rFonts w:ascii="Consolas" w:eastAsia="Times New Roman" w:hAnsi="Consolas" w:cs="Courier New"/>
          <w:color w:val="1D1C1D"/>
          <w:sz w:val="14"/>
          <w:szCs w:val="14"/>
        </w:rPr>
        <w:t>",</w:t>
      </w:r>
    </w:p>
    <w:p w14:paraId="33B4B150"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detected-</w:t>
      </w:r>
      <w:r w:rsidRPr="009479A2">
        <w:rPr>
          <w:rFonts w:ascii="Consolas" w:eastAsia="Times New Roman" w:hAnsi="Consolas" w:cs="Courier New"/>
          <w:color w:val="1D1C1D"/>
          <w:sz w:val="14"/>
          <w:szCs w:val="14"/>
        </w:rPr>
        <w:t>condition-native-</w:t>
      </w:r>
      <w:r>
        <w:rPr>
          <w:rFonts w:ascii="Consolas" w:eastAsia="Times New Roman" w:hAnsi="Consolas" w:cs="Courier New"/>
          <w:color w:val="1D1C1D"/>
          <w:sz w:val="14"/>
          <w:szCs w:val="14"/>
        </w:rPr>
        <w:t>info</w:t>
      </w:r>
      <w:r w:rsidRPr="009479A2">
        <w:rPr>
          <w:rFonts w:ascii="Consolas" w:eastAsia="Times New Roman" w:hAnsi="Consolas" w:cs="Courier New"/>
          <w:color w:val="1D1C1D"/>
          <w:sz w:val="14"/>
          <w:szCs w:val="14"/>
        </w:rPr>
        <w:t>": "</w:t>
      </w:r>
      <w:r>
        <w:rPr>
          <w:rFonts w:ascii="Consolas" w:eastAsia="Times New Roman" w:hAnsi="Consolas" w:cs="Courier New"/>
          <w:color w:val="1D1C1D"/>
          <w:sz w:val="14"/>
          <w:szCs w:val="14"/>
        </w:rPr>
        <w:t>56</w:t>
      </w:r>
      <w:r w:rsidRPr="009479A2">
        <w:rPr>
          <w:rFonts w:ascii="Consolas" w:eastAsia="Times New Roman" w:hAnsi="Consolas" w:cs="Courier New"/>
          <w:color w:val="1D1C1D"/>
          <w:sz w:val="14"/>
          <w:szCs w:val="14"/>
        </w:rPr>
        <w:t>",</w:t>
      </w:r>
    </w:p>
    <w:p w14:paraId="360326C0"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detector-info</w:t>
      </w:r>
      <w:r w:rsidRPr="009479A2">
        <w:rPr>
          <w:rFonts w:ascii="Consolas" w:eastAsia="Times New Roman" w:hAnsi="Consolas" w:cs="Courier New"/>
          <w:color w:val="1D1C1D"/>
          <w:sz w:val="14"/>
          <w:szCs w:val="14"/>
        </w:rPr>
        <w:t>": {</w:t>
      </w:r>
    </w:p>
    <w:p w14:paraId="31F261AD" w14:textId="77777777" w:rsidR="00C109D3"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"perceived-severity": "CRITICAL",</w:t>
      </w:r>
    </w:p>
    <w:p w14:paraId="3A9A0017" w14:textId="77777777" w:rsidR="00C109D3"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service-affecting</w:t>
      </w:r>
      <w:r w:rsidRPr="009479A2">
        <w:rPr>
          <w:rFonts w:ascii="Consolas" w:eastAsia="Times New Roman" w:hAnsi="Consolas" w:cs="Courier New"/>
          <w:color w:val="1D1C1D"/>
          <w:sz w:val="14"/>
          <w:szCs w:val="14"/>
        </w:rPr>
        <w:t>": "</w:t>
      </w:r>
      <w:r w:rsidRPr="0054170E">
        <w:rPr>
          <w:rFonts w:ascii="Consolas" w:eastAsia="Times New Roman" w:hAnsi="Consolas" w:cs="Courier New"/>
          <w:color w:val="1D1C1D"/>
          <w:sz w:val="14"/>
          <w:szCs w:val="14"/>
        </w:rPr>
        <w:t>SERVICE_AFFECTING</w:t>
      </w:r>
      <w:r w:rsidRPr="009479A2">
        <w:rPr>
          <w:rFonts w:ascii="Consolas" w:eastAsia="Times New Roman" w:hAnsi="Consolas" w:cs="Courier New"/>
          <w:color w:val="1D1C1D"/>
          <w:sz w:val="14"/>
          <w:szCs w:val="14"/>
        </w:rPr>
        <w:t>",</w:t>
      </w:r>
    </w:p>
    <w:p w14:paraId="41024ED1" w14:textId="77777777" w:rsidR="00C109D3"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is-acknowledged</w:t>
      </w:r>
      <w:r w:rsidRPr="009479A2">
        <w:rPr>
          <w:rFonts w:ascii="Consolas" w:eastAsia="Times New Roman" w:hAnsi="Consolas" w:cs="Courier New"/>
          <w:color w:val="1D1C1D"/>
          <w:sz w:val="14"/>
          <w:szCs w:val="14"/>
        </w:rPr>
        <w:t xml:space="preserve">": </w:t>
      </w:r>
      <w:r>
        <w:rPr>
          <w:rFonts w:ascii="Consolas" w:eastAsia="Times New Roman" w:hAnsi="Consolas" w:cs="Courier New"/>
          <w:color w:val="1D1C1D"/>
          <w:sz w:val="14"/>
          <w:szCs w:val="14"/>
        </w:rPr>
        <w:t>false</w:t>
      </w:r>
      <w:r w:rsidRPr="009479A2">
        <w:rPr>
          <w:rFonts w:ascii="Consolas" w:eastAsia="Times New Roman" w:hAnsi="Consolas" w:cs="Courier New"/>
          <w:color w:val="1D1C1D"/>
          <w:sz w:val="14"/>
          <w:szCs w:val="14"/>
        </w:rPr>
        <w:t>,</w:t>
      </w:r>
    </w:p>
    <w:p w14:paraId="10968750" w14:textId="77777777" w:rsidR="00C109D3"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detector-category</w:t>
      </w:r>
      <w:r w:rsidRPr="009479A2">
        <w:rPr>
          <w:rFonts w:ascii="Consolas" w:eastAsia="Times New Roman" w:hAnsi="Consolas" w:cs="Courier New"/>
          <w:color w:val="1D1C1D"/>
          <w:sz w:val="14"/>
          <w:szCs w:val="14"/>
        </w:rPr>
        <w:t>": "</w:t>
      </w:r>
      <w:r w:rsidRPr="0054170E">
        <w:rPr>
          <w:rFonts w:ascii="Consolas" w:eastAsia="Times New Roman" w:hAnsi="Consolas" w:cs="Courier New"/>
          <w:color w:val="1D1C1D"/>
          <w:sz w:val="14"/>
          <w:szCs w:val="14"/>
        </w:rPr>
        <w:t>DETECTOR_CATEGORY_CONNECTIVITY</w:t>
      </w:r>
      <w:r w:rsidRPr="009479A2">
        <w:rPr>
          <w:rFonts w:ascii="Consolas" w:eastAsia="Times New Roman" w:hAnsi="Consolas" w:cs="Courier New"/>
          <w:color w:val="1D1C1D"/>
          <w:sz w:val="14"/>
          <w:szCs w:val="14"/>
        </w:rPr>
        <w:t>"</w:t>
      </w:r>
    </w:p>
    <w:p w14:paraId="79D1C44D" w14:textId="77777777" w:rsidR="00C109D3"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t>},</w:t>
      </w:r>
    </w:p>
    <w:p w14:paraId="7F64BFAC"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simple-detector</w:t>
      </w:r>
      <w:r w:rsidRPr="009479A2">
        <w:rPr>
          <w:rFonts w:ascii="Consolas" w:eastAsia="Times New Roman" w:hAnsi="Consolas" w:cs="Courier New"/>
          <w:color w:val="1D1C1D"/>
          <w:sz w:val="14"/>
          <w:szCs w:val="14"/>
        </w:rPr>
        <w:t>": {</w:t>
      </w:r>
    </w:p>
    <w:p w14:paraId="571A1382"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simple-detector-state</w:t>
      </w:r>
      <w:r w:rsidRPr="009479A2">
        <w:rPr>
          <w:rFonts w:ascii="Consolas" w:eastAsia="Times New Roman" w:hAnsi="Consolas" w:cs="Courier New"/>
          <w:color w:val="1D1C1D"/>
          <w:sz w:val="14"/>
          <w:szCs w:val="14"/>
        </w:rPr>
        <w:t>": "</w:t>
      </w:r>
      <w:r>
        <w:rPr>
          <w:rFonts w:ascii="Consolas" w:eastAsia="Times New Roman" w:hAnsi="Consolas" w:cs="Courier New"/>
          <w:color w:val="1D1C1D"/>
          <w:sz w:val="14"/>
          <w:szCs w:val="14"/>
        </w:rPr>
        <w:t>SIMPLE_DETECTOR_STATE_ACTIVE</w:t>
      </w:r>
      <w:r w:rsidRPr="009479A2">
        <w:rPr>
          <w:rFonts w:ascii="Consolas" w:eastAsia="Times New Roman" w:hAnsi="Consolas" w:cs="Courier New"/>
          <w:color w:val="1D1C1D"/>
          <w:sz w:val="14"/>
          <w:szCs w:val="14"/>
        </w:rPr>
        <w:t>"</w:t>
      </w:r>
    </w:p>
    <w:p w14:paraId="1E6B3CF8" w14:textId="77777777" w:rsidR="00C109D3"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t>}</w:t>
      </w:r>
    </w:p>
    <w:p w14:paraId="130EA84C" w14:textId="77777777" w:rsidR="00C109D3" w:rsidRPr="008D23DF"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t>},</w:t>
      </w:r>
    </w:p>
    <w:p w14:paraId="345B39E9" w14:textId="77777777" w:rsidR="00C109D3"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Pr>
          <w:rFonts w:ascii="Consolas" w:eastAsia="Times New Roman" w:hAnsi="Consolas" w:cs="Courier New"/>
          <w:color w:val="1D1C1D"/>
          <w:sz w:val="14"/>
          <w:szCs w:val="14"/>
        </w:rPr>
        <w:t>“tapi-vendor-detector-info:detector-info”: {</w:t>
      </w:r>
    </w:p>
    <w:p w14:paraId="2AC9725E" w14:textId="77777777" w:rsidR="00C109D3"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t>“</w:t>
      </w:r>
      <w:r w:rsidRPr="009479A2">
        <w:rPr>
          <w:rFonts w:ascii="Consolas" w:eastAsia="Times New Roman" w:hAnsi="Consolas" w:cs="Courier New"/>
          <w:color w:val="1D1C1D"/>
          <w:sz w:val="14"/>
          <w:szCs w:val="14"/>
        </w:rPr>
        <w:t>node-type</w:t>
      </w:r>
      <w:r>
        <w:rPr>
          <w:rFonts w:ascii="Consolas" w:eastAsia="Times New Roman" w:hAnsi="Consolas" w:cs="Courier New"/>
          <w:color w:val="1D1C1D"/>
          <w:sz w:val="14"/>
          <w:szCs w:val="14"/>
        </w:rPr>
        <w:t>”</w:t>
      </w:r>
      <w:r w:rsidRPr="009479A2">
        <w:rPr>
          <w:rFonts w:ascii="Consolas" w:eastAsia="Times New Roman" w:hAnsi="Consolas" w:cs="Courier New"/>
          <w:color w:val="1D1C1D"/>
          <w:sz w:val="14"/>
          <w:szCs w:val="14"/>
        </w:rPr>
        <w:t>:</w:t>
      </w:r>
      <w:r>
        <w:rPr>
          <w:rFonts w:ascii="Consolas" w:eastAsia="Times New Roman" w:hAnsi="Consolas" w:cs="Courier New"/>
          <w:color w:val="1D1C1D"/>
          <w:sz w:val="14"/>
          <w:szCs w:val="14"/>
        </w:rPr>
        <w:t xml:space="preserve"> “</w:t>
      </w:r>
      <w:r w:rsidR="00A60F40">
        <w:rPr>
          <w:rFonts w:ascii="Consolas" w:eastAsia="Times New Roman" w:hAnsi="Consolas" w:cs="Courier New"/>
          <w:color w:val="1D1C1D"/>
          <w:sz w:val="14"/>
          <w:szCs w:val="14"/>
        </w:rPr>
        <w:t>Plant</w:t>
      </w:r>
      <w:r w:rsidRPr="009479A2">
        <w:rPr>
          <w:rFonts w:ascii="Consolas" w:eastAsia="Times New Roman" w:hAnsi="Consolas" w:cs="Courier New"/>
          <w:color w:val="1D1C1D"/>
          <w:sz w:val="14"/>
          <w:szCs w:val="14"/>
        </w:rPr>
        <w:t>",</w:t>
      </w:r>
    </w:p>
    <w:p w14:paraId="0D354802" w14:textId="77777777" w:rsidR="00C109D3"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t>“</w:t>
      </w:r>
      <w:r w:rsidR="00A60F40">
        <w:rPr>
          <w:rFonts w:ascii="Consolas" w:eastAsia="Times New Roman" w:hAnsi="Consolas" w:cs="Courier New"/>
          <w:color w:val="1D1C1D"/>
          <w:sz w:val="14"/>
          <w:szCs w:val="14"/>
        </w:rPr>
        <w:t>self-clearing</w:t>
      </w:r>
      <w:r>
        <w:rPr>
          <w:rFonts w:ascii="Consolas" w:eastAsia="Times New Roman" w:hAnsi="Consolas" w:cs="Courier New"/>
          <w:color w:val="1D1C1D"/>
          <w:sz w:val="14"/>
          <w:szCs w:val="14"/>
        </w:rPr>
        <w:t>”</w:t>
      </w:r>
      <w:r w:rsidRPr="009479A2">
        <w:rPr>
          <w:rFonts w:ascii="Consolas" w:eastAsia="Times New Roman" w:hAnsi="Consolas" w:cs="Courier New"/>
          <w:color w:val="1D1C1D"/>
          <w:sz w:val="14"/>
          <w:szCs w:val="14"/>
        </w:rPr>
        <w:t>:</w:t>
      </w:r>
      <w:r>
        <w:rPr>
          <w:rFonts w:ascii="Consolas" w:eastAsia="Times New Roman" w:hAnsi="Consolas" w:cs="Courier New"/>
          <w:color w:val="1D1C1D"/>
          <w:sz w:val="14"/>
          <w:szCs w:val="14"/>
        </w:rPr>
        <w:t xml:space="preserve"> </w:t>
      </w:r>
      <w:r w:rsidR="00A60F40">
        <w:rPr>
          <w:rFonts w:ascii="Consolas" w:eastAsia="Times New Roman" w:hAnsi="Consolas" w:cs="Courier New"/>
          <w:color w:val="1D1C1D"/>
          <w:sz w:val="14"/>
          <w:szCs w:val="14"/>
        </w:rPr>
        <w:t>true</w:t>
      </w:r>
      <w:r w:rsidRPr="009479A2">
        <w:rPr>
          <w:rFonts w:ascii="Consolas" w:eastAsia="Times New Roman" w:hAnsi="Consolas" w:cs="Courier New"/>
          <w:color w:val="1D1C1D"/>
          <w:sz w:val="14"/>
          <w:szCs w:val="14"/>
        </w:rPr>
        <w:t xml:space="preserve">, </w:t>
      </w:r>
    </w:p>
    <w:p w14:paraId="50182F9F"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t>“</w:t>
      </w:r>
      <w:r w:rsidRPr="009479A2">
        <w:rPr>
          <w:rFonts w:ascii="Consolas" w:eastAsia="Times New Roman" w:hAnsi="Consolas" w:cs="Courier New"/>
          <w:color w:val="1D1C1D"/>
          <w:sz w:val="14"/>
          <w:szCs w:val="14"/>
        </w:rPr>
        <w:t>number-of-occurrences</w:t>
      </w:r>
      <w:r>
        <w:rPr>
          <w:rFonts w:ascii="Consolas" w:eastAsia="Times New Roman" w:hAnsi="Consolas" w:cs="Courier New"/>
          <w:color w:val="1D1C1D"/>
          <w:sz w:val="14"/>
          <w:szCs w:val="14"/>
        </w:rPr>
        <w:t>”</w:t>
      </w:r>
      <w:r w:rsidRPr="009479A2">
        <w:rPr>
          <w:rFonts w:ascii="Consolas" w:eastAsia="Times New Roman" w:hAnsi="Consolas" w:cs="Courier New"/>
          <w:color w:val="1D1C1D"/>
          <w:sz w:val="14"/>
          <w:szCs w:val="14"/>
        </w:rPr>
        <w:t>:</w:t>
      </w:r>
      <w:r>
        <w:rPr>
          <w:rFonts w:ascii="Consolas" w:eastAsia="Times New Roman" w:hAnsi="Consolas" w:cs="Courier New"/>
          <w:color w:val="1D1C1D"/>
          <w:sz w:val="14"/>
          <w:szCs w:val="14"/>
        </w:rPr>
        <w:t xml:space="preserve"> “</w:t>
      </w:r>
      <w:r w:rsidRPr="009479A2">
        <w:rPr>
          <w:rFonts w:ascii="Consolas" w:eastAsia="Times New Roman" w:hAnsi="Consolas" w:cs="Courier New"/>
          <w:color w:val="1D1C1D"/>
          <w:sz w:val="14"/>
          <w:szCs w:val="14"/>
        </w:rPr>
        <w:t>10"</w:t>
      </w:r>
    </w:p>
    <w:p w14:paraId="4AE7B7C2"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p>
    <w:p w14:paraId="368174E1"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1F6DA8B1"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4CED56AE"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t>}</w:t>
      </w:r>
    </w:p>
    <w:p w14:paraId="48233CE2" w14:textId="77777777" w:rsidR="00C109D3" w:rsidRPr="009479A2" w:rsidRDefault="00C109D3" w:rsidP="00C1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w:t>
      </w:r>
    </w:p>
    <w:p w14:paraId="0AE3849E" w14:textId="77777777" w:rsidR="00C109D3" w:rsidRDefault="00D272D9" w:rsidP="00855B56">
      <w:r>
        <w:t xml:space="preserve">A more compact </w:t>
      </w:r>
      <w:r w:rsidR="007B40C4">
        <w:t>conformant alarm record:</w:t>
      </w:r>
    </w:p>
    <w:p w14:paraId="5563650F"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w:t>
      </w:r>
    </w:p>
    <w:p w14:paraId="6128CB1C"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t>"log-record-header": {</w:t>
      </w:r>
    </w:p>
    <w:p w14:paraId="7504E921"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"token": "Rfm8:1666904039108_0:-1379579382:AAAAAQAAgnk=",</w:t>
      </w:r>
    </w:p>
    <w:p w14:paraId="58708FC6"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"log-append-time-stamp": "2022-10-27T20:46:35.359Z",</w:t>
      </w:r>
    </w:p>
    <w:p w14:paraId="71487146"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"entity-key": "-1542773359860369954",</w:t>
      </w:r>
    </w:p>
    <w:p w14:paraId="032E7C2D"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"record-type": "RECORD_TYPE_CREATE_UPDATE",</w:t>
      </w:r>
    </w:p>
    <w:p w14:paraId="295E73A3"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"full-log-record-offset-id": [{</w:t>
      </w:r>
    </w:p>
    <w:p w14:paraId="2786EAEB"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"value-name": "partition",</w:t>
      </w:r>
    </w:p>
    <w:p w14:paraId="7DEEF469"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"value": "0"</w:t>
      </w:r>
    </w:p>
    <w:p w14:paraId="53236571"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0FF77F4A"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24DAE831"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"value-name": "offset",</w:t>
      </w:r>
    </w:p>
    <w:p w14:paraId="7D0A5D04"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"value": "377"</w:t>
      </w:r>
    </w:p>
    <w:p w14:paraId="119F4BA8"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27262068"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7CB60E58"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t>},</w:t>
      </w:r>
    </w:p>
    <w:p w14:paraId="6F513AA1"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t>"log-record-body": {</w:t>
      </w:r>
    </w:p>
    <w:p w14:paraId="1A432BA6"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"event-time-stamp": {</w:t>
      </w:r>
    </w:p>
    <w:p w14:paraId="1DEE4E35"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"approx-date-and-time": {</w:t>
      </w:r>
    </w:p>
    <w:p w14:paraId="5A3B04FE"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"primary-time-stamp": "2022-04-01T07:04:36.101Z",</w:t>
      </w:r>
    </w:p>
    <w:p w14:paraId="253B77E4"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"source-precision": "SOURCE_PRECISION_SYNCHRONIZED"</w:t>
      </w:r>
    </w:p>
    <w:p w14:paraId="757323B7"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5D2E2508"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4E4F7FFE"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"record-content": "CONDITION_DETECTOR",</w:t>
      </w:r>
    </w:p>
    <w:p w14:paraId="5AEE162D"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"condition-detector": {</w:t>
      </w:r>
    </w:p>
    <w:p w14:paraId="7AD5B38E"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sidRPr="008D23DF">
        <w:rPr>
          <w:rFonts w:ascii="Consolas" w:eastAsia="Times New Roman" w:hAnsi="Consolas" w:cs="Courier New"/>
          <w:color w:val="1D1C1D"/>
          <w:sz w:val="14"/>
          <w:szCs w:val="14"/>
        </w:rPr>
        <w:t>measured-entity-native-id</w:t>
      </w:r>
      <w:r w:rsidRPr="009479A2">
        <w:rPr>
          <w:rFonts w:ascii="Consolas" w:eastAsia="Times New Roman" w:hAnsi="Consolas" w:cs="Courier New"/>
          <w:color w:val="1D1C1D"/>
          <w:sz w:val="14"/>
          <w:szCs w:val="14"/>
        </w:rPr>
        <w:t>": "</w:t>
      </w:r>
      <w:r w:rsidRPr="008D23DF">
        <w:rPr>
          <w:rFonts w:ascii="Consolas" w:eastAsia="Times New Roman" w:hAnsi="Consolas" w:cs="Courier New"/>
          <w:color w:val="1D1C1D"/>
          <w:sz w:val="14"/>
          <w:szCs w:val="14"/>
        </w:rPr>
        <w:t>fac-63782-1uag</w:t>
      </w:r>
      <w:r w:rsidRPr="009479A2">
        <w:rPr>
          <w:rFonts w:ascii="Consolas" w:eastAsia="Times New Roman" w:hAnsi="Consolas" w:cs="Courier New"/>
          <w:color w:val="1D1C1D"/>
          <w:sz w:val="14"/>
          <w:szCs w:val="14"/>
        </w:rPr>
        <w:t>",</w:t>
      </w:r>
    </w:p>
    <w:p w14:paraId="73564E69" w14:textId="77777777" w:rsidR="002433D7" w:rsidRPr="009479A2" w:rsidRDefault="002433D7" w:rsidP="00973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sidRPr="008D23DF">
        <w:rPr>
          <w:rFonts w:ascii="Consolas" w:eastAsia="Times New Roman" w:hAnsi="Consolas" w:cs="Courier New"/>
          <w:color w:val="1D1C1D"/>
          <w:sz w:val="14"/>
          <w:szCs w:val="14"/>
        </w:rPr>
        <w:t>measured-entity-device-native-name</w:t>
      </w:r>
      <w:r w:rsidRPr="009479A2">
        <w:rPr>
          <w:rFonts w:ascii="Consolas" w:eastAsia="Times New Roman" w:hAnsi="Consolas" w:cs="Courier New"/>
          <w:color w:val="1D1C1D"/>
          <w:sz w:val="14"/>
          <w:szCs w:val="14"/>
        </w:rPr>
        <w:t>": "</w:t>
      </w:r>
      <w:r w:rsidRPr="008D23DF">
        <w:rPr>
          <w:rFonts w:ascii="Consolas" w:eastAsia="Times New Roman" w:hAnsi="Consolas" w:cs="Courier New"/>
          <w:color w:val="1D1C1D"/>
          <w:sz w:val="14"/>
          <w:szCs w:val="14"/>
        </w:rPr>
        <w:t>LO</w:t>
      </w:r>
      <w:r w:rsidR="007D740C">
        <w:rPr>
          <w:rFonts w:ascii="Consolas" w:eastAsia="Times New Roman" w:hAnsi="Consolas" w:cs="Courier New"/>
          <w:color w:val="1D1C1D"/>
          <w:sz w:val="14"/>
          <w:szCs w:val="14"/>
        </w:rPr>
        <w:t>N</w:t>
      </w:r>
      <w:r w:rsidRPr="008D23DF">
        <w:rPr>
          <w:rFonts w:ascii="Consolas" w:eastAsia="Times New Roman" w:hAnsi="Consolas" w:cs="Courier New"/>
          <w:color w:val="1D1C1D"/>
          <w:sz w:val="14"/>
          <w:szCs w:val="14"/>
        </w:rPr>
        <w:t>_76728A</w:t>
      </w:r>
      <w:r w:rsidRPr="009479A2">
        <w:rPr>
          <w:rFonts w:ascii="Consolas" w:eastAsia="Times New Roman" w:hAnsi="Consolas" w:cs="Courier New"/>
          <w:color w:val="1D1C1D"/>
          <w:sz w:val="14"/>
          <w:szCs w:val="14"/>
        </w:rPr>
        <w:t>",</w:t>
      </w:r>
    </w:p>
    <w:p w14:paraId="510B0DDA"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"detector-native-id": "-1542773359860369954",</w:t>
      </w:r>
    </w:p>
    <w:p w14:paraId="301F39D7" w14:textId="77777777" w:rsidR="002433D7"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"condition-detector-type": "</w:t>
      </w:r>
      <w:r w:rsidRPr="008D23DF">
        <w:rPr>
          <w:sz w:val="18"/>
        </w:rPr>
        <w:t xml:space="preserve"> </w:t>
      </w:r>
      <w:r w:rsidRPr="008D23DF">
        <w:rPr>
          <w:rFonts w:ascii="Consolas" w:eastAsia="Times New Roman" w:hAnsi="Consolas" w:cs="Courier New"/>
          <w:color w:val="1D1C1D"/>
          <w:sz w:val="14"/>
          <w:szCs w:val="14"/>
        </w:rPr>
        <w:t>CONDITION_DETECTOR_TYPE_ALARM_DETECTOR</w:t>
      </w:r>
      <w:r w:rsidRPr="009479A2">
        <w:rPr>
          <w:rFonts w:ascii="Consolas" w:eastAsia="Times New Roman" w:hAnsi="Consolas" w:cs="Courier New"/>
          <w:color w:val="1D1C1D"/>
          <w:sz w:val="14"/>
          <w:szCs w:val="14"/>
        </w:rPr>
        <w:t>",</w:t>
      </w:r>
    </w:p>
    <w:p w14:paraId="38FAB82F"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tapi-fm:detected-condition</w:t>
      </w:r>
      <w:r w:rsidRPr="009479A2">
        <w:rPr>
          <w:rFonts w:ascii="Consolas" w:eastAsia="Times New Roman" w:hAnsi="Consolas" w:cs="Courier New"/>
          <w:color w:val="1D1C1D"/>
          <w:sz w:val="14"/>
          <w:szCs w:val="14"/>
        </w:rPr>
        <w:t>": {</w:t>
      </w:r>
    </w:p>
    <w:p w14:paraId="0578BD11"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detected-condition-name</w:t>
      </w:r>
      <w:r w:rsidRPr="009479A2">
        <w:rPr>
          <w:rFonts w:ascii="Consolas" w:eastAsia="Times New Roman" w:hAnsi="Consolas" w:cs="Courier New"/>
          <w:color w:val="1D1C1D"/>
          <w:sz w:val="14"/>
          <w:szCs w:val="14"/>
        </w:rPr>
        <w:t>": "</w:t>
      </w:r>
      <w:r>
        <w:rPr>
          <w:rFonts w:ascii="Consolas" w:eastAsia="Times New Roman" w:hAnsi="Consolas" w:cs="Courier New"/>
          <w:color w:val="1D1C1D"/>
          <w:sz w:val="14"/>
          <w:szCs w:val="14"/>
        </w:rPr>
        <w:t>ALARM_NAME_LOS</w:t>
      </w:r>
      <w:r w:rsidRPr="009479A2">
        <w:rPr>
          <w:rFonts w:ascii="Consolas" w:eastAsia="Times New Roman" w:hAnsi="Consolas" w:cs="Courier New"/>
          <w:color w:val="1D1C1D"/>
          <w:sz w:val="14"/>
          <w:szCs w:val="14"/>
        </w:rPr>
        <w:t>",</w:t>
      </w:r>
    </w:p>
    <w:p w14:paraId="03F9EE6D"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detected-</w:t>
      </w:r>
      <w:r w:rsidRPr="009479A2">
        <w:rPr>
          <w:rFonts w:ascii="Consolas" w:eastAsia="Times New Roman" w:hAnsi="Consolas" w:cs="Courier New"/>
          <w:color w:val="1D1C1D"/>
          <w:sz w:val="14"/>
          <w:szCs w:val="14"/>
        </w:rPr>
        <w:t>condition-native-name": "</w:t>
      </w:r>
      <w:r w:rsidRPr="008D23DF">
        <w:rPr>
          <w:rFonts w:ascii="Consolas" w:eastAsia="Times New Roman" w:hAnsi="Consolas" w:cs="Courier New"/>
          <w:color w:val="1D1C1D"/>
          <w:sz w:val="14"/>
          <w:szCs w:val="14"/>
        </w:rPr>
        <w:t>Loss Of Signal</w:t>
      </w:r>
      <w:r w:rsidRPr="009479A2">
        <w:rPr>
          <w:rFonts w:ascii="Consolas" w:eastAsia="Times New Roman" w:hAnsi="Consolas" w:cs="Courier New"/>
          <w:color w:val="1D1C1D"/>
          <w:sz w:val="14"/>
          <w:szCs w:val="14"/>
        </w:rPr>
        <w:t>",</w:t>
      </w:r>
    </w:p>
    <w:p w14:paraId="263C7662"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simple-detector</w:t>
      </w:r>
      <w:r w:rsidRPr="009479A2">
        <w:rPr>
          <w:rFonts w:ascii="Consolas" w:eastAsia="Times New Roman" w:hAnsi="Consolas" w:cs="Courier New"/>
          <w:color w:val="1D1C1D"/>
          <w:sz w:val="14"/>
          <w:szCs w:val="14"/>
        </w:rPr>
        <w:t>": {</w:t>
      </w:r>
    </w:p>
    <w:p w14:paraId="78965C93"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r>
        <w:rPr>
          <w:rFonts w:ascii="Consolas" w:eastAsia="Times New Roman" w:hAnsi="Consolas" w:cs="Courier New"/>
          <w:color w:val="1D1C1D"/>
          <w:sz w:val="14"/>
          <w:szCs w:val="14"/>
        </w:rPr>
        <w:t>simple-detector-state</w:t>
      </w:r>
      <w:r w:rsidRPr="009479A2">
        <w:rPr>
          <w:rFonts w:ascii="Consolas" w:eastAsia="Times New Roman" w:hAnsi="Consolas" w:cs="Courier New"/>
          <w:color w:val="1D1C1D"/>
          <w:sz w:val="14"/>
          <w:szCs w:val="14"/>
        </w:rPr>
        <w:t>": "</w:t>
      </w:r>
      <w:r>
        <w:rPr>
          <w:rFonts w:ascii="Consolas" w:eastAsia="Times New Roman" w:hAnsi="Consolas" w:cs="Courier New"/>
          <w:color w:val="1D1C1D"/>
          <w:sz w:val="14"/>
          <w:szCs w:val="14"/>
        </w:rPr>
        <w:t>SIMPLE_DETECTOR_STATE_ACTIVE</w:t>
      </w:r>
      <w:r w:rsidRPr="009479A2">
        <w:rPr>
          <w:rFonts w:ascii="Consolas" w:eastAsia="Times New Roman" w:hAnsi="Consolas" w:cs="Courier New"/>
          <w:color w:val="1D1C1D"/>
          <w:sz w:val="14"/>
          <w:szCs w:val="14"/>
        </w:rPr>
        <w:t>"</w:t>
      </w:r>
    </w:p>
    <w:p w14:paraId="3B6A5E7A" w14:textId="77777777" w:rsidR="002433D7"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r>
      <w:r>
        <w:rPr>
          <w:rFonts w:ascii="Consolas" w:eastAsia="Times New Roman" w:hAnsi="Consolas" w:cs="Courier New"/>
          <w:color w:val="1D1C1D"/>
          <w:sz w:val="14"/>
          <w:szCs w:val="14"/>
        </w:rPr>
        <w:tab/>
        <w:t>}</w:t>
      </w:r>
    </w:p>
    <w:p w14:paraId="7AB73786"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61D9FB46"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r>
      <w:r w:rsidRPr="009479A2">
        <w:rPr>
          <w:rFonts w:ascii="Consolas" w:eastAsia="Times New Roman" w:hAnsi="Consolas" w:cs="Courier New"/>
          <w:color w:val="1D1C1D"/>
          <w:sz w:val="14"/>
          <w:szCs w:val="14"/>
        </w:rPr>
        <w:tab/>
        <w:t>}</w:t>
      </w:r>
    </w:p>
    <w:p w14:paraId="0289A658"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ab/>
        <w:t>}</w:t>
      </w:r>
    </w:p>
    <w:p w14:paraId="75BF1F62" w14:textId="77777777" w:rsidR="002433D7" w:rsidRPr="009479A2" w:rsidRDefault="002433D7" w:rsidP="00243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1D1C1D"/>
          <w:sz w:val="14"/>
          <w:szCs w:val="14"/>
        </w:rPr>
      </w:pPr>
      <w:r w:rsidRPr="009479A2">
        <w:rPr>
          <w:rFonts w:ascii="Consolas" w:eastAsia="Times New Roman" w:hAnsi="Consolas" w:cs="Courier New"/>
          <w:color w:val="1D1C1D"/>
          <w:sz w:val="14"/>
          <w:szCs w:val="14"/>
        </w:rPr>
        <w:t>}</w:t>
      </w:r>
    </w:p>
    <w:p w14:paraId="4023F342" w14:textId="77777777" w:rsidR="002433D7" w:rsidRPr="00855B56" w:rsidRDefault="002433D7" w:rsidP="00855B56"/>
    <w:p w14:paraId="3E37F0BC" w14:textId="77777777" w:rsidR="008A3E8A" w:rsidRDefault="008A3E8A" w:rsidP="00EB62A7">
      <w:pPr>
        <w:pStyle w:val="Heading2"/>
      </w:pPr>
      <w:bookmarkStart w:id="402" w:name="_Ref86738301"/>
      <w:bookmarkStart w:id="403" w:name="_Toc223392353"/>
      <w:r>
        <w:lastRenderedPageBreak/>
        <w:t>Appendix – Detectors, detected conditions and alarms</w:t>
      </w:r>
      <w:bookmarkEnd w:id="402"/>
      <w:bookmarkEnd w:id="403"/>
    </w:p>
    <w:p w14:paraId="031B3A43" w14:textId="77777777" w:rsidR="008A3E8A" w:rsidRDefault="008A3E8A" w:rsidP="008A3E8A">
      <w:r>
        <w:t>This section deals with the conceptual model underlying alarm reporting.</w:t>
      </w:r>
    </w:p>
    <w:p w14:paraId="4696C746" w14:textId="77777777" w:rsidR="00EB62A7" w:rsidRDefault="00EB62A7" w:rsidP="008A3E8A">
      <w:pPr>
        <w:pStyle w:val="Heading3"/>
      </w:pPr>
      <w:bookmarkStart w:id="404" w:name="_Toc223392354"/>
      <w:r>
        <w:t>Detect</w:t>
      </w:r>
      <w:bookmarkEnd w:id="404"/>
    </w:p>
    <w:p w14:paraId="2167A558" w14:textId="77777777" w:rsidR="00EB62A7" w:rsidRPr="00EB62A7" w:rsidRDefault="00EB62A7" w:rsidP="00EB62A7">
      <w:r>
        <w:t xml:space="preserve">As a result of observation of some properties of a thing (entity, assembly, environment etc.) there is a recognition of some relevant states distinct from the previously recognized states. </w:t>
      </w:r>
    </w:p>
    <w:p w14:paraId="203EF471" w14:textId="77777777" w:rsidR="00EB62A7" w:rsidRDefault="00EB62A7" w:rsidP="008A3E8A">
      <w:pPr>
        <w:pStyle w:val="Heading3"/>
      </w:pPr>
      <w:bookmarkStart w:id="405" w:name="_Toc223392355"/>
      <w:r>
        <w:t>Detector</w:t>
      </w:r>
      <w:bookmarkEnd w:id="405"/>
    </w:p>
    <w:p w14:paraId="2A3453DE" w14:textId="77777777" w:rsidR="00EB62A7" w:rsidRDefault="00EB62A7" w:rsidP="00EB62A7">
      <w:r>
        <w:t>A device that both observes (monitors) a thing in a particular way and recognizes the state and change of state.</w:t>
      </w:r>
    </w:p>
    <w:p w14:paraId="348223B2" w14:textId="77777777" w:rsidR="00EB62A7" w:rsidRDefault="00EB62A7" w:rsidP="00EB62A7">
      <w:pPr>
        <w:pStyle w:val="Heading3"/>
      </w:pPr>
      <w:bookmarkStart w:id="406" w:name="_Toc223392356"/>
      <w:r>
        <w:t>Condition</w:t>
      </w:r>
      <w:bookmarkEnd w:id="406"/>
    </w:p>
    <w:p w14:paraId="7FA03868" w14:textId="77777777" w:rsidR="00EB62A7" w:rsidRPr="00EB62A7" w:rsidRDefault="00EB62A7" w:rsidP="00EB62A7">
      <w:r>
        <w:t>A specific combination of states that is defined and is of interest.</w:t>
      </w:r>
    </w:p>
    <w:p w14:paraId="40A0D854" w14:textId="77777777" w:rsidR="008A3E8A" w:rsidRDefault="00EB62A7" w:rsidP="008A3E8A">
      <w:pPr>
        <w:pStyle w:val="Heading3"/>
      </w:pPr>
      <w:bookmarkStart w:id="407" w:name="_Toc223392357"/>
      <w:r>
        <w:t>C</w:t>
      </w:r>
      <w:r w:rsidR="008A3E8A">
        <w:t>ondition detector</w:t>
      </w:r>
      <w:bookmarkEnd w:id="407"/>
    </w:p>
    <w:p w14:paraId="7597F3BE" w14:textId="77777777" w:rsidR="00EB62A7" w:rsidRDefault="00EB62A7" w:rsidP="008A3E8A">
      <w:pPr>
        <w:pStyle w:val="NormalWeb"/>
      </w:pPr>
      <w:r>
        <w:t>A device that detects a specific condition and reports the presence that condition (the detected condition). It also reports when that condition is no longer present.</w:t>
      </w:r>
    </w:p>
    <w:p w14:paraId="616EA912" w14:textId="77777777" w:rsidR="008A3E8A" w:rsidRDefault="008A3E8A" w:rsidP="008A3E8A">
      <w:pPr>
        <w:pStyle w:val="NormalWeb"/>
      </w:pPr>
      <w:r>
        <w:t>The condition detector represents any monitoring component that assesses properties of something and determines from those properties what conditions are associated with the thing.</w:t>
      </w:r>
    </w:p>
    <w:p w14:paraId="6D590ADA" w14:textId="77777777" w:rsidR="008A3E8A" w:rsidRDefault="008A3E8A" w:rsidP="008A3E8A">
      <w:pPr>
        <w:pStyle w:val="NormalWeb"/>
      </w:pPr>
      <w:r>
        <w:t>For example, a thing might be "too hot" or might be "unreliable".</w:t>
      </w:r>
    </w:p>
    <w:p w14:paraId="0C023BF1" w14:textId="77777777" w:rsidR="008A3E8A" w:rsidRDefault="008A3E8A" w:rsidP="008A3E8A">
      <w:pPr>
        <w:pStyle w:val="NormalWeb"/>
      </w:pPr>
      <w:r>
        <w:t xml:space="preserve">The monitor may a multi-state output. </w:t>
      </w:r>
    </w:p>
    <w:p w14:paraId="4CC25202" w14:textId="77777777" w:rsidR="008A3E8A" w:rsidRDefault="008A3E8A" w:rsidP="008A3E8A">
      <w:pPr>
        <w:pStyle w:val="NormalWeb"/>
      </w:pPr>
      <w:r>
        <w:t xml:space="preserve">The </w:t>
      </w:r>
      <w:r w:rsidR="00EB62A7">
        <w:t>condition detector</w:t>
      </w:r>
      <w:r>
        <w:t xml:space="preserve"> lifecycle depends upon the lifecycle of the thing it is monitoring</w:t>
      </w:r>
      <w:r w:rsidR="00EB62A7">
        <w:t>. For example, once the thing is removed/deleted, so is the condition detector.</w:t>
      </w:r>
    </w:p>
    <w:p w14:paraId="55D0FF2D" w14:textId="77777777" w:rsidR="008A3E8A" w:rsidRDefault="00EB62A7" w:rsidP="008A3E8A">
      <w:pPr>
        <w:pStyle w:val="Heading3"/>
      </w:pPr>
      <w:bookmarkStart w:id="408" w:name="_Toc223392358"/>
      <w:r>
        <w:t>D</w:t>
      </w:r>
      <w:r w:rsidR="008A3E8A">
        <w:t>etected condition</w:t>
      </w:r>
      <w:bookmarkEnd w:id="408"/>
    </w:p>
    <w:p w14:paraId="4DDA4321" w14:textId="77777777" w:rsidR="00EB62A7" w:rsidRPr="00EB62A7" w:rsidRDefault="00EB62A7" w:rsidP="00EB62A7">
      <w:r>
        <w:t>The detected condition may be a state with associated values and with importance/priority etc.</w:t>
      </w:r>
    </w:p>
    <w:p w14:paraId="494E2467" w14:textId="77777777" w:rsidR="008A3E8A" w:rsidRDefault="00EB62A7" w:rsidP="008A3E8A">
      <w:pPr>
        <w:pStyle w:val="Heading3"/>
      </w:pPr>
      <w:bookmarkStart w:id="409" w:name="_Toc223392359"/>
      <w:r>
        <w:t>A</w:t>
      </w:r>
      <w:r w:rsidR="008A3E8A">
        <w:t>larm</w:t>
      </w:r>
      <w:bookmarkEnd w:id="409"/>
    </w:p>
    <w:p w14:paraId="55D74DF8" w14:textId="77777777" w:rsidR="00EB62A7" w:rsidRDefault="00EB62A7" w:rsidP="00EB62A7">
      <w:r>
        <w:t>An alarm is an alert that relates to a specific detected condition that is considered problematic, where it is likely that some action will need to be taken to adjust system state such that the condition is cleared. Whilst the condition (alarm condition) is present, the alarm is ACTIVE and when not present the alarm is CLEAR.</w:t>
      </w:r>
    </w:p>
    <w:p w14:paraId="3FD71908" w14:textId="77777777" w:rsidR="00EB62A7" w:rsidRDefault="00EB62A7" w:rsidP="00EB62A7">
      <w:pPr>
        <w:pStyle w:val="Heading3"/>
      </w:pPr>
      <w:bookmarkStart w:id="410" w:name="_Toc223392360"/>
      <w:r>
        <w:t>Alarm detector</w:t>
      </w:r>
      <w:bookmarkEnd w:id="410"/>
    </w:p>
    <w:p w14:paraId="39E81E00" w14:textId="77777777" w:rsidR="00EB62A7" w:rsidRDefault="00EB62A7" w:rsidP="00EB62A7">
      <w:r>
        <w:t>A detector that detects and highlights a specific alarm condition by reporting that the alarm condition is ACTIVE and the absence of that condition by reporting that the alarm is CLEAR.</w:t>
      </w:r>
    </w:p>
    <w:p w14:paraId="18D3B487" w14:textId="77777777" w:rsidR="00EB62A7" w:rsidRDefault="00EB62A7" w:rsidP="00EB62A7">
      <w:pPr>
        <w:pStyle w:val="Heading3"/>
      </w:pPr>
      <w:bookmarkStart w:id="411" w:name="_Ref86739734"/>
      <w:bookmarkStart w:id="412" w:name="_Toc223392361"/>
      <w:r>
        <w:t>Traditional alarm reporting and legacy-properties</w:t>
      </w:r>
      <w:bookmarkEnd w:id="411"/>
      <w:bookmarkEnd w:id="412"/>
    </w:p>
    <w:p w14:paraId="0CC1604F" w14:textId="77777777" w:rsidR="00EB62A7" w:rsidRDefault="00EB62A7" w:rsidP="00EB62A7">
      <w:pPr>
        <w:rPr>
          <w:lang w:val="en-GB"/>
        </w:rPr>
      </w:pPr>
      <w:r>
        <w:t xml:space="preserve">The </w:t>
      </w:r>
      <w:r w:rsidRPr="00715B4C">
        <w:rPr>
          <w:lang w:val="en-GB"/>
        </w:rPr>
        <w:t>legacy-properties</w:t>
      </w:r>
      <w:r>
        <w:rPr>
          <w:lang w:val="en-GB"/>
        </w:rPr>
        <w:t xml:space="preserve"> are provided to deal with the traditional alarm reporting properties. </w:t>
      </w:r>
      <w:r w:rsidRPr="008C0A57">
        <w:rPr>
          <w:lang w:val="en-GB"/>
        </w:rPr>
        <w:t>Alarm systems of the 20th century were based primarily on local lamps (initially filament bulbs) and bells.</w:t>
      </w:r>
      <w:r>
        <w:rPr>
          <w:lang w:val="en-GB"/>
        </w:rPr>
        <w:t xml:space="preserve"> </w:t>
      </w:r>
      <w:r w:rsidRPr="008C0A57">
        <w:rPr>
          <w:lang w:val="en-GB"/>
        </w:rPr>
        <w:t xml:space="preserve">Lamps can only be on or off, and bells sounding or not sounding, so alarms were </w:t>
      </w:r>
      <w:r>
        <w:rPr>
          <w:lang w:val="en-GB"/>
        </w:rPr>
        <w:t>B</w:t>
      </w:r>
      <w:r w:rsidRPr="008C0A57">
        <w:rPr>
          <w:lang w:val="en-GB"/>
        </w:rPr>
        <w:t>oolean in nature.</w:t>
      </w:r>
      <w:r>
        <w:rPr>
          <w:lang w:val="en-GB"/>
        </w:rPr>
        <w:t xml:space="preserve"> </w:t>
      </w:r>
      <w:r w:rsidRPr="008C0A57">
        <w:rPr>
          <w:lang w:val="en-GB"/>
        </w:rPr>
        <w:t>Where a det</w:t>
      </w:r>
      <w:r>
        <w:rPr>
          <w:lang w:val="en-GB"/>
        </w:rPr>
        <w:t>e</w:t>
      </w:r>
      <w:r w:rsidRPr="008C0A57">
        <w:rPr>
          <w:lang w:val="en-GB"/>
        </w:rPr>
        <w:t xml:space="preserve">ctor was essentially multi-state it was converted into multiple </w:t>
      </w:r>
      <w:r>
        <w:rPr>
          <w:lang w:val="en-GB"/>
        </w:rPr>
        <w:t>B</w:t>
      </w:r>
      <w:r w:rsidRPr="008C0A57">
        <w:rPr>
          <w:lang w:val="en-GB"/>
        </w:rPr>
        <w:t>oolean statements.</w:t>
      </w:r>
      <w:r>
        <w:rPr>
          <w:lang w:val="en-GB"/>
        </w:rPr>
        <w:t xml:space="preserve"> </w:t>
      </w:r>
    </w:p>
    <w:p w14:paraId="71987231" w14:textId="77777777" w:rsidR="00EB62A7" w:rsidRPr="008C0A57" w:rsidRDefault="00EB62A7" w:rsidP="00EB62A7">
      <w:pPr>
        <w:rPr>
          <w:lang w:val="en-GB"/>
        </w:rPr>
      </w:pPr>
      <w:r>
        <w:rPr>
          <w:lang w:val="en-GB"/>
        </w:rPr>
        <w:t>T</w:t>
      </w:r>
      <w:r w:rsidRPr="008C0A57">
        <w:rPr>
          <w:lang w:val="en-GB"/>
        </w:rPr>
        <w:t>he management of the</w:t>
      </w:r>
      <w:r>
        <w:rPr>
          <w:lang w:val="en-GB"/>
        </w:rPr>
        <w:t xml:space="preserve"> network devices (</w:t>
      </w:r>
      <w:r w:rsidRPr="008C0A57">
        <w:rPr>
          <w:lang w:val="en-GB"/>
        </w:rPr>
        <w:t>equipments</w:t>
      </w:r>
      <w:r>
        <w:rPr>
          <w:lang w:val="en-GB"/>
        </w:rPr>
        <w:t>)</w:t>
      </w:r>
      <w:r w:rsidRPr="008C0A57">
        <w:rPr>
          <w:lang w:val="en-GB"/>
        </w:rPr>
        <w:t xml:space="preserve"> was essentially human only and local only (there were rarely remote systems).</w:t>
      </w:r>
      <w:r>
        <w:rPr>
          <w:lang w:val="en-GB"/>
        </w:rPr>
        <w:t xml:space="preserve"> </w:t>
      </w:r>
      <w:r w:rsidRPr="008C0A57">
        <w:rPr>
          <w:lang w:val="en-GB"/>
        </w:rPr>
        <w:t xml:space="preserve">  The </w:t>
      </w:r>
      <w:r>
        <w:rPr>
          <w:lang w:val="en-GB"/>
        </w:rPr>
        <w:t xml:space="preserve">network </w:t>
      </w:r>
      <w:r w:rsidRPr="008C0A57">
        <w:rPr>
          <w:lang w:val="en-GB"/>
        </w:rPr>
        <w:t xml:space="preserve">device with the problem was the only possible indicator of </w:t>
      </w:r>
      <w:r w:rsidRPr="008C0A57">
        <w:rPr>
          <w:lang w:val="en-GB"/>
        </w:rPr>
        <w:lastRenderedPageBreak/>
        <w:t>importance and it had only three distinct bulbs to illuminate (filament bulbs tend to fail requiring costly replacement).</w:t>
      </w:r>
    </w:p>
    <w:p w14:paraId="0061A430" w14:textId="77777777" w:rsidR="00EB62A7" w:rsidRPr="008C0A57" w:rsidRDefault="00EB62A7" w:rsidP="00EB62A7">
      <w:pPr>
        <w:rPr>
          <w:lang w:val="en-GB"/>
        </w:rPr>
      </w:pPr>
      <w:r w:rsidRPr="008C0A57">
        <w:rPr>
          <w:lang w:val="en-GB"/>
        </w:rPr>
        <w:t xml:space="preserve">The </w:t>
      </w:r>
      <w:r>
        <w:rPr>
          <w:lang w:val="en-GB"/>
        </w:rPr>
        <w:t>network devices</w:t>
      </w:r>
      <w:r w:rsidRPr="008C0A57">
        <w:rPr>
          <w:lang w:val="en-GB"/>
        </w:rPr>
        <w:t xml:space="preserve"> were relatively simple in function and analysis of the detectors was crude.</w:t>
      </w:r>
      <w:r>
        <w:rPr>
          <w:lang w:val="en-GB"/>
        </w:rPr>
        <w:t xml:space="preserve"> </w:t>
      </w:r>
      <w:r w:rsidRPr="008C0A57">
        <w:rPr>
          <w:lang w:val="en-GB"/>
        </w:rPr>
        <w:t>There was only the</w:t>
      </w:r>
      <w:r>
        <w:rPr>
          <w:lang w:val="en-GB"/>
        </w:rPr>
        <w:t xml:space="preserve"> network</w:t>
      </w:r>
      <w:r w:rsidRPr="008C0A57">
        <w:rPr>
          <w:lang w:val="en-GB"/>
        </w:rPr>
        <w:t xml:space="preserve"> device to indicate severity</w:t>
      </w:r>
      <w:r>
        <w:rPr>
          <w:lang w:val="en-GB"/>
        </w:rPr>
        <w:t xml:space="preserve">. </w:t>
      </w:r>
      <w:r w:rsidRPr="008C0A57">
        <w:rPr>
          <w:lang w:val="en-GB"/>
        </w:rPr>
        <w:t>The</w:t>
      </w:r>
      <w:r>
        <w:rPr>
          <w:lang w:val="en-GB"/>
        </w:rPr>
        <w:t xml:space="preserve"> network</w:t>
      </w:r>
      <w:r w:rsidRPr="008C0A57">
        <w:rPr>
          <w:lang w:val="en-GB"/>
        </w:rPr>
        <w:t xml:space="preserve"> device also could provide the best view as to whether a service was impacted, although clearly it had almost no knowledge.</w:t>
      </w:r>
    </w:p>
    <w:p w14:paraId="3CE46595" w14:textId="77777777" w:rsidR="00EB62A7" w:rsidRPr="008C0A57" w:rsidRDefault="00EB62A7" w:rsidP="00EB62A7">
      <w:pPr>
        <w:rPr>
          <w:lang w:val="en-GB"/>
        </w:rPr>
      </w:pPr>
      <w:r w:rsidRPr="008C0A57">
        <w:rPr>
          <w:lang w:val="en-GB"/>
        </w:rPr>
        <w:t xml:space="preserve">In a modern solution with well-connected remote systems that increasingly analyse problems and where there is increasingly 'lights out' building operation, the </w:t>
      </w:r>
      <w:r>
        <w:rPr>
          <w:lang w:val="en-GB"/>
        </w:rPr>
        <w:t xml:space="preserve">network </w:t>
      </w:r>
      <w:r w:rsidRPr="008C0A57">
        <w:rPr>
          <w:lang w:val="en-GB"/>
        </w:rPr>
        <w:t>device's guess at severity etc. is irrelevant.</w:t>
      </w:r>
      <w:r>
        <w:rPr>
          <w:lang w:val="en-GB"/>
        </w:rPr>
        <w:t xml:space="preserve"> </w:t>
      </w:r>
      <w:r w:rsidRPr="008C0A57">
        <w:rPr>
          <w:lang w:val="en-GB"/>
        </w:rPr>
        <w:t>In addition</w:t>
      </w:r>
      <w:r>
        <w:rPr>
          <w:lang w:val="en-GB"/>
        </w:rPr>
        <w:t>,</w:t>
      </w:r>
      <w:r w:rsidRPr="008C0A57">
        <w:rPr>
          <w:lang w:val="en-GB"/>
        </w:rPr>
        <w:t xml:space="preserve"> with sophisticated resilience mechanisms, the </w:t>
      </w:r>
      <w:r>
        <w:rPr>
          <w:lang w:val="en-GB"/>
        </w:rPr>
        <w:t xml:space="preserve">network </w:t>
      </w:r>
      <w:r w:rsidRPr="008C0A57">
        <w:rPr>
          <w:lang w:val="en-GB"/>
        </w:rPr>
        <w:t>device cannot make any relevant statement on whether the customer service has been impacted.</w:t>
      </w:r>
    </w:p>
    <w:p w14:paraId="2119DC0D" w14:textId="77777777" w:rsidR="00EB62A7" w:rsidRDefault="00EB62A7" w:rsidP="00EB62A7">
      <w:pPr>
        <w:rPr>
          <w:lang w:val="en-GB"/>
        </w:rPr>
      </w:pPr>
      <w:r w:rsidRPr="008C0A57">
        <w:rPr>
          <w:lang w:val="en-GB"/>
        </w:rPr>
        <w:t>Likewise, in a world where there were no remote systems and local management was the only practice, alarms had to be locally 'acknowledged'.</w:t>
      </w:r>
      <w:r>
        <w:rPr>
          <w:lang w:val="en-GB"/>
        </w:rPr>
        <w:t xml:space="preserve"> </w:t>
      </w:r>
      <w:r w:rsidRPr="008C0A57">
        <w:rPr>
          <w:lang w:val="en-GB"/>
        </w:rPr>
        <w:t>Where there are remote systems, per alarm acknowledge is burdensome.</w:t>
      </w:r>
    </w:p>
    <w:p w14:paraId="2D42035F" w14:textId="77777777" w:rsidR="00A92F7C" w:rsidRDefault="00A92F7C">
      <w:pPr>
        <w:spacing w:after="0"/>
        <w:rPr>
          <w:rFonts w:asciiTheme="majorHAnsi" w:eastAsiaTheme="majorEastAsia" w:hAnsiTheme="majorHAnsi" w:cstheme="majorBidi"/>
          <w:b/>
          <w:bCs/>
          <w:szCs w:val="24"/>
        </w:rPr>
      </w:pPr>
      <w:r>
        <w:br w:type="page"/>
      </w:r>
    </w:p>
    <w:p w14:paraId="781B9531" w14:textId="5676F92C" w:rsidR="00543AF2" w:rsidRDefault="00180082" w:rsidP="00543AF2">
      <w:pPr>
        <w:pStyle w:val="Heading2"/>
      </w:pPr>
      <w:bookmarkStart w:id="413" w:name="_Toc223392362"/>
      <w:r>
        <w:lastRenderedPageBreak/>
        <w:t xml:space="preserve">Appendix – </w:t>
      </w:r>
      <w:r w:rsidR="00543AF2">
        <w:t>Measurement data and performance monitoring solution architecture</w:t>
      </w:r>
      <w:bookmarkEnd w:id="413"/>
    </w:p>
    <w:p w14:paraId="55377B06" w14:textId="77777777" w:rsidR="00B724F3" w:rsidRDefault="00B724F3" w:rsidP="00491956">
      <w:pPr>
        <w:rPr>
          <w:lang w:val="en-GB"/>
        </w:rPr>
      </w:pPr>
      <w:r>
        <w:rPr>
          <w:lang w:val="en-GB"/>
        </w:rPr>
        <w:t xml:space="preserve">The figure below shows a hierarchical solution. </w:t>
      </w:r>
      <w:r w:rsidRPr="00491956">
        <w:rPr>
          <w:lang w:val="en-GB"/>
        </w:rPr>
        <w:t>In this solution the High-Level Controller takes a detailed view of tasks such as network rebalancing and multi-layer analysis of problem. It delegates coordination of provisioning, some restoration and information density improvements to the Lower Controller.</w:t>
      </w:r>
      <w:r>
        <w:rPr>
          <w:lang w:val="en-GB"/>
        </w:rPr>
        <w:t xml:space="preserve"> The High-Level Controller takes on all responsibilities for analysis of measurement data.</w:t>
      </w:r>
    </w:p>
    <w:p w14:paraId="4C7789B1" w14:textId="77777777" w:rsidR="00B724F3" w:rsidRDefault="00B724F3" w:rsidP="00491956">
      <w:pPr>
        <w:rPr>
          <w:lang w:val="en-GB"/>
        </w:rPr>
      </w:pPr>
      <w:r w:rsidRPr="00491956">
        <w:rPr>
          <w:lang w:val="en-GB"/>
        </w:rPr>
        <w:t>The High-Level Controller is assumed to not be a monolith but is instead a system of many components (where TAPI may be used between components).</w:t>
      </w:r>
    </w:p>
    <w:p w14:paraId="20EA3673" w14:textId="77777777" w:rsidR="00B724F3" w:rsidRPr="00B724F3" w:rsidRDefault="00B724F3" w:rsidP="00491956">
      <w:pPr>
        <w:rPr>
          <w:lang w:val="en-GB"/>
        </w:rPr>
      </w:pPr>
      <w:r>
        <w:rPr>
          <w:lang w:val="en-GB"/>
        </w:rPr>
        <w:t>The</w:t>
      </w:r>
      <w:r w:rsidRPr="00491956">
        <w:rPr>
          <w:lang w:val="en-GB"/>
        </w:rPr>
        <w:t xml:space="preserve"> Lower Controller  collects, cleans, normalizes and consolidates measurement data from a set of network devices and control plane elements</w:t>
      </w:r>
      <w:r>
        <w:rPr>
          <w:lang w:val="en-GB"/>
        </w:rPr>
        <w:t>. It the exports it to the High-Level Controller as rapidly and efficiently as possible.</w:t>
      </w:r>
    </w:p>
    <w:p w14:paraId="5437A9E0" w14:textId="77777777" w:rsidR="00491956" w:rsidRDefault="00491956" w:rsidP="00491956">
      <w:pPr>
        <w:rPr>
          <w:lang w:val="en-GB"/>
        </w:rPr>
      </w:pPr>
      <w:r w:rsidRPr="00491956">
        <w:rPr>
          <w:lang w:val="en-GB"/>
        </w:rPr>
        <w:t xml:space="preserve">In an ideal formation of this architecture, the </w:t>
      </w:r>
      <w:r w:rsidR="00B724F3">
        <w:rPr>
          <w:lang w:val="en-GB"/>
        </w:rPr>
        <w:t xml:space="preserve">components and functions of the </w:t>
      </w:r>
      <w:r w:rsidRPr="00491956">
        <w:rPr>
          <w:lang w:val="en-GB"/>
        </w:rPr>
        <w:t xml:space="preserve">High-Level Controller and </w:t>
      </w:r>
      <w:r w:rsidR="00B724F3">
        <w:rPr>
          <w:lang w:val="en-GB"/>
        </w:rPr>
        <w:t xml:space="preserve">the </w:t>
      </w:r>
      <w:r w:rsidRPr="00491956">
        <w:rPr>
          <w:lang w:val="en-GB"/>
        </w:rPr>
        <w:t xml:space="preserve">Lower Controller are actually parts of the same single control fabric where both collections of components from the overall Control System where components interact using standard </w:t>
      </w:r>
      <w:r w:rsidR="00B724F3">
        <w:rPr>
          <w:lang w:val="en-GB"/>
        </w:rPr>
        <w:t>model definitions such as</w:t>
      </w:r>
      <w:r w:rsidRPr="00491956">
        <w:rPr>
          <w:lang w:val="en-GB"/>
        </w:rPr>
        <w:t xml:space="preserve"> TAPI.</w:t>
      </w:r>
    </w:p>
    <w:p w14:paraId="767CD6E1" w14:textId="77777777" w:rsidR="00B724F3" w:rsidRDefault="00B724F3" w:rsidP="00B724F3">
      <w:pPr>
        <w:rPr>
          <w:lang w:val="en-GB"/>
        </w:rPr>
      </w:pPr>
      <w:r w:rsidRPr="00491956">
        <w:rPr>
          <w:lang w:val="en-GB"/>
        </w:rPr>
        <w:t>Note that the term</w:t>
      </w:r>
      <w:r>
        <w:rPr>
          <w:lang w:val="en-GB"/>
        </w:rPr>
        <w:t>:</w:t>
      </w:r>
    </w:p>
    <w:p w14:paraId="2E4C7425" w14:textId="77777777" w:rsidR="00B724F3" w:rsidRPr="00B724F3" w:rsidRDefault="00B724F3" w:rsidP="00491956">
      <w:pPr>
        <w:pStyle w:val="ListParagraph"/>
        <w:numPr>
          <w:ilvl w:val="0"/>
          <w:numId w:val="87"/>
        </w:numPr>
      </w:pPr>
      <w:r w:rsidRPr="00B724F3">
        <w:rPr>
          <w:lang w:val="en-GB"/>
        </w:rPr>
        <w:t>Orchestrator is not use as it tends to suggest a minimalistic light touch whereas there is a need for a broad and deep understanding of the network detail across the entire network.</w:t>
      </w:r>
    </w:p>
    <w:p w14:paraId="46107367" w14:textId="77777777" w:rsidR="00B724F3" w:rsidRPr="00B724F3" w:rsidRDefault="00B724F3" w:rsidP="00491956">
      <w:pPr>
        <w:pStyle w:val="ListParagraph"/>
        <w:numPr>
          <w:ilvl w:val="0"/>
          <w:numId w:val="87"/>
        </w:numPr>
      </w:pPr>
      <w:r w:rsidRPr="00B724F3">
        <w:rPr>
          <w:lang w:val="en-GB"/>
        </w:rPr>
        <w:t>Domain Controller is not use as Domain is ambiguous and use of the term can lead to inappropriate demarcation of the problem space.</w:t>
      </w:r>
    </w:p>
    <w:p w14:paraId="00280698" w14:textId="77777777" w:rsidR="00B724F3" w:rsidRPr="00491956" w:rsidRDefault="00B724F3" w:rsidP="00B724F3">
      <w:pPr>
        <w:pStyle w:val="ListParagraph"/>
      </w:pPr>
    </w:p>
    <w:p w14:paraId="1A91B656" w14:textId="77777777" w:rsidR="00543AF2" w:rsidRPr="00543AF2" w:rsidRDefault="00491956" w:rsidP="00B724F3">
      <w:pPr>
        <w:jc w:val="center"/>
      </w:pPr>
      <w:r>
        <w:object w:dxaOrig="4717" w:dyaOrig="3322" w14:anchorId="344E4E2E">
          <v:shape id="_x0000_i1031" type="#_x0000_t75" style="width:235.6pt;height:165.9pt" o:ole="">
            <v:imagedata r:id="rId48" o:title=""/>
          </v:shape>
          <o:OLEObject Type="Embed" ProgID="PowerPoint.Slide.12" ShapeID="_x0000_i1031" DrawAspect="Content" ObjectID="_1834006549" r:id="rId49"/>
        </w:object>
      </w:r>
    </w:p>
    <w:p w14:paraId="630CAECC" w14:textId="77777777" w:rsidR="00682557" w:rsidRDefault="00682557" w:rsidP="008A3E8A">
      <w:pPr>
        <w:pStyle w:val="Heading3"/>
      </w:pPr>
      <w:r>
        <w:lastRenderedPageBreak/>
        <w:br w:type="page"/>
      </w:r>
    </w:p>
    <w:p w14:paraId="789AC119" w14:textId="77777777" w:rsidR="00543AF2" w:rsidRDefault="00180082" w:rsidP="00543AF2">
      <w:pPr>
        <w:pStyle w:val="Heading2"/>
      </w:pPr>
      <w:bookmarkStart w:id="414" w:name="_Ref143691490"/>
      <w:bookmarkStart w:id="415" w:name="_Toc223392363"/>
      <w:r>
        <w:lastRenderedPageBreak/>
        <w:t xml:space="preserve">Appendix – </w:t>
      </w:r>
      <w:r w:rsidR="00543AF2">
        <w:t xml:space="preserve">Measurement data – Referencing </w:t>
      </w:r>
      <w:r w:rsidR="00B724F3">
        <w:t>re</w:t>
      </w:r>
      <w:r w:rsidR="00543AF2">
        <w:t>source</w:t>
      </w:r>
      <w:r w:rsidR="00B724F3">
        <w:t>s</w:t>
      </w:r>
      <w:bookmarkEnd w:id="414"/>
      <w:bookmarkEnd w:id="415"/>
    </w:p>
    <w:p w14:paraId="63EECB33" w14:textId="77777777" w:rsidR="007F1B25" w:rsidRDefault="001B393E" w:rsidP="001B393E">
      <w:r>
        <w:t xml:space="preserve">The diagram below illustrates </w:t>
      </w:r>
      <w:r w:rsidR="007F1B25">
        <w:t>three</w:t>
      </w:r>
      <w:r>
        <w:t xml:space="preserve"> approaches to </w:t>
      </w:r>
      <w:r w:rsidR="007C6149">
        <w:t>relate measurement data records to</w:t>
      </w:r>
      <w:r>
        <w:t xml:space="preserve"> resources</w:t>
      </w:r>
      <w:r w:rsidR="007F1B25">
        <w:t>.</w:t>
      </w:r>
    </w:p>
    <w:p w14:paraId="5AF64BC0" w14:textId="77777777" w:rsidR="001A2737" w:rsidRDefault="007F1B25" w:rsidP="001B393E">
      <w:r>
        <w:t>The measurement</w:t>
      </w:r>
      <w:r w:rsidR="001A2737">
        <w:t xml:space="preserve"> data records,</w:t>
      </w:r>
      <w:r>
        <w:t xml:space="preserve"> shown on the right</w:t>
      </w:r>
      <w:r w:rsidR="001A2737">
        <w:t>,</w:t>
      </w:r>
      <w:r>
        <w:t xml:space="preserve"> </w:t>
      </w:r>
      <w:r w:rsidR="001A2737">
        <w:t>illustrate the three approaches:</w:t>
      </w:r>
    </w:p>
    <w:p w14:paraId="35C4F7FE" w14:textId="77777777" w:rsidR="001A2737" w:rsidRDefault="001A2737" w:rsidP="001A2737">
      <w:pPr>
        <w:pStyle w:val="ListParagraph"/>
        <w:numPr>
          <w:ilvl w:val="0"/>
          <w:numId w:val="88"/>
        </w:numPr>
      </w:pPr>
      <w:r>
        <w:t>Resource foreign id: An id that is not present in any of the resources but that does relate to one or more resource and that can be looked up in a directory</w:t>
      </w:r>
    </w:p>
    <w:p w14:paraId="606A8CAF" w14:textId="77777777" w:rsidR="001A2737" w:rsidRDefault="001A2737" w:rsidP="001A2737">
      <w:pPr>
        <w:pStyle w:val="ListParagraph"/>
        <w:numPr>
          <w:ilvl w:val="0"/>
          <w:numId w:val="88"/>
        </w:numPr>
      </w:pPr>
      <w:r>
        <w:t xml:space="preserve">Resource </w:t>
      </w:r>
      <w:r w:rsidR="007F1B25">
        <w:t>UUID reference</w:t>
      </w:r>
      <w:r>
        <w:t>: The usual approach used for entity references where the UUID is the identifier of a TAPI resource</w:t>
      </w:r>
    </w:p>
    <w:p w14:paraId="72A4055D" w14:textId="77777777" w:rsidR="0068765F" w:rsidRDefault="001A2737" w:rsidP="0068765F">
      <w:pPr>
        <w:pStyle w:val="ListParagraph"/>
        <w:numPr>
          <w:ilvl w:val="0"/>
          <w:numId w:val="88"/>
        </w:numPr>
      </w:pPr>
      <w:r>
        <w:t xml:space="preserve">Abstract resource </w:t>
      </w:r>
      <w:r w:rsidR="007C6149">
        <w:t>reference</w:t>
      </w:r>
      <w:r w:rsidR="0068765F">
        <w:t>: A</w:t>
      </w:r>
      <w:r w:rsidR="007C6149">
        <w:t xml:space="preserve"> reference</w:t>
      </w:r>
      <w:r w:rsidR="0068765F">
        <w:t xml:space="preserve"> that is not the formal identifier of the resource but that is available in the </w:t>
      </w:r>
      <w:r w:rsidR="000F0856">
        <w:t xml:space="preserve">entity representing the </w:t>
      </w:r>
      <w:r w:rsidR="0068765F">
        <w:t xml:space="preserve">resource. There may be several resources with the same value for abstract resource </w:t>
      </w:r>
      <w:r w:rsidR="007C6149">
        <w:t>reference</w:t>
      </w:r>
      <w:r w:rsidR="0068765F">
        <w:t xml:space="preserve"> and there may be several abstract resource </w:t>
      </w:r>
      <w:r w:rsidR="007C6149">
        <w:t>reference</w:t>
      </w:r>
      <w:r w:rsidR="0068765F">
        <w:t>s present in a resource</w:t>
      </w:r>
      <w:r w:rsidR="000F0856">
        <w:t>.</w:t>
      </w:r>
      <w:r w:rsidR="007C6149">
        <w:t xml:space="preserve"> The measurement data will include only one abstract resource reference.</w:t>
      </w:r>
    </w:p>
    <w:p w14:paraId="196EC14A" w14:textId="77777777" w:rsidR="000F0856" w:rsidRDefault="000F0856" w:rsidP="000F0856">
      <w:pPr>
        <w:pStyle w:val="ListParagraph"/>
        <w:numPr>
          <w:ilvl w:val="1"/>
          <w:numId w:val="88"/>
        </w:numPr>
      </w:pPr>
      <w:r>
        <w:t xml:space="preserve">Note that the abstract resource </w:t>
      </w:r>
      <w:r w:rsidR="007C6149">
        <w:t>reference</w:t>
      </w:r>
      <w:r>
        <w:t xml:space="preserve"> could also be us</w:t>
      </w:r>
      <w:r w:rsidR="008D5E75">
        <w:t>ed in a similar way to the foreign id with in that it can be looked up in a directory.</w:t>
      </w:r>
    </w:p>
    <w:p w14:paraId="48F9FB24" w14:textId="77777777" w:rsidR="001A2737" w:rsidRPr="001B393E" w:rsidRDefault="001A2737" w:rsidP="001A2737">
      <w:r>
        <w:t xml:space="preserve">The </w:t>
      </w:r>
      <w:r w:rsidR="007C6149">
        <w:t>abstract resource reference</w:t>
      </w:r>
      <w:r>
        <w:t xml:space="preserve"> approach</w:t>
      </w:r>
      <w:r w:rsidR="007C6149">
        <w:t xml:space="preserve"> (abstract-resource-ref)</w:t>
      </w:r>
      <w:r w:rsidR="0068765F">
        <w:t xml:space="preserve"> is one of the options supported by the measurement data stream structure.</w:t>
      </w:r>
    </w:p>
    <w:p w14:paraId="392463F4" w14:textId="77777777" w:rsidR="00180082" w:rsidRDefault="007C6149" w:rsidP="00180082">
      <w:r>
        <w:object w:dxaOrig="9623" w:dyaOrig="5403" w14:anchorId="3B1A1C91">
          <v:shape id="_x0000_i1032" type="#_x0000_t75" style="width:481.55pt;height:269.55pt" o:ole="">
            <v:imagedata r:id="rId50" o:title=""/>
          </v:shape>
          <o:OLEObject Type="Embed" ProgID="PowerPoint.Slide.12" ShapeID="_x0000_i1032" DrawAspect="Content" ObjectID="_1834006550" r:id="rId51"/>
        </w:object>
      </w:r>
    </w:p>
    <w:p w14:paraId="441B533E" w14:textId="77777777" w:rsidR="00180082" w:rsidRPr="00180082" w:rsidRDefault="00180082" w:rsidP="00180082"/>
    <w:p w14:paraId="7B3527E2" w14:textId="77777777" w:rsidR="00A92F7C" w:rsidRDefault="00A92F7C">
      <w:pPr>
        <w:spacing w:after="0"/>
        <w:rPr>
          <w:rFonts w:asciiTheme="majorHAnsi" w:eastAsiaTheme="majorEastAsia" w:hAnsiTheme="majorHAnsi" w:cstheme="majorBidi"/>
          <w:b/>
          <w:bCs/>
          <w:szCs w:val="24"/>
        </w:rPr>
      </w:pPr>
      <w:bookmarkStart w:id="416" w:name="_Ref145671717"/>
      <w:bookmarkStart w:id="417" w:name="_Ref145671721"/>
      <w:bookmarkStart w:id="418" w:name="_Ref145671725"/>
      <w:r>
        <w:br w:type="page"/>
      </w:r>
    </w:p>
    <w:p w14:paraId="675555ED" w14:textId="58882D0D" w:rsidR="00543AF2" w:rsidRDefault="00180082" w:rsidP="00543AF2">
      <w:pPr>
        <w:pStyle w:val="Heading2"/>
      </w:pPr>
      <w:bookmarkStart w:id="419" w:name="_Ref149860365"/>
      <w:bookmarkStart w:id="420" w:name="_Ref149860381"/>
      <w:bookmarkStart w:id="421" w:name="_Ref149860387"/>
      <w:bookmarkStart w:id="422" w:name="_Ref149860412"/>
      <w:bookmarkStart w:id="423" w:name="_Ref149860416"/>
      <w:bookmarkStart w:id="424" w:name="_Ref149860420"/>
      <w:bookmarkStart w:id="425" w:name="_Toc223392364"/>
      <w:r>
        <w:lastRenderedPageBreak/>
        <w:t xml:space="preserve">Appendix – </w:t>
      </w:r>
      <w:r w:rsidR="00543AF2">
        <w:t xml:space="preserve">Protobuf </w:t>
      </w:r>
      <w:r w:rsidR="00156A97">
        <w:t xml:space="preserve">encoding </w:t>
      </w:r>
      <w:r w:rsidR="00543AF2">
        <w:t>sketch</w:t>
      </w:r>
      <w:bookmarkEnd w:id="416"/>
      <w:bookmarkEnd w:id="417"/>
      <w:bookmarkEnd w:id="418"/>
      <w:bookmarkEnd w:id="419"/>
      <w:bookmarkEnd w:id="420"/>
      <w:bookmarkEnd w:id="421"/>
      <w:bookmarkEnd w:id="422"/>
      <w:bookmarkEnd w:id="423"/>
      <w:bookmarkEnd w:id="424"/>
      <w:bookmarkEnd w:id="425"/>
    </w:p>
    <w:p w14:paraId="4FCE4E39" w14:textId="77777777" w:rsidR="00B724F3" w:rsidRDefault="00B724F3" w:rsidP="00B724F3">
      <w:r>
        <w:t>The fragment of data below illustrates the compression of data that is achieved using protobuf as opposed to raw ASCII. Note that some of the field</w:t>
      </w:r>
      <w:r w:rsidR="00361FA4">
        <w:t>s</w:t>
      </w:r>
      <w:r>
        <w:t xml:space="preserve"> are encoded as strings and hence there is still a significant volume of ASCII in the samp</w:t>
      </w:r>
      <w:r w:rsidR="00361FA4">
        <w:t>l</w:t>
      </w:r>
      <w:r>
        <w:t>e.</w:t>
      </w:r>
    </w:p>
    <w:p w14:paraId="389BB47A" w14:textId="77777777" w:rsidR="006B02E9" w:rsidRDefault="001C5D35" w:rsidP="001C5D35">
      <w:pPr>
        <w:pStyle w:val="Heading3"/>
      </w:pPr>
      <w:bookmarkStart w:id="426" w:name="_Toc223392365"/>
      <w:r>
        <w:t>Message fragment in JSON</w:t>
      </w:r>
      <w:bookmarkEnd w:id="426"/>
    </w:p>
    <w:p w14:paraId="48678902" w14:textId="77777777" w:rsidR="00D15B43" w:rsidRPr="00D15B43" w:rsidRDefault="00D15B43" w:rsidP="00D15B43">
      <w:r>
        <w:t>The following sample instance</w:t>
      </w:r>
      <w:r w:rsidR="00303163">
        <w:t xml:space="preserve">, </w:t>
      </w:r>
      <w:r w:rsidR="00B140A5">
        <w:t>shown as a JSON fragment,</w:t>
      </w:r>
      <w:r>
        <w:t xml:space="preserve"> </w:t>
      </w:r>
      <w:r w:rsidR="00303163">
        <w:t>was assessed.</w:t>
      </w:r>
    </w:p>
    <w:p w14:paraId="46FFDFA7"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w:t>
      </w:r>
    </w:p>
    <w:p w14:paraId="6133DFE9"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"measurementDetails": {</w:t>
      </w:r>
    </w:p>
    <w:p w14:paraId="1E21CA1C"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"timeMeasurementWasSampled": "1693240037000",</w:t>
      </w:r>
    </w:p>
    <w:p w14:paraId="11534D32"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"qualifiedMeasuredValue": {</w:t>
      </w:r>
    </w:p>
    <w:p w14:paraId="43C53368"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"value": -5.2,</w:t>
      </w:r>
    </w:p>
    <w:p w14:paraId="7F51F81E"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"valueQualifier": "SUSPECT",</w:t>
      </w:r>
    </w:p>
    <w:p w14:paraId="06A880DA"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"units": "dBm",</w:t>
      </w:r>
    </w:p>
    <w:p w14:paraId="0963D8AE"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"qualifiedValueName": "MIN"</w:t>
      </w:r>
    </w:p>
    <w:p w14:paraId="567C4880"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w:t>
      </w:r>
    </w:p>
    <w:p w14:paraId="78F646AA"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"nativeResourceId": "OPT-8-7-13",</w:t>
      </w:r>
    </w:p>
    <w:p w14:paraId="1B01E4BE"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"directionOfMeasuredSignal": "RECEIVE",</w:t>
      </w:r>
    </w:p>
    <w:p w14:paraId="32B0FF9A"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"sampleInterval": "900000000000",</w:t>
      </w:r>
    </w:p>
    <w:p w14:paraId="4B4A81B9"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"abstractResourceRef": "NE1-OPT-8-7-13",</w:t>
      </w:r>
    </w:p>
    <w:p w14:paraId="045F7AB1"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"nativeMeasurementType": "RX_OPTICAL_POWER_MIN",</w:t>
      </w:r>
    </w:p>
    <w:p w14:paraId="5DF27BAA" w14:textId="6BD33F84"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"normalizedMeasurementType": "OPT_</w:t>
      </w:r>
      <w:r w:rsidR="009E2A70">
        <w:rPr>
          <w:rFonts w:ascii="Consolas" w:hAnsi="Consolas"/>
          <w:color w:val="1D1C1D"/>
          <w:sz w:val="16"/>
          <w:szCs w:val="16"/>
        </w:rPr>
        <w:t>TOTAL_</w:t>
      </w:r>
      <w:r w:rsidRPr="005B5B78">
        <w:rPr>
          <w:rFonts w:ascii="Consolas" w:hAnsi="Consolas"/>
          <w:color w:val="1D1C1D"/>
          <w:sz w:val="16"/>
          <w:szCs w:val="16"/>
        </w:rPr>
        <w:t>P</w:t>
      </w:r>
      <w:r w:rsidR="009E2A70">
        <w:rPr>
          <w:rFonts w:ascii="Consolas" w:hAnsi="Consolas"/>
          <w:color w:val="1D1C1D"/>
          <w:sz w:val="16"/>
          <w:szCs w:val="16"/>
        </w:rPr>
        <w:t>W</w:t>
      </w:r>
      <w:r w:rsidRPr="005B5B78">
        <w:rPr>
          <w:rFonts w:ascii="Consolas" w:hAnsi="Consolas"/>
          <w:color w:val="1D1C1D"/>
          <w:sz w:val="16"/>
          <w:szCs w:val="16"/>
        </w:rPr>
        <w:t>R_INPUT"</w:t>
      </w:r>
    </w:p>
    <w:p w14:paraId="3A7F1EC5"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 xml:space="preserve">  }</w:t>
      </w:r>
    </w:p>
    <w:p w14:paraId="39CC48A1" w14:textId="77777777" w:rsidR="00403727" w:rsidRPr="005B5B78" w:rsidRDefault="00403727" w:rsidP="00403727">
      <w:pPr>
        <w:pStyle w:val="HTMLPreformatted"/>
        <w:spacing w:before="60" w:after="60"/>
        <w:rPr>
          <w:rFonts w:ascii="Consolas" w:hAnsi="Consolas"/>
          <w:color w:val="1D1C1D"/>
          <w:sz w:val="16"/>
          <w:szCs w:val="16"/>
        </w:rPr>
      </w:pPr>
      <w:r w:rsidRPr="005B5B78">
        <w:rPr>
          <w:rFonts w:ascii="Consolas" w:hAnsi="Consolas"/>
          <w:color w:val="1D1C1D"/>
          <w:sz w:val="16"/>
          <w:szCs w:val="16"/>
        </w:rPr>
        <w:t>}</w:t>
      </w:r>
    </w:p>
    <w:p w14:paraId="5DCDA794" w14:textId="77777777" w:rsidR="00F13C79" w:rsidRDefault="00F13C79" w:rsidP="00B724F3"/>
    <w:p w14:paraId="5CE09CD4" w14:textId="1DC9B266" w:rsidR="00B140A5" w:rsidRDefault="00B140A5" w:rsidP="00B724F3">
      <w:r>
        <w:t>The JSON fragment is &gt;&gt;400 bytes (</w:t>
      </w:r>
      <w:r w:rsidR="002A730B">
        <w:t>ignoring white space formatting).</w:t>
      </w:r>
    </w:p>
    <w:p w14:paraId="2FED4F5A" w14:textId="77777777" w:rsidR="006B02E9" w:rsidRDefault="001C5D35" w:rsidP="001C5D35">
      <w:pPr>
        <w:pStyle w:val="Heading3"/>
      </w:pPr>
      <w:bookmarkStart w:id="427" w:name="_Toc223392366"/>
      <w:r>
        <w:t>Protobuf hex</w:t>
      </w:r>
      <w:bookmarkEnd w:id="427"/>
    </w:p>
    <w:p w14:paraId="3E09FD79" w14:textId="77777777" w:rsidR="00AB7820" w:rsidRPr="00AB7820" w:rsidRDefault="00AB7820" w:rsidP="00AB7820">
      <w:r>
        <w:t xml:space="preserve">The hex </w:t>
      </w:r>
      <w:r w:rsidR="00612D73">
        <w:t>protobuf for the fragment above is</w:t>
      </w:r>
    </w:p>
    <w:p w14:paraId="204DD344" w14:textId="476B18D2" w:rsidR="00857D5D" w:rsidRPr="00857D5D" w:rsidRDefault="00D802AF" w:rsidP="00857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8"/>
          <w:lang w:eastAsia="en-US"/>
        </w:rPr>
      </w:pPr>
      <w:r w:rsidRPr="00D802AF">
        <w:rPr>
          <w:rFonts w:ascii="Consolas" w:hAnsi="Consolas"/>
          <w:color w:val="auto"/>
          <w:sz w:val="18"/>
        </w:rPr>
        <w:t>0A 5B 08 88 9D E2 E7 A3 31 12 15 09 CD CC CC CC CC CC 14 C0 10 01 1A 03 64 42 6D 22 03 4D 49 4E 1A 0A 4F 50 54 2D 38 2D 37 2D 31 33 30 01 38 80 D0 B8 E1 98 1A 42 0E 4E 45 31 2D 4F 50 54 2D 38 2D 37 2D 31 33 4A 14 52 58 5F 4F 50 54 49 43 41 4C 5F 50 4F 57 45 52 5F 4D 49 4E 5</w:t>
      </w:r>
      <w:r w:rsidR="00B2439F">
        <w:rPr>
          <w:rFonts w:ascii="Consolas" w:hAnsi="Consolas"/>
          <w:color w:val="auto"/>
          <w:sz w:val="18"/>
        </w:rPr>
        <w:t>0</w:t>
      </w:r>
      <w:r w:rsidRPr="00D802AF">
        <w:rPr>
          <w:rFonts w:ascii="Consolas" w:hAnsi="Consolas"/>
          <w:color w:val="auto"/>
          <w:sz w:val="18"/>
        </w:rPr>
        <w:t xml:space="preserve"> 1</w:t>
      </w:r>
      <w:r w:rsidR="008656E5">
        <w:rPr>
          <w:rFonts w:ascii="Consolas" w:hAnsi="Consolas"/>
          <w:color w:val="auto"/>
          <w:sz w:val="18"/>
        </w:rPr>
        <w:t>6</w:t>
      </w:r>
    </w:p>
    <w:p w14:paraId="64AE960B" w14:textId="77777777" w:rsidR="00D44FC0" w:rsidRDefault="00707F65" w:rsidP="001C5D35">
      <w:r>
        <w:t xml:space="preserve">This is </w:t>
      </w:r>
      <w:r w:rsidR="00D802AF">
        <w:t>93</w:t>
      </w:r>
      <w:r w:rsidR="00AB7820">
        <w:t xml:space="preserve"> bytes</w:t>
      </w:r>
      <w:r w:rsidR="00FB329B">
        <w:t xml:space="preserve">. </w:t>
      </w:r>
    </w:p>
    <w:p w14:paraId="18BF02A2" w14:textId="77777777" w:rsidR="001C5D35" w:rsidRDefault="00857D5D" w:rsidP="00857D5D">
      <w:pPr>
        <w:pStyle w:val="Heading3"/>
      </w:pPr>
      <w:bookmarkStart w:id="428" w:name="_Toc223392367"/>
      <w:r>
        <w:t>Decoded protobuf</w:t>
      </w:r>
      <w:bookmarkEnd w:id="428"/>
    </w:p>
    <w:p w14:paraId="72D4C422" w14:textId="77777777" w:rsidR="002F5994" w:rsidRPr="002F5994" w:rsidRDefault="002F5994" w:rsidP="002F5994">
      <w:r>
        <w:t>The protobuf decodes as follows</w:t>
      </w:r>
    </w:p>
    <w:p w14:paraId="677550E6"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0A </w:t>
      </w:r>
      <w:r w:rsidRPr="002F5994">
        <w:rPr>
          <w:rFonts w:ascii="Consolas" w:eastAsia="Times New Roman" w:hAnsi="Consolas" w:cs="Courier New"/>
          <w:color w:val="auto"/>
          <w:sz w:val="16"/>
          <w:szCs w:val="16"/>
        </w:rPr>
        <w:t xml:space="preserve">= Identifier of measurementDetails (1) </w:t>
      </w:r>
      <w:r w:rsidRPr="002F5994">
        <w:rPr>
          <w:rFonts w:ascii="Consolas" w:eastAsia="Times New Roman" w:hAnsi="Consolas" w:cs="Courier New"/>
          <w:color w:val="auto"/>
          <w:sz w:val="16"/>
          <w:szCs w:val="16"/>
        </w:rPr>
        <w:sym w:font="Wingdings" w:char="F0E0"/>
      </w:r>
      <w:r w:rsidRPr="002F5994">
        <w:rPr>
          <w:rFonts w:ascii="Consolas" w:eastAsia="Times New Roman" w:hAnsi="Consolas" w:cs="Courier New"/>
          <w:color w:val="auto"/>
          <w:sz w:val="16"/>
          <w:szCs w:val="16"/>
        </w:rPr>
        <w:t xml:space="preserve"> 00001 010 (id 1, wire type 2)</w:t>
      </w:r>
    </w:p>
    <w:p w14:paraId="1AAD6DD6"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2F5994">
        <w:rPr>
          <w:rFonts w:ascii="Consolas" w:eastAsia="Times New Roman" w:hAnsi="Consolas" w:cs="Courier New"/>
          <w:color w:val="auto"/>
          <w:sz w:val="16"/>
          <w:szCs w:val="16"/>
        </w:rPr>
        <w:t>5B</w:t>
      </w:r>
      <w:r w:rsidRPr="0084668C">
        <w:rPr>
          <w:rFonts w:ascii="Consolas" w:eastAsia="Times New Roman" w:hAnsi="Consolas" w:cs="Courier New"/>
          <w:color w:val="auto"/>
          <w:sz w:val="16"/>
          <w:szCs w:val="16"/>
        </w:rPr>
        <w:t xml:space="preserve"> </w:t>
      </w:r>
      <w:r w:rsidRPr="002F5994">
        <w:rPr>
          <w:rFonts w:ascii="Consolas" w:eastAsia="Times New Roman" w:hAnsi="Consolas" w:cs="Courier New"/>
          <w:color w:val="auto"/>
          <w:sz w:val="16"/>
          <w:szCs w:val="16"/>
        </w:rPr>
        <w:t>= length (91 bytes)</w:t>
      </w:r>
    </w:p>
    <w:p w14:paraId="0A5B5BE6"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p>
    <w:p w14:paraId="6DE14006"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08 </w:t>
      </w:r>
      <w:r w:rsidRPr="002F5994">
        <w:rPr>
          <w:rFonts w:ascii="Consolas" w:eastAsia="Times New Roman" w:hAnsi="Consolas" w:cs="Courier New"/>
          <w:color w:val="auto"/>
          <w:sz w:val="16"/>
          <w:szCs w:val="16"/>
        </w:rPr>
        <w:t xml:space="preserve">= Identifier of timeMeasurementWasSampled (1) </w:t>
      </w:r>
      <w:r w:rsidRPr="002F5994">
        <w:rPr>
          <w:rFonts w:ascii="Consolas" w:eastAsia="Times New Roman" w:hAnsi="Consolas" w:cs="Courier New"/>
          <w:color w:val="auto"/>
          <w:sz w:val="16"/>
          <w:szCs w:val="16"/>
        </w:rPr>
        <w:sym w:font="Wingdings" w:char="F0E0"/>
      </w:r>
      <w:r w:rsidRPr="002F5994">
        <w:rPr>
          <w:rFonts w:ascii="Consolas" w:eastAsia="Times New Roman" w:hAnsi="Consolas" w:cs="Courier New"/>
          <w:color w:val="auto"/>
          <w:sz w:val="16"/>
          <w:szCs w:val="16"/>
        </w:rPr>
        <w:t xml:space="preserve"> 00001 000 (id 1, wire type 0)</w:t>
      </w:r>
    </w:p>
    <w:p w14:paraId="75620C3B"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88 9D E2 E7 A3 31</w:t>
      </w:r>
      <w:r w:rsidRPr="002F5994">
        <w:rPr>
          <w:rFonts w:ascii="Consolas" w:eastAsia="Times New Roman" w:hAnsi="Consolas" w:cs="Courier New"/>
          <w:color w:val="auto"/>
          <w:sz w:val="16"/>
          <w:szCs w:val="16"/>
        </w:rPr>
        <w:t xml:space="preserve"> </w:t>
      </w:r>
      <w:r w:rsidR="004E3F1E">
        <w:rPr>
          <w:rFonts w:ascii="Consolas" w:eastAsia="Times New Roman" w:hAnsi="Consolas" w:cs="Courier New"/>
          <w:color w:val="auto"/>
          <w:sz w:val="16"/>
          <w:szCs w:val="16"/>
        </w:rPr>
        <w:t xml:space="preserve">= decodes as </w:t>
      </w:r>
      <w:r w:rsidR="00BA6DB6" w:rsidRPr="005B5B78">
        <w:rPr>
          <w:rFonts w:ascii="Consolas" w:hAnsi="Consolas"/>
          <w:color w:val="1D1C1D"/>
          <w:sz w:val="16"/>
          <w:szCs w:val="16"/>
        </w:rPr>
        <w:t>1693240037000</w:t>
      </w:r>
      <w:r w:rsidR="004E3F1E">
        <w:rPr>
          <w:rFonts w:ascii="Consolas" w:eastAsia="Times New Roman" w:hAnsi="Consolas" w:cs="Courier New"/>
          <w:color w:val="auto"/>
          <w:sz w:val="16"/>
          <w:szCs w:val="16"/>
        </w:rPr>
        <w:t xml:space="preserve"> </w:t>
      </w:r>
      <w:r w:rsidRPr="002F5994">
        <w:rPr>
          <w:rFonts w:ascii="Consolas" w:eastAsia="Times New Roman" w:hAnsi="Consolas" w:cs="Courier New"/>
          <w:color w:val="auto"/>
          <w:sz w:val="16"/>
          <w:szCs w:val="16"/>
        </w:rPr>
        <w:t>(MSB set for all but 31 encoding 1693240037000)</w:t>
      </w:r>
    </w:p>
    <w:p w14:paraId="4D7C1C8F"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p>
    <w:p w14:paraId="2D606DCC"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2F5994">
        <w:rPr>
          <w:rFonts w:ascii="Consolas" w:eastAsia="Times New Roman" w:hAnsi="Consolas" w:cs="Courier New"/>
          <w:color w:val="auto"/>
          <w:sz w:val="16"/>
          <w:szCs w:val="16"/>
        </w:rPr>
        <w:t xml:space="preserve">12 = Identifier of qualifiedMeasuredValue (2) </w:t>
      </w:r>
      <w:r w:rsidRPr="002F5994">
        <w:rPr>
          <w:rFonts w:ascii="Consolas" w:eastAsia="Times New Roman" w:hAnsi="Consolas" w:cs="Courier New"/>
          <w:color w:val="auto"/>
          <w:sz w:val="16"/>
          <w:szCs w:val="16"/>
        </w:rPr>
        <w:sym w:font="Wingdings" w:char="F0E0"/>
      </w:r>
      <w:r w:rsidRPr="002F5994">
        <w:rPr>
          <w:rFonts w:ascii="Consolas" w:eastAsia="Times New Roman" w:hAnsi="Consolas" w:cs="Courier New"/>
          <w:color w:val="auto"/>
          <w:sz w:val="16"/>
          <w:szCs w:val="16"/>
        </w:rPr>
        <w:t xml:space="preserve"> 00010 010 (id 2, wire type 2)</w:t>
      </w:r>
    </w:p>
    <w:p w14:paraId="6760E866"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15 </w:t>
      </w:r>
      <w:r w:rsidRPr="002F5994">
        <w:rPr>
          <w:rFonts w:ascii="Consolas" w:eastAsia="Times New Roman" w:hAnsi="Consolas" w:cs="Courier New"/>
          <w:color w:val="auto"/>
          <w:sz w:val="16"/>
          <w:szCs w:val="16"/>
        </w:rPr>
        <w:t>= Length (21 bytes)</w:t>
      </w:r>
    </w:p>
    <w:p w14:paraId="0BC0813A"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p>
    <w:p w14:paraId="732A3E52"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09 </w:t>
      </w:r>
      <w:r w:rsidRPr="002F5994">
        <w:rPr>
          <w:rFonts w:ascii="Consolas" w:eastAsia="Times New Roman" w:hAnsi="Consolas" w:cs="Courier New"/>
          <w:color w:val="auto"/>
          <w:sz w:val="16"/>
          <w:szCs w:val="16"/>
        </w:rPr>
        <w:t xml:space="preserve">= Identifier of value (01) </w:t>
      </w:r>
      <w:r w:rsidRPr="002F5994">
        <w:rPr>
          <w:rFonts w:ascii="Consolas" w:eastAsia="Times New Roman" w:hAnsi="Consolas" w:cs="Courier New"/>
          <w:color w:val="auto"/>
          <w:sz w:val="16"/>
          <w:szCs w:val="16"/>
        </w:rPr>
        <w:sym w:font="Wingdings" w:char="F0E0"/>
      </w:r>
      <w:r w:rsidRPr="002F5994">
        <w:rPr>
          <w:rFonts w:ascii="Consolas" w:eastAsia="Times New Roman" w:hAnsi="Consolas" w:cs="Courier New"/>
          <w:color w:val="auto"/>
          <w:sz w:val="16"/>
          <w:szCs w:val="16"/>
        </w:rPr>
        <w:t xml:space="preserve"> 00001 001 (id 1, wire type 1 (fixed 8 byte quantity))</w:t>
      </w:r>
    </w:p>
    <w:p w14:paraId="36A5CF18"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CD CC CC CC CC CC 14 C0 </w:t>
      </w:r>
    </w:p>
    <w:p w14:paraId="12069693"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p>
    <w:p w14:paraId="21CB4A7D"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10 </w:t>
      </w:r>
      <w:r w:rsidRPr="002F5994">
        <w:rPr>
          <w:rFonts w:ascii="Consolas" w:eastAsia="Times New Roman" w:hAnsi="Consolas" w:cs="Courier New"/>
          <w:color w:val="auto"/>
          <w:sz w:val="16"/>
          <w:szCs w:val="16"/>
        </w:rPr>
        <w:t xml:space="preserve">= Identifier of valueQualifier (02) </w:t>
      </w:r>
      <w:r w:rsidRPr="002F5994">
        <w:rPr>
          <w:rFonts w:ascii="Consolas" w:eastAsia="Times New Roman" w:hAnsi="Consolas" w:cs="Courier New"/>
          <w:color w:val="auto"/>
          <w:sz w:val="16"/>
          <w:szCs w:val="16"/>
        </w:rPr>
        <w:sym w:font="Wingdings" w:char="F0E0"/>
      </w:r>
      <w:r w:rsidRPr="002F5994">
        <w:rPr>
          <w:rFonts w:ascii="Consolas" w:eastAsia="Times New Roman" w:hAnsi="Consolas" w:cs="Courier New"/>
          <w:color w:val="auto"/>
          <w:sz w:val="16"/>
          <w:szCs w:val="16"/>
        </w:rPr>
        <w:t xml:space="preserve"> 00010 000 (id 2, wire type 0)</w:t>
      </w:r>
    </w:p>
    <w:p w14:paraId="0EF56306"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01</w:t>
      </w:r>
      <w:r w:rsidRPr="002F5994">
        <w:rPr>
          <w:rFonts w:ascii="Consolas" w:eastAsia="Times New Roman" w:hAnsi="Consolas" w:cs="Courier New"/>
          <w:color w:val="auto"/>
          <w:sz w:val="16"/>
          <w:szCs w:val="16"/>
        </w:rPr>
        <w:t xml:space="preserve"> = SUSPECT</w:t>
      </w:r>
      <w:r w:rsidRPr="0084668C">
        <w:rPr>
          <w:rFonts w:ascii="Consolas" w:eastAsia="Times New Roman" w:hAnsi="Consolas" w:cs="Courier New"/>
          <w:color w:val="auto"/>
          <w:sz w:val="16"/>
          <w:szCs w:val="16"/>
        </w:rPr>
        <w:t xml:space="preserve"> </w:t>
      </w:r>
    </w:p>
    <w:p w14:paraId="76E486D6"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p>
    <w:p w14:paraId="3815BFA5"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1A</w:t>
      </w:r>
      <w:r w:rsidRPr="002F5994">
        <w:rPr>
          <w:rFonts w:ascii="Consolas" w:eastAsia="Times New Roman" w:hAnsi="Consolas" w:cs="Courier New"/>
          <w:color w:val="auto"/>
          <w:sz w:val="16"/>
          <w:szCs w:val="16"/>
        </w:rPr>
        <w:t xml:space="preserve"> = Identifier of units (3) </w:t>
      </w:r>
      <w:r w:rsidRPr="002F5994">
        <w:rPr>
          <w:rFonts w:ascii="Consolas" w:eastAsia="Times New Roman" w:hAnsi="Consolas" w:cs="Courier New"/>
          <w:color w:val="auto"/>
          <w:sz w:val="16"/>
          <w:szCs w:val="16"/>
        </w:rPr>
        <w:sym w:font="Wingdings" w:char="F0E0"/>
      </w:r>
      <w:r w:rsidRPr="002F5994">
        <w:rPr>
          <w:rFonts w:ascii="Consolas" w:eastAsia="Times New Roman" w:hAnsi="Consolas" w:cs="Courier New"/>
          <w:color w:val="auto"/>
          <w:sz w:val="16"/>
          <w:szCs w:val="16"/>
        </w:rPr>
        <w:t xml:space="preserve"> 00011 010 (id 3, wire type 2)</w:t>
      </w:r>
    </w:p>
    <w:p w14:paraId="3565F92E"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lastRenderedPageBreak/>
        <w:t xml:space="preserve">03 </w:t>
      </w:r>
      <w:r w:rsidRPr="002F5994">
        <w:rPr>
          <w:rFonts w:ascii="Consolas" w:eastAsia="Times New Roman" w:hAnsi="Consolas" w:cs="Courier New"/>
          <w:color w:val="auto"/>
          <w:sz w:val="16"/>
          <w:szCs w:val="16"/>
        </w:rPr>
        <w:t>= Length</w:t>
      </w:r>
    </w:p>
    <w:p w14:paraId="24152431"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64 42 6D </w:t>
      </w:r>
      <w:r w:rsidRPr="002F5994">
        <w:rPr>
          <w:rFonts w:ascii="Consolas" w:eastAsia="Times New Roman" w:hAnsi="Consolas" w:cs="Courier New"/>
          <w:color w:val="auto"/>
          <w:sz w:val="16"/>
          <w:szCs w:val="16"/>
        </w:rPr>
        <w:t>= dBm</w:t>
      </w:r>
    </w:p>
    <w:p w14:paraId="5A1A3468"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p>
    <w:p w14:paraId="3A5953FF"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22 </w:t>
      </w:r>
      <w:r w:rsidRPr="002F5994">
        <w:rPr>
          <w:rFonts w:ascii="Consolas" w:eastAsia="Times New Roman" w:hAnsi="Consolas" w:cs="Courier New"/>
          <w:color w:val="auto"/>
          <w:sz w:val="16"/>
          <w:szCs w:val="16"/>
        </w:rPr>
        <w:t xml:space="preserve">= Identifier of qualifiedValueName (04) </w:t>
      </w:r>
      <w:r w:rsidRPr="002F5994">
        <w:rPr>
          <w:rFonts w:ascii="Consolas" w:eastAsia="Times New Roman" w:hAnsi="Consolas" w:cs="Courier New"/>
          <w:color w:val="auto"/>
          <w:sz w:val="16"/>
          <w:szCs w:val="16"/>
        </w:rPr>
        <w:sym w:font="Wingdings" w:char="F0E0"/>
      </w:r>
      <w:r w:rsidRPr="002F5994">
        <w:rPr>
          <w:rFonts w:ascii="Consolas" w:eastAsia="Times New Roman" w:hAnsi="Consolas" w:cs="Courier New"/>
          <w:color w:val="auto"/>
          <w:sz w:val="16"/>
          <w:szCs w:val="16"/>
        </w:rPr>
        <w:t xml:space="preserve"> 00100 010 (id 4, wire type 2)</w:t>
      </w:r>
    </w:p>
    <w:p w14:paraId="0FF82BCA"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03 </w:t>
      </w:r>
      <w:r w:rsidRPr="002F5994">
        <w:rPr>
          <w:rFonts w:ascii="Consolas" w:eastAsia="Times New Roman" w:hAnsi="Consolas" w:cs="Courier New"/>
          <w:color w:val="auto"/>
          <w:sz w:val="16"/>
          <w:szCs w:val="16"/>
        </w:rPr>
        <w:t>= Length</w:t>
      </w:r>
    </w:p>
    <w:p w14:paraId="3EB4A92B"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4D 49 4E </w:t>
      </w:r>
      <w:r w:rsidRPr="002F5994">
        <w:rPr>
          <w:rFonts w:ascii="Consolas" w:eastAsia="Times New Roman" w:hAnsi="Consolas" w:cs="Courier New"/>
          <w:color w:val="auto"/>
          <w:sz w:val="16"/>
          <w:szCs w:val="16"/>
        </w:rPr>
        <w:t>= MIN (last of 21 byte structure)</w:t>
      </w:r>
    </w:p>
    <w:p w14:paraId="33CAA6B8"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p>
    <w:p w14:paraId="006AC15B"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1A </w:t>
      </w:r>
      <w:r w:rsidRPr="002F5994">
        <w:rPr>
          <w:rFonts w:ascii="Consolas" w:eastAsia="Times New Roman" w:hAnsi="Consolas" w:cs="Courier New"/>
          <w:color w:val="auto"/>
          <w:sz w:val="16"/>
          <w:szCs w:val="16"/>
        </w:rPr>
        <w:t xml:space="preserve">= Identifier of nativeResourceId (03) </w:t>
      </w:r>
      <w:r w:rsidRPr="002F5994">
        <w:rPr>
          <w:rFonts w:ascii="Consolas" w:eastAsia="Times New Roman" w:hAnsi="Consolas" w:cs="Courier New"/>
          <w:color w:val="auto"/>
          <w:sz w:val="16"/>
          <w:szCs w:val="16"/>
        </w:rPr>
        <w:sym w:font="Wingdings" w:char="F0E0"/>
      </w:r>
      <w:r w:rsidRPr="002F5994">
        <w:rPr>
          <w:rFonts w:ascii="Consolas" w:eastAsia="Times New Roman" w:hAnsi="Consolas" w:cs="Courier New"/>
          <w:color w:val="auto"/>
          <w:sz w:val="16"/>
          <w:szCs w:val="16"/>
        </w:rPr>
        <w:t xml:space="preserve"> 00011 010 (id 3 wire type 2)</w:t>
      </w:r>
    </w:p>
    <w:p w14:paraId="1A8871BD"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0A </w:t>
      </w:r>
      <w:r w:rsidRPr="002F5994">
        <w:rPr>
          <w:rFonts w:ascii="Consolas" w:eastAsia="Times New Roman" w:hAnsi="Consolas" w:cs="Courier New"/>
          <w:color w:val="auto"/>
          <w:sz w:val="16"/>
          <w:szCs w:val="16"/>
        </w:rPr>
        <w:t>= Length</w:t>
      </w:r>
    </w:p>
    <w:p w14:paraId="7F80238B"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4F 50 54 2D 38 2D 37 2D 31 33</w:t>
      </w:r>
      <w:r w:rsidRPr="002F5994">
        <w:rPr>
          <w:rFonts w:ascii="Consolas" w:eastAsia="Times New Roman" w:hAnsi="Consolas" w:cs="Courier New"/>
          <w:color w:val="auto"/>
          <w:sz w:val="16"/>
          <w:szCs w:val="16"/>
        </w:rPr>
        <w:t xml:space="preserve"> = OPT-8-7-13</w:t>
      </w:r>
    </w:p>
    <w:p w14:paraId="71E08690"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p>
    <w:p w14:paraId="4D973CAB"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30 </w:t>
      </w:r>
      <w:r w:rsidRPr="002F5994">
        <w:rPr>
          <w:rFonts w:ascii="Consolas" w:eastAsia="Times New Roman" w:hAnsi="Consolas" w:cs="Courier New"/>
          <w:color w:val="auto"/>
          <w:sz w:val="16"/>
          <w:szCs w:val="16"/>
        </w:rPr>
        <w:t xml:space="preserve">= Identifier of directionOfMeasuredSignal (06) </w:t>
      </w:r>
      <w:r w:rsidRPr="002F5994">
        <w:rPr>
          <w:rFonts w:ascii="Consolas" w:eastAsia="Times New Roman" w:hAnsi="Consolas" w:cs="Courier New"/>
          <w:color w:val="auto"/>
          <w:sz w:val="16"/>
          <w:szCs w:val="16"/>
        </w:rPr>
        <w:sym w:font="Wingdings" w:char="F0E0"/>
      </w:r>
      <w:r w:rsidRPr="002F5994">
        <w:rPr>
          <w:rFonts w:ascii="Consolas" w:eastAsia="Times New Roman" w:hAnsi="Consolas" w:cs="Courier New"/>
          <w:color w:val="auto"/>
          <w:sz w:val="16"/>
          <w:szCs w:val="16"/>
        </w:rPr>
        <w:t xml:space="preserve"> 00110 000 (id 6, wire type 0)</w:t>
      </w:r>
    </w:p>
    <w:p w14:paraId="3DFF5DCA"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01 </w:t>
      </w:r>
      <w:r w:rsidRPr="002F5994">
        <w:rPr>
          <w:rFonts w:ascii="Consolas" w:eastAsia="Times New Roman" w:hAnsi="Consolas" w:cs="Courier New"/>
          <w:color w:val="auto"/>
          <w:sz w:val="16"/>
          <w:szCs w:val="16"/>
        </w:rPr>
        <w:t>= RECEIVE</w:t>
      </w:r>
    </w:p>
    <w:p w14:paraId="08BDD6EB"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p>
    <w:p w14:paraId="75EAA240"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38 </w:t>
      </w:r>
      <w:r w:rsidRPr="002F5994">
        <w:rPr>
          <w:rFonts w:ascii="Consolas" w:eastAsia="Times New Roman" w:hAnsi="Consolas" w:cs="Courier New"/>
          <w:color w:val="auto"/>
          <w:sz w:val="16"/>
          <w:szCs w:val="16"/>
        </w:rPr>
        <w:t xml:space="preserve">= Identifier of sampleInterval (07) 38 </w:t>
      </w:r>
      <w:r w:rsidRPr="002F5994">
        <w:rPr>
          <w:rFonts w:ascii="Consolas" w:eastAsia="Times New Roman" w:hAnsi="Consolas" w:cs="Courier New"/>
          <w:color w:val="auto"/>
          <w:sz w:val="16"/>
          <w:szCs w:val="16"/>
        </w:rPr>
        <w:sym w:font="Wingdings" w:char="F0E0"/>
      </w:r>
      <w:r w:rsidRPr="002F5994">
        <w:rPr>
          <w:rFonts w:ascii="Consolas" w:eastAsia="Times New Roman" w:hAnsi="Consolas" w:cs="Courier New"/>
          <w:color w:val="auto"/>
          <w:sz w:val="16"/>
          <w:szCs w:val="16"/>
        </w:rPr>
        <w:t xml:space="preserve"> 00111 000 (id 7, wire type 0)</w:t>
      </w:r>
    </w:p>
    <w:p w14:paraId="455F69E2"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80 D0 B8 E1 98 1A</w:t>
      </w:r>
      <w:r w:rsidRPr="002F5994">
        <w:rPr>
          <w:rFonts w:ascii="Consolas" w:eastAsia="Times New Roman" w:hAnsi="Consolas" w:cs="Courier New"/>
          <w:color w:val="auto"/>
          <w:sz w:val="16"/>
          <w:szCs w:val="16"/>
        </w:rPr>
        <w:t xml:space="preserve"> = </w:t>
      </w:r>
      <w:r>
        <w:rPr>
          <w:rFonts w:ascii="Consolas" w:eastAsia="Times New Roman" w:hAnsi="Consolas" w:cs="Courier New"/>
          <w:color w:val="auto"/>
          <w:sz w:val="16"/>
          <w:szCs w:val="16"/>
        </w:rPr>
        <w:t>decodes as</w:t>
      </w:r>
      <w:r w:rsidRPr="002F5994">
        <w:rPr>
          <w:rFonts w:ascii="Consolas" w:eastAsia="Times New Roman" w:hAnsi="Consolas" w:cs="Courier New"/>
          <w:color w:val="auto"/>
          <w:sz w:val="16"/>
          <w:szCs w:val="16"/>
        </w:rPr>
        <w:t xml:space="preserve"> </w:t>
      </w:r>
      <w:r w:rsidR="004E3F1E" w:rsidRPr="005B5B78">
        <w:rPr>
          <w:rFonts w:ascii="Consolas" w:hAnsi="Consolas"/>
          <w:color w:val="1D1C1D"/>
          <w:sz w:val="16"/>
          <w:szCs w:val="16"/>
        </w:rPr>
        <w:t>900000000000</w:t>
      </w:r>
      <w:r w:rsidRPr="002F5994">
        <w:rPr>
          <w:rFonts w:ascii="Consolas" w:eastAsia="Times New Roman" w:hAnsi="Consolas" w:cs="Courier New"/>
          <w:color w:val="auto"/>
          <w:sz w:val="16"/>
          <w:szCs w:val="16"/>
        </w:rPr>
        <w:t xml:space="preserve"> (MSB is used to identify continuation, 7 bit quantities)</w:t>
      </w:r>
    </w:p>
    <w:p w14:paraId="786DEE05"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p>
    <w:p w14:paraId="2C513DBD"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42 </w:t>
      </w:r>
      <w:r w:rsidRPr="002F5994">
        <w:rPr>
          <w:rFonts w:ascii="Consolas" w:eastAsia="Times New Roman" w:hAnsi="Consolas" w:cs="Courier New"/>
          <w:color w:val="auto"/>
          <w:sz w:val="16"/>
          <w:szCs w:val="16"/>
        </w:rPr>
        <w:t xml:space="preserve">= Identifier of abstractResourceRef (08) 42 </w:t>
      </w:r>
      <w:r w:rsidRPr="002F5994">
        <w:rPr>
          <w:rFonts w:ascii="Consolas" w:eastAsia="Times New Roman" w:hAnsi="Consolas" w:cs="Courier New"/>
          <w:color w:val="auto"/>
          <w:sz w:val="16"/>
          <w:szCs w:val="16"/>
        </w:rPr>
        <w:sym w:font="Wingdings" w:char="F0E0"/>
      </w:r>
      <w:r w:rsidRPr="002F5994">
        <w:rPr>
          <w:rFonts w:ascii="Consolas" w:eastAsia="Times New Roman" w:hAnsi="Consolas" w:cs="Courier New"/>
          <w:color w:val="auto"/>
          <w:sz w:val="16"/>
          <w:szCs w:val="16"/>
        </w:rPr>
        <w:t xml:space="preserve"> 01000 010 (id 8, wire type 2)</w:t>
      </w:r>
    </w:p>
    <w:p w14:paraId="43BA4251"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8647"/>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0E</w:t>
      </w:r>
      <w:r w:rsidRPr="002F5994">
        <w:rPr>
          <w:rFonts w:ascii="Consolas" w:eastAsia="Times New Roman" w:hAnsi="Consolas" w:cs="Courier New"/>
          <w:color w:val="auto"/>
          <w:sz w:val="16"/>
          <w:szCs w:val="16"/>
        </w:rPr>
        <w:t xml:space="preserve"> = Length</w:t>
      </w:r>
    </w:p>
    <w:p w14:paraId="5B8F0247"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4E 45 31 2D 4F 50 54 2D 38 2D 37 2D 31 33</w:t>
      </w:r>
      <w:r w:rsidRPr="002F5994">
        <w:rPr>
          <w:rFonts w:ascii="Consolas" w:eastAsia="Times New Roman" w:hAnsi="Consolas" w:cs="Courier New"/>
          <w:color w:val="auto"/>
          <w:sz w:val="16"/>
          <w:szCs w:val="16"/>
        </w:rPr>
        <w:t xml:space="preserve"> = NE1-OPT-8-7-13</w:t>
      </w:r>
    </w:p>
    <w:p w14:paraId="18574A5E"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p>
    <w:p w14:paraId="67CCB331"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4A </w:t>
      </w:r>
      <w:r w:rsidRPr="002F5994">
        <w:rPr>
          <w:rFonts w:ascii="Consolas" w:eastAsia="Times New Roman" w:hAnsi="Consolas" w:cs="Courier New"/>
          <w:color w:val="auto"/>
          <w:sz w:val="16"/>
          <w:szCs w:val="16"/>
        </w:rPr>
        <w:t xml:space="preserve">= Identifier of nativeMeasurementType (09) 4A </w:t>
      </w:r>
      <w:r w:rsidRPr="002F5994">
        <w:rPr>
          <w:rFonts w:ascii="Consolas" w:eastAsia="Times New Roman" w:hAnsi="Consolas" w:cs="Courier New"/>
          <w:color w:val="auto"/>
          <w:sz w:val="16"/>
          <w:szCs w:val="16"/>
        </w:rPr>
        <w:sym w:font="Wingdings" w:char="F0E0"/>
      </w:r>
      <w:r w:rsidRPr="002F5994">
        <w:rPr>
          <w:rFonts w:ascii="Consolas" w:eastAsia="Times New Roman" w:hAnsi="Consolas" w:cs="Courier New"/>
          <w:color w:val="auto"/>
          <w:sz w:val="16"/>
          <w:szCs w:val="16"/>
        </w:rPr>
        <w:t xml:space="preserve"> 01001 010 (id 9, wire type 2)</w:t>
      </w:r>
    </w:p>
    <w:p w14:paraId="33033DBC"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14</w:t>
      </w:r>
      <w:r w:rsidRPr="002F5994">
        <w:rPr>
          <w:rFonts w:ascii="Consolas" w:eastAsia="Times New Roman" w:hAnsi="Consolas" w:cs="Courier New"/>
          <w:color w:val="auto"/>
          <w:sz w:val="16"/>
          <w:szCs w:val="16"/>
        </w:rPr>
        <w:t xml:space="preserve"> = Length</w:t>
      </w:r>
    </w:p>
    <w:p w14:paraId="1E643475"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 xml:space="preserve">52 58 5F 4F 50 54 49 43 41 4C 5F 50 4F 57 45 52 5F 4D 49 4E </w:t>
      </w:r>
      <w:r w:rsidRPr="002F5994">
        <w:rPr>
          <w:rFonts w:ascii="Consolas" w:eastAsia="Times New Roman" w:hAnsi="Consolas" w:cs="Courier New"/>
          <w:color w:val="auto"/>
          <w:sz w:val="16"/>
          <w:szCs w:val="16"/>
        </w:rPr>
        <w:t>= RX_OPTICAL_POWER_MIN</w:t>
      </w:r>
    </w:p>
    <w:p w14:paraId="053D3A35" w14:textId="77777777"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p>
    <w:p w14:paraId="18EEC498" w14:textId="2240F073"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5</w:t>
      </w:r>
      <w:r w:rsidR="00B2439F">
        <w:rPr>
          <w:rFonts w:ascii="Consolas" w:eastAsia="Times New Roman" w:hAnsi="Consolas" w:cs="Courier New"/>
          <w:color w:val="auto"/>
          <w:sz w:val="16"/>
          <w:szCs w:val="16"/>
        </w:rPr>
        <w:t>0</w:t>
      </w:r>
      <w:r w:rsidRPr="0084668C">
        <w:rPr>
          <w:rFonts w:ascii="Consolas" w:eastAsia="Times New Roman" w:hAnsi="Consolas" w:cs="Courier New"/>
          <w:color w:val="auto"/>
          <w:sz w:val="16"/>
          <w:szCs w:val="16"/>
        </w:rPr>
        <w:t xml:space="preserve"> </w:t>
      </w:r>
      <w:r w:rsidRPr="002F5994">
        <w:rPr>
          <w:rFonts w:ascii="Consolas" w:eastAsia="Times New Roman" w:hAnsi="Consolas" w:cs="Courier New"/>
          <w:color w:val="auto"/>
          <w:sz w:val="16"/>
          <w:szCs w:val="16"/>
        </w:rPr>
        <w:t xml:space="preserve">= Identifier of </w:t>
      </w:r>
      <w:r w:rsidRPr="00B2439F">
        <w:rPr>
          <w:rFonts w:ascii="Consolas" w:eastAsia="Times New Roman" w:hAnsi="Consolas" w:cs="Courier New"/>
          <w:color w:val="auto"/>
          <w:sz w:val="16"/>
          <w:szCs w:val="16"/>
        </w:rPr>
        <w:t xml:space="preserve">normalizedMeasurementType (10) 5A </w:t>
      </w:r>
      <w:r w:rsidRPr="00B2439F">
        <w:rPr>
          <w:rFonts w:ascii="Consolas" w:eastAsia="Times New Roman" w:hAnsi="Consolas" w:cs="Courier New"/>
          <w:color w:val="auto"/>
          <w:sz w:val="16"/>
          <w:szCs w:val="16"/>
        </w:rPr>
        <w:sym w:font="Wingdings" w:char="F0E0"/>
      </w:r>
      <w:r w:rsidRPr="00B2439F">
        <w:rPr>
          <w:rFonts w:ascii="Consolas" w:eastAsia="Times New Roman" w:hAnsi="Consolas" w:cs="Courier New"/>
          <w:color w:val="auto"/>
          <w:sz w:val="16"/>
          <w:szCs w:val="16"/>
        </w:rPr>
        <w:t xml:space="preserve"> 01011 000 (id 1</w:t>
      </w:r>
      <w:r w:rsidR="00B2439F" w:rsidRPr="00B2439F">
        <w:rPr>
          <w:rFonts w:ascii="Consolas" w:eastAsia="Times New Roman" w:hAnsi="Consolas" w:cs="Courier New"/>
          <w:color w:val="auto"/>
          <w:sz w:val="16"/>
          <w:szCs w:val="16"/>
        </w:rPr>
        <w:t>0</w:t>
      </w:r>
      <w:r w:rsidRPr="00B2439F">
        <w:rPr>
          <w:rFonts w:ascii="Consolas" w:eastAsia="Times New Roman" w:hAnsi="Consolas" w:cs="Courier New"/>
          <w:color w:val="auto"/>
          <w:sz w:val="16"/>
          <w:szCs w:val="16"/>
        </w:rPr>
        <w:t>, wire type 0)</w:t>
      </w:r>
    </w:p>
    <w:p w14:paraId="1AF8BDAF" w14:textId="6B2861EE" w:rsidR="002F5994" w:rsidRPr="002F5994" w:rsidRDefault="002F5994" w:rsidP="002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Consolas" w:eastAsia="Times New Roman" w:hAnsi="Consolas" w:cs="Courier New"/>
          <w:color w:val="auto"/>
          <w:sz w:val="16"/>
          <w:szCs w:val="16"/>
        </w:rPr>
      </w:pPr>
      <w:r w:rsidRPr="0084668C">
        <w:rPr>
          <w:rFonts w:ascii="Consolas" w:eastAsia="Times New Roman" w:hAnsi="Consolas" w:cs="Courier New"/>
          <w:color w:val="auto"/>
          <w:sz w:val="16"/>
          <w:szCs w:val="16"/>
        </w:rPr>
        <w:t>1</w:t>
      </w:r>
      <w:r w:rsidR="008656E5">
        <w:rPr>
          <w:rFonts w:ascii="Consolas" w:eastAsia="Times New Roman" w:hAnsi="Consolas" w:cs="Courier New"/>
          <w:color w:val="auto"/>
          <w:sz w:val="16"/>
          <w:szCs w:val="16"/>
        </w:rPr>
        <w:t>6</w:t>
      </w:r>
      <w:r w:rsidRPr="0084668C">
        <w:rPr>
          <w:rFonts w:ascii="Consolas" w:eastAsia="Times New Roman" w:hAnsi="Consolas" w:cs="Courier New"/>
          <w:color w:val="auto"/>
          <w:sz w:val="16"/>
          <w:szCs w:val="16"/>
        </w:rPr>
        <w:t xml:space="preserve"> </w:t>
      </w:r>
      <w:r w:rsidRPr="002F5994">
        <w:rPr>
          <w:rFonts w:ascii="Consolas" w:eastAsia="Times New Roman" w:hAnsi="Consolas" w:cs="Courier New"/>
          <w:color w:val="auto"/>
          <w:sz w:val="16"/>
          <w:szCs w:val="16"/>
        </w:rPr>
        <w:t xml:space="preserve">= </w:t>
      </w:r>
      <w:r w:rsidR="008656E5" w:rsidRPr="005B5B78">
        <w:rPr>
          <w:rFonts w:ascii="Consolas" w:hAnsi="Consolas"/>
          <w:color w:val="1D1C1D"/>
          <w:sz w:val="16"/>
          <w:szCs w:val="16"/>
        </w:rPr>
        <w:t>OPT_</w:t>
      </w:r>
      <w:r w:rsidR="008656E5">
        <w:rPr>
          <w:rFonts w:ascii="Consolas" w:hAnsi="Consolas"/>
          <w:color w:val="1D1C1D"/>
          <w:sz w:val="16"/>
          <w:szCs w:val="16"/>
        </w:rPr>
        <w:t>TOTAL_</w:t>
      </w:r>
      <w:r w:rsidR="008656E5" w:rsidRPr="005B5B78">
        <w:rPr>
          <w:rFonts w:ascii="Consolas" w:hAnsi="Consolas"/>
          <w:color w:val="1D1C1D"/>
          <w:sz w:val="16"/>
          <w:szCs w:val="16"/>
        </w:rPr>
        <w:t>P</w:t>
      </w:r>
      <w:r w:rsidR="008656E5">
        <w:rPr>
          <w:rFonts w:ascii="Consolas" w:hAnsi="Consolas"/>
          <w:color w:val="1D1C1D"/>
          <w:sz w:val="16"/>
          <w:szCs w:val="16"/>
        </w:rPr>
        <w:t>W</w:t>
      </w:r>
      <w:r w:rsidR="008656E5" w:rsidRPr="005B5B78">
        <w:rPr>
          <w:rFonts w:ascii="Consolas" w:hAnsi="Consolas"/>
          <w:color w:val="1D1C1D"/>
          <w:sz w:val="16"/>
          <w:szCs w:val="16"/>
        </w:rPr>
        <w:t>R_INPUT</w:t>
      </w:r>
    </w:p>
    <w:p w14:paraId="53919A78" w14:textId="77777777" w:rsidR="00857D5D" w:rsidRDefault="00857D5D" w:rsidP="00857D5D">
      <w:pPr>
        <w:pStyle w:val="Heading3"/>
      </w:pPr>
      <w:bookmarkStart w:id="429" w:name="_Toc223392368"/>
      <w:r>
        <w:t>Byte reduction</w:t>
      </w:r>
      <w:bookmarkEnd w:id="429"/>
    </w:p>
    <w:p w14:paraId="13DFDAC4" w14:textId="77777777" w:rsidR="00BA6DB6" w:rsidRDefault="00011EBB" w:rsidP="00BA6DB6">
      <w:r>
        <w:t>T</w:t>
      </w:r>
      <w:r w:rsidR="00BA6DB6">
        <w:t>he protobuf form requires less than 0.25 of the data to convey the message.</w:t>
      </w:r>
    </w:p>
    <w:p w14:paraId="0DD85DA2" w14:textId="77777777" w:rsidR="00BA6DB6" w:rsidRDefault="00BA6DB6" w:rsidP="00BA6DB6">
      <w:r>
        <w:t>If the strings were to be removed or replaced by enumerations, the dominant volume would then come from the two time properties.</w:t>
      </w:r>
    </w:p>
    <w:p w14:paraId="408CCDD1" w14:textId="66140B47" w:rsidR="00857D5D" w:rsidRDefault="00BA6DB6" w:rsidP="00BA6DB6">
      <w:r>
        <w:t>It may be relevant in future to consider relative time for the measurement sample as the varint coding would then reduce the field</w:t>
      </w:r>
      <w:r w:rsidR="00B2439F">
        <w:t xml:space="preserve"> size</w:t>
      </w:r>
      <w:r>
        <w:t>.</w:t>
      </w:r>
    </w:p>
    <w:p w14:paraId="74C0AD14" w14:textId="77777777" w:rsidR="00857D5D" w:rsidRPr="00857D5D" w:rsidRDefault="00651E91" w:rsidP="00857D5D">
      <w:pPr>
        <w:pStyle w:val="Heading3"/>
      </w:pPr>
      <w:bookmarkStart w:id="430" w:name="_Toc223392369"/>
      <w:r>
        <w:t>Protobuf encoding</w:t>
      </w:r>
      <w:bookmarkEnd w:id="430"/>
    </w:p>
    <w:p w14:paraId="1EBCD686" w14:textId="77777777" w:rsidR="00483F69" w:rsidRDefault="000814F3" w:rsidP="00B724F3">
      <w:r>
        <w:t>Protobuf hex decoding tools are available, e.g., [PROTO-DEC].</w:t>
      </w:r>
    </w:p>
    <w:p w14:paraId="4D7E88B4" w14:textId="77777777" w:rsidR="006B02E9" w:rsidRPr="00B724F3" w:rsidRDefault="00483F69" w:rsidP="00B724F3">
      <w:r>
        <w:t>Protobuf encoding is explained at [PROTO-ENC].</w:t>
      </w:r>
      <w:r w:rsidR="000814F3">
        <w:t xml:space="preserve"> </w:t>
      </w:r>
    </w:p>
    <w:p w14:paraId="0A4F39CF" w14:textId="77777777" w:rsidR="00543AF2" w:rsidRDefault="00543AF2" w:rsidP="00543AF2"/>
    <w:p w14:paraId="1C697A91" w14:textId="77777777" w:rsidR="000C3B09" w:rsidRDefault="000C3B09" w:rsidP="00543AF2"/>
    <w:p w14:paraId="158FC147" w14:textId="77777777" w:rsidR="00180082" w:rsidRDefault="00180082" w:rsidP="000C3B09">
      <w:pPr>
        <w:pStyle w:val="Heading2"/>
        <w:numPr>
          <w:ilvl w:val="0"/>
          <w:numId w:val="0"/>
        </w:numPr>
        <w:sectPr w:rsidR="00180082" w:rsidSect="008E0EED">
          <w:pgSz w:w="11906" w:h="16838" w:code="9"/>
          <w:pgMar w:top="720" w:right="720" w:bottom="720" w:left="720" w:header="720" w:footer="720" w:gutter="0"/>
          <w:cols w:space="720"/>
          <w:titlePg/>
          <w:docGrid w:linePitch="326"/>
        </w:sectPr>
      </w:pPr>
    </w:p>
    <w:p w14:paraId="46F687E6" w14:textId="77777777" w:rsidR="00180082" w:rsidRDefault="00180082" w:rsidP="00180082">
      <w:pPr>
        <w:pStyle w:val="Heading2"/>
      </w:pPr>
      <w:bookmarkStart w:id="431" w:name="_Ref143901720"/>
      <w:bookmarkStart w:id="432" w:name="_Toc223392370"/>
      <w:r>
        <w:lastRenderedPageBreak/>
        <w:t xml:space="preserve">Appendix – Measurement </w:t>
      </w:r>
      <w:r w:rsidR="00375A28">
        <w:t>YANG</w:t>
      </w:r>
      <w:bookmarkEnd w:id="431"/>
      <w:bookmarkEnd w:id="432"/>
    </w:p>
    <w:p w14:paraId="297642DF" w14:textId="3B355507" w:rsidR="00180082" w:rsidRDefault="00B71CDE" w:rsidP="009A3D93">
      <w:pPr>
        <w:sectPr w:rsidR="00180082" w:rsidSect="0077114B">
          <w:pgSz w:w="11906" w:h="16838" w:code="9"/>
          <w:pgMar w:top="720" w:right="720" w:bottom="720" w:left="720" w:header="720" w:footer="720" w:gutter="0"/>
          <w:cols w:space="720"/>
          <w:titlePg/>
          <w:docGrid w:linePitch="326"/>
        </w:sectPr>
      </w:pPr>
      <w:r>
        <w:t xml:space="preserve">The tapi-streaming-gnmi YANG is available at </w:t>
      </w:r>
      <w:hyperlink r:id="rId52" w:history="1">
        <w:r w:rsidR="009A3D93" w:rsidRPr="00A373E0">
          <w:rPr>
            <w:rStyle w:val="Hyperlink"/>
          </w:rPr>
          <w:t>https://github.com/Open-Network-Models-and-Interfaces-ONMI/TAPI/tree/v2.5.2/YANG</w:t>
        </w:r>
      </w:hyperlink>
      <w:bookmarkStart w:id="433" w:name="_Toc208230292"/>
      <w:bookmarkStart w:id="434" w:name="_Toc208230293"/>
      <w:bookmarkStart w:id="435" w:name="_Toc208230294"/>
      <w:bookmarkStart w:id="436" w:name="_Toc208230295"/>
      <w:bookmarkStart w:id="437" w:name="_Toc208230296"/>
      <w:bookmarkStart w:id="438" w:name="_Toc208230297"/>
      <w:bookmarkStart w:id="439" w:name="_Toc208230298"/>
      <w:bookmarkStart w:id="440" w:name="_Toc208230299"/>
      <w:bookmarkStart w:id="441" w:name="_Toc208230300"/>
      <w:bookmarkStart w:id="442" w:name="_Toc208230301"/>
      <w:bookmarkStart w:id="443" w:name="_Toc208230302"/>
      <w:bookmarkStart w:id="444" w:name="_Toc208230303"/>
      <w:bookmarkStart w:id="445" w:name="_Toc208230304"/>
      <w:bookmarkStart w:id="446" w:name="_Toc208230305"/>
      <w:bookmarkStart w:id="447" w:name="_Toc208230306"/>
      <w:bookmarkStart w:id="448" w:name="_Toc208230307"/>
      <w:bookmarkStart w:id="449" w:name="_Toc208230308"/>
      <w:bookmarkStart w:id="450" w:name="_Toc208230309"/>
      <w:bookmarkStart w:id="451" w:name="_Toc208230310"/>
      <w:bookmarkStart w:id="452" w:name="_Toc208230311"/>
      <w:bookmarkStart w:id="453" w:name="_Toc208230312"/>
      <w:bookmarkStart w:id="454" w:name="_Toc208230313"/>
      <w:bookmarkStart w:id="455" w:name="_Toc208230314"/>
      <w:bookmarkStart w:id="456" w:name="_Toc208230315"/>
      <w:bookmarkStart w:id="457" w:name="_Toc208230316"/>
      <w:bookmarkStart w:id="458" w:name="_Toc208230317"/>
      <w:bookmarkStart w:id="459" w:name="_Toc208230318"/>
      <w:bookmarkStart w:id="460" w:name="_Toc208230319"/>
      <w:bookmarkStart w:id="461" w:name="_Toc208230320"/>
      <w:bookmarkStart w:id="462" w:name="_Toc208230321"/>
      <w:bookmarkStart w:id="463" w:name="_Toc208230322"/>
      <w:bookmarkStart w:id="464" w:name="_Toc208230323"/>
      <w:bookmarkStart w:id="465" w:name="_Toc208230324"/>
      <w:bookmarkStart w:id="466" w:name="_Toc208230325"/>
      <w:bookmarkStart w:id="467" w:name="_Toc208230326"/>
      <w:bookmarkStart w:id="468" w:name="_Toc208230327"/>
      <w:bookmarkStart w:id="469" w:name="_Toc208230328"/>
      <w:bookmarkStart w:id="470" w:name="_Toc208230329"/>
      <w:bookmarkStart w:id="471" w:name="_Toc208230330"/>
      <w:bookmarkStart w:id="472" w:name="_Toc208230331"/>
      <w:bookmarkStart w:id="473" w:name="_Toc208230332"/>
      <w:bookmarkStart w:id="474" w:name="_Toc208230333"/>
      <w:bookmarkStart w:id="475" w:name="_Toc208230334"/>
      <w:bookmarkStart w:id="476" w:name="_Toc208230335"/>
      <w:bookmarkStart w:id="477" w:name="_Toc208230336"/>
      <w:bookmarkStart w:id="478" w:name="_Toc208230337"/>
      <w:bookmarkStart w:id="479" w:name="_Toc208230338"/>
      <w:bookmarkStart w:id="480" w:name="_Toc208230339"/>
      <w:bookmarkStart w:id="481" w:name="_Toc208230340"/>
      <w:bookmarkStart w:id="482" w:name="_Toc208230341"/>
      <w:bookmarkStart w:id="483" w:name="_Toc208230342"/>
      <w:bookmarkStart w:id="484" w:name="_Toc208230343"/>
      <w:bookmarkStart w:id="485" w:name="_Toc208230344"/>
      <w:bookmarkStart w:id="486" w:name="_Toc208230345"/>
      <w:bookmarkStart w:id="487" w:name="_Toc208230346"/>
      <w:bookmarkStart w:id="488" w:name="_Toc208230347"/>
      <w:bookmarkStart w:id="489" w:name="_Toc208230348"/>
      <w:bookmarkStart w:id="490" w:name="_Toc208230349"/>
      <w:bookmarkStart w:id="491" w:name="_Toc208230350"/>
      <w:bookmarkStart w:id="492" w:name="_Toc208230351"/>
      <w:bookmarkStart w:id="493" w:name="_Toc208230352"/>
      <w:bookmarkStart w:id="494" w:name="_Toc208230353"/>
      <w:bookmarkStart w:id="495" w:name="_Toc208230354"/>
      <w:bookmarkStart w:id="496" w:name="_Toc208230355"/>
      <w:bookmarkStart w:id="497" w:name="_Toc208230356"/>
      <w:bookmarkStart w:id="498" w:name="_Toc208230357"/>
      <w:bookmarkStart w:id="499" w:name="_Toc208230358"/>
      <w:bookmarkStart w:id="500" w:name="_Toc208230359"/>
      <w:bookmarkStart w:id="501" w:name="_Toc208230360"/>
      <w:bookmarkStart w:id="502" w:name="_Toc208230361"/>
      <w:bookmarkStart w:id="503" w:name="_Toc208230362"/>
      <w:bookmarkStart w:id="504" w:name="_Toc208230363"/>
      <w:bookmarkStart w:id="505" w:name="_Toc208230364"/>
      <w:bookmarkStart w:id="506" w:name="_Toc208230365"/>
      <w:bookmarkStart w:id="507" w:name="_Toc208230366"/>
      <w:bookmarkStart w:id="508" w:name="_Toc208230367"/>
      <w:bookmarkStart w:id="509" w:name="_Toc208230368"/>
      <w:bookmarkStart w:id="510" w:name="_Toc208230369"/>
      <w:bookmarkStart w:id="511" w:name="_Toc208230370"/>
      <w:bookmarkStart w:id="512" w:name="_Toc208230371"/>
      <w:bookmarkStart w:id="513" w:name="_Toc208230372"/>
      <w:bookmarkStart w:id="514" w:name="_Toc208230373"/>
      <w:bookmarkStart w:id="515" w:name="_Toc208230374"/>
      <w:bookmarkStart w:id="516" w:name="_Toc208230375"/>
      <w:bookmarkStart w:id="517" w:name="_Toc208230376"/>
      <w:bookmarkStart w:id="518" w:name="_Toc208230377"/>
      <w:bookmarkStart w:id="519" w:name="_Toc208230378"/>
      <w:bookmarkStart w:id="520" w:name="_Toc208230379"/>
      <w:bookmarkStart w:id="521" w:name="_Toc208230380"/>
      <w:bookmarkStart w:id="522" w:name="_Toc208230381"/>
      <w:bookmarkStart w:id="523" w:name="_Toc208230382"/>
      <w:bookmarkStart w:id="524" w:name="_Toc208230383"/>
      <w:bookmarkStart w:id="525" w:name="_Toc208230384"/>
      <w:bookmarkStart w:id="526" w:name="_Toc208230385"/>
      <w:bookmarkStart w:id="527" w:name="_Toc208230386"/>
      <w:bookmarkStart w:id="528" w:name="_Toc208230387"/>
      <w:bookmarkStart w:id="529" w:name="_Toc208230388"/>
      <w:bookmarkStart w:id="530" w:name="_Toc208230389"/>
      <w:bookmarkStart w:id="531" w:name="_Toc208230390"/>
      <w:bookmarkStart w:id="532" w:name="_Toc208230391"/>
      <w:bookmarkStart w:id="533" w:name="_Toc208230392"/>
      <w:bookmarkStart w:id="534" w:name="_Toc208230393"/>
      <w:bookmarkStart w:id="535" w:name="_Toc208230394"/>
      <w:bookmarkStart w:id="536" w:name="_Toc208230395"/>
      <w:bookmarkStart w:id="537" w:name="_Toc208230396"/>
      <w:bookmarkStart w:id="538" w:name="_Toc208230397"/>
      <w:bookmarkStart w:id="539" w:name="_Toc208230398"/>
      <w:bookmarkStart w:id="540" w:name="_Toc208230399"/>
      <w:bookmarkStart w:id="541" w:name="_Toc208230400"/>
      <w:bookmarkStart w:id="542" w:name="_Toc208230401"/>
      <w:bookmarkStart w:id="543" w:name="_Toc208230402"/>
      <w:bookmarkStart w:id="544" w:name="_Toc208230403"/>
      <w:bookmarkStart w:id="545" w:name="_Toc208230404"/>
      <w:bookmarkStart w:id="546" w:name="_Toc208230405"/>
      <w:bookmarkStart w:id="547" w:name="_Toc208230406"/>
      <w:bookmarkStart w:id="548" w:name="_Toc208230407"/>
      <w:bookmarkStart w:id="549" w:name="_Toc208230408"/>
      <w:bookmarkStart w:id="550" w:name="_Toc208230409"/>
      <w:bookmarkStart w:id="551" w:name="_Toc208230410"/>
      <w:bookmarkStart w:id="552" w:name="_Toc208230411"/>
      <w:bookmarkStart w:id="553" w:name="_Toc208230412"/>
      <w:bookmarkStart w:id="554" w:name="_Toc208230413"/>
      <w:bookmarkStart w:id="555" w:name="_Toc208230414"/>
      <w:bookmarkStart w:id="556" w:name="_Toc208230415"/>
      <w:bookmarkStart w:id="557" w:name="_Toc208230416"/>
      <w:bookmarkStart w:id="558" w:name="_Toc208230417"/>
      <w:bookmarkStart w:id="559" w:name="_Toc208230418"/>
      <w:bookmarkStart w:id="560" w:name="_Toc208230419"/>
      <w:bookmarkStart w:id="561" w:name="_Toc208230420"/>
      <w:bookmarkStart w:id="562" w:name="_Toc208230421"/>
      <w:bookmarkStart w:id="563" w:name="_Toc208230422"/>
      <w:bookmarkStart w:id="564" w:name="_Toc208230423"/>
      <w:bookmarkStart w:id="565" w:name="_Toc208230424"/>
      <w:bookmarkStart w:id="566" w:name="_Toc208230425"/>
      <w:bookmarkStart w:id="567" w:name="_Toc208230426"/>
      <w:bookmarkStart w:id="568" w:name="_Toc208230427"/>
      <w:bookmarkStart w:id="569" w:name="_Toc208230428"/>
      <w:bookmarkStart w:id="570" w:name="_Toc208230429"/>
      <w:bookmarkStart w:id="571" w:name="_Toc208230430"/>
      <w:bookmarkStart w:id="572" w:name="_Toc208230431"/>
      <w:bookmarkStart w:id="573" w:name="_Toc208230432"/>
      <w:bookmarkStart w:id="574" w:name="_Toc208230433"/>
      <w:bookmarkStart w:id="575" w:name="_Toc208230434"/>
      <w:bookmarkStart w:id="576" w:name="_Toc208230435"/>
      <w:bookmarkStart w:id="577" w:name="_Toc208230436"/>
      <w:bookmarkStart w:id="578" w:name="_Toc208230437"/>
      <w:bookmarkStart w:id="579" w:name="_Toc208230438"/>
      <w:bookmarkStart w:id="580" w:name="_Toc208230439"/>
      <w:bookmarkStart w:id="581" w:name="_Toc208230440"/>
      <w:bookmarkStart w:id="582" w:name="_Toc208230441"/>
      <w:bookmarkStart w:id="583" w:name="_Toc208230442"/>
      <w:bookmarkStart w:id="584" w:name="_Toc208230443"/>
      <w:bookmarkStart w:id="585" w:name="_Toc208230444"/>
      <w:bookmarkStart w:id="586" w:name="_Toc208230445"/>
      <w:bookmarkStart w:id="587" w:name="_Toc208230446"/>
      <w:bookmarkStart w:id="588" w:name="_Toc208230447"/>
      <w:bookmarkStart w:id="589" w:name="_Toc208230448"/>
      <w:bookmarkStart w:id="590" w:name="_Toc208230449"/>
      <w:bookmarkStart w:id="591" w:name="_Toc208230450"/>
      <w:bookmarkStart w:id="592" w:name="_Toc208230451"/>
      <w:bookmarkStart w:id="593" w:name="_Toc208230452"/>
      <w:bookmarkStart w:id="594" w:name="_Toc208230453"/>
      <w:bookmarkStart w:id="595" w:name="_Toc208230454"/>
      <w:bookmarkStart w:id="596" w:name="_Toc208230455"/>
      <w:bookmarkStart w:id="597" w:name="_Toc208230456"/>
      <w:bookmarkStart w:id="598" w:name="_Toc208230457"/>
      <w:bookmarkStart w:id="599" w:name="_Toc208230458"/>
      <w:bookmarkStart w:id="600" w:name="_Toc208230459"/>
      <w:bookmarkStart w:id="601" w:name="_Toc208230460"/>
      <w:bookmarkStart w:id="602" w:name="_Toc208230461"/>
      <w:bookmarkStart w:id="603" w:name="_Toc208230462"/>
      <w:bookmarkStart w:id="604" w:name="_Toc208230463"/>
      <w:bookmarkStart w:id="605" w:name="_Toc208230464"/>
      <w:bookmarkStart w:id="606" w:name="_Toc208230465"/>
      <w:bookmarkStart w:id="607" w:name="_Toc208230466"/>
      <w:bookmarkStart w:id="608" w:name="_Toc208230467"/>
      <w:bookmarkStart w:id="609" w:name="_Toc208230468"/>
      <w:bookmarkStart w:id="610" w:name="_Toc208230469"/>
      <w:bookmarkStart w:id="611" w:name="_Toc208230470"/>
      <w:bookmarkStart w:id="612" w:name="_Toc208230471"/>
      <w:bookmarkStart w:id="613" w:name="_Toc208230472"/>
      <w:bookmarkStart w:id="614" w:name="_Toc208230473"/>
      <w:bookmarkStart w:id="615" w:name="_Toc208230474"/>
      <w:bookmarkStart w:id="616" w:name="_Toc208230475"/>
      <w:bookmarkStart w:id="617" w:name="_Toc208230476"/>
      <w:bookmarkStart w:id="618" w:name="_Toc208230477"/>
      <w:bookmarkStart w:id="619" w:name="_Toc208230478"/>
      <w:bookmarkStart w:id="620" w:name="_Toc208230479"/>
      <w:bookmarkStart w:id="621" w:name="_Toc208230480"/>
      <w:bookmarkStart w:id="622" w:name="_Toc208230481"/>
      <w:bookmarkStart w:id="623" w:name="_Toc208230482"/>
      <w:bookmarkStart w:id="624" w:name="_Toc208230483"/>
      <w:bookmarkStart w:id="625" w:name="_Toc208230484"/>
      <w:bookmarkStart w:id="626" w:name="_Toc208230485"/>
      <w:bookmarkStart w:id="627" w:name="_Toc208230486"/>
      <w:bookmarkStart w:id="628" w:name="_Toc208230487"/>
      <w:bookmarkStart w:id="629" w:name="_Toc208230488"/>
      <w:bookmarkStart w:id="630" w:name="_Toc208230489"/>
      <w:bookmarkStart w:id="631" w:name="_Toc208230490"/>
      <w:bookmarkStart w:id="632" w:name="_Toc208230491"/>
      <w:bookmarkStart w:id="633" w:name="_Toc208230492"/>
      <w:bookmarkStart w:id="634" w:name="_Toc208230493"/>
      <w:bookmarkStart w:id="635" w:name="_Toc208230494"/>
      <w:bookmarkStart w:id="636" w:name="_Toc208230495"/>
      <w:bookmarkStart w:id="637" w:name="_Toc208230496"/>
      <w:bookmarkStart w:id="638" w:name="_Toc208230497"/>
      <w:bookmarkStart w:id="639" w:name="_Toc208230498"/>
      <w:bookmarkStart w:id="640" w:name="_Toc208230499"/>
      <w:bookmarkStart w:id="641" w:name="_Toc208230500"/>
      <w:bookmarkStart w:id="642" w:name="_Toc208230501"/>
      <w:bookmarkStart w:id="643" w:name="_Toc208230502"/>
      <w:bookmarkStart w:id="644" w:name="_Toc208230503"/>
      <w:bookmarkStart w:id="645" w:name="_Toc208230504"/>
      <w:bookmarkStart w:id="646" w:name="_Toc208230505"/>
      <w:bookmarkStart w:id="647" w:name="_Toc208230506"/>
      <w:bookmarkStart w:id="648" w:name="_Toc208230507"/>
      <w:bookmarkStart w:id="649" w:name="_Toc208230508"/>
      <w:bookmarkStart w:id="650" w:name="_Toc208230509"/>
      <w:bookmarkStart w:id="651" w:name="_Toc208230510"/>
      <w:bookmarkStart w:id="652" w:name="_Toc208230511"/>
      <w:bookmarkStart w:id="653" w:name="_Toc208230512"/>
      <w:bookmarkStart w:id="654" w:name="_Toc208230513"/>
      <w:bookmarkStart w:id="655" w:name="_Toc208230514"/>
      <w:bookmarkStart w:id="656" w:name="_Toc208230515"/>
      <w:bookmarkStart w:id="657" w:name="_Toc208230516"/>
      <w:bookmarkStart w:id="658" w:name="_Toc208230517"/>
      <w:bookmarkStart w:id="659" w:name="_Toc208230518"/>
      <w:bookmarkStart w:id="660" w:name="_Toc208230519"/>
      <w:bookmarkStart w:id="661" w:name="_Toc208230520"/>
      <w:bookmarkStart w:id="662" w:name="_Toc208230521"/>
      <w:bookmarkStart w:id="663" w:name="_Toc208230522"/>
      <w:bookmarkStart w:id="664" w:name="_Toc208230523"/>
      <w:bookmarkStart w:id="665" w:name="_Toc208230524"/>
      <w:bookmarkStart w:id="666" w:name="_Toc208230525"/>
      <w:bookmarkStart w:id="667" w:name="_Toc208230526"/>
      <w:bookmarkStart w:id="668" w:name="_Toc208230527"/>
      <w:bookmarkStart w:id="669" w:name="_Toc208230528"/>
      <w:bookmarkStart w:id="670" w:name="_Toc208230529"/>
      <w:bookmarkStart w:id="671" w:name="_Toc208230530"/>
      <w:bookmarkStart w:id="672" w:name="_Toc208230531"/>
      <w:bookmarkStart w:id="673" w:name="_Toc208230532"/>
      <w:bookmarkStart w:id="674" w:name="_Toc208230533"/>
      <w:bookmarkStart w:id="675" w:name="_Toc208230534"/>
      <w:bookmarkStart w:id="676" w:name="_Toc208230535"/>
      <w:bookmarkStart w:id="677" w:name="_Toc208230536"/>
      <w:bookmarkStart w:id="678" w:name="_Toc208230537"/>
      <w:bookmarkStart w:id="679" w:name="_Toc208230538"/>
      <w:bookmarkStart w:id="680" w:name="_Toc208230539"/>
      <w:bookmarkStart w:id="681" w:name="_Toc208230540"/>
      <w:bookmarkStart w:id="682" w:name="_Toc208230541"/>
      <w:bookmarkStart w:id="683" w:name="_Toc208230542"/>
      <w:bookmarkStart w:id="684" w:name="_Toc208230543"/>
      <w:bookmarkStart w:id="685" w:name="_Toc208230544"/>
      <w:bookmarkStart w:id="686" w:name="_Toc208230545"/>
      <w:bookmarkStart w:id="687" w:name="_Toc208230546"/>
      <w:bookmarkStart w:id="688" w:name="_Toc208230547"/>
      <w:bookmarkStart w:id="689" w:name="_Toc208230548"/>
      <w:bookmarkStart w:id="690" w:name="_Toc208230549"/>
      <w:bookmarkStart w:id="691" w:name="_Toc208230550"/>
      <w:bookmarkStart w:id="692" w:name="_Toc208230551"/>
      <w:bookmarkStart w:id="693" w:name="_Toc208230552"/>
      <w:bookmarkStart w:id="694" w:name="_Toc208230553"/>
      <w:bookmarkStart w:id="695" w:name="_Toc208230554"/>
      <w:bookmarkStart w:id="696" w:name="_Toc208230555"/>
      <w:bookmarkStart w:id="697" w:name="_Toc208230556"/>
      <w:bookmarkStart w:id="698" w:name="_Toc208230557"/>
      <w:bookmarkStart w:id="699" w:name="_Toc208230558"/>
      <w:bookmarkStart w:id="700" w:name="_Toc208230559"/>
      <w:bookmarkStart w:id="701" w:name="_Toc208230560"/>
      <w:bookmarkStart w:id="702" w:name="_Toc208230561"/>
      <w:bookmarkStart w:id="703" w:name="_Toc208230562"/>
      <w:bookmarkStart w:id="704" w:name="_Toc208230563"/>
      <w:bookmarkStart w:id="705" w:name="_Toc208230564"/>
      <w:bookmarkStart w:id="706" w:name="_Toc208230565"/>
      <w:bookmarkStart w:id="707" w:name="_Toc208230566"/>
      <w:bookmarkStart w:id="708" w:name="_Toc208230567"/>
      <w:bookmarkStart w:id="709" w:name="_Toc208230568"/>
      <w:bookmarkStart w:id="710" w:name="_Toc208230569"/>
      <w:bookmarkStart w:id="711" w:name="_Toc208230570"/>
      <w:bookmarkStart w:id="712" w:name="_Toc208230571"/>
      <w:bookmarkStart w:id="713" w:name="_Toc208230572"/>
      <w:bookmarkStart w:id="714" w:name="_Toc208230573"/>
      <w:bookmarkStart w:id="715" w:name="_Toc208230574"/>
      <w:bookmarkStart w:id="716" w:name="_Toc208230575"/>
      <w:bookmarkStart w:id="717" w:name="_Toc208230576"/>
      <w:bookmarkStart w:id="718" w:name="_Toc208230577"/>
      <w:bookmarkStart w:id="719" w:name="_Toc208230578"/>
      <w:bookmarkStart w:id="720" w:name="_Toc208230579"/>
      <w:bookmarkStart w:id="721" w:name="_Toc208230580"/>
      <w:bookmarkStart w:id="722" w:name="_Toc208230581"/>
      <w:bookmarkStart w:id="723" w:name="_Toc208230582"/>
      <w:bookmarkStart w:id="724" w:name="_Toc208230583"/>
      <w:bookmarkStart w:id="725" w:name="_Toc208230584"/>
      <w:bookmarkStart w:id="726" w:name="_Toc208230585"/>
      <w:bookmarkStart w:id="727" w:name="_Toc208230586"/>
      <w:bookmarkStart w:id="728" w:name="_Toc208230587"/>
      <w:bookmarkStart w:id="729" w:name="_Toc208230588"/>
      <w:bookmarkStart w:id="730" w:name="_Toc208230589"/>
      <w:bookmarkStart w:id="731" w:name="_Toc208230590"/>
      <w:bookmarkStart w:id="732" w:name="_Toc208230591"/>
      <w:bookmarkStart w:id="733" w:name="_Toc208230592"/>
      <w:bookmarkStart w:id="734" w:name="_Toc208230593"/>
      <w:bookmarkStart w:id="735" w:name="_Toc208230594"/>
      <w:bookmarkStart w:id="736" w:name="_Toc208230595"/>
      <w:bookmarkStart w:id="737" w:name="_Toc208230596"/>
      <w:bookmarkStart w:id="738" w:name="_Toc208230597"/>
      <w:bookmarkStart w:id="739" w:name="_Toc208230598"/>
      <w:bookmarkStart w:id="740" w:name="_Toc208230599"/>
      <w:bookmarkStart w:id="741" w:name="_Toc208230600"/>
      <w:bookmarkStart w:id="742" w:name="_Toc208230601"/>
      <w:bookmarkStart w:id="743" w:name="_Toc208230602"/>
      <w:bookmarkStart w:id="744" w:name="_Toc208230603"/>
      <w:bookmarkStart w:id="745" w:name="_Toc208230604"/>
      <w:bookmarkStart w:id="746" w:name="_Toc208230605"/>
      <w:bookmarkStart w:id="747" w:name="_Toc208230606"/>
      <w:bookmarkStart w:id="748" w:name="_Toc208230607"/>
      <w:bookmarkStart w:id="749" w:name="_Toc208230608"/>
      <w:bookmarkStart w:id="750" w:name="_Toc208230609"/>
      <w:bookmarkStart w:id="751" w:name="_Toc208230610"/>
      <w:bookmarkStart w:id="752" w:name="_Toc208230611"/>
      <w:bookmarkStart w:id="753" w:name="_Toc208230612"/>
      <w:bookmarkStart w:id="754" w:name="_Toc208230613"/>
      <w:bookmarkStart w:id="755" w:name="_Toc208230614"/>
      <w:bookmarkStart w:id="756" w:name="_Toc208230615"/>
      <w:bookmarkStart w:id="757" w:name="_Toc208230616"/>
      <w:bookmarkStart w:id="758" w:name="_Toc208230617"/>
      <w:bookmarkStart w:id="759" w:name="_Toc208230618"/>
      <w:bookmarkStart w:id="760" w:name="_Toc208230619"/>
      <w:bookmarkStart w:id="761" w:name="_Toc208230620"/>
      <w:bookmarkStart w:id="762" w:name="_Toc208230621"/>
      <w:bookmarkStart w:id="763" w:name="_Toc208230622"/>
      <w:bookmarkStart w:id="764" w:name="_Toc208230623"/>
      <w:bookmarkStart w:id="765" w:name="_Toc208230624"/>
      <w:bookmarkStart w:id="766" w:name="_Toc208230625"/>
      <w:bookmarkStart w:id="767" w:name="_Toc208230626"/>
      <w:bookmarkStart w:id="768" w:name="_Toc208230627"/>
      <w:bookmarkStart w:id="769" w:name="_Toc208230628"/>
      <w:bookmarkStart w:id="770" w:name="_Toc208230629"/>
      <w:bookmarkStart w:id="771" w:name="_Toc208230630"/>
      <w:bookmarkStart w:id="772" w:name="_Toc208230631"/>
      <w:bookmarkStart w:id="773" w:name="_Toc208230632"/>
      <w:bookmarkStart w:id="774" w:name="_Toc208230633"/>
      <w:bookmarkStart w:id="775" w:name="_Toc208230634"/>
      <w:bookmarkStart w:id="776" w:name="_Toc208230635"/>
      <w:bookmarkStart w:id="777" w:name="_Toc208230636"/>
      <w:bookmarkStart w:id="778" w:name="_Toc208230637"/>
      <w:bookmarkStart w:id="779" w:name="_Toc208230638"/>
      <w:bookmarkStart w:id="780" w:name="_Toc208230639"/>
      <w:bookmarkStart w:id="781" w:name="_Toc208230640"/>
      <w:bookmarkStart w:id="782" w:name="_Toc208230641"/>
      <w:bookmarkStart w:id="783" w:name="_Toc208230642"/>
      <w:bookmarkStart w:id="784" w:name="_Toc208230643"/>
      <w:bookmarkStart w:id="785" w:name="_Toc208230644"/>
      <w:bookmarkStart w:id="786" w:name="_Toc208230645"/>
      <w:bookmarkStart w:id="787" w:name="_Toc208230646"/>
      <w:bookmarkStart w:id="788" w:name="_Toc208230647"/>
      <w:bookmarkStart w:id="789" w:name="_Toc208230648"/>
      <w:bookmarkStart w:id="790" w:name="_Toc208230649"/>
      <w:bookmarkStart w:id="791" w:name="_Toc208230650"/>
      <w:bookmarkStart w:id="792" w:name="_Toc208230651"/>
      <w:bookmarkStart w:id="793" w:name="_Toc208230652"/>
      <w:bookmarkStart w:id="794" w:name="_Toc208230653"/>
      <w:bookmarkStart w:id="795" w:name="_Toc208230654"/>
      <w:bookmarkStart w:id="796" w:name="_Toc208230655"/>
      <w:bookmarkStart w:id="797" w:name="_Toc208230656"/>
      <w:bookmarkStart w:id="798" w:name="_Toc208230657"/>
      <w:bookmarkStart w:id="799" w:name="_Toc208230658"/>
      <w:bookmarkStart w:id="800" w:name="_Toc208230659"/>
      <w:bookmarkStart w:id="801" w:name="_Toc208230660"/>
      <w:bookmarkStart w:id="802" w:name="_Toc208230661"/>
      <w:bookmarkStart w:id="803" w:name="_Toc208230662"/>
      <w:bookmarkStart w:id="804" w:name="_Toc208230663"/>
      <w:bookmarkStart w:id="805" w:name="_Toc208230664"/>
      <w:bookmarkStart w:id="806" w:name="_Toc208230665"/>
      <w:bookmarkStart w:id="807" w:name="_Toc208230666"/>
      <w:bookmarkStart w:id="808" w:name="_Toc208230667"/>
      <w:bookmarkStart w:id="809" w:name="_Toc208230668"/>
      <w:bookmarkStart w:id="810" w:name="_Toc208230669"/>
      <w:bookmarkStart w:id="811" w:name="_Toc208230670"/>
      <w:bookmarkStart w:id="812" w:name="_Toc208230671"/>
      <w:bookmarkStart w:id="813" w:name="_Toc208230672"/>
      <w:bookmarkStart w:id="814" w:name="_Toc208230673"/>
      <w:bookmarkStart w:id="815" w:name="_Toc208230674"/>
      <w:bookmarkStart w:id="816" w:name="_Toc208230675"/>
      <w:bookmarkStart w:id="817" w:name="_Toc208230676"/>
      <w:bookmarkStart w:id="818" w:name="_Toc208230677"/>
      <w:bookmarkStart w:id="819" w:name="_Toc208230678"/>
      <w:bookmarkStart w:id="820" w:name="_Toc208230679"/>
      <w:bookmarkStart w:id="821" w:name="_Toc208230680"/>
      <w:bookmarkStart w:id="822" w:name="_Toc208230681"/>
      <w:bookmarkStart w:id="823" w:name="_Toc208230682"/>
      <w:bookmarkStart w:id="824" w:name="_Toc208230683"/>
      <w:bookmarkStart w:id="825" w:name="_Toc208230684"/>
      <w:bookmarkStart w:id="826" w:name="_Toc208230685"/>
      <w:bookmarkStart w:id="827" w:name="_Toc208230686"/>
      <w:bookmarkStart w:id="828" w:name="_Toc208230687"/>
      <w:bookmarkStart w:id="829" w:name="_Toc208230688"/>
      <w:bookmarkStart w:id="830" w:name="_Toc208230689"/>
      <w:bookmarkStart w:id="831" w:name="_Toc208230690"/>
      <w:bookmarkStart w:id="832" w:name="_Toc208230691"/>
      <w:bookmarkStart w:id="833" w:name="_Toc208230692"/>
      <w:bookmarkStart w:id="834" w:name="_Toc208230693"/>
      <w:bookmarkStart w:id="835" w:name="_Toc208230694"/>
      <w:bookmarkStart w:id="836" w:name="_Toc208230695"/>
      <w:bookmarkStart w:id="837" w:name="_Toc208230696"/>
      <w:bookmarkStart w:id="838" w:name="_Toc208230697"/>
      <w:bookmarkStart w:id="839" w:name="_Toc208230698"/>
      <w:bookmarkStart w:id="840" w:name="_Toc208230699"/>
      <w:bookmarkStart w:id="841" w:name="_Toc208230700"/>
      <w:bookmarkStart w:id="842" w:name="_Toc208230701"/>
      <w:bookmarkStart w:id="843" w:name="_Toc208230702"/>
      <w:bookmarkStart w:id="844" w:name="_Toc208230703"/>
      <w:bookmarkStart w:id="845" w:name="_Toc208230704"/>
      <w:bookmarkStart w:id="846" w:name="_Toc208230705"/>
      <w:bookmarkStart w:id="847" w:name="_Toc208230706"/>
      <w:bookmarkStart w:id="848" w:name="_Toc208230707"/>
      <w:bookmarkStart w:id="849" w:name="_Toc208230708"/>
      <w:bookmarkStart w:id="850" w:name="_Toc208230709"/>
      <w:bookmarkStart w:id="851" w:name="_Toc208230710"/>
      <w:bookmarkStart w:id="852" w:name="_Toc208230711"/>
      <w:bookmarkStart w:id="853" w:name="_Toc208230712"/>
      <w:bookmarkStart w:id="854" w:name="_Toc208230713"/>
      <w:bookmarkStart w:id="855" w:name="_Toc208230714"/>
      <w:bookmarkStart w:id="856" w:name="_Toc208230715"/>
      <w:bookmarkStart w:id="857" w:name="_Toc208230716"/>
      <w:bookmarkStart w:id="858" w:name="_Toc208230717"/>
      <w:bookmarkStart w:id="859" w:name="_Toc208230718"/>
      <w:bookmarkStart w:id="860" w:name="_Toc208230719"/>
      <w:bookmarkStart w:id="861" w:name="_Toc208230720"/>
      <w:bookmarkStart w:id="862" w:name="_Toc208230721"/>
      <w:bookmarkStart w:id="863" w:name="_Toc208230722"/>
      <w:bookmarkStart w:id="864" w:name="_Toc208230723"/>
      <w:bookmarkStart w:id="865" w:name="_Toc208230724"/>
      <w:bookmarkStart w:id="866" w:name="_Toc208230725"/>
      <w:bookmarkStart w:id="867" w:name="_Toc208230726"/>
      <w:bookmarkStart w:id="868" w:name="_Toc208230727"/>
      <w:bookmarkStart w:id="869" w:name="_Toc208230728"/>
      <w:bookmarkStart w:id="870" w:name="_Toc208230729"/>
      <w:bookmarkStart w:id="871" w:name="_Toc208230730"/>
      <w:bookmarkStart w:id="872" w:name="_Toc208230731"/>
      <w:bookmarkStart w:id="873" w:name="_Toc208230732"/>
      <w:bookmarkStart w:id="874" w:name="_Toc208230733"/>
      <w:bookmarkStart w:id="875" w:name="_Toc208230734"/>
      <w:bookmarkStart w:id="876" w:name="_Toc208230735"/>
      <w:bookmarkStart w:id="877" w:name="_Toc208230736"/>
      <w:bookmarkStart w:id="878" w:name="_Toc208230737"/>
      <w:bookmarkStart w:id="879" w:name="_Toc208230738"/>
      <w:bookmarkStart w:id="880" w:name="_Toc208230739"/>
      <w:bookmarkStart w:id="881" w:name="_Toc208230740"/>
      <w:bookmarkStart w:id="882" w:name="_Toc208230741"/>
      <w:bookmarkStart w:id="883" w:name="_Toc208230742"/>
      <w:bookmarkStart w:id="884" w:name="_Toc208230743"/>
      <w:bookmarkStart w:id="885" w:name="_Toc208230744"/>
      <w:bookmarkStart w:id="886" w:name="_Toc208230745"/>
      <w:bookmarkStart w:id="887" w:name="_Toc208230746"/>
      <w:bookmarkStart w:id="888" w:name="_Toc208230747"/>
      <w:bookmarkStart w:id="889" w:name="_Toc208230748"/>
      <w:bookmarkStart w:id="890" w:name="_Toc208230749"/>
      <w:bookmarkStart w:id="891" w:name="_Toc208230750"/>
      <w:bookmarkStart w:id="892" w:name="_Toc208230751"/>
      <w:bookmarkStart w:id="893" w:name="_Toc208230752"/>
      <w:bookmarkStart w:id="894" w:name="_Toc208230753"/>
      <w:bookmarkStart w:id="895" w:name="_Toc208230754"/>
      <w:bookmarkStart w:id="896" w:name="_Toc208230755"/>
      <w:bookmarkStart w:id="897" w:name="_Toc208230756"/>
      <w:bookmarkStart w:id="898" w:name="_Toc208230757"/>
      <w:bookmarkStart w:id="899" w:name="_Toc208230758"/>
      <w:bookmarkStart w:id="900" w:name="_Toc208230759"/>
      <w:bookmarkStart w:id="901" w:name="_Toc208230760"/>
      <w:bookmarkStart w:id="902" w:name="_Toc208230761"/>
      <w:bookmarkStart w:id="903" w:name="_Toc208230762"/>
      <w:bookmarkStart w:id="904" w:name="_Toc208230763"/>
      <w:bookmarkStart w:id="905" w:name="_Toc208230764"/>
      <w:bookmarkStart w:id="906" w:name="_Toc208230765"/>
      <w:bookmarkStart w:id="907" w:name="_Toc208230766"/>
      <w:bookmarkStart w:id="908" w:name="_Toc208230767"/>
      <w:bookmarkStart w:id="909" w:name="_Toc208230768"/>
      <w:bookmarkStart w:id="910" w:name="_Toc208230769"/>
      <w:bookmarkStart w:id="911" w:name="_Toc208230770"/>
      <w:bookmarkStart w:id="912" w:name="_Toc208230771"/>
      <w:bookmarkStart w:id="913" w:name="_Toc208230772"/>
      <w:bookmarkStart w:id="914" w:name="_Toc208230773"/>
      <w:bookmarkStart w:id="915" w:name="_Toc208230774"/>
      <w:bookmarkStart w:id="916" w:name="_Toc208230775"/>
      <w:bookmarkStart w:id="917" w:name="_Toc208230776"/>
      <w:bookmarkStart w:id="918" w:name="_Toc208230777"/>
      <w:bookmarkStart w:id="919" w:name="_Toc208230778"/>
      <w:bookmarkStart w:id="920" w:name="_Toc208230779"/>
      <w:bookmarkStart w:id="921" w:name="_Toc208230780"/>
      <w:bookmarkStart w:id="922" w:name="_Toc208230781"/>
      <w:bookmarkStart w:id="923" w:name="_Toc208230782"/>
      <w:bookmarkStart w:id="924" w:name="_Toc208230783"/>
      <w:bookmarkStart w:id="925" w:name="_Toc208230784"/>
      <w:bookmarkStart w:id="926" w:name="_Toc208230785"/>
      <w:bookmarkStart w:id="927" w:name="_Toc208230786"/>
      <w:bookmarkStart w:id="928" w:name="_Toc208230787"/>
      <w:bookmarkStart w:id="929" w:name="_Toc208230788"/>
      <w:bookmarkStart w:id="930" w:name="_Toc208230789"/>
      <w:bookmarkStart w:id="931" w:name="_Toc208230790"/>
      <w:bookmarkStart w:id="932" w:name="_Toc208230791"/>
      <w:bookmarkStart w:id="933" w:name="_Toc208230792"/>
      <w:bookmarkStart w:id="934" w:name="_Toc208230793"/>
      <w:bookmarkStart w:id="935" w:name="_Toc208230794"/>
      <w:bookmarkStart w:id="936" w:name="_Toc208230795"/>
      <w:bookmarkStart w:id="937" w:name="_Toc208230796"/>
      <w:bookmarkStart w:id="938" w:name="_Toc208230797"/>
      <w:bookmarkStart w:id="939" w:name="_Toc208230798"/>
      <w:bookmarkStart w:id="940" w:name="_Toc208230799"/>
      <w:bookmarkStart w:id="941" w:name="_Toc208230800"/>
      <w:bookmarkStart w:id="942" w:name="_Toc208230801"/>
      <w:bookmarkStart w:id="943" w:name="_Toc208230802"/>
      <w:bookmarkStart w:id="944" w:name="_Toc208230803"/>
      <w:bookmarkStart w:id="945" w:name="_Toc208230804"/>
      <w:bookmarkStart w:id="946" w:name="_Toc208230805"/>
      <w:bookmarkStart w:id="947" w:name="_Toc208230806"/>
      <w:bookmarkStart w:id="948" w:name="_Toc208230807"/>
      <w:bookmarkStart w:id="949" w:name="_Toc208230808"/>
      <w:bookmarkStart w:id="950" w:name="_Toc208230809"/>
      <w:bookmarkStart w:id="951" w:name="_Toc208230810"/>
      <w:bookmarkStart w:id="952" w:name="_Toc208230811"/>
      <w:bookmarkStart w:id="953" w:name="_Toc208230812"/>
      <w:bookmarkStart w:id="954" w:name="_Toc208230813"/>
      <w:bookmarkStart w:id="955" w:name="_Toc208230814"/>
      <w:bookmarkStart w:id="956" w:name="_Toc208230815"/>
      <w:bookmarkStart w:id="957" w:name="_Toc208230816"/>
      <w:bookmarkStart w:id="958" w:name="_Toc208230817"/>
      <w:bookmarkStart w:id="959" w:name="_Toc208230818"/>
      <w:bookmarkStart w:id="960" w:name="_Toc208230819"/>
      <w:bookmarkStart w:id="961" w:name="_Toc208230820"/>
      <w:bookmarkStart w:id="962" w:name="_Toc208230821"/>
      <w:bookmarkStart w:id="963" w:name="_Toc208230822"/>
      <w:bookmarkStart w:id="964" w:name="_Toc208230823"/>
      <w:bookmarkStart w:id="965" w:name="_Toc208230824"/>
      <w:bookmarkStart w:id="966" w:name="_Toc208230825"/>
      <w:bookmarkStart w:id="967" w:name="_Toc208230826"/>
      <w:bookmarkStart w:id="968" w:name="_Toc208230827"/>
      <w:bookmarkStart w:id="969" w:name="_Toc208230828"/>
      <w:bookmarkStart w:id="970" w:name="_Toc208230829"/>
      <w:bookmarkStart w:id="971" w:name="_Toc208230830"/>
      <w:bookmarkStart w:id="972" w:name="_Toc208230831"/>
      <w:bookmarkStart w:id="973" w:name="_Toc208230832"/>
      <w:bookmarkStart w:id="974" w:name="_Toc208230833"/>
      <w:bookmarkStart w:id="975" w:name="_Toc208230834"/>
      <w:bookmarkStart w:id="976" w:name="_Toc208230835"/>
      <w:bookmarkStart w:id="977" w:name="_Toc208230836"/>
      <w:bookmarkStart w:id="978" w:name="_Toc208230837"/>
      <w:bookmarkStart w:id="979" w:name="_Toc208230838"/>
      <w:bookmarkStart w:id="980" w:name="_Toc208230839"/>
      <w:bookmarkStart w:id="981" w:name="_Toc208230840"/>
      <w:bookmarkStart w:id="982" w:name="_Toc208230841"/>
      <w:bookmarkStart w:id="983" w:name="_Toc208230842"/>
      <w:bookmarkStart w:id="984" w:name="_Toc208230843"/>
      <w:bookmarkStart w:id="985" w:name="_Toc208230844"/>
      <w:bookmarkStart w:id="986" w:name="_Toc208230845"/>
      <w:bookmarkStart w:id="987" w:name="_Toc208230846"/>
      <w:bookmarkStart w:id="988" w:name="_Toc208230847"/>
      <w:bookmarkStart w:id="989" w:name="_Toc208230848"/>
      <w:bookmarkStart w:id="990" w:name="_Toc208230849"/>
      <w:bookmarkStart w:id="991" w:name="_Toc208230850"/>
      <w:bookmarkStart w:id="992" w:name="_Toc208230851"/>
      <w:bookmarkStart w:id="993" w:name="_Toc208230852"/>
      <w:bookmarkStart w:id="994" w:name="_Toc208230853"/>
      <w:bookmarkStart w:id="995" w:name="_Toc208230854"/>
      <w:bookmarkStart w:id="996" w:name="_Toc208230855"/>
      <w:bookmarkStart w:id="997" w:name="_Toc208230856"/>
      <w:bookmarkStart w:id="998" w:name="_Toc208230857"/>
      <w:bookmarkStart w:id="999" w:name="_Toc208230858"/>
      <w:bookmarkStart w:id="1000" w:name="_Toc208230859"/>
      <w:bookmarkStart w:id="1001" w:name="_Toc208230860"/>
      <w:bookmarkStart w:id="1002" w:name="_Toc208230861"/>
      <w:bookmarkStart w:id="1003" w:name="_Toc208230862"/>
      <w:bookmarkStart w:id="1004" w:name="_Toc208230863"/>
      <w:bookmarkStart w:id="1005" w:name="_Toc208230864"/>
      <w:bookmarkStart w:id="1006" w:name="_Toc208230865"/>
      <w:bookmarkStart w:id="1007" w:name="_Toc208230866"/>
      <w:bookmarkStart w:id="1008" w:name="_Toc208230867"/>
      <w:bookmarkStart w:id="1009" w:name="_Toc208230868"/>
      <w:bookmarkStart w:id="1010" w:name="_Toc208230869"/>
      <w:bookmarkStart w:id="1011" w:name="_Toc208230870"/>
      <w:bookmarkStart w:id="1012" w:name="_Toc208230871"/>
      <w:bookmarkStart w:id="1013" w:name="_Toc208230872"/>
      <w:bookmarkStart w:id="1014" w:name="_Toc208230873"/>
      <w:bookmarkStart w:id="1015" w:name="_Toc208230874"/>
      <w:bookmarkStart w:id="1016" w:name="_Toc208230875"/>
      <w:bookmarkStart w:id="1017" w:name="_Toc208230876"/>
      <w:bookmarkStart w:id="1018" w:name="_Toc208230877"/>
      <w:bookmarkStart w:id="1019" w:name="_Toc208230878"/>
      <w:bookmarkStart w:id="1020" w:name="_Toc208230879"/>
      <w:bookmarkStart w:id="1021" w:name="_Toc208230880"/>
      <w:bookmarkStart w:id="1022" w:name="_Toc208230881"/>
      <w:bookmarkStart w:id="1023" w:name="_Toc208230882"/>
      <w:bookmarkStart w:id="1024" w:name="_Toc208230883"/>
      <w:bookmarkStart w:id="1025" w:name="_Toc208230884"/>
      <w:bookmarkStart w:id="1026" w:name="_Toc208230885"/>
      <w:bookmarkStart w:id="1027" w:name="_Toc208230886"/>
      <w:bookmarkStart w:id="1028" w:name="_Toc208230887"/>
      <w:bookmarkStart w:id="1029" w:name="_Toc208230888"/>
      <w:bookmarkStart w:id="1030" w:name="_Toc208230889"/>
      <w:bookmarkStart w:id="1031" w:name="_Toc208230890"/>
      <w:bookmarkStart w:id="1032" w:name="_Toc208230891"/>
      <w:bookmarkStart w:id="1033" w:name="_Toc208230892"/>
      <w:bookmarkStart w:id="1034" w:name="_Toc208230893"/>
      <w:bookmarkStart w:id="1035" w:name="_Toc208230894"/>
      <w:bookmarkStart w:id="1036" w:name="_Toc208230895"/>
      <w:bookmarkStart w:id="1037" w:name="_Toc208230896"/>
      <w:bookmarkStart w:id="1038" w:name="_Toc208230897"/>
      <w:bookmarkStart w:id="1039" w:name="_Toc208230898"/>
      <w:bookmarkStart w:id="1040" w:name="_Toc208230899"/>
      <w:bookmarkStart w:id="1041" w:name="_Toc208230900"/>
      <w:bookmarkStart w:id="1042" w:name="_Toc208230901"/>
      <w:bookmarkStart w:id="1043" w:name="_Toc208230902"/>
      <w:bookmarkStart w:id="1044" w:name="_Toc208230903"/>
      <w:bookmarkStart w:id="1045" w:name="_Toc208230904"/>
      <w:bookmarkStart w:id="1046" w:name="_Toc208230905"/>
      <w:bookmarkStart w:id="1047" w:name="_Toc208230906"/>
      <w:bookmarkStart w:id="1048" w:name="_Toc208230907"/>
      <w:bookmarkStart w:id="1049" w:name="_Toc208230908"/>
      <w:bookmarkStart w:id="1050" w:name="_Toc208230909"/>
      <w:bookmarkStart w:id="1051" w:name="_Toc208230910"/>
      <w:bookmarkStart w:id="1052" w:name="_Toc208230911"/>
      <w:bookmarkStart w:id="1053" w:name="_Toc208230912"/>
      <w:bookmarkStart w:id="1054" w:name="_Toc208230913"/>
      <w:bookmarkStart w:id="1055" w:name="_Toc208230914"/>
      <w:bookmarkStart w:id="1056" w:name="_Toc208230915"/>
      <w:bookmarkStart w:id="1057" w:name="_Toc208230916"/>
      <w:bookmarkStart w:id="1058" w:name="_Toc208230917"/>
      <w:bookmarkStart w:id="1059" w:name="_Toc208230918"/>
      <w:bookmarkStart w:id="1060" w:name="_Toc208230919"/>
      <w:bookmarkStart w:id="1061" w:name="_Toc208230920"/>
      <w:bookmarkStart w:id="1062" w:name="_Toc208230921"/>
      <w:bookmarkStart w:id="1063" w:name="_Toc208230922"/>
      <w:bookmarkStart w:id="1064" w:name="_Toc208230923"/>
      <w:bookmarkStart w:id="1065" w:name="_Toc208230924"/>
      <w:bookmarkStart w:id="1066" w:name="_Toc208230925"/>
      <w:bookmarkStart w:id="1067" w:name="_Toc208230926"/>
      <w:bookmarkStart w:id="1068" w:name="_Toc208230927"/>
      <w:bookmarkStart w:id="1069" w:name="_Toc208230928"/>
      <w:bookmarkStart w:id="1070" w:name="_Toc208230929"/>
      <w:bookmarkStart w:id="1071" w:name="_Toc208230930"/>
      <w:bookmarkStart w:id="1072" w:name="_Toc208230931"/>
      <w:bookmarkStart w:id="1073" w:name="_Toc208230932"/>
      <w:bookmarkStart w:id="1074" w:name="_Toc208230933"/>
      <w:bookmarkStart w:id="1075" w:name="_Toc208230934"/>
      <w:bookmarkStart w:id="1076" w:name="_Toc208230935"/>
      <w:bookmarkStart w:id="1077" w:name="_Toc208230936"/>
      <w:bookmarkStart w:id="1078" w:name="_Toc208230937"/>
      <w:bookmarkStart w:id="1079" w:name="_Toc208230938"/>
      <w:bookmarkStart w:id="1080" w:name="_Toc208230939"/>
      <w:bookmarkStart w:id="1081" w:name="_Toc208230940"/>
      <w:bookmarkStart w:id="1082" w:name="_Toc208230941"/>
      <w:bookmarkStart w:id="1083" w:name="_Toc208230942"/>
      <w:bookmarkStart w:id="1084" w:name="_Toc208230943"/>
      <w:bookmarkStart w:id="1085" w:name="_Toc208230944"/>
      <w:bookmarkStart w:id="1086" w:name="_Toc208230945"/>
      <w:bookmarkStart w:id="1087" w:name="_Toc208230946"/>
      <w:bookmarkStart w:id="1088" w:name="_Toc208230947"/>
      <w:bookmarkStart w:id="1089" w:name="_Toc208230948"/>
      <w:bookmarkStart w:id="1090" w:name="_Toc208230949"/>
      <w:bookmarkStart w:id="1091" w:name="_Toc208230950"/>
      <w:bookmarkStart w:id="1092" w:name="_Toc208230951"/>
      <w:bookmarkStart w:id="1093" w:name="_Toc208230952"/>
      <w:bookmarkStart w:id="1094" w:name="_Toc208230953"/>
      <w:bookmarkStart w:id="1095" w:name="_Toc208230954"/>
      <w:bookmarkStart w:id="1096" w:name="_Toc208230955"/>
      <w:bookmarkStart w:id="1097" w:name="_Toc208230956"/>
      <w:bookmarkStart w:id="1098" w:name="_Toc208230957"/>
      <w:bookmarkStart w:id="1099" w:name="_Toc208230958"/>
      <w:bookmarkStart w:id="1100" w:name="_Toc208230959"/>
      <w:bookmarkStart w:id="1101" w:name="_Toc208230960"/>
      <w:bookmarkStart w:id="1102" w:name="_Toc208230961"/>
      <w:bookmarkStart w:id="1103" w:name="_Toc208230962"/>
      <w:bookmarkStart w:id="1104" w:name="_Toc208230963"/>
      <w:bookmarkStart w:id="1105" w:name="_Toc208230964"/>
      <w:bookmarkStart w:id="1106" w:name="_Toc208230965"/>
      <w:bookmarkStart w:id="1107" w:name="_Toc208230966"/>
      <w:bookmarkStart w:id="1108" w:name="_Toc208230967"/>
      <w:bookmarkStart w:id="1109" w:name="_Toc208230968"/>
      <w:bookmarkStart w:id="1110" w:name="_Toc208230969"/>
      <w:bookmarkStart w:id="1111" w:name="_Toc208230970"/>
      <w:bookmarkStart w:id="1112" w:name="_Toc208230971"/>
      <w:bookmarkStart w:id="1113" w:name="_Toc208230972"/>
      <w:bookmarkStart w:id="1114" w:name="_Toc208230973"/>
      <w:bookmarkStart w:id="1115" w:name="_Toc208230974"/>
      <w:bookmarkStart w:id="1116" w:name="_Toc208230975"/>
      <w:bookmarkStart w:id="1117" w:name="_Toc208230976"/>
      <w:bookmarkStart w:id="1118" w:name="_Toc208230977"/>
      <w:bookmarkStart w:id="1119" w:name="_Toc208230978"/>
      <w:bookmarkStart w:id="1120" w:name="_Toc208230979"/>
      <w:bookmarkStart w:id="1121" w:name="_Toc208230980"/>
      <w:bookmarkStart w:id="1122" w:name="_Toc208230981"/>
      <w:bookmarkStart w:id="1123" w:name="_Toc208230982"/>
      <w:bookmarkStart w:id="1124" w:name="_Toc208230983"/>
      <w:bookmarkStart w:id="1125" w:name="_Toc208230984"/>
      <w:bookmarkStart w:id="1126" w:name="_Toc208230985"/>
      <w:bookmarkStart w:id="1127" w:name="_Toc208230986"/>
      <w:bookmarkStart w:id="1128" w:name="_Toc208230987"/>
      <w:bookmarkStart w:id="1129" w:name="_Toc208230988"/>
      <w:bookmarkStart w:id="1130" w:name="_Toc208230989"/>
      <w:bookmarkStart w:id="1131" w:name="_Toc208230990"/>
      <w:bookmarkStart w:id="1132" w:name="_Toc208230991"/>
      <w:bookmarkStart w:id="1133" w:name="_Toc208230992"/>
      <w:bookmarkStart w:id="1134" w:name="_Toc208230993"/>
      <w:bookmarkStart w:id="1135" w:name="_Toc208230994"/>
      <w:bookmarkStart w:id="1136" w:name="_Toc208230995"/>
      <w:bookmarkStart w:id="1137" w:name="_Toc208230996"/>
      <w:bookmarkStart w:id="1138" w:name="_Toc208230997"/>
      <w:bookmarkStart w:id="1139" w:name="_Toc208230998"/>
      <w:bookmarkStart w:id="1140" w:name="_Toc208230999"/>
      <w:bookmarkStart w:id="1141" w:name="_Toc208231000"/>
      <w:bookmarkStart w:id="1142" w:name="_Toc208231001"/>
      <w:bookmarkStart w:id="1143" w:name="_Toc208231002"/>
      <w:bookmarkStart w:id="1144" w:name="_Toc208231003"/>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r w:rsidR="009A3D93">
        <w:t xml:space="preserve">. </w:t>
      </w:r>
    </w:p>
    <w:p w14:paraId="38F02FA4" w14:textId="77777777" w:rsidR="002D551F" w:rsidRDefault="00EF49FA" w:rsidP="0020686F">
      <w:pPr>
        <w:pStyle w:val="Heading1"/>
      </w:pPr>
      <w:bookmarkStart w:id="1145" w:name="_Toc223392371"/>
      <w:r>
        <w:lastRenderedPageBreak/>
        <w:t>References</w:t>
      </w:r>
      <w:bookmarkEnd w:id="32"/>
      <w:bookmarkEnd w:id="1145"/>
    </w:p>
    <w:p w14:paraId="71607D1E" w14:textId="476E2674" w:rsidR="000F7EEA" w:rsidRDefault="000F7EEA" w:rsidP="00565B5E">
      <w:pPr>
        <w:pStyle w:val="enumlev1"/>
        <w:tabs>
          <w:tab w:val="clear" w:pos="794"/>
          <w:tab w:val="clear" w:pos="1191"/>
          <w:tab w:val="clear" w:pos="1588"/>
          <w:tab w:val="clear" w:pos="1985"/>
          <w:tab w:val="left" w:pos="2520"/>
        </w:tabs>
        <w:ind w:left="2520" w:hanging="2520"/>
      </w:pPr>
      <w:r>
        <w:t>[DDD]</w:t>
      </w:r>
      <w:r>
        <w:tab/>
      </w:r>
      <w:hyperlink r:id="rId53" w:history="1">
        <w:r w:rsidR="00555879" w:rsidRPr="00076361">
          <w:rPr>
            <w:rStyle w:val="Hyperlink"/>
          </w:rPr>
          <w:t>https://en.wikipedia.org/wiki/Domain-driven_design</w:t>
        </w:r>
      </w:hyperlink>
    </w:p>
    <w:p w14:paraId="1DACE03C" w14:textId="345CC9A4" w:rsidR="00C178CE" w:rsidRDefault="00C178CE" w:rsidP="00C178CE">
      <w:pPr>
        <w:pStyle w:val="enumlev1"/>
        <w:tabs>
          <w:tab w:val="clear" w:pos="794"/>
          <w:tab w:val="clear" w:pos="1191"/>
          <w:tab w:val="clear" w:pos="1588"/>
          <w:tab w:val="clear" w:pos="1985"/>
          <w:tab w:val="left" w:pos="2520"/>
        </w:tabs>
        <w:ind w:left="2520" w:hanging="2520"/>
      </w:pPr>
      <w:r>
        <w:t>[GNMI]</w:t>
      </w:r>
      <w:r>
        <w:tab/>
      </w:r>
      <w:hyperlink r:id="rId54" w:history="1">
        <w:r w:rsidRPr="00B3781C">
          <w:rPr>
            <w:rStyle w:val="Hyperlink"/>
          </w:rPr>
          <w:t>https://github.com/openconfig/reference/tree/master/rpc/gnmi</w:t>
        </w:r>
      </w:hyperlink>
      <w:r>
        <w:t xml:space="preserve"> </w:t>
      </w:r>
    </w:p>
    <w:p w14:paraId="0C232CDA" w14:textId="17454586" w:rsidR="0045534B" w:rsidRPr="0045534B" w:rsidRDefault="00C178CE" w:rsidP="0045534B">
      <w:pPr>
        <w:pStyle w:val="enumlev1"/>
        <w:tabs>
          <w:tab w:val="clear" w:pos="794"/>
          <w:tab w:val="clear" w:pos="1191"/>
          <w:tab w:val="clear" w:pos="1588"/>
          <w:tab w:val="clear" w:pos="1985"/>
          <w:tab w:val="left" w:pos="2520"/>
        </w:tabs>
        <w:ind w:left="2520" w:hanging="2520"/>
        <w:rPr>
          <w:color w:val="00899F" w:themeColor="hyperlink"/>
          <w:u w:val="single"/>
        </w:rPr>
      </w:pPr>
      <w:r>
        <w:t>[GNMI-SPEC]</w:t>
      </w:r>
      <w:r>
        <w:tab/>
      </w:r>
      <w:bookmarkStart w:id="1146" w:name="_Hlk144891368"/>
      <w:r w:rsidR="0033340C">
        <w:fldChar w:fldCharType="begin"/>
      </w:r>
      <w:r w:rsidR="0033340C">
        <w:instrText>HYPERLINK "https://github.com/openconfig/reference/blob/master/rpc/gnmi/gnmi-specification.md"</w:instrText>
      </w:r>
      <w:r w:rsidR="0033340C">
        <w:fldChar w:fldCharType="separate"/>
      </w:r>
      <w:r w:rsidRPr="00B3781C">
        <w:rPr>
          <w:rStyle w:val="Hyperlink"/>
        </w:rPr>
        <w:t>https://github.com/openconfig/reference/blob/master/rpc/gnmi/gnmi-specification.md</w:t>
      </w:r>
      <w:r w:rsidR="0033340C">
        <w:rPr>
          <w:rStyle w:val="Hyperlink"/>
        </w:rPr>
        <w:fldChar w:fldCharType="end"/>
      </w:r>
      <w:r w:rsidR="0045534B">
        <w:t xml:space="preserve"> (version 0.10.0 from master branch current on 20230712)</w:t>
      </w:r>
      <w:bookmarkEnd w:id="1146"/>
    </w:p>
    <w:p w14:paraId="3C7C4C83" w14:textId="3A302BFC" w:rsidR="002C20B9" w:rsidRPr="002C20B9" w:rsidRDefault="0045534B" w:rsidP="002C20B9">
      <w:pPr>
        <w:pStyle w:val="enumlev1"/>
        <w:tabs>
          <w:tab w:val="clear" w:pos="794"/>
          <w:tab w:val="clear" w:pos="1191"/>
          <w:tab w:val="clear" w:pos="1588"/>
          <w:tab w:val="clear" w:pos="1985"/>
          <w:tab w:val="left" w:pos="2520"/>
        </w:tabs>
        <w:ind w:left="2520" w:hanging="2520"/>
        <w:rPr>
          <w:color w:val="00899F" w:themeColor="hyperlink"/>
          <w:u w:val="single"/>
        </w:rPr>
      </w:pPr>
      <w:r>
        <w:t xml:space="preserve">[GNMI-HIST] </w:t>
      </w:r>
      <w:r>
        <w:tab/>
      </w:r>
      <w:hyperlink r:id="rId55" w:history="1">
        <w:r w:rsidRPr="008208B0">
          <w:rPr>
            <w:rStyle w:val="Hyperlink"/>
          </w:rPr>
          <w:t>https://github.com/openconfig/reference/blob/master/rpc/gnmi/gnmi-history.md</w:t>
        </w:r>
      </w:hyperlink>
      <w:r>
        <w:t xml:space="preserve"> (version 0.1.0 from master branch</w:t>
      </w:r>
    </w:p>
    <w:p w14:paraId="0790029A" w14:textId="5499D0EB" w:rsidR="002C20B9" w:rsidRDefault="002C20B9" w:rsidP="002974AB">
      <w:pPr>
        <w:pStyle w:val="enumlev1"/>
        <w:tabs>
          <w:tab w:val="clear" w:pos="794"/>
          <w:tab w:val="clear" w:pos="1191"/>
          <w:tab w:val="clear" w:pos="1588"/>
          <w:tab w:val="clear" w:pos="1985"/>
          <w:tab w:val="left" w:pos="2520"/>
        </w:tabs>
        <w:ind w:left="2520" w:hanging="2520"/>
      </w:pPr>
      <w:r>
        <w:t xml:space="preserve">[GNMI-PROTO] </w:t>
      </w:r>
      <w:r>
        <w:tab/>
      </w:r>
      <w:hyperlink r:id="rId56" w:history="1">
        <w:r w:rsidRPr="006A570B">
          <w:rPr>
            <w:rStyle w:val="Hyperlink"/>
          </w:rPr>
          <w:t>https://github.com/openconfig/gnmi/blob/master/proto/gnmi/gnmi.proto</w:t>
        </w:r>
      </w:hyperlink>
    </w:p>
    <w:p w14:paraId="3AC08C96" w14:textId="4D9B55CB" w:rsidR="0078179E" w:rsidRDefault="0078179E" w:rsidP="0078179E">
      <w:pPr>
        <w:pStyle w:val="enumlev1"/>
        <w:tabs>
          <w:tab w:val="clear" w:pos="794"/>
          <w:tab w:val="clear" w:pos="1191"/>
          <w:tab w:val="clear" w:pos="1588"/>
          <w:tab w:val="clear" w:pos="1985"/>
          <w:tab w:val="left" w:pos="2520"/>
        </w:tabs>
        <w:ind w:left="2520" w:hanging="2520"/>
      </w:pPr>
      <w:r>
        <w:t xml:space="preserve">[IETF-MOBO] </w:t>
      </w:r>
      <w:r>
        <w:tab/>
      </w:r>
      <w:hyperlink r:id="rId57" w:history="1">
        <w:r w:rsidRPr="008208B0">
          <w:rPr>
            <w:rStyle w:val="Hyperlink"/>
          </w:rPr>
          <w:t>https://datatracker.ietf.org/doc/html/draft-davis-netmod-modelling-boundaries-01</w:t>
        </w:r>
      </w:hyperlink>
    </w:p>
    <w:p w14:paraId="07DE2AA4" w14:textId="6C1E0DB1" w:rsidR="0078179E" w:rsidRDefault="0078179E" w:rsidP="0078179E">
      <w:pPr>
        <w:pStyle w:val="enumlev1"/>
        <w:tabs>
          <w:tab w:val="clear" w:pos="794"/>
          <w:tab w:val="clear" w:pos="1191"/>
          <w:tab w:val="clear" w:pos="1588"/>
          <w:tab w:val="clear" w:pos="1985"/>
          <w:tab w:val="left" w:pos="2520"/>
        </w:tabs>
        <w:ind w:left="2520" w:hanging="2520"/>
      </w:pPr>
      <w:r>
        <w:t>[JSON]</w:t>
      </w:r>
      <w:r>
        <w:tab/>
      </w:r>
      <w:hyperlink r:id="rId58" w:history="1">
        <w:r w:rsidRPr="008208B0">
          <w:rPr>
            <w:rStyle w:val="Hyperlink"/>
          </w:rPr>
          <w:t>https://www.json.org/json-en.html</w:t>
        </w:r>
      </w:hyperlink>
    </w:p>
    <w:p w14:paraId="71168860" w14:textId="1804DE11" w:rsidR="0078179E" w:rsidRDefault="00C178CE" w:rsidP="0078179E">
      <w:pPr>
        <w:pStyle w:val="enumlev1"/>
        <w:tabs>
          <w:tab w:val="clear" w:pos="794"/>
          <w:tab w:val="clear" w:pos="1191"/>
          <w:tab w:val="clear" w:pos="1588"/>
          <w:tab w:val="clear" w:pos="1985"/>
          <w:tab w:val="left" w:pos="2520"/>
        </w:tabs>
        <w:ind w:left="2520" w:hanging="2520"/>
      </w:pPr>
      <w:r>
        <w:t>[KAFKA]</w:t>
      </w:r>
      <w:r>
        <w:tab/>
      </w:r>
      <w:hyperlink r:id="rId59" w:history="1">
        <w:r w:rsidRPr="00A00A6D">
          <w:rPr>
            <w:rStyle w:val="Hyperlink"/>
          </w:rPr>
          <w:t>https://kafka.apache.org/</w:t>
        </w:r>
      </w:hyperlink>
      <w:r>
        <w:t xml:space="preserve"> </w:t>
      </w:r>
    </w:p>
    <w:p w14:paraId="087AD0ED" w14:textId="47F032C8" w:rsidR="0078179E" w:rsidRDefault="0078179E" w:rsidP="002974AB">
      <w:pPr>
        <w:pStyle w:val="enumlev1"/>
        <w:tabs>
          <w:tab w:val="clear" w:pos="794"/>
          <w:tab w:val="clear" w:pos="1191"/>
          <w:tab w:val="clear" w:pos="1588"/>
          <w:tab w:val="clear" w:pos="1985"/>
          <w:tab w:val="left" w:pos="2520"/>
        </w:tabs>
        <w:ind w:left="2520" w:hanging="2520"/>
      </w:pPr>
      <w:bookmarkStart w:id="1147" w:name="_Hlk144891822"/>
      <w:r w:rsidRPr="0078179E">
        <w:t xml:space="preserve">[KAFKA-COMP]  </w:t>
      </w:r>
      <w:r>
        <w:tab/>
      </w:r>
      <w:hyperlink r:id="rId60" w:anchor="compaction" w:history="1">
        <w:r w:rsidRPr="008208B0">
          <w:rPr>
            <w:rStyle w:val="Hyperlink"/>
          </w:rPr>
          <w:t>https://kafka.apache.org/documentation/#compaction</w:t>
        </w:r>
      </w:hyperlink>
    </w:p>
    <w:bookmarkEnd w:id="1147"/>
    <w:p w14:paraId="6AADC5EC" w14:textId="7261510F" w:rsidR="0078179E" w:rsidRDefault="0078179E" w:rsidP="002974AB">
      <w:pPr>
        <w:pStyle w:val="enumlev1"/>
        <w:tabs>
          <w:tab w:val="clear" w:pos="794"/>
          <w:tab w:val="clear" w:pos="1191"/>
          <w:tab w:val="clear" w:pos="1588"/>
          <w:tab w:val="clear" w:pos="1985"/>
          <w:tab w:val="left" w:pos="2520"/>
        </w:tabs>
        <w:ind w:left="2520" w:hanging="2520"/>
      </w:pPr>
      <w:r>
        <w:rPr>
          <w:rFonts w:eastAsia="Times New Roman"/>
        </w:rPr>
        <w:t xml:space="preserve">[NYQUIST] </w:t>
      </w:r>
      <w:r>
        <w:rPr>
          <w:rFonts w:eastAsia="Times New Roman"/>
        </w:rPr>
        <w:tab/>
      </w:r>
      <w:hyperlink r:id="rId61" w:history="1">
        <w:r w:rsidRPr="008208B0">
          <w:rPr>
            <w:rStyle w:val="Hyperlink"/>
          </w:rPr>
          <w:t>https://en.wikipedia.org/wiki/Nyquist-Shannon_sampling_theorem</w:t>
        </w:r>
      </w:hyperlink>
    </w:p>
    <w:p w14:paraId="278EE6EC" w14:textId="456B2097" w:rsidR="002974AB" w:rsidRDefault="002974AB" w:rsidP="002974AB">
      <w:pPr>
        <w:pStyle w:val="enumlev1"/>
        <w:tabs>
          <w:tab w:val="clear" w:pos="794"/>
          <w:tab w:val="clear" w:pos="1191"/>
          <w:tab w:val="clear" w:pos="1588"/>
          <w:tab w:val="clear" w:pos="1985"/>
          <w:tab w:val="left" w:pos="2520"/>
        </w:tabs>
        <w:ind w:left="2520" w:hanging="2520"/>
      </w:pPr>
      <w:r w:rsidRPr="00565B5E">
        <w:t xml:space="preserve">[ONF </w:t>
      </w:r>
      <w:r>
        <w:t>TR-512</w:t>
      </w:r>
      <w:r w:rsidRPr="00565B5E">
        <w:t xml:space="preserve">] </w:t>
      </w:r>
      <w:r>
        <w:tab/>
      </w:r>
      <w:hyperlink r:id="rId62" w:history="1">
        <w:r w:rsidRPr="00BE4C7F">
          <w:rPr>
            <w:rStyle w:val="Hyperlink"/>
          </w:rPr>
          <w:t>https://www.opennetworking.org/wp-content/uploads/2018/12/TR-512_v1.4_OnfCoreIm-info.zip</w:t>
        </w:r>
      </w:hyperlink>
      <w:r>
        <w:t xml:space="preserve"> </w:t>
      </w:r>
    </w:p>
    <w:p w14:paraId="303DACB3" w14:textId="32C91180" w:rsidR="002974AB" w:rsidRPr="009A3D93" w:rsidRDefault="002974AB" w:rsidP="009A3D93">
      <w:pPr>
        <w:pStyle w:val="enumlev2"/>
        <w:tabs>
          <w:tab w:val="left" w:pos="2520"/>
        </w:tabs>
        <w:ind w:left="2520" w:hanging="2520"/>
        <w:rPr>
          <w:lang w:val="en-US"/>
        </w:rPr>
      </w:pPr>
      <w:r w:rsidRPr="00AB1213">
        <w:t>[</w:t>
      </w:r>
      <w:r w:rsidR="00084CA1">
        <w:t>LF</w:t>
      </w:r>
      <w:r w:rsidRPr="00AB1213">
        <w:t xml:space="preserve"> TR-5</w:t>
      </w:r>
      <w:r>
        <w:t>47</w:t>
      </w:r>
      <w:r w:rsidRPr="00AB1213">
        <w:t>]</w:t>
      </w:r>
      <w:r>
        <w:tab/>
      </w:r>
      <w:r w:rsidR="00D85473">
        <w:t>TAPI v2.</w:t>
      </w:r>
      <w:r w:rsidR="005E0C02">
        <w:t>5</w:t>
      </w:r>
      <w:r w:rsidR="00D85473">
        <w:t>.0</w:t>
      </w:r>
      <w:r w:rsidR="00C54FD4">
        <w:t xml:space="preserve"> Reference Implementation Agreement </w:t>
      </w:r>
      <w:r w:rsidR="00D11918">
        <w:t>(</w:t>
      </w:r>
      <w:r w:rsidR="00C07D23">
        <w:t xml:space="preserve">TR-547 </w:t>
      </w:r>
      <w:r w:rsidR="0058112C">
        <w:t>v</w:t>
      </w:r>
      <w:r w:rsidR="005E0C02">
        <w:t>3</w:t>
      </w:r>
      <w:r w:rsidR="0058112C">
        <w:t>.</w:t>
      </w:r>
      <w:r w:rsidR="00617926">
        <w:t>1.1</w:t>
      </w:r>
      <w:r w:rsidR="00D11918">
        <w:t>)</w:t>
      </w:r>
      <w:r w:rsidR="00C54FD4">
        <w:t>.</w:t>
      </w:r>
      <w:r w:rsidR="009A3D93">
        <w:t xml:space="preserve"> </w:t>
      </w:r>
      <w:bookmarkStart w:id="1148" w:name="_Hlk219109925"/>
      <w:r w:rsidR="009A3D93">
        <w:rPr>
          <w:lang w:val="en-US"/>
        </w:rPr>
        <w:fldChar w:fldCharType="begin"/>
      </w:r>
      <w:r w:rsidR="009A3D93">
        <w:rPr>
          <w:lang w:val="en-US"/>
        </w:rPr>
        <w:instrText>HYPERLINK "</w:instrText>
      </w:r>
      <w:r w:rsidR="009A3D93" w:rsidRPr="009A3D93">
        <w:rPr>
          <w:lang w:val="en-US"/>
        </w:rPr>
        <w:instrText>https://github.com/Open-Network-Models-and-Interfaces-ONMI/TAPI-Documentation/blob/v2.5.0/ReferenceImplementationAgreements/V3.1/TR-54</w:instrText>
      </w:r>
      <w:r w:rsidR="009A3D93">
        <w:rPr>
          <w:lang w:val="en-US"/>
        </w:rPr>
        <w:instrText>7</w:instrText>
      </w:r>
      <w:r w:rsidR="009A3D93" w:rsidRPr="009A3D93">
        <w:rPr>
          <w:lang w:val="en-US"/>
        </w:rPr>
        <w:instrText>-TAPI_ReferenceImplementationAgreement_v3.1</w:instrText>
      </w:r>
      <w:r w:rsidR="009A3D93">
        <w:rPr>
          <w:lang w:val="en-US"/>
        </w:rPr>
        <w:instrText>.1.</w:instrText>
      </w:r>
      <w:r w:rsidR="009A3D93" w:rsidRPr="009A3D93">
        <w:rPr>
          <w:lang w:val="en-US"/>
        </w:rPr>
        <w:instrText>pdf</w:instrText>
      </w:r>
      <w:r w:rsidR="009A3D93">
        <w:rPr>
          <w:lang w:val="en-US"/>
        </w:rPr>
        <w:instrText>"</w:instrText>
      </w:r>
      <w:r w:rsidR="009A3D93">
        <w:rPr>
          <w:lang w:val="en-US"/>
        </w:rPr>
      </w:r>
      <w:r w:rsidR="009A3D93">
        <w:rPr>
          <w:lang w:val="en-US"/>
        </w:rPr>
        <w:fldChar w:fldCharType="separate"/>
      </w:r>
      <w:r w:rsidR="009A3D93" w:rsidRPr="00A373E0">
        <w:rPr>
          <w:rStyle w:val="Hyperlink"/>
          <w:lang w:val="en-US"/>
        </w:rPr>
        <w:t>https://github.com/Open-Network-Models-and-Interfaces-ONMI/TAPI-Documentation/blob/v2.5.0/ReferenceImplementationAgreements/V3.1/TR-547-TAPI_ReferenceImplementationAgreement_v3.1.1.pdf</w:t>
      </w:r>
      <w:bookmarkEnd w:id="1148"/>
      <w:r w:rsidR="009A3D93">
        <w:rPr>
          <w:lang w:val="en-US"/>
        </w:rPr>
        <w:fldChar w:fldCharType="end"/>
      </w:r>
    </w:p>
    <w:p w14:paraId="49171503" w14:textId="3715FF41" w:rsidR="00483F69" w:rsidRDefault="005D6421" w:rsidP="002974AB">
      <w:pPr>
        <w:pStyle w:val="enumlev1"/>
        <w:tabs>
          <w:tab w:val="clear" w:pos="794"/>
          <w:tab w:val="clear" w:pos="1191"/>
          <w:tab w:val="clear" w:pos="1588"/>
          <w:tab w:val="clear" w:pos="1985"/>
          <w:tab w:val="left" w:pos="2520"/>
        </w:tabs>
        <w:ind w:left="2520" w:hanging="2520"/>
      </w:pPr>
      <w:r>
        <w:t>[PROTO-ENC]</w:t>
      </w:r>
      <w:r>
        <w:tab/>
      </w:r>
      <w:hyperlink r:id="rId63" w:anchor="simple" w:history="1">
        <w:r w:rsidRPr="00286747">
          <w:rPr>
            <w:rStyle w:val="Hyperlink"/>
          </w:rPr>
          <w:t>https://protobuf.dev/programming-guides/encoding/#simple</w:t>
        </w:r>
      </w:hyperlink>
    </w:p>
    <w:p w14:paraId="158DE098" w14:textId="082909A4" w:rsidR="000814F3" w:rsidRDefault="000814F3" w:rsidP="002974AB">
      <w:pPr>
        <w:pStyle w:val="enumlev1"/>
        <w:tabs>
          <w:tab w:val="clear" w:pos="794"/>
          <w:tab w:val="clear" w:pos="1191"/>
          <w:tab w:val="clear" w:pos="1588"/>
          <w:tab w:val="clear" w:pos="1985"/>
          <w:tab w:val="left" w:pos="2520"/>
        </w:tabs>
        <w:ind w:left="2520" w:hanging="2520"/>
      </w:pPr>
      <w:r>
        <w:t>[PROTO-DEC]</w:t>
      </w:r>
      <w:r>
        <w:tab/>
      </w:r>
      <w:hyperlink r:id="rId64" w:history="1">
        <w:r w:rsidRPr="00286747">
          <w:rPr>
            <w:rStyle w:val="Hyperlink"/>
          </w:rPr>
          <w:t>https://protobuf-decoder.netlify.app/</w:t>
        </w:r>
      </w:hyperlink>
    </w:p>
    <w:p w14:paraId="7EEDEC26" w14:textId="698837B2" w:rsidR="002974AB" w:rsidRDefault="002974AB" w:rsidP="002974AB">
      <w:pPr>
        <w:pStyle w:val="enumlev1"/>
        <w:tabs>
          <w:tab w:val="clear" w:pos="794"/>
          <w:tab w:val="clear" w:pos="1191"/>
          <w:tab w:val="clear" w:pos="1588"/>
          <w:tab w:val="clear" w:pos="1985"/>
          <w:tab w:val="left" w:pos="2520"/>
        </w:tabs>
        <w:ind w:left="2520" w:hanging="2520"/>
      </w:pPr>
      <w:r>
        <w:t>[RESTCONF]</w:t>
      </w:r>
      <w:r>
        <w:tab/>
      </w:r>
      <w:hyperlink r:id="rId65" w:history="1">
        <w:r w:rsidRPr="00A00A6D">
          <w:rPr>
            <w:rStyle w:val="Hyperlink"/>
          </w:rPr>
          <w:t>https://tools.ietf.org/html/rfc8040</w:t>
        </w:r>
      </w:hyperlink>
      <w:r>
        <w:t xml:space="preserve"> </w:t>
      </w:r>
    </w:p>
    <w:p w14:paraId="08897235" w14:textId="7C8EA938" w:rsidR="00D87FB4" w:rsidRDefault="00D87FB4" w:rsidP="00D04C69">
      <w:pPr>
        <w:pStyle w:val="enumlev1"/>
        <w:tabs>
          <w:tab w:val="clear" w:pos="794"/>
          <w:tab w:val="clear" w:pos="1191"/>
          <w:tab w:val="clear" w:pos="1588"/>
          <w:tab w:val="clear" w:pos="1985"/>
          <w:tab w:val="left" w:pos="2520"/>
        </w:tabs>
        <w:ind w:left="2520" w:hanging="2520"/>
      </w:pPr>
      <w:r>
        <w:t>[RIA</w:t>
      </w:r>
      <w:r w:rsidR="00E72FFD">
        <w:t xml:space="preserve"> A</w:t>
      </w:r>
      <w:r w:rsidR="008A2473">
        <w:t>T</w:t>
      </w:r>
      <w:r w:rsidR="00E72FFD">
        <w:t>]</w:t>
      </w:r>
      <w:r w:rsidR="00927E81">
        <w:tab/>
      </w:r>
      <w:r w:rsidR="007B76E2">
        <w:t xml:space="preserve">Located on </w:t>
      </w:r>
      <w:hyperlink r:id="rId66" w:history="1">
        <w:r w:rsidR="007B76E2" w:rsidRPr="00727955">
          <w:rPr>
            <w:rStyle w:val="Hyperlink"/>
          </w:rPr>
          <w:t>https://wiki.opennetworking.org/display/OTCC/TAPI+RIA+Associated+Documents</w:t>
        </w:r>
      </w:hyperlink>
      <w:r w:rsidR="007B76E2">
        <w:t xml:space="preserve"> find the most recent </w:t>
      </w:r>
      <w:hyperlink r:id="rId67" w:tooltip="Download" w:history="1">
        <w:r w:rsidR="00A943A8">
          <w:rPr>
            <w:rStyle w:val="Hyperlink"/>
            <w:rFonts w:ascii="Segoe UI" w:hAnsi="Segoe UI" w:cs="Segoe UI"/>
            <w:color w:val="0052CC"/>
            <w:sz w:val="21"/>
            <w:szCs w:val="21"/>
            <w:shd w:val="clear" w:color="auto" w:fill="F0F0F0"/>
          </w:rPr>
          <w:t>TAPI_Alarm_TCA_List.xlsx</w:t>
        </w:r>
      </w:hyperlink>
    </w:p>
    <w:p w14:paraId="1BEF0D3C" w14:textId="44151F54" w:rsidR="00B747FD" w:rsidRDefault="00B747FD" w:rsidP="00D04C69">
      <w:pPr>
        <w:pStyle w:val="enumlev1"/>
        <w:tabs>
          <w:tab w:val="clear" w:pos="794"/>
          <w:tab w:val="clear" w:pos="1191"/>
          <w:tab w:val="clear" w:pos="1588"/>
          <w:tab w:val="clear" w:pos="1985"/>
          <w:tab w:val="left" w:pos="2520"/>
        </w:tabs>
        <w:ind w:left="2520" w:hanging="2520"/>
      </w:pPr>
      <w:r>
        <w:t>[RIA SS]</w:t>
      </w:r>
      <w:r>
        <w:tab/>
        <w:t xml:space="preserve">Located on </w:t>
      </w:r>
      <w:hyperlink r:id="rId68" w:history="1">
        <w:r w:rsidRPr="00727955">
          <w:rPr>
            <w:rStyle w:val="Hyperlink"/>
          </w:rPr>
          <w:t>https://wiki.opennetworking.org/display/OTCC/TAPI+RIA+Associated+Documents</w:t>
        </w:r>
      </w:hyperlink>
      <w:r>
        <w:t xml:space="preserve"> find the most recent </w:t>
      </w:r>
      <w:hyperlink r:id="rId69" w:tooltip="Download" w:history="1">
        <w:r w:rsidR="00B55686" w:rsidRPr="00B55686">
          <w:rPr>
            <w:rFonts w:ascii="Segoe UI" w:hAnsi="Segoe UI" w:cs="Segoe UI"/>
            <w:color w:val="0052CC"/>
            <w:sz w:val="21"/>
            <w:szCs w:val="21"/>
            <w:u w:val="single"/>
            <w:shd w:val="clear" w:color="auto" w:fill="FFFFFF"/>
            <w:lang w:val="en-US" w:eastAsia="ja-JP"/>
          </w:rPr>
          <w:t>TAPI_Notification_and_Streaming_Sequences.xlsx</w:t>
        </w:r>
      </w:hyperlink>
    </w:p>
    <w:p w14:paraId="3CDB7031" w14:textId="64E3F916" w:rsidR="002C20B9" w:rsidRDefault="002974AB" w:rsidP="00D04C69">
      <w:pPr>
        <w:pStyle w:val="enumlev1"/>
        <w:tabs>
          <w:tab w:val="clear" w:pos="794"/>
          <w:tab w:val="clear" w:pos="1191"/>
          <w:tab w:val="clear" w:pos="1588"/>
          <w:tab w:val="clear" w:pos="1985"/>
          <w:tab w:val="left" w:pos="2520"/>
        </w:tabs>
        <w:ind w:left="2520" w:hanging="2520"/>
      </w:pPr>
      <w:r>
        <w:t>[RFC6455]</w:t>
      </w:r>
      <w:r>
        <w:tab/>
      </w:r>
      <w:hyperlink r:id="rId70" w:history="1">
        <w:r w:rsidRPr="00BE4C7F">
          <w:rPr>
            <w:rStyle w:val="Hyperlink"/>
          </w:rPr>
          <w:t>https://tools.ietf.org/html/rfc6455</w:t>
        </w:r>
      </w:hyperlink>
      <w:r>
        <w:t xml:space="preserve">  The websocket protocol</w:t>
      </w:r>
    </w:p>
    <w:p w14:paraId="496BE6E2" w14:textId="24839639" w:rsidR="0078179E" w:rsidRDefault="0078179E" w:rsidP="002C20B9">
      <w:pPr>
        <w:pStyle w:val="enumlev1"/>
        <w:tabs>
          <w:tab w:val="clear" w:pos="794"/>
          <w:tab w:val="clear" w:pos="1191"/>
          <w:tab w:val="clear" w:pos="1588"/>
          <w:tab w:val="clear" w:pos="1985"/>
          <w:tab w:val="left" w:pos="2520"/>
        </w:tabs>
        <w:ind w:left="2520" w:hanging="2520"/>
      </w:pPr>
      <w:r w:rsidRPr="0078179E">
        <w:t>[RFC6455-AUTH]</w:t>
      </w:r>
      <w:r>
        <w:tab/>
      </w:r>
      <w:hyperlink r:id="rId71" w:anchor="page-53" w:history="1">
        <w:r w:rsidRPr="008208B0">
          <w:rPr>
            <w:rStyle w:val="Hyperlink"/>
          </w:rPr>
          <w:t>https://tools.ietf.org/html/rfc6455#page-53</w:t>
        </w:r>
      </w:hyperlink>
    </w:p>
    <w:p w14:paraId="4B855932" w14:textId="5624D0B1" w:rsidR="002C20B9" w:rsidRDefault="002C20B9" w:rsidP="002C20B9">
      <w:pPr>
        <w:pStyle w:val="enumlev1"/>
        <w:tabs>
          <w:tab w:val="clear" w:pos="794"/>
          <w:tab w:val="clear" w:pos="1191"/>
          <w:tab w:val="clear" w:pos="1588"/>
          <w:tab w:val="clear" w:pos="1985"/>
          <w:tab w:val="left" w:pos="2520"/>
        </w:tabs>
        <w:ind w:left="2520" w:hanging="2520"/>
      </w:pPr>
      <w:r w:rsidRPr="002C20B9">
        <w:t>[RFC6455-PONG]</w:t>
      </w:r>
      <w:r>
        <w:tab/>
      </w:r>
      <w:hyperlink r:id="rId72" w:anchor="section-5.5.3" w:history="1">
        <w:r w:rsidRPr="008208B0">
          <w:rPr>
            <w:rStyle w:val="Hyperlink"/>
          </w:rPr>
          <w:t>https://tools.ietf.org/html/rfc6455#section-5.5.3</w:t>
        </w:r>
      </w:hyperlink>
      <w:r>
        <w:t xml:space="preserve"> </w:t>
      </w:r>
    </w:p>
    <w:p w14:paraId="55BBBEFC" w14:textId="5122E63B" w:rsidR="0078179E" w:rsidRDefault="0078179E" w:rsidP="00565B5E">
      <w:pPr>
        <w:pStyle w:val="enumlev1"/>
        <w:tabs>
          <w:tab w:val="clear" w:pos="794"/>
          <w:tab w:val="clear" w:pos="1191"/>
          <w:tab w:val="clear" w:pos="1588"/>
          <w:tab w:val="clear" w:pos="1985"/>
          <w:tab w:val="left" w:pos="2520"/>
        </w:tabs>
        <w:ind w:left="2520" w:hanging="2520"/>
      </w:pPr>
      <w:r w:rsidRPr="0078179E">
        <w:t>[RFC6750]</w:t>
      </w:r>
      <w:r>
        <w:tab/>
      </w:r>
      <w:hyperlink r:id="rId73" w:history="1">
        <w:r w:rsidRPr="008208B0">
          <w:rPr>
            <w:rStyle w:val="Hyperlink"/>
          </w:rPr>
          <w:t>https://tools.ietf.org/html/rfc6750</w:t>
        </w:r>
      </w:hyperlink>
    </w:p>
    <w:p w14:paraId="1E9AB200" w14:textId="3FA94D1D" w:rsidR="002C20B9" w:rsidRDefault="002C20B9" w:rsidP="00565B5E">
      <w:pPr>
        <w:pStyle w:val="enumlev1"/>
        <w:tabs>
          <w:tab w:val="clear" w:pos="794"/>
          <w:tab w:val="clear" w:pos="1191"/>
          <w:tab w:val="clear" w:pos="1588"/>
          <w:tab w:val="clear" w:pos="1985"/>
          <w:tab w:val="left" w:pos="2520"/>
        </w:tabs>
        <w:ind w:left="2520" w:hanging="2520"/>
      </w:pPr>
      <w:r w:rsidRPr="002C20B9">
        <w:t xml:space="preserve">[RFC6902] </w:t>
      </w:r>
      <w:r>
        <w:tab/>
      </w:r>
      <w:hyperlink r:id="rId74" w:anchor="page-6" w:history="1">
        <w:r w:rsidRPr="008208B0">
          <w:rPr>
            <w:rStyle w:val="Hyperlink"/>
          </w:rPr>
          <w:t>https://datatracker.ietf.org/doc/html/rfc6902#page-6</w:t>
        </w:r>
      </w:hyperlink>
      <w:r>
        <w:t xml:space="preserve"> </w:t>
      </w:r>
    </w:p>
    <w:p w14:paraId="098F2053" w14:textId="6C13C1F5" w:rsidR="00B71CDE" w:rsidRDefault="00B71CDE" w:rsidP="00B71CDE">
      <w:pPr>
        <w:pStyle w:val="enumlev1"/>
        <w:tabs>
          <w:tab w:val="clear" w:pos="794"/>
          <w:tab w:val="clear" w:pos="1191"/>
          <w:tab w:val="clear" w:pos="1588"/>
          <w:tab w:val="clear" w:pos="1985"/>
          <w:tab w:val="left" w:pos="2520"/>
        </w:tabs>
        <w:ind w:left="2520" w:hanging="2520"/>
      </w:pPr>
      <w:r>
        <w:t>[TAPI PROTO]</w:t>
      </w:r>
      <w:r>
        <w:tab/>
      </w:r>
      <w:r w:rsidR="009A3D93">
        <w:fldChar w:fldCharType="begin"/>
      </w:r>
      <w:ins w:id="1149" w:author="Author">
        <w:r w:rsidR="009A3D93">
          <w:instrText>HYPERLINK "</w:instrText>
        </w:r>
      </w:ins>
      <w:r w:rsidR="009A3D93" w:rsidRPr="001E0627">
        <w:instrText>https://github.com/Open-Network-Models-and-Interfaces-ONMI/TAPI/tree/v2.</w:instrText>
      </w:r>
      <w:r w:rsidR="009A3D93">
        <w:instrText>5.2</w:instrText>
      </w:r>
      <w:r w:rsidR="009A3D93" w:rsidRPr="001E0627">
        <w:instrText>/</w:instrText>
      </w:r>
      <w:r w:rsidR="009A3D93">
        <w:instrText>PROTOBUF</w:instrText>
      </w:r>
      <w:ins w:id="1150" w:author="Author">
        <w:r w:rsidR="009A3D93">
          <w:instrText>"</w:instrText>
        </w:r>
      </w:ins>
      <w:r w:rsidR="009A3D93">
        <w:fldChar w:fldCharType="separate"/>
      </w:r>
      <w:r w:rsidR="009A3D93" w:rsidRPr="001E348B">
        <w:rPr>
          <w:rStyle w:val="Hyperlink"/>
        </w:rPr>
        <w:t>https://github.com/Open-Network-Models-and-Interfaces-ONMI/TAPI/tree/v2.5.2/PROTOBUF</w:t>
      </w:r>
      <w:r w:rsidR="009A3D93">
        <w:fldChar w:fldCharType="end"/>
      </w:r>
      <w:r w:rsidR="009A3D93">
        <w:t xml:space="preserve"> </w:t>
      </w:r>
      <w:r w:rsidR="00617926">
        <w:t xml:space="preserve"> </w:t>
      </w:r>
      <w:r>
        <w:t xml:space="preserve"> </w:t>
      </w:r>
    </w:p>
    <w:p w14:paraId="2FAB656B" w14:textId="49BBB020" w:rsidR="000516E1" w:rsidRDefault="000516E1" w:rsidP="00565B5E">
      <w:pPr>
        <w:pStyle w:val="enumlev1"/>
        <w:tabs>
          <w:tab w:val="clear" w:pos="794"/>
          <w:tab w:val="clear" w:pos="1191"/>
          <w:tab w:val="clear" w:pos="1588"/>
          <w:tab w:val="clear" w:pos="1985"/>
          <w:tab w:val="left" w:pos="2520"/>
        </w:tabs>
        <w:ind w:left="2520" w:hanging="2520"/>
      </w:pPr>
      <w:r w:rsidRPr="00565B5E">
        <w:t>[WC3 SSE]</w:t>
      </w:r>
      <w:r w:rsidRPr="00565B5E">
        <w:tab/>
      </w:r>
      <w:hyperlink r:id="rId75" w:history="1">
        <w:r w:rsidR="00E3352F" w:rsidRPr="00BE4C7F">
          <w:rPr>
            <w:rStyle w:val="Hyperlink"/>
          </w:rPr>
          <w:t>https://www.w3.org/TR/eventsource/</w:t>
        </w:r>
      </w:hyperlink>
      <w:r w:rsidR="00E3352F">
        <w:t xml:space="preserve"> </w:t>
      </w:r>
      <w:r w:rsidR="003550BB" w:rsidRPr="003550BB">
        <w:t>Server-Sent Events</w:t>
      </w:r>
    </w:p>
    <w:p w14:paraId="5D5E9548" w14:textId="5638920C" w:rsidR="0078179E" w:rsidRDefault="0078179E" w:rsidP="00565B5E">
      <w:pPr>
        <w:pStyle w:val="enumlev1"/>
        <w:tabs>
          <w:tab w:val="clear" w:pos="794"/>
          <w:tab w:val="clear" w:pos="1191"/>
          <w:tab w:val="clear" w:pos="1588"/>
          <w:tab w:val="clear" w:pos="1985"/>
          <w:tab w:val="left" w:pos="2520"/>
        </w:tabs>
        <w:ind w:left="2520" w:hanging="2520"/>
      </w:pPr>
      <w:r>
        <w:t>[WC3 XML]</w:t>
      </w:r>
      <w:r>
        <w:tab/>
      </w:r>
      <w:hyperlink r:id="rId76" w:history="1">
        <w:r w:rsidRPr="008208B0">
          <w:rPr>
            <w:rStyle w:val="Hyperlink"/>
          </w:rPr>
          <w:t>https://www.w3.org/standards/xml/</w:t>
        </w:r>
      </w:hyperlink>
      <w:r>
        <w:t xml:space="preserve"> </w:t>
      </w:r>
    </w:p>
    <w:p w14:paraId="1091DC14" w14:textId="7F4B1130" w:rsidR="001111A4" w:rsidRDefault="00551699" w:rsidP="000F246A">
      <w:pPr>
        <w:pStyle w:val="enumlev1"/>
        <w:tabs>
          <w:tab w:val="clear" w:pos="794"/>
          <w:tab w:val="clear" w:pos="1191"/>
          <w:tab w:val="clear" w:pos="1588"/>
          <w:tab w:val="clear" w:pos="1985"/>
          <w:tab w:val="left" w:pos="2520"/>
        </w:tabs>
        <w:ind w:left="2520" w:hanging="2520"/>
      </w:pPr>
      <w:r>
        <w:t>[YANG]</w:t>
      </w:r>
      <w:r>
        <w:tab/>
      </w:r>
      <w:hyperlink r:id="rId77" w:history="1">
        <w:r w:rsidRPr="00A00A6D">
          <w:rPr>
            <w:rStyle w:val="Hyperlink"/>
          </w:rPr>
          <w:t>https://tools.ietf.org/html/rfc6020</w:t>
        </w:r>
      </w:hyperlink>
    </w:p>
    <w:p w14:paraId="46B4947A" w14:textId="77777777" w:rsidR="00A60E56" w:rsidRDefault="00A60E56">
      <w:pPr>
        <w:spacing w:after="0"/>
        <w:rPr>
          <w:rFonts w:asciiTheme="majorHAnsi" w:eastAsiaTheme="majorEastAsia" w:hAnsiTheme="majorHAnsi" w:cstheme="majorBidi"/>
          <w:b/>
          <w:bCs/>
          <w:sz w:val="32"/>
          <w:szCs w:val="32"/>
        </w:rPr>
      </w:pPr>
      <w:bookmarkStart w:id="1151" w:name="_Toc26350090"/>
      <w:bookmarkStart w:id="1152" w:name="_Toc30496751"/>
      <w:bookmarkStart w:id="1153" w:name="_Toc37180513"/>
      <w:bookmarkStart w:id="1154" w:name="_Toc37180652"/>
      <w:bookmarkStart w:id="1155" w:name="_Toc26350091"/>
      <w:bookmarkStart w:id="1156" w:name="_Toc30496752"/>
      <w:bookmarkStart w:id="1157" w:name="_Toc37180514"/>
      <w:bookmarkStart w:id="1158" w:name="_Toc37180653"/>
      <w:bookmarkStart w:id="1159" w:name="_Toc26350092"/>
      <w:bookmarkStart w:id="1160" w:name="_Toc30496753"/>
      <w:bookmarkStart w:id="1161" w:name="_Toc37180515"/>
      <w:bookmarkStart w:id="1162" w:name="_Toc37180654"/>
      <w:bookmarkStart w:id="1163" w:name="_Toc26350093"/>
      <w:bookmarkStart w:id="1164" w:name="_Toc30496754"/>
      <w:bookmarkStart w:id="1165" w:name="_Toc37180516"/>
      <w:bookmarkStart w:id="1166" w:name="_Toc37180655"/>
      <w:bookmarkStart w:id="1167" w:name="_Toc26350094"/>
      <w:bookmarkStart w:id="1168" w:name="_Toc30496755"/>
      <w:bookmarkStart w:id="1169" w:name="_Toc37180517"/>
      <w:bookmarkStart w:id="1170" w:name="_Toc37180656"/>
      <w:bookmarkStart w:id="1171" w:name="_Toc410597933"/>
      <w:bookmarkStart w:id="1172" w:name="_Toc410597934"/>
      <w:bookmarkStart w:id="1173" w:name="_Toc410597935"/>
      <w:bookmarkStart w:id="1174" w:name="_Toc410597936"/>
      <w:bookmarkStart w:id="1175" w:name="_Toc410597937"/>
      <w:bookmarkStart w:id="1176" w:name="_Toc410597941"/>
      <w:bookmarkStart w:id="1177" w:name="_Toc410597942"/>
      <w:bookmarkStart w:id="1178" w:name="_Toc410597943"/>
      <w:bookmarkStart w:id="1179" w:name="_Toc410597944"/>
      <w:bookmarkStart w:id="1180" w:name="_Ref457548344"/>
      <w:bookmarkStart w:id="1181" w:name="_Ref457548351"/>
      <w:bookmarkStart w:id="1182" w:name="_Ref457548357"/>
      <w:bookmarkStart w:id="1183" w:name="_Toc16163789"/>
      <w:bookmarkEnd w:id="22"/>
      <w:bookmarkEnd w:id="23"/>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r>
        <w:br w:type="page"/>
      </w:r>
    </w:p>
    <w:p w14:paraId="18B0E26A" w14:textId="77777777" w:rsidR="00722ED2" w:rsidRDefault="00722ED2" w:rsidP="003873FC">
      <w:pPr>
        <w:pStyle w:val="Heading1"/>
      </w:pPr>
      <w:bookmarkStart w:id="1184" w:name="_Ref121383296"/>
      <w:bookmarkStart w:id="1185" w:name="_Ref121383301"/>
      <w:bookmarkStart w:id="1186" w:name="_Ref121383328"/>
      <w:bookmarkStart w:id="1187" w:name="_Ref121383428"/>
      <w:bookmarkStart w:id="1188" w:name="_Ref121383441"/>
      <w:bookmarkStart w:id="1189" w:name="_Ref121383494"/>
      <w:bookmarkStart w:id="1190" w:name="_Toc223392372"/>
      <w:r w:rsidRPr="003873FC">
        <w:lastRenderedPageBreak/>
        <w:t>Definitions</w:t>
      </w:r>
      <w:bookmarkEnd w:id="1180"/>
      <w:bookmarkEnd w:id="1181"/>
      <w:bookmarkEnd w:id="1182"/>
      <w:bookmarkEnd w:id="1183"/>
      <w:r w:rsidR="005E2151">
        <w:t xml:space="preserve"> and Terminology</w:t>
      </w:r>
      <w:bookmarkEnd w:id="1184"/>
      <w:bookmarkEnd w:id="1185"/>
      <w:bookmarkEnd w:id="1186"/>
      <w:bookmarkEnd w:id="1187"/>
      <w:bookmarkEnd w:id="1188"/>
      <w:bookmarkEnd w:id="1189"/>
      <w:bookmarkEnd w:id="1190"/>
    </w:p>
    <w:p w14:paraId="54EACB08" w14:textId="77777777" w:rsidR="00B758CA" w:rsidRPr="00B758CA" w:rsidRDefault="00B758CA" w:rsidP="00B758CA">
      <w:r>
        <w:t>No terms are special to this work.</w:t>
      </w:r>
    </w:p>
    <w:p w14:paraId="4E7BD988" w14:textId="77777777" w:rsidR="00722ED2" w:rsidRDefault="00722ED2" w:rsidP="00661FB9">
      <w:pPr>
        <w:jc w:val="both"/>
        <w:rPr>
          <w:rFonts w:cs="Times New Roman"/>
        </w:rPr>
      </w:pPr>
      <w:r w:rsidRPr="004271CE">
        <w:rPr>
          <w:rFonts w:cs="Times New Roman"/>
        </w:rPr>
        <w:t>This document uses terms defined elsewhere</w:t>
      </w:r>
      <w:r w:rsidR="009D0B04">
        <w:rPr>
          <w:rFonts w:cs="Times New Roman"/>
        </w:rPr>
        <w:t>. In some cases</w:t>
      </w:r>
      <w:r w:rsidR="003B35D7">
        <w:rPr>
          <w:rFonts w:cs="Times New Roman"/>
        </w:rPr>
        <w:t>,</w:t>
      </w:r>
      <w:r w:rsidR="009D0B04">
        <w:rPr>
          <w:rFonts w:cs="Times New Roman"/>
        </w:rPr>
        <w:t xml:space="preserve"> the term is used in a particular way in this document</w:t>
      </w:r>
      <w:r w:rsidR="003B35D7">
        <w:rPr>
          <w:rFonts w:cs="Times New Roman"/>
        </w:rPr>
        <w:t>;</w:t>
      </w:r>
      <w:r w:rsidR="00E46562">
        <w:rPr>
          <w:rFonts w:cs="Times New Roman"/>
        </w:rPr>
        <w:t xml:space="preserve"> Particular usage is highlighted.</w:t>
      </w:r>
    </w:p>
    <w:p w14:paraId="00551844" w14:textId="097DF765" w:rsidR="00172DA6" w:rsidRDefault="00172DA6" w:rsidP="00172DA6">
      <w:pPr>
        <w:pStyle w:val="enumlev1"/>
        <w:tabs>
          <w:tab w:val="clear" w:pos="794"/>
          <w:tab w:val="clear" w:pos="1191"/>
          <w:tab w:val="clear" w:pos="1588"/>
          <w:tab w:val="clear" w:pos="1985"/>
          <w:tab w:val="left" w:pos="2520"/>
        </w:tabs>
        <w:ind w:left="2520" w:hanging="2520"/>
      </w:pPr>
      <w:r>
        <w:t>CEP</w:t>
      </w:r>
      <w:r>
        <w:tab/>
        <w:t>Connection End Point (a TAPI class) [</w:t>
      </w:r>
      <w:r w:rsidR="00084CA1">
        <w:t xml:space="preserve">LF </w:t>
      </w:r>
      <w:r>
        <w:t>TR-547]</w:t>
      </w:r>
    </w:p>
    <w:p w14:paraId="5B90A4B8" w14:textId="77777777" w:rsidR="00B52BAC" w:rsidRDefault="00B96863" w:rsidP="005308D1">
      <w:pPr>
        <w:pStyle w:val="enumlev1"/>
        <w:tabs>
          <w:tab w:val="clear" w:pos="794"/>
          <w:tab w:val="clear" w:pos="1191"/>
          <w:tab w:val="clear" w:pos="1588"/>
          <w:tab w:val="clear" w:pos="1985"/>
          <w:tab w:val="left" w:pos="2520"/>
        </w:tabs>
        <w:ind w:left="2520" w:hanging="2520"/>
      </w:pPr>
      <w:r>
        <w:t>Client</w:t>
      </w:r>
      <w:r>
        <w:tab/>
      </w:r>
      <w:r w:rsidR="00E46562">
        <w:t>In this document</w:t>
      </w:r>
      <w:r w:rsidR="00D30930">
        <w:t>, an application</w:t>
      </w:r>
      <w:r w:rsidR="004757B4">
        <w:t>/system</w:t>
      </w:r>
      <w:r w:rsidR="00D30930">
        <w:t xml:space="preserve"> </w:t>
      </w:r>
      <w:r w:rsidR="00A7675C">
        <w:t>(</w:t>
      </w:r>
      <w:r w:rsidR="00D30930">
        <w:t>usually a controller</w:t>
      </w:r>
      <w:r w:rsidR="00B52BAC">
        <w:t xml:space="preserve"> (see below)</w:t>
      </w:r>
      <w:r w:rsidR="00A7675C">
        <w:t>)</w:t>
      </w:r>
      <w:r w:rsidR="009E2E1B">
        <w:t xml:space="preserve"> which uses TAPI streaming</w:t>
      </w:r>
      <w:r w:rsidR="00CE0611">
        <w:t xml:space="preserve"> (hence </w:t>
      </w:r>
      <w:r w:rsidR="00C2064E">
        <w:t xml:space="preserve">is </w:t>
      </w:r>
      <w:r w:rsidR="00CE0611">
        <w:t>a TAPI client)</w:t>
      </w:r>
      <w:r w:rsidR="009E2E1B">
        <w:t xml:space="preserve"> to gain and maintain alignment with the current state </w:t>
      </w:r>
      <w:r w:rsidR="00086DCE">
        <w:t>of a network that is exposed through a provider</w:t>
      </w:r>
      <w:r w:rsidR="00215362">
        <w:t xml:space="preserve"> system</w:t>
      </w:r>
    </w:p>
    <w:p w14:paraId="570C13A4" w14:textId="77777777" w:rsidR="008E0B99" w:rsidRDefault="008E0B99" w:rsidP="00515260">
      <w:pPr>
        <w:pStyle w:val="enumlev1"/>
        <w:numPr>
          <w:ilvl w:val="0"/>
          <w:numId w:val="63"/>
        </w:numPr>
        <w:tabs>
          <w:tab w:val="clear" w:pos="794"/>
          <w:tab w:val="clear" w:pos="1191"/>
          <w:tab w:val="clear" w:pos="1588"/>
          <w:tab w:val="clear" w:pos="1985"/>
          <w:tab w:val="left" w:pos="2520"/>
        </w:tabs>
      </w:pPr>
      <w:r>
        <w:t>The client is a superior controller to the provider</w:t>
      </w:r>
    </w:p>
    <w:p w14:paraId="055A58EB" w14:textId="77777777" w:rsidR="00A048BF" w:rsidRDefault="00A048BF" w:rsidP="00172DA6">
      <w:pPr>
        <w:pStyle w:val="enumlev1"/>
        <w:tabs>
          <w:tab w:val="clear" w:pos="794"/>
          <w:tab w:val="clear" w:pos="1191"/>
          <w:tab w:val="clear" w:pos="1588"/>
          <w:tab w:val="clear" w:pos="1985"/>
          <w:tab w:val="left" w:pos="2520"/>
        </w:tabs>
        <w:ind w:left="2520" w:hanging="2520"/>
      </w:pPr>
      <w:r>
        <w:t>Control</w:t>
      </w:r>
      <w:r>
        <w:tab/>
        <w:t>To attempt to achieve an agreed intent and measure the results to validate achievement and where necessary to initiate actions to fix any problems</w:t>
      </w:r>
    </w:p>
    <w:p w14:paraId="7611D6C8" w14:textId="77777777" w:rsidR="00A048BF" w:rsidRDefault="00A048BF" w:rsidP="00515260">
      <w:pPr>
        <w:pStyle w:val="enumlev1"/>
        <w:numPr>
          <w:ilvl w:val="0"/>
          <w:numId w:val="63"/>
        </w:numPr>
        <w:tabs>
          <w:tab w:val="clear" w:pos="794"/>
          <w:tab w:val="clear" w:pos="1191"/>
          <w:tab w:val="clear" w:pos="1588"/>
          <w:tab w:val="clear" w:pos="1985"/>
          <w:tab w:val="left" w:pos="2520"/>
        </w:tabs>
      </w:pPr>
      <w:r>
        <w:t>Note that automated management is control (see [ONF TR-512] (specifically TR-512.8))</w:t>
      </w:r>
    </w:p>
    <w:p w14:paraId="2569A554" w14:textId="77777777" w:rsidR="00F03C9D" w:rsidRDefault="00F03C9D" w:rsidP="00172DA6">
      <w:pPr>
        <w:pStyle w:val="enumlev1"/>
        <w:tabs>
          <w:tab w:val="clear" w:pos="794"/>
          <w:tab w:val="clear" w:pos="1191"/>
          <w:tab w:val="clear" w:pos="1588"/>
          <w:tab w:val="clear" w:pos="1985"/>
          <w:tab w:val="left" w:pos="2520"/>
        </w:tabs>
        <w:ind w:left="2520" w:hanging="2520"/>
      </w:pPr>
      <w:r>
        <w:t xml:space="preserve">Controlled network </w:t>
      </w:r>
      <w:r>
        <w:tab/>
        <w:t>A controlled system that consists of devices that provide networking functionality.</w:t>
      </w:r>
    </w:p>
    <w:p w14:paraId="60F845EE" w14:textId="77777777" w:rsidR="00F03C9D" w:rsidRDefault="00F03C9D" w:rsidP="00172DA6">
      <w:pPr>
        <w:pStyle w:val="enumlev1"/>
        <w:tabs>
          <w:tab w:val="clear" w:pos="794"/>
          <w:tab w:val="clear" w:pos="1191"/>
          <w:tab w:val="clear" w:pos="1588"/>
          <w:tab w:val="clear" w:pos="1985"/>
          <w:tab w:val="left" w:pos="2520"/>
        </w:tabs>
        <w:ind w:left="2520" w:hanging="2520"/>
      </w:pPr>
      <w:r>
        <w:t>Controlled system</w:t>
      </w:r>
      <w:r>
        <w:tab/>
        <w:t>A system of devices that are managed/controlled by a controller.</w:t>
      </w:r>
    </w:p>
    <w:p w14:paraId="2F9FA111" w14:textId="77777777" w:rsidR="00F03C9D" w:rsidRDefault="00CD175A" w:rsidP="00515260">
      <w:pPr>
        <w:pStyle w:val="enumlev1"/>
        <w:numPr>
          <w:ilvl w:val="0"/>
          <w:numId w:val="63"/>
        </w:numPr>
        <w:tabs>
          <w:tab w:val="clear" w:pos="794"/>
          <w:tab w:val="clear" w:pos="1191"/>
          <w:tab w:val="clear" w:pos="1588"/>
          <w:tab w:val="clear" w:pos="1985"/>
          <w:tab w:val="left" w:pos="2520"/>
        </w:tabs>
      </w:pPr>
      <w:r>
        <w:t xml:space="preserve">Also covers </w:t>
      </w:r>
      <w:r w:rsidR="00F03C9D">
        <w:t>managed system</w:t>
      </w:r>
      <w:r>
        <w:t xml:space="preserve"> as a</w:t>
      </w:r>
      <w:r w:rsidR="008C2168">
        <w:t>utomation of management is the focus and automated management is control</w:t>
      </w:r>
    </w:p>
    <w:p w14:paraId="19F2C858" w14:textId="77777777" w:rsidR="00BF2E12" w:rsidRDefault="00172DA6" w:rsidP="00172DA6">
      <w:pPr>
        <w:pStyle w:val="enumlev1"/>
        <w:tabs>
          <w:tab w:val="clear" w:pos="794"/>
          <w:tab w:val="clear" w:pos="1191"/>
          <w:tab w:val="clear" w:pos="1588"/>
          <w:tab w:val="clear" w:pos="1985"/>
          <w:tab w:val="left" w:pos="2520"/>
        </w:tabs>
        <w:ind w:left="2520" w:hanging="2520"/>
      </w:pPr>
      <w:r>
        <w:t>Controller</w:t>
      </w:r>
      <w:r>
        <w:tab/>
        <w:t xml:space="preserve">A devices </w:t>
      </w:r>
      <w:r w:rsidR="00A048BF">
        <w:t>that controls other devices</w:t>
      </w:r>
      <w:r>
        <w:t>.</w:t>
      </w:r>
      <w:r w:rsidR="00F63E14">
        <w:t xml:space="preserve"> </w:t>
      </w:r>
    </w:p>
    <w:p w14:paraId="11FC902B" w14:textId="4E27A529" w:rsidR="00172DA6" w:rsidRDefault="000C0E43" w:rsidP="00515260">
      <w:pPr>
        <w:pStyle w:val="enumlev1"/>
        <w:numPr>
          <w:ilvl w:val="0"/>
          <w:numId w:val="62"/>
        </w:numPr>
        <w:tabs>
          <w:tab w:val="clear" w:pos="794"/>
          <w:tab w:val="clear" w:pos="1191"/>
          <w:tab w:val="clear" w:pos="1588"/>
          <w:tab w:val="clear" w:pos="1985"/>
          <w:tab w:val="left" w:pos="2520"/>
        </w:tabs>
      </w:pPr>
      <w:r>
        <w:t>E</w:t>
      </w:r>
      <w:r w:rsidR="00F63E14">
        <w:t>xample</w:t>
      </w:r>
      <w:r>
        <w:t>s, with varying degrees of control responsibility and varying degrees of automation</w:t>
      </w:r>
      <w:r w:rsidR="00870804">
        <w:t>,</w:t>
      </w:r>
      <w:r>
        <w:t xml:space="preserve"> include</w:t>
      </w:r>
      <w:r w:rsidR="00F63E14">
        <w:t xml:space="preserve"> </w:t>
      </w:r>
      <w:r w:rsidR="00A41EB7">
        <w:t>devices mention</w:t>
      </w:r>
      <w:r w:rsidR="00385F26">
        <w:t>ed</w:t>
      </w:r>
      <w:r w:rsidR="00A41EB7">
        <w:t xml:space="preserve"> in this definition list such as </w:t>
      </w:r>
      <w:r w:rsidR="00944596">
        <w:t xml:space="preserve">SDTN Controller, SDN-C, </w:t>
      </w:r>
      <w:r w:rsidR="00F63E14">
        <w:t>Orchestrator</w:t>
      </w:r>
      <w:r w:rsidR="00A41EB7">
        <w:t>,</w:t>
      </w:r>
      <w:r w:rsidR="00944596">
        <w:t xml:space="preserve"> EMS,</w:t>
      </w:r>
      <w:r w:rsidR="00A41EB7">
        <w:t xml:space="preserve"> NMS, OSS</w:t>
      </w:r>
      <w:r w:rsidR="005308D1">
        <w:t xml:space="preserve"> (see </w:t>
      </w:r>
      <w:r w:rsidR="00202DF8">
        <w:fldChar w:fldCharType="begin"/>
      </w:r>
      <w:r w:rsidR="00202DF8">
        <w:instrText xml:space="preserve"> REF _Ref86650242 \h </w:instrText>
      </w:r>
      <w:r w:rsidR="00202DF8">
        <w:fldChar w:fldCharType="separate"/>
      </w:r>
      <w:r w:rsidR="00916DFC" w:rsidRPr="00CA3534">
        <w:t xml:space="preserve">Figure </w:t>
      </w:r>
      <w:r w:rsidR="00916DFC">
        <w:rPr>
          <w:noProof/>
        </w:rPr>
        <w:t>1</w:t>
      </w:r>
      <w:r w:rsidR="00916DFC" w:rsidRPr="00CA3534">
        <w:t xml:space="preserve"> </w:t>
      </w:r>
      <w:r w:rsidR="00916DFC">
        <w:t xml:space="preserve"> Example </w:t>
      </w:r>
      <w:r w:rsidR="00916DFC" w:rsidRPr="00CA3534">
        <w:t>SDN architecture for WDM</w:t>
      </w:r>
      <w:r w:rsidR="00916DFC">
        <w:t>/OTN network</w:t>
      </w:r>
      <w:r w:rsidR="00202DF8">
        <w:fldChar w:fldCharType="end"/>
      </w:r>
      <w:r w:rsidR="00202DF8">
        <w:t xml:space="preserve"> on </w:t>
      </w:r>
      <w:r w:rsidR="00574244">
        <w:t xml:space="preserve">page </w:t>
      </w:r>
      <w:r w:rsidR="00202DF8">
        <w:fldChar w:fldCharType="begin"/>
      </w:r>
      <w:r w:rsidR="00202DF8">
        <w:instrText xml:space="preserve"> PAGEREF _Ref86650265 \h </w:instrText>
      </w:r>
      <w:r w:rsidR="00202DF8">
        <w:fldChar w:fldCharType="separate"/>
      </w:r>
      <w:r w:rsidR="00916DFC">
        <w:rPr>
          <w:noProof/>
        </w:rPr>
        <w:t>10</w:t>
      </w:r>
      <w:r w:rsidR="00202DF8">
        <w:fldChar w:fldCharType="end"/>
      </w:r>
      <w:r w:rsidR="00574244">
        <w:t>)</w:t>
      </w:r>
    </w:p>
    <w:p w14:paraId="21337DF1" w14:textId="77777777" w:rsidR="00635ADC" w:rsidRDefault="00635ADC" w:rsidP="00515260">
      <w:pPr>
        <w:pStyle w:val="enumlev1"/>
        <w:numPr>
          <w:ilvl w:val="0"/>
          <w:numId w:val="62"/>
        </w:numPr>
        <w:tabs>
          <w:tab w:val="clear" w:pos="794"/>
          <w:tab w:val="clear" w:pos="1191"/>
          <w:tab w:val="clear" w:pos="1588"/>
          <w:tab w:val="clear" w:pos="1985"/>
          <w:tab w:val="left" w:pos="2520"/>
        </w:tabs>
      </w:pPr>
      <w:r>
        <w:rPr>
          <w:rFonts w:eastAsia="Times New Roman"/>
        </w:rPr>
        <w:t xml:space="preserve">The primary focus for Streaming in TAPI </w:t>
      </w:r>
      <w:r w:rsidR="00B817A7">
        <w:rPr>
          <w:rFonts w:eastAsia="Times New Roman"/>
        </w:rPr>
        <w:t>2.4</w:t>
      </w:r>
      <w:r>
        <w:rPr>
          <w:rFonts w:eastAsia="Times New Roman"/>
        </w:rPr>
        <w:t xml:space="preserve"> is simple and efficient ongoing alignment of a Controller (client) with a view presented by another Controller (provider).</w:t>
      </w:r>
    </w:p>
    <w:p w14:paraId="4F73427E" w14:textId="77777777" w:rsidR="00453040" w:rsidRDefault="00453040" w:rsidP="00172DA6">
      <w:pPr>
        <w:pStyle w:val="enumlev1"/>
        <w:tabs>
          <w:tab w:val="clear" w:pos="794"/>
          <w:tab w:val="clear" w:pos="1191"/>
          <w:tab w:val="clear" w:pos="1588"/>
          <w:tab w:val="clear" w:pos="1985"/>
          <w:tab w:val="left" w:pos="2520"/>
        </w:tabs>
        <w:ind w:left="2520" w:hanging="2520"/>
      </w:pPr>
      <w:r>
        <w:t>DDD</w:t>
      </w:r>
      <w:r>
        <w:tab/>
        <w:t>Domain Driven Design</w:t>
      </w:r>
    </w:p>
    <w:p w14:paraId="13CAC19B" w14:textId="77777777" w:rsidR="00F03C9D" w:rsidRDefault="00F03C9D" w:rsidP="00172DA6">
      <w:pPr>
        <w:pStyle w:val="enumlev1"/>
        <w:tabs>
          <w:tab w:val="clear" w:pos="794"/>
          <w:tab w:val="clear" w:pos="1191"/>
          <w:tab w:val="clear" w:pos="1588"/>
          <w:tab w:val="clear" w:pos="1985"/>
          <w:tab w:val="left" w:pos="2520"/>
        </w:tabs>
        <w:ind w:left="2520" w:hanging="2520"/>
      </w:pPr>
      <w:r>
        <w:t>Device</w:t>
      </w:r>
      <w:r>
        <w:tab/>
      </w:r>
      <w:r w:rsidRPr="00F03C9D">
        <w:t xml:space="preserve">A thing </w:t>
      </w:r>
      <w:r>
        <w:t>formed from an assembly of e</w:t>
      </w:r>
      <w:r w:rsidRPr="00F03C9D">
        <w:t xml:space="preserve">lectronic </w:t>
      </w:r>
      <w:r>
        <w:t xml:space="preserve">(and mechanical) </w:t>
      </w:r>
      <w:r w:rsidRPr="00F03C9D">
        <w:t>equipment</w:t>
      </w:r>
      <w:r>
        <w:t xml:space="preserve"> usually running software that is </w:t>
      </w:r>
      <w:r w:rsidRPr="00F03C9D">
        <w:t>made or adapted for a particular purpose</w:t>
      </w:r>
      <w:r w:rsidR="00A048BF">
        <w:t>. See also:</w:t>
      </w:r>
    </w:p>
    <w:p w14:paraId="64720503" w14:textId="77777777" w:rsidR="00A048BF" w:rsidRDefault="00A048BF" w:rsidP="00515260">
      <w:pPr>
        <w:pStyle w:val="enumlev1"/>
        <w:numPr>
          <w:ilvl w:val="0"/>
          <w:numId w:val="64"/>
        </w:numPr>
        <w:tabs>
          <w:tab w:val="clear" w:pos="794"/>
          <w:tab w:val="clear" w:pos="1191"/>
          <w:tab w:val="clear" w:pos="1588"/>
          <w:tab w:val="clear" w:pos="1985"/>
          <w:tab w:val="left" w:pos="2520"/>
        </w:tabs>
      </w:pPr>
      <w:r>
        <w:t>network device</w:t>
      </w:r>
    </w:p>
    <w:p w14:paraId="05373CA7" w14:textId="77777777" w:rsidR="00A048BF" w:rsidRDefault="00A048BF" w:rsidP="00515260">
      <w:pPr>
        <w:pStyle w:val="enumlev1"/>
        <w:numPr>
          <w:ilvl w:val="0"/>
          <w:numId w:val="64"/>
        </w:numPr>
        <w:tabs>
          <w:tab w:val="clear" w:pos="794"/>
          <w:tab w:val="clear" w:pos="1191"/>
          <w:tab w:val="clear" w:pos="1588"/>
          <w:tab w:val="clear" w:pos="1985"/>
          <w:tab w:val="left" w:pos="2520"/>
        </w:tabs>
      </w:pPr>
      <w:r>
        <w:t>controller</w:t>
      </w:r>
    </w:p>
    <w:p w14:paraId="331E901C" w14:textId="77777777" w:rsidR="00172DA6" w:rsidRDefault="00172DA6" w:rsidP="00172DA6">
      <w:pPr>
        <w:pStyle w:val="enumlev1"/>
        <w:tabs>
          <w:tab w:val="clear" w:pos="794"/>
          <w:tab w:val="clear" w:pos="1191"/>
          <w:tab w:val="clear" w:pos="1588"/>
          <w:tab w:val="clear" w:pos="1985"/>
          <w:tab w:val="left" w:pos="2520"/>
        </w:tabs>
        <w:ind w:left="2520" w:hanging="2520"/>
      </w:pPr>
      <w:r>
        <w:t>EMS</w:t>
      </w:r>
      <w:r>
        <w:tab/>
        <w:t>Element Management System</w:t>
      </w:r>
    </w:p>
    <w:p w14:paraId="368B59EA" w14:textId="77777777" w:rsidR="00172DA6" w:rsidRDefault="00172DA6" w:rsidP="00172DA6">
      <w:pPr>
        <w:pStyle w:val="enumlev1"/>
        <w:tabs>
          <w:tab w:val="clear" w:pos="794"/>
          <w:tab w:val="clear" w:pos="1191"/>
          <w:tab w:val="clear" w:pos="1588"/>
          <w:tab w:val="clear" w:pos="1985"/>
          <w:tab w:val="left" w:pos="2520"/>
        </w:tabs>
        <w:ind w:left="2520" w:hanging="2520"/>
      </w:pPr>
      <w:r>
        <w:t>ForwardingDomain</w:t>
      </w:r>
      <w:bookmarkStart w:id="1191" w:name="_Ref436132159"/>
      <w:bookmarkStart w:id="1192" w:name="_Ref436132163"/>
      <w:bookmarkStart w:id="1193" w:name="_Ref436132169"/>
      <w:bookmarkStart w:id="1194" w:name="_Toc16163791"/>
      <w:r>
        <w:tab/>
        <w:t xml:space="preserve">An ONF Core Model class </w:t>
      </w:r>
      <w:r w:rsidRPr="00565B5E">
        <w:t xml:space="preserve">[ONF </w:t>
      </w:r>
      <w:r>
        <w:t>TR-512</w:t>
      </w:r>
      <w:r w:rsidRPr="00565B5E">
        <w:t>]</w:t>
      </w:r>
    </w:p>
    <w:p w14:paraId="1B053463" w14:textId="77777777" w:rsidR="00172DA6" w:rsidRDefault="00172DA6" w:rsidP="00172DA6">
      <w:pPr>
        <w:pStyle w:val="enumlev1"/>
        <w:tabs>
          <w:tab w:val="clear" w:pos="794"/>
          <w:tab w:val="clear" w:pos="1191"/>
          <w:tab w:val="clear" w:pos="1588"/>
          <w:tab w:val="clear" w:pos="1985"/>
          <w:tab w:val="left" w:pos="2520"/>
        </w:tabs>
        <w:ind w:left="2520" w:hanging="2520"/>
      </w:pPr>
      <w:r>
        <w:t>GUI</w:t>
      </w:r>
      <w:r>
        <w:tab/>
        <w:t>Graphical (human) User Interface</w:t>
      </w:r>
    </w:p>
    <w:bookmarkEnd w:id="1191"/>
    <w:bookmarkEnd w:id="1192"/>
    <w:bookmarkEnd w:id="1193"/>
    <w:bookmarkEnd w:id="1194"/>
    <w:p w14:paraId="31B76D4B" w14:textId="25F110D5" w:rsidR="00172DA6" w:rsidRDefault="00C1764C" w:rsidP="00172DA6">
      <w:pPr>
        <w:pStyle w:val="enumlev1"/>
        <w:tabs>
          <w:tab w:val="clear" w:pos="794"/>
          <w:tab w:val="clear" w:pos="1191"/>
          <w:tab w:val="clear" w:pos="1588"/>
          <w:tab w:val="clear" w:pos="1985"/>
          <w:tab w:val="left" w:pos="2520"/>
        </w:tabs>
        <w:ind w:left="2520" w:hanging="2520"/>
      </w:pPr>
      <w:r>
        <w:t>KAFKA</w:t>
      </w:r>
      <w:r w:rsidR="00172DA6">
        <w:tab/>
      </w:r>
      <w:hyperlink r:id="rId78" w:history="1">
        <w:r w:rsidR="00172DA6" w:rsidRPr="00A00A6D">
          <w:rPr>
            <w:rStyle w:val="Hyperlink"/>
          </w:rPr>
          <w:t>https://kafka.apache.org/</w:t>
        </w:r>
      </w:hyperlink>
      <w:r w:rsidR="00575956">
        <w:t xml:space="preserve"> </w:t>
      </w:r>
    </w:p>
    <w:p w14:paraId="13A178B9" w14:textId="51EBBFAE" w:rsidR="00490A62" w:rsidRDefault="00490A62" w:rsidP="00172DA6">
      <w:pPr>
        <w:pStyle w:val="enumlev1"/>
        <w:tabs>
          <w:tab w:val="clear" w:pos="794"/>
          <w:tab w:val="clear" w:pos="1191"/>
          <w:tab w:val="clear" w:pos="1588"/>
          <w:tab w:val="clear" w:pos="1985"/>
          <w:tab w:val="left" w:pos="2520"/>
        </w:tabs>
        <w:ind w:left="2520" w:hanging="2520"/>
      </w:pPr>
      <w:r>
        <w:t>LF</w:t>
      </w:r>
      <w:r>
        <w:tab/>
        <w:t>Linux Foundation (</w:t>
      </w:r>
      <w:hyperlink r:id="rId79" w:history="1">
        <w:r w:rsidRPr="00490A62">
          <w:rPr>
            <w:rStyle w:val="Hyperlink"/>
          </w:rPr>
          <w:t>https://lfnetworking.org/</w:t>
        </w:r>
      </w:hyperlink>
      <w:r>
        <w:t>)</w:t>
      </w:r>
    </w:p>
    <w:p w14:paraId="64E899FB" w14:textId="35FBB026" w:rsidR="00172DA6" w:rsidRDefault="00172DA6" w:rsidP="00172DA6">
      <w:pPr>
        <w:pStyle w:val="enumlev1"/>
        <w:tabs>
          <w:tab w:val="clear" w:pos="794"/>
          <w:tab w:val="clear" w:pos="1191"/>
          <w:tab w:val="clear" w:pos="1588"/>
          <w:tab w:val="clear" w:pos="1985"/>
          <w:tab w:val="left" w:pos="2520"/>
        </w:tabs>
        <w:ind w:left="2520" w:hanging="2520"/>
      </w:pPr>
      <w:r>
        <w:t>Log</w:t>
      </w:r>
      <w:r>
        <w:tab/>
        <w:t>A sequential store</w:t>
      </w:r>
    </w:p>
    <w:p w14:paraId="4A6813D1" w14:textId="77777777" w:rsidR="00A048BF" w:rsidRDefault="00A048BF" w:rsidP="00172DA6">
      <w:pPr>
        <w:pStyle w:val="enumlev1"/>
        <w:tabs>
          <w:tab w:val="clear" w:pos="794"/>
          <w:tab w:val="clear" w:pos="1191"/>
          <w:tab w:val="clear" w:pos="1588"/>
          <w:tab w:val="clear" w:pos="1985"/>
          <w:tab w:val="left" w:pos="2520"/>
        </w:tabs>
        <w:ind w:left="2520" w:hanging="2520"/>
      </w:pPr>
      <w:r>
        <w:t>Management</w:t>
      </w:r>
      <w:r>
        <w:tab/>
        <w:t>(see control)</w:t>
      </w:r>
    </w:p>
    <w:p w14:paraId="15CD0668" w14:textId="77777777" w:rsidR="00A048BF" w:rsidRDefault="00761253" w:rsidP="00172DA6">
      <w:pPr>
        <w:pStyle w:val="enumlev1"/>
        <w:tabs>
          <w:tab w:val="clear" w:pos="794"/>
          <w:tab w:val="clear" w:pos="1191"/>
          <w:tab w:val="clear" w:pos="1588"/>
          <w:tab w:val="clear" w:pos="1985"/>
          <w:tab w:val="left" w:pos="2520"/>
        </w:tabs>
        <w:ind w:left="2520" w:hanging="2520"/>
      </w:pPr>
      <w:r>
        <w:t>Management-Control</w:t>
      </w:r>
      <w:r w:rsidR="00A048BF">
        <w:tab/>
        <w:t>(see control)</w:t>
      </w:r>
    </w:p>
    <w:p w14:paraId="757B7036" w14:textId="0AC63D12" w:rsidR="00172DA6" w:rsidRDefault="00172DA6" w:rsidP="00172DA6">
      <w:pPr>
        <w:pStyle w:val="enumlev1"/>
        <w:tabs>
          <w:tab w:val="clear" w:pos="794"/>
          <w:tab w:val="clear" w:pos="1191"/>
          <w:tab w:val="clear" w:pos="1588"/>
          <w:tab w:val="clear" w:pos="1985"/>
          <w:tab w:val="left" w:pos="2520"/>
        </w:tabs>
        <w:ind w:left="2520" w:hanging="2520"/>
      </w:pPr>
      <w:r>
        <w:t>MEP</w:t>
      </w:r>
      <w:r>
        <w:tab/>
        <w:t>Maintenance End Point (a TAPI class) [</w:t>
      </w:r>
      <w:r w:rsidR="00084CA1">
        <w:t xml:space="preserve">LF </w:t>
      </w:r>
      <w:r>
        <w:t>TR-547]</w:t>
      </w:r>
    </w:p>
    <w:p w14:paraId="1B8CBCCF" w14:textId="77777777" w:rsidR="00F03C9D" w:rsidRDefault="00F03C9D" w:rsidP="00172DA6">
      <w:pPr>
        <w:pStyle w:val="enumlev1"/>
        <w:tabs>
          <w:tab w:val="clear" w:pos="794"/>
          <w:tab w:val="clear" w:pos="1191"/>
          <w:tab w:val="clear" w:pos="1588"/>
          <w:tab w:val="clear" w:pos="1985"/>
          <w:tab w:val="left" w:pos="2520"/>
        </w:tabs>
        <w:ind w:left="2520" w:hanging="2520"/>
      </w:pPr>
      <w:r>
        <w:t>Network device</w:t>
      </w:r>
      <w:r>
        <w:tab/>
        <w:t>A device that is designed to and/or is used to support networking functions (e.g., an OTN Switch).</w:t>
      </w:r>
    </w:p>
    <w:p w14:paraId="013407FA" w14:textId="77777777" w:rsidR="00172DA6" w:rsidRDefault="00172DA6" w:rsidP="00172DA6">
      <w:pPr>
        <w:pStyle w:val="enumlev1"/>
        <w:tabs>
          <w:tab w:val="clear" w:pos="794"/>
          <w:tab w:val="clear" w:pos="1191"/>
          <w:tab w:val="clear" w:pos="1588"/>
          <w:tab w:val="clear" w:pos="1985"/>
          <w:tab w:val="left" w:pos="2520"/>
        </w:tabs>
        <w:ind w:left="2520" w:hanging="2520"/>
      </w:pPr>
      <w:r>
        <w:lastRenderedPageBreak/>
        <w:t>NMS</w:t>
      </w:r>
      <w:r>
        <w:tab/>
        <w:t>Network Management System</w:t>
      </w:r>
    </w:p>
    <w:p w14:paraId="4422ACD4" w14:textId="722186EB" w:rsidR="00172DA6" w:rsidRDefault="00172DA6" w:rsidP="00172DA6">
      <w:pPr>
        <w:pStyle w:val="enumlev1"/>
        <w:tabs>
          <w:tab w:val="clear" w:pos="794"/>
          <w:tab w:val="clear" w:pos="1191"/>
          <w:tab w:val="clear" w:pos="1588"/>
          <w:tab w:val="clear" w:pos="1985"/>
          <w:tab w:val="left" w:pos="2520"/>
        </w:tabs>
        <w:ind w:left="2520" w:hanging="2520"/>
      </w:pPr>
      <w:r>
        <w:t>Node</w:t>
      </w:r>
      <w:r>
        <w:tab/>
        <w:t>A TAPI Class [</w:t>
      </w:r>
      <w:r w:rsidR="00084CA1">
        <w:t xml:space="preserve">LF </w:t>
      </w:r>
      <w:r>
        <w:t>TR-547]</w:t>
      </w:r>
    </w:p>
    <w:p w14:paraId="014D24E6" w14:textId="77777777" w:rsidR="00172DA6" w:rsidRDefault="00172DA6" w:rsidP="00172DA6">
      <w:pPr>
        <w:pStyle w:val="enumlev1"/>
        <w:tabs>
          <w:tab w:val="clear" w:pos="794"/>
          <w:tab w:val="clear" w:pos="1191"/>
          <w:tab w:val="clear" w:pos="1588"/>
          <w:tab w:val="clear" w:pos="1985"/>
          <w:tab w:val="left" w:pos="2520"/>
        </w:tabs>
        <w:ind w:left="2520" w:hanging="2520"/>
      </w:pPr>
      <w:r>
        <w:t>OAM</w:t>
      </w:r>
      <w:r>
        <w:tab/>
        <w:t>Operations Administration and Maintenance</w:t>
      </w:r>
    </w:p>
    <w:p w14:paraId="078D4F5E" w14:textId="1F8DE81C" w:rsidR="00172DA6" w:rsidRDefault="00172DA6" w:rsidP="00172DA6">
      <w:pPr>
        <w:pStyle w:val="enumlev1"/>
        <w:tabs>
          <w:tab w:val="clear" w:pos="794"/>
          <w:tab w:val="clear" w:pos="1191"/>
          <w:tab w:val="clear" w:pos="1588"/>
          <w:tab w:val="clear" w:pos="1985"/>
          <w:tab w:val="left" w:pos="2520"/>
        </w:tabs>
        <w:ind w:left="2520" w:hanging="2520"/>
      </w:pPr>
      <w:r>
        <w:t>ONF</w:t>
      </w:r>
      <w:r>
        <w:tab/>
        <w:t xml:space="preserve">Open Networking Foundation </w:t>
      </w:r>
      <w:hyperlink r:id="rId80" w:history="1">
        <w:r w:rsidRPr="00172DA6">
          <w:t>https://www.opennetworking.org/</w:t>
        </w:r>
      </w:hyperlink>
    </w:p>
    <w:p w14:paraId="532A8B63" w14:textId="77777777" w:rsidR="00172DA6" w:rsidRDefault="00172DA6" w:rsidP="00172DA6">
      <w:pPr>
        <w:pStyle w:val="enumlev1"/>
        <w:tabs>
          <w:tab w:val="clear" w:pos="794"/>
          <w:tab w:val="clear" w:pos="1191"/>
          <w:tab w:val="clear" w:pos="1588"/>
          <w:tab w:val="clear" w:pos="1985"/>
          <w:tab w:val="left" w:pos="2520"/>
        </w:tabs>
        <w:ind w:left="2520" w:hanging="2520"/>
      </w:pPr>
      <w:r>
        <w:t>Orchestrator</w:t>
      </w:r>
      <w:r>
        <w:tab/>
        <w:t>An overarching Controller that coordinates other subordinate controllers</w:t>
      </w:r>
    </w:p>
    <w:p w14:paraId="223229D3" w14:textId="77777777" w:rsidR="00172DA6" w:rsidRDefault="00172DA6" w:rsidP="00172DA6">
      <w:pPr>
        <w:pStyle w:val="enumlev1"/>
        <w:tabs>
          <w:tab w:val="clear" w:pos="794"/>
          <w:tab w:val="clear" w:pos="1191"/>
          <w:tab w:val="clear" w:pos="1588"/>
          <w:tab w:val="clear" w:pos="1985"/>
          <w:tab w:val="left" w:pos="2520"/>
        </w:tabs>
        <w:ind w:left="2520" w:hanging="2520"/>
      </w:pPr>
      <w:r>
        <w:t>OSS</w:t>
      </w:r>
      <w:r>
        <w:tab/>
        <w:t>Operations Support System</w:t>
      </w:r>
    </w:p>
    <w:p w14:paraId="797B3F24" w14:textId="77777777" w:rsidR="00172DA6" w:rsidRDefault="00172DA6" w:rsidP="00172DA6">
      <w:pPr>
        <w:pStyle w:val="enumlev1"/>
        <w:tabs>
          <w:tab w:val="clear" w:pos="794"/>
          <w:tab w:val="clear" w:pos="1191"/>
          <w:tab w:val="clear" w:pos="1588"/>
          <w:tab w:val="clear" w:pos="1985"/>
          <w:tab w:val="left" w:pos="2520"/>
        </w:tabs>
        <w:ind w:left="2520" w:hanging="2520"/>
      </w:pPr>
      <w:r>
        <w:t>PoC</w:t>
      </w:r>
      <w:r>
        <w:tab/>
        <w:t>Proof of Concept</w:t>
      </w:r>
    </w:p>
    <w:p w14:paraId="083250D3" w14:textId="77777777" w:rsidR="00CE1EFA" w:rsidRDefault="00635ADC" w:rsidP="00CE1EFA">
      <w:pPr>
        <w:pStyle w:val="enumlev1"/>
        <w:tabs>
          <w:tab w:val="clear" w:pos="794"/>
          <w:tab w:val="clear" w:pos="1191"/>
          <w:tab w:val="clear" w:pos="1588"/>
          <w:tab w:val="clear" w:pos="1985"/>
          <w:tab w:val="left" w:pos="2520"/>
        </w:tabs>
        <w:ind w:left="2520" w:hanging="2520"/>
      </w:pPr>
      <w:r>
        <w:t>Provider</w:t>
      </w:r>
      <w:r>
        <w:tab/>
      </w:r>
      <w:r w:rsidR="00CE1EFA">
        <w:t xml:space="preserve">In this document, an application/system (usually a controller (see above)) which </w:t>
      </w:r>
      <w:r w:rsidR="00CD14F6">
        <w:t xml:space="preserve">offers </w:t>
      </w:r>
      <w:r w:rsidR="00CE1EFA">
        <w:t xml:space="preserve">TAPI streaming (hence </w:t>
      </w:r>
      <w:r w:rsidR="00C2064E">
        <w:t xml:space="preserve">is </w:t>
      </w:r>
      <w:r w:rsidR="00CE1EFA">
        <w:t xml:space="preserve">a TAPI </w:t>
      </w:r>
      <w:r w:rsidR="00C2064E">
        <w:t>provider</w:t>
      </w:r>
      <w:r w:rsidR="00CE1EFA">
        <w:t xml:space="preserve">) to </w:t>
      </w:r>
      <w:r w:rsidR="00CD14F6">
        <w:t xml:space="preserve">enable a client to </w:t>
      </w:r>
      <w:r w:rsidR="00CE1EFA">
        <w:t xml:space="preserve">gain and maintain alignment with the current state of </w:t>
      </w:r>
      <w:r w:rsidR="00F61329">
        <w:t>the</w:t>
      </w:r>
      <w:r w:rsidR="00CE1EFA">
        <w:t xml:space="preserve"> network that i</w:t>
      </w:r>
      <w:r w:rsidR="00F61329">
        <w:t xml:space="preserve">t, the provider, </w:t>
      </w:r>
      <w:r w:rsidR="00CE1EFA">
        <w:t>exposed</w:t>
      </w:r>
    </w:p>
    <w:p w14:paraId="0D53752A" w14:textId="77777777" w:rsidR="00635ADC" w:rsidRDefault="00CE1EFA" w:rsidP="00515260">
      <w:pPr>
        <w:pStyle w:val="enumlev1"/>
        <w:numPr>
          <w:ilvl w:val="0"/>
          <w:numId w:val="63"/>
        </w:numPr>
        <w:tabs>
          <w:tab w:val="clear" w:pos="794"/>
          <w:tab w:val="clear" w:pos="1191"/>
          <w:tab w:val="clear" w:pos="1588"/>
          <w:tab w:val="clear" w:pos="1985"/>
          <w:tab w:val="left" w:pos="2520"/>
        </w:tabs>
      </w:pPr>
      <w:r>
        <w:t>The client is a superior controller to the provider</w:t>
      </w:r>
    </w:p>
    <w:p w14:paraId="55C27CCF" w14:textId="0B41EC19" w:rsidR="00172DA6" w:rsidRDefault="00172DA6" w:rsidP="00172DA6">
      <w:pPr>
        <w:pStyle w:val="enumlev1"/>
        <w:tabs>
          <w:tab w:val="clear" w:pos="794"/>
          <w:tab w:val="clear" w:pos="1191"/>
          <w:tab w:val="clear" w:pos="1588"/>
          <w:tab w:val="clear" w:pos="1985"/>
          <w:tab w:val="left" w:pos="2520"/>
        </w:tabs>
        <w:ind w:left="2520" w:hanging="2520"/>
      </w:pPr>
      <w:r>
        <w:t>SDN-C</w:t>
      </w:r>
      <w:r>
        <w:tab/>
        <w:t>Software Defined Network Controller [</w:t>
      </w:r>
      <w:r w:rsidR="00084CA1">
        <w:t xml:space="preserve">LF </w:t>
      </w:r>
      <w:r>
        <w:t>TR-547]</w:t>
      </w:r>
    </w:p>
    <w:p w14:paraId="213B0604" w14:textId="77777777" w:rsidR="009E228E" w:rsidRDefault="00172DA6" w:rsidP="00172DA6">
      <w:pPr>
        <w:pStyle w:val="enumlev1"/>
        <w:tabs>
          <w:tab w:val="clear" w:pos="794"/>
          <w:tab w:val="clear" w:pos="1191"/>
          <w:tab w:val="clear" w:pos="1588"/>
          <w:tab w:val="clear" w:pos="1985"/>
          <w:tab w:val="left" w:pos="2520"/>
        </w:tabs>
        <w:ind w:left="2520" w:hanging="2520"/>
      </w:pPr>
      <w:r>
        <w:t>SDTN</w:t>
      </w:r>
      <w:r>
        <w:tab/>
      </w:r>
      <w:r w:rsidR="009E228E">
        <w:t>Software-Defined Transport Network</w:t>
      </w:r>
    </w:p>
    <w:p w14:paraId="706281BF" w14:textId="7B0B1EF8" w:rsidR="00172DA6" w:rsidRDefault="009E228E" w:rsidP="00172DA6">
      <w:pPr>
        <w:pStyle w:val="enumlev1"/>
        <w:tabs>
          <w:tab w:val="clear" w:pos="794"/>
          <w:tab w:val="clear" w:pos="1191"/>
          <w:tab w:val="clear" w:pos="1588"/>
          <w:tab w:val="clear" w:pos="1985"/>
          <w:tab w:val="left" w:pos="2520"/>
        </w:tabs>
        <w:ind w:left="2520" w:hanging="2520"/>
      </w:pPr>
      <w:r>
        <w:t xml:space="preserve">SDTN Controller </w:t>
      </w:r>
      <w:r>
        <w:tab/>
      </w:r>
      <w:r w:rsidR="00172DA6">
        <w:t>An</w:t>
      </w:r>
      <w:r>
        <w:t xml:space="preserve"> SDTN</w:t>
      </w:r>
      <w:r w:rsidR="00172DA6">
        <w:t xml:space="preserve"> Orchestrator [</w:t>
      </w:r>
      <w:r w:rsidR="00084CA1">
        <w:t xml:space="preserve">LF </w:t>
      </w:r>
      <w:r w:rsidR="00172DA6">
        <w:t>TR-547]</w:t>
      </w:r>
    </w:p>
    <w:p w14:paraId="0E18625E" w14:textId="74B01085" w:rsidR="00172DA6" w:rsidRDefault="00172DA6" w:rsidP="00172DA6">
      <w:pPr>
        <w:pStyle w:val="enumlev1"/>
        <w:tabs>
          <w:tab w:val="clear" w:pos="794"/>
          <w:tab w:val="clear" w:pos="1191"/>
          <w:tab w:val="clear" w:pos="1588"/>
          <w:tab w:val="clear" w:pos="1985"/>
          <w:tab w:val="left" w:pos="2520"/>
        </w:tabs>
        <w:ind w:left="2520" w:hanging="2520"/>
      </w:pPr>
      <w:r>
        <w:t>TAPI</w:t>
      </w:r>
      <w:r>
        <w:tab/>
        <w:t>Transport API (Application Programmers Interface) [</w:t>
      </w:r>
      <w:r w:rsidR="00084CA1">
        <w:t xml:space="preserve">LF </w:t>
      </w:r>
      <w:r>
        <w:t>TR-547]</w:t>
      </w:r>
    </w:p>
    <w:p w14:paraId="58826BDD" w14:textId="77777777" w:rsidR="00172DA6" w:rsidRDefault="00C1764C" w:rsidP="00172DA6">
      <w:pPr>
        <w:pStyle w:val="enumlev1"/>
        <w:tabs>
          <w:tab w:val="clear" w:pos="794"/>
          <w:tab w:val="clear" w:pos="1191"/>
          <w:tab w:val="clear" w:pos="1588"/>
          <w:tab w:val="clear" w:pos="1985"/>
          <w:tab w:val="left" w:pos="2520"/>
        </w:tabs>
        <w:ind w:left="2520" w:hanging="2520"/>
      </w:pPr>
      <w:r>
        <w:t>Tombstone</w:t>
      </w:r>
      <w:r w:rsidR="00172DA6">
        <w:tab/>
      </w:r>
      <w:r w:rsidR="00575956">
        <w:t>A special message that indicates that an entity no longer exists.</w:t>
      </w:r>
    </w:p>
    <w:p w14:paraId="1E70F493" w14:textId="2176A50C" w:rsidR="00172DA6" w:rsidRDefault="00172DA6" w:rsidP="00172DA6">
      <w:pPr>
        <w:pStyle w:val="enumlev1"/>
        <w:tabs>
          <w:tab w:val="clear" w:pos="794"/>
          <w:tab w:val="clear" w:pos="1191"/>
          <w:tab w:val="clear" w:pos="1588"/>
          <w:tab w:val="clear" w:pos="1985"/>
          <w:tab w:val="left" w:pos="2520"/>
        </w:tabs>
        <w:ind w:left="2520" w:hanging="2520"/>
      </w:pPr>
      <w:r>
        <w:t>Topology</w:t>
      </w:r>
      <w:r>
        <w:tab/>
        <w:t>A TAPI Class [</w:t>
      </w:r>
      <w:r w:rsidR="00084CA1">
        <w:t>L</w:t>
      </w:r>
      <w:r>
        <w:t>F TR-547]</w:t>
      </w:r>
    </w:p>
    <w:p w14:paraId="6E636578" w14:textId="5FA67208" w:rsidR="00172DA6" w:rsidRDefault="00172DA6" w:rsidP="00172DA6">
      <w:pPr>
        <w:pStyle w:val="enumlev1"/>
        <w:tabs>
          <w:tab w:val="clear" w:pos="794"/>
          <w:tab w:val="clear" w:pos="1191"/>
          <w:tab w:val="clear" w:pos="1588"/>
          <w:tab w:val="clear" w:pos="1985"/>
          <w:tab w:val="left" w:pos="2520"/>
        </w:tabs>
        <w:ind w:left="2520" w:hanging="2520"/>
      </w:pPr>
      <w:r>
        <w:t>TR</w:t>
      </w:r>
      <w:r>
        <w:tab/>
        <w:t xml:space="preserve">Technical Report (from </w:t>
      </w:r>
      <w:r w:rsidR="00084CA1">
        <w:t>LF</w:t>
      </w:r>
      <w:r>
        <w:t>)</w:t>
      </w:r>
    </w:p>
    <w:p w14:paraId="7638A407" w14:textId="77777777" w:rsidR="00172DA6" w:rsidRDefault="00172DA6" w:rsidP="00172DA6">
      <w:pPr>
        <w:pStyle w:val="enumlev1"/>
        <w:tabs>
          <w:tab w:val="clear" w:pos="794"/>
          <w:tab w:val="clear" w:pos="1191"/>
          <w:tab w:val="clear" w:pos="1588"/>
          <w:tab w:val="clear" w:pos="1985"/>
          <w:tab w:val="left" w:pos="2520"/>
        </w:tabs>
        <w:ind w:left="2520" w:hanging="2520"/>
      </w:pPr>
      <w:r>
        <w:t>UML</w:t>
      </w:r>
      <w:r>
        <w:tab/>
        <w:t>Universal Modeling Language</w:t>
      </w:r>
    </w:p>
    <w:p w14:paraId="75F98F0F" w14:textId="77777777" w:rsidR="00172DA6" w:rsidRDefault="00C1764C" w:rsidP="00172DA6">
      <w:pPr>
        <w:pStyle w:val="enumlev1"/>
        <w:tabs>
          <w:tab w:val="clear" w:pos="794"/>
          <w:tab w:val="clear" w:pos="1191"/>
          <w:tab w:val="clear" w:pos="1588"/>
          <w:tab w:val="clear" w:pos="1985"/>
          <w:tab w:val="left" w:pos="2520"/>
        </w:tabs>
        <w:ind w:left="2520" w:hanging="2520"/>
      </w:pPr>
      <w:r>
        <w:t>UUID</w:t>
      </w:r>
      <w:r w:rsidR="00172DA6">
        <w:tab/>
      </w:r>
      <w:r w:rsidR="00426B13">
        <w:t>Universally Unique I</w:t>
      </w:r>
      <w:r w:rsidR="00172DA6">
        <w:t>d</w:t>
      </w:r>
      <w:r w:rsidR="00426B13">
        <w:t>entifier</w:t>
      </w:r>
    </w:p>
    <w:p w14:paraId="01F22FA9" w14:textId="77777777" w:rsidR="00A776B4" w:rsidRDefault="00A776B4" w:rsidP="00172DA6">
      <w:pPr>
        <w:pStyle w:val="enumlev1"/>
        <w:tabs>
          <w:tab w:val="clear" w:pos="794"/>
          <w:tab w:val="clear" w:pos="1191"/>
          <w:tab w:val="clear" w:pos="1588"/>
          <w:tab w:val="clear" w:pos="1985"/>
          <w:tab w:val="left" w:pos="2520"/>
        </w:tabs>
        <w:ind w:left="2520" w:hanging="2520"/>
      </w:pPr>
      <w:r>
        <w:t>WS</w:t>
      </w:r>
      <w:r>
        <w:tab/>
        <w:t>WebSockets</w:t>
      </w:r>
    </w:p>
    <w:p w14:paraId="431B0797" w14:textId="77777777" w:rsidR="00516614" w:rsidRDefault="00375A28" w:rsidP="00172DA6">
      <w:pPr>
        <w:pStyle w:val="enumlev1"/>
        <w:tabs>
          <w:tab w:val="clear" w:pos="794"/>
          <w:tab w:val="clear" w:pos="1191"/>
          <w:tab w:val="clear" w:pos="1588"/>
          <w:tab w:val="clear" w:pos="1985"/>
          <w:tab w:val="left" w:pos="2520"/>
        </w:tabs>
        <w:ind w:left="2520" w:hanging="2520"/>
      </w:pPr>
      <w:r>
        <w:t>YANG</w:t>
      </w:r>
      <w:r w:rsidR="00172DA6">
        <w:tab/>
      </w:r>
      <w:r w:rsidR="0006409D">
        <w:t xml:space="preserve">Yet Another Next Generation… </w:t>
      </w:r>
      <w:r w:rsidR="00551699">
        <w:t>see [YANG]</w:t>
      </w:r>
    </w:p>
    <w:p w14:paraId="7EFEF13D" w14:textId="77777777" w:rsidR="00A60E56" w:rsidRDefault="00A60E56">
      <w:pPr>
        <w:spacing w:after="0"/>
        <w:rPr>
          <w:rFonts w:asciiTheme="majorHAnsi" w:eastAsiaTheme="majorEastAsia" w:hAnsiTheme="majorHAnsi" w:cstheme="majorBidi"/>
          <w:b/>
          <w:bCs/>
          <w:sz w:val="32"/>
          <w:szCs w:val="32"/>
        </w:rPr>
      </w:pPr>
      <w:bookmarkStart w:id="1195" w:name="_Toc16163800"/>
      <w:r>
        <w:br w:type="page"/>
      </w:r>
    </w:p>
    <w:p w14:paraId="1579A9A6" w14:textId="77777777" w:rsidR="00722ED2" w:rsidRPr="004271CE" w:rsidRDefault="00722ED2" w:rsidP="003873FC">
      <w:pPr>
        <w:pStyle w:val="Heading1"/>
      </w:pPr>
      <w:bookmarkStart w:id="1196" w:name="_Toc223392373"/>
      <w:r w:rsidRPr="004271CE">
        <w:lastRenderedPageBreak/>
        <w:t xml:space="preserve">Individuals </w:t>
      </w:r>
      <w:r w:rsidRPr="003873FC">
        <w:t>engaged</w:t>
      </w:r>
      <w:bookmarkEnd w:id="1195"/>
      <w:bookmarkEnd w:id="1196"/>
    </w:p>
    <w:p w14:paraId="776DFBC6" w14:textId="77777777" w:rsidR="00722ED2" w:rsidRPr="004271CE" w:rsidRDefault="00722ED2" w:rsidP="00EB62A7">
      <w:pPr>
        <w:pStyle w:val="Heading2"/>
      </w:pPr>
      <w:bookmarkStart w:id="1197" w:name="_Toc16163801"/>
      <w:bookmarkStart w:id="1198" w:name="_Toc223392374"/>
      <w:r w:rsidRPr="004271CE">
        <w:t>Editors</w:t>
      </w:r>
      <w:bookmarkEnd w:id="1197"/>
      <w:bookmarkEnd w:id="1198"/>
    </w:p>
    <w:p w14:paraId="5160DD28" w14:textId="77777777" w:rsidR="00722ED2" w:rsidRPr="004271CE" w:rsidRDefault="00722ED2" w:rsidP="00661FB9">
      <w:pPr>
        <w:tabs>
          <w:tab w:val="left" w:pos="4253"/>
        </w:tabs>
        <w:spacing w:after="0"/>
        <w:ind w:left="576"/>
        <w:jc w:val="both"/>
        <w:rPr>
          <w:rFonts w:cs="Times New Roman"/>
        </w:rPr>
      </w:pPr>
      <w:r w:rsidRPr="004271CE">
        <w:rPr>
          <w:rFonts w:cs="Times New Roman"/>
        </w:rPr>
        <w:t xml:space="preserve">Nigel </w:t>
      </w:r>
      <w:r w:rsidR="00927848" w:rsidRPr="004271CE">
        <w:rPr>
          <w:rFonts w:cs="Times New Roman"/>
        </w:rPr>
        <w:t>Davis</w:t>
      </w:r>
      <w:r w:rsidRPr="004271CE">
        <w:rPr>
          <w:rFonts w:cs="Times New Roman"/>
        </w:rPr>
        <w:tab/>
        <w:t>Ciena</w:t>
      </w:r>
    </w:p>
    <w:p w14:paraId="0C1115AF" w14:textId="77777777" w:rsidR="00722ED2" w:rsidRPr="004271CE" w:rsidRDefault="00722ED2" w:rsidP="00EB62A7">
      <w:pPr>
        <w:pStyle w:val="Heading2"/>
      </w:pPr>
      <w:bookmarkStart w:id="1199" w:name="_Toc16163802"/>
      <w:bookmarkStart w:id="1200" w:name="_Toc223392375"/>
      <w:r w:rsidRPr="004271CE">
        <w:t>Contributors</w:t>
      </w:r>
      <w:bookmarkEnd w:id="1199"/>
      <w:bookmarkEnd w:id="1200"/>
    </w:p>
    <w:p w14:paraId="06799F5D" w14:textId="77777777" w:rsidR="00185F5F" w:rsidRPr="004271CE" w:rsidRDefault="00185F5F" w:rsidP="00185F5F">
      <w:pPr>
        <w:tabs>
          <w:tab w:val="left" w:pos="4253"/>
        </w:tabs>
        <w:spacing w:after="0"/>
        <w:ind w:left="576"/>
        <w:jc w:val="both"/>
        <w:rPr>
          <w:rFonts w:cs="Times New Roman"/>
        </w:rPr>
      </w:pPr>
      <w:r w:rsidRPr="004271CE">
        <w:rPr>
          <w:rFonts w:cs="Times New Roman"/>
        </w:rPr>
        <w:t>Nigel Davis</w:t>
      </w:r>
      <w:r w:rsidRPr="004271CE">
        <w:rPr>
          <w:rFonts w:cs="Times New Roman"/>
        </w:rPr>
        <w:tab/>
        <w:t>Ciena</w:t>
      </w:r>
    </w:p>
    <w:p w14:paraId="02E35C86" w14:textId="77777777" w:rsidR="0040286F" w:rsidRDefault="00B37A0F" w:rsidP="00FD3DF1">
      <w:pPr>
        <w:tabs>
          <w:tab w:val="left" w:pos="4253"/>
        </w:tabs>
        <w:spacing w:after="0"/>
        <w:ind w:left="576"/>
        <w:jc w:val="both"/>
        <w:rPr>
          <w:rFonts w:cs="Times New Roman"/>
        </w:rPr>
      </w:pPr>
      <w:r>
        <w:rPr>
          <w:rFonts w:cs="Times New Roman"/>
        </w:rPr>
        <w:t>Gabriele Galimberti</w:t>
      </w:r>
      <w:r>
        <w:rPr>
          <w:rFonts w:cs="Times New Roman"/>
        </w:rPr>
        <w:tab/>
        <w:t>Cisco</w:t>
      </w:r>
    </w:p>
    <w:p w14:paraId="67613AD2" w14:textId="77777777" w:rsidR="00FD3DF1" w:rsidRDefault="00FD3DF1" w:rsidP="00FD3DF1">
      <w:pPr>
        <w:tabs>
          <w:tab w:val="left" w:pos="4253"/>
        </w:tabs>
        <w:spacing w:after="0"/>
        <w:ind w:left="576"/>
        <w:jc w:val="both"/>
        <w:rPr>
          <w:rFonts w:cs="Times New Roman"/>
        </w:rPr>
      </w:pPr>
      <w:r>
        <w:rPr>
          <w:rFonts w:cs="Times New Roman"/>
        </w:rPr>
        <w:t>Ramon Casellas</w:t>
      </w:r>
      <w:r>
        <w:rPr>
          <w:rFonts w:cs="Times New Roman"/>
        </w:rPr>
        <w:tab/>
        <w:t>CTTC</w:t>
      </w:r>
    </w:p>
    <w:p w14:paraId="181A88B3" w14:textId="77777777" w:rsidR="00857693" w:rsidRDefault="00857693" w:rsidP="00857693">
      <w:pPr>
        <w:tabs>
          <w:tab w:val="left" w:pos="4253"/>
        </w:tabs>
        <w:spacing w:after="0"/>
        <w:ind w:left="576"/>
        <w:jc w:val="both"/>
        <w:rPr>
          <w:rFonts w:cs="Times New Roman"/>
        </w:rPr>
      </w:pPr>
      <w:r w:rsidRPr="004271CE">
        <w:rPr>
          <w:rFonts w:cs="Times New Roman"/>
        </w:rPr>
        <w:t>Kam Lam</w:t>
      </w:r>
      <w:r w:rsidRPr="004271CE">
        <w:rPr>
          <w:rFonts w:cs="Times New Roman"/>
        </w:rPr>
        <w:tab/>
        <w:t>FiberHome</w:t>
      </w:r>
      <w:r w:rsidR="00EA68DD">
        <w:rPr>
          <w:rFonts w:cs="Times New Roman"/>
        </w:rPr>
        <w:t xml:space="preserve"> Telecom US</w:t>
      </w:r>
      <w:r w:rsidR="008A5ED0">
        <w:rPr>
          <w:rFonts w:cs="Times New Roman"/>
        </w:rPr>
        <w:t>A</w:t>
      </w:r>
    </w:p>
    <w:p w14:paraId="4CFAEF8D" w14:textId="77777777" w:rsidR="001C6432" w:rsidRPr="004271CE" w:rsidRDefault="001C6432" w:rsidP="00857693">
      <w:pPr>
        <w:tabs>
          <w:tab w:val="left" w:pos="4253"/>
        </w:tabs>
        <w:spacing w:after="0"/>
        <w:ind w:left="576"/>
        <w:jc w:val="both"/>
        <w:rPr>
          <w:rFonts w:cs="Times New Roman"/>
        </w:rPr>
      </w:pPr>
      <w:r>
        <w:rPr>
          <w:rFonts w:cs="Times New Roman"/>
        </w:rPr>
        <w:t>Roshan Joyce</w:t>
      </w:r>
      <w:r>
        <w:rPr>
          <w:rFonts w:cs="Times New Roman"/>
        </w:rPr>
        <w:tab/>
        <w:t>Fujitsu</w:t>
      </w:r>
    </w:p>
    <w:p w14:paraId="51C4DAB9" w14:textId="77777777" w:rsidR="00857693" w:rsidRPr="004271CE" w:rsidRDefault="00857693" w:rsidP="00857693">
      <w:pPr>
        <w:tabs>
          <w:tab w:val="left" w:pos="4253"/>
        </w:tabs>
        <w:spacing w:after="0"/>
        <w:ind w:left="576"/>
        <w:jc w:val="both"/>
        <w:rPr>
          <w:rFonts w:cs="Times New Roman"/>
        </w:rPr>
      </w:pPr>
      <w:r w:rsidRPr="004271CE">
        <w:rPr>
          <w:rFonts w:cs="Times New Roman"/>
        </w:rPr>
        <w:t>Pedro Amaral</w:t>
      </w:r>
      <w:r w:rsidRPr="004271CE">
        <w:rPr>
          <w:rFonts w:cs="Times New Roman"/>
        </w:rPr>
        <w:tab/>
        <w:t>Infinera</w:t>
      </w:r>
    </w:p>
    <w:p w14:paraId="0807D7A2" w14:textId="77777777" w:rsidR="00857693" w:rsidRDefault="00857693" w:rsidP="00857693">
      <w:pPr>
        <w:tabs>
          <w:tab w:val="left" w:pos="4253"/>
        </w:tabs>
        <w:spacing w:after="0"/>
        <w:ind w:left="576"/>
        <w:jc w:val="both"/>
        <w:rPr>
          <w:rFonts w:cs="Times New Roman"/>
        </w:rPr>
      </w:pPr>
      <w:r w:rsidRPr="004271CE">
        <w:rPr>
          <w:rFonts w:cs="Times New Roman"/>
        </w:rPr>
        <w:t>Jonathan Sadler</w:t>
      </w:r>
      <w:r w:rsidRPr="004271CE">
        <w:rPr>
          <w:rFonts w:cs="Times New Roman"/>
        </w:rPr>
        <w:tab/>
        <w:t>Infinera</w:t>
      </w:r>
    </w:p>
    <w:p w14:paraId="2FE80EF6" w14:textId="77777777" w:rsidR="00857693" w:rsidRPr="004271CE" w:rsidRDefault="00857693" w:rsidP="00857693">
      <w:pPr>
        <w:tabs>
          <w:tab w:val="left" w:pos="4253"/>
        </w:tabs>
        <w:spacing w:after="0"/>
        <w:ind w:left="576"/>
        <w:jc w:val="both"/>
        <w:rPr>
          <w:rFonts w:cs="Times New Roman"/>
        </w:rPr>
      </w:pPr>
      <w:r w:rsidRPr="004271CE">
        <w:rPr>
          <w:rFonts w:cs="Times New Roman"/>
        </w:rPr>
        <w:t>Karthik Sethuraman</w:t>
      </w:r>
      <w:r w:rsidRPr="004271CE">
        <w:rPr>
          <w:rFonts w:cs="Times New Roman"/>
        </w:rPr>
        <w:tab/>
        <w:t>NEC</w:t>
      </w:r>
    </w:p>
    <w:p w14:paraId="7492B42D" w14:textId="77777777" w:rsidR="00857693" w:rsidRPr="004271CE" w:rsidRDefault="00857693" w:rsidP="00857693">
      <w:pPr>
        <w:tabs>
          <w:tab w:val="left" w:pos="4253"/>
        </w:tabs>
        <w:spacing w:after="0"/>
        <w:ind w:left="576"/>
        <w:jc w:val="both"/>
        <w:rPr>
          <w:rFonts w:cs="Times New Roman"/>
        </w:rPr>
      </w:pPr>
      <w:r w:rsidRPr="004271CE">
        <w:rPr>
          <w:rFonts w:cs="Times New Roman"/>
        </w:rPr>
        <w:t>Andrea Mazzini</w:t>
      </w:r>
      <w:r w:rsidRPr="004271CE">
        <w:rPr>
          <w:rFonts w:cs="Times New Roman"/>
        </w:rPr>
        <w:tab/>
        <w:t>Nokia</w:t>
      </w:r>
    </w:p>
    <w:p w14:paraId="3B17271F" w14:textId="77777777" w:rsidR="00C4377A" w:rsidRPr="004271CE" w:rsidRDefault="00C4377A" w:rsidP="00C4377A">
      <w:pPr>
        <w:tabs>
          <w:tab w:val="left" w:pos="4253"/>
        </w:tabs>
        <w:spacing w:after="0"/>
        <w:ind w:left="576"/>
        <w:jc w:val="both"/>
        <w:rPr>
          <w:rFonts w:cs="Times New Roman"/>
        </w:rPr>
      </w:pPr>
      <w:r w:rsidRPr="004271CE">
        <w:rPr>
          <w:rFonts w:cs="Times New Roman"/>
        </w:rPr>
        <w:t>Arturo Mayoral</w:t>
      </w:r>
      <w:r w:rsidRPr="004271CE">
        <w:rPr>
          <w:rFonts w:cs="Times New Roman"/>
        </w:rPr>
        <w:tab/>
      </w:r>
      <w:r>
        <w:rPr>
          <w:rFonts w:cs="Times New Roman"/>
        </w:rPr>
        <w:t xml:space="preserve">Telecom Infra Project (Arturo previously at </w:t>
      </w:r>
      <w:r w:rsidRPr="004271CE">
        <w:rPr>
          <w:rFonts w:cs="Times New Roman"/>
        </w:rPr>
        <w:t>Telefónica</w:t>
      </w:r>
      <w:r>
        <w:rPr>
          <w:rFonts w:cs="Times New Roman"/>
        </w:rPr>
        <w:t xml:space="preserve"> &amp; Meta)</w:t>
      </w:r>
    </w:p>
    <w:p w14:paraId="0244A502" w14:textId="77777777" w:rsidR="0080423C" w:rsidRDefault="0080423C" w:rsidP="00901F3F">
      <w:pPr>
        <w:tabs>
          <w:tab w:val="left" w:pos="4253"/>
        </w:tabs>
        <w:spacing w:after="0"/>
        <w:ind w:left="576"/>
        <w:jc w:val="both"/>
        <w:rPr>
          <w:rFonts w:cs="Times New Roman"/>
        </w:rPr>
      </w:pPr>
      <w:r>
        <w:rPr>
          <w:rFonts w:cs="Times New Roman"/>
        </w:rPr>
        <w:t>Ronald Zabaleta</w:t>
      </w:r>
      <w:r>
        <w:rPr>
          <w:rFonts w:cs="Times New Roman"/>
        </w:rPr>
        <w:tab/>
      </w:r>
      <w:r w:rsidRPr="004271CE">
        <w:rPr>
          <w:rFonts w:cs="Times New Roman"/>
        </w:rPr>
        <w:t xml:space="preserve">Telefónica </w:t>
      </w:r>
    </w:p>
    <w:p w14:paraId="1E7B01EA" w14:textId="77777777" w:rsidR="00390C35" w:rsidRPr="004271CE" w:rsidRDefault="00390C35" w:rsidP="00901F3F">
      <w:pPr>
        <w:tabs>
          <w:tab w:val="left" w:pos="4253"/>
        </w:tabs>
        <w:spacing w:after="0"/>
        <w:ind w:left="576"/>
        <w:jc w:val="both"/>
        <w:rPr>
          <w:rFonts w:cs="Times New Roman"/>
        </w:rPr>
      </w:pPr>
      <w:r w:rsidRPr="004271CE">
        <w:rPr>
          <w:rFonts w:cs="Times New Roman"/>
        </w:rPr>
        <w:t>Malcolm Betts</w:t>
      </w:r>
      <w:r w:rsidRPr="004271CE">
        <w:rPr>
          <w:rFonts w:cs="Times New Roman"/>
        </w:rPr>
        <w:tab/>
        <w:t>ZTE</w:t>
      </w:r>
    </w:p>
    <w:p w14:paraId="70052CB9" w14:textId="77777777" w:rsidR="00C31881" w:rsidRDefault="00C31881" w:rsidP="00C31881">
      <w:pPr>
        <w:tabs>
          <w:tab w:val="left" w:pos="4253"/>
        </w:tabs>
        <w:spacing w:after="0"/>
        <w:ind w:left="576"/>
        <w:jc w:val="both"/>
        <w:rPr>
          <w:rFonts w:cs="Times New Roman"/>
        </w:rPr>
      </w:pPr>
      <w:r>
        <w:rPr>
          <w:rFonts w:cs="Times New Roman"/>
        </w:rPr>
        <w:t>Xiaobing Niu</w:t>
      </w:r>
      <w:r>
        <w:rPr>
          <w:rFonts w:cs="Times New Roman"/>
        </w:rPr>
        <w:tab/>
        <w:t>ZTE</w:t>
      </w:r>
    </w:p>
    <w:p w14:paraId="1191A753" w14:textId="77777777" w:rsidR="0060306A" w:rsidRDefault="003B4C01" w:rsidP="00901F3F">
      <w:pPr>
        <w:tabs>
          <w:tab w:val="left" w:pos="4253"/>
        </w:tabs>
        <w:spacing w:after="0"/>
        <w:ind w:left="576"/>
        <w:jc w:val="both"/>
        <w:rPr>
          <w:rFonts w:cs="Times New Roman"/>
        </w:rPr>
      </w:pPr>
      <w:r>
        <w:rPr>
          <w:rFonts w:cs="Times New Roman"/>
        </w:rPr>
        <w:t>Jai</w:t>
      </w:r>
      <w:r w:rsidR="0018249C">
        <w:rPr>
          <w:rFonts w:cs="Times New Roman"/>
        </w:rPr>
        <w:t xml:space="preserve"> Qian</w:t>
      </w:r>
      <w:r w:rsidR="00645B0C">
        <w:rPr>
          <w:rFonts w:cs="Times New Roman"/>
        </w:rPr>
        <w:tab/>
        <w:t>ZTE</w:t>
      </w:r>
    </w:p>
    <w:p w14:paraId="1BCCE735" w14:textId="77777777" w:rsidR="00722ED2" w:rsidRDefault="00722ED2" w:rsidP="00E43876">
      <w:pPr>
        <w:spacing w:after="120"/>
        <w:jc w:val="both"/>
        <w:rPr>
          <w:rFonts w:cs="Times New Roman"/>
        </w:rPr>
      </w:pPr>
    </w:p>
    <w:p w14:paraId="1ECE9DBE" w14:textId="77777777" w:rsidR="00CC14F2" w:rsidRDefault="00CC14F2">
      <w:pPr>
        <w:spacing w:after="0"/>
        <w:rPr>
          <w:rFonts w:cs="Times New Roman"/>
        </w:rPr>
      </w:pPr>
      <w:r>
        <w:rPr>
          <w:rFonts w:cs="Times New Roman"/>
        </w:rPr>
        <w:br w:type="page"/>
      </w:r>
    </w:p>
    <w:p w14:paraId="7786526B" w14:textId="77777777" w:rsidR="00CC14F2" w:rsidRDefault="00CC14F2" w:rsidP="00CC14F2">
      <w:pPr>
        <w:pStyle w:val="Heading1"/>
      </w:pPr>
      <w:bookmarkStart w:id="1201" w:name="_Ref121383667"/>
      <w:bookmarkStart w:id="1202" w:name="_Ref121383672"/>
      <w:bookmarkStart w:id="1203" w:name="_Ref121383675"/>
      <w:bookmarkStart w:id="1204" w:name="_Toc223392376"/>
      <w:bookmarkStart w:id="1205" w:name="_Hlk215565957"/>
      <w:r>
        <w:lastRenderedPageBreak/>
        <w:t>Appendix</w:t>
      </w:r>
      <w:r w:rsidR="00375209">
        <w:t>: Changes between versions</w:t>
      </w:r>
      <w:bookmarkEnd w:id="1201"/>
      <w:bookmarkEnd w:id="1202"/>
      <w:bookmarkEnd w:id="1203"/>
      <w:bookmarkEnd w:id="1204"/>
    </w:p>
    <w:p w14:paraId="7714CF40" w14:textId="77777777" w:rsidR="00CC14F2" w:rsidRDefault="00CC14F2" w:rsidP="00CC14F2">
      <w:pPr>
        <w:pStyle w:val="Heading2"/>
      </w:pPr>
      <w:bookmarkStart w:id="1206" w:name="_Ref121383656"/>
      <w:bookmarkStart w:id="1207" w:name="_Toc223392377"/>
      <w:r>
        <w:t>Changes between v1.1 and v2.0</w:t>
      </w:r>
      <w:bookmarkEnd w:id="1206"/>
      <w:bookmarkEnd w:id="1207"/>
    </w:p>
    <w:p w14:paraId="745FB82B" w14:textId="77777777" w:rsidR="00D36D6F" w:rsidRDefault="00D36D6F" w:rsidP="00586681">
      <w:pPr>
        <w:numPr>
          <w:ilvl w:val="0"/>
          <w:numId w:val="10"/>
        </w:numPr>
        <w:spacing w:before="100" w:beforeAutospacing="1" w:after="100" w:afterAutospacing="1"/>
        <w:rPr>
          <w:rFonts w:eastAsia="Times New Roman"/>
        </w:rPr>
      </w:pPr>
      <w:bookmarkStart w:id="1208" w:name="_Hlk215565987"/>
      <w:bookmarkEnd w:id="1205"/>
      <w:r w:rsidRPr="00586681">
        <w:rPr>
          <w:rFonts w:eastAsia="Times New Roman"/>
        </w:rPr>
        <w:t>Updated</w:t>
      </w:r>
      <w:bookmarkEnd w:id="1208"/>
      <w:r w:rsidRPr="00586681">
        <w:rPr>
          <w:rFonts w:eastAsia="Times New Roman"/>
        </w:rPr>
        <w:t xml:space="preserve"> </w:t>
      </w:r>
      <w:r w:rsidR="007B79E1">
        <w:rPr>
          <w:rFonts w:eastAsia="Times New Roman"/>
        </w:rPr>
        <w:t>UML/YANG – 2.4.0</w:t>
      </w:r>
      <w:r w:rsidR="00095559">
        <w:rPr>
          <w:rFonts w:eastAsia="Times New Roman"/>
        </w:rPr>
        <w:t xml:space="preserve"> (including UML diagrams)</w:t>
      </w:r>
      <w:r w:rsidR="009C4C7A">
        <w:rPr>
          <w:rFonts w:eastAsia="Times New Roman"/>
        </w:rPr>
        <w:t xml:space="preserve"> </w:t>
      </w:r>
      <w:r w:rsidR="00A716F4">
        <w:rPr>
          <w:rFonts w:eastAsia="Times New Roman"/>
        </w:rPr>
        <w:t>covering v2.4.0 changes in tapi-streaming:</w:t>
      </w:r>
    </w:p>
    <w:p w14:paraId="17293572" w14:textId="77777777" w:rsidR="0060538C" w:rsidRDefault="0060538C" w:rsidP="0060538C">
      <w:pPr>
        <w:numPr>
          <w:ilvl w:val="1"/>
          <w:numId w:val="10"/>
        </w:numPr>
        <w:spacing w:before="100" w:beforeAutospacing="1" w:after="100" w:afterAutospacing="1"/>
        <w:rPr>
          <w:rFonts w:eastAsia="Times New Roman"/>
        </w:rPr>
      </w:pPr>
      <w:r>
        <w:rPr>
          <w:rFonts w:eastAsia="Times New Roman"/>
        </w:rPr>
        <w:t xml:space="preserve">RPCs </w:t>
      </w:r>
      <w:r w:rsidR="00A716F4">
        <w:rPr>
          <w:rFonts w:eastAsia="Times New Roman"/>
        </w:rPr>
        <w:t xml:space="preserve">have been </w:t>
      </w:r>
      <w:r>
        <w:rPr>
          <w:rFonts w:eastAsia="Times New Roman"/>
        </w:rPr>
        <w:t>removed</w:t>
      </w:r>
    </w:p>
    <w:p w14:paraId="22F41894" w14:textId="77777777" w:rsidR="007B79E1" w:rsidRDefault="005A1D09" w:rsidP="009C4C7A">
      <w:pPr>
        <w:numPr>
          <w:ilvl w:val="1"/>
          <w:numId w:val="10"/>
        </w:numPr>
        <w:spacing w:before="100" w:beforeAutospacing="1" w:after="100" w:afterAutospacing="1"/>
        <w:rPr>
          <w:rFonts w:eastAsia="Times New Roman"/>
        </w:rPr>
      </w:pPr>
      <w:r w:rsidRPr="009C4C7A">
        <w:rPr>
          <w:rFonts w:eastAsia="Times New Roman"/>
        </w:rPr>
        <w:t xml:space="preserve">Most properties are now Conditional with the </w:t>
      </w:r>
      <w:r w:rsidR="008577AB" w:rsidRPr="009C4C7A">
        <w:rPr>
          <w:rFonts w:eastAsia="Times New Roman"/>
        </w:rPr>
        <w:t xml:space="preserve">CONDITION stated in the </w:t>
      </w:r>
      <w:r w:rsidR="00095559" w:rsidRPr="009C4C7A">
        <w:rPr>
          <w:rFonts w:eastAsia="Times New Roman"/>
        </w:rPr>
        <w:t>description.</w:t>
      </w:r>
    </w:p>
    <w:p w14:paraId="095FA828" w14:textId="77777777" w:rsidR="00A716F4" w:rsidRDefault="00E37347" w:rsidP="009C4C7A">
      <w:pPr>
        <w:numPr>
          <w:ilvl w:val="1"/>
          <w:numId w:val="10"/>
        </w:numPr>
        <w:spacing w:before="100" w:beforeAutospacing="1" w:after="100" w:afterAutospacing="1"/>
        <w:rPr>
          <w:rFonts w:eastAsia="Times New Roman"/>
        </w:rPr>
      </w:pPr>
      <w:r>
        <w:rPr>
          <w:rFonts w:eastAsia="Times New Roman"/>
        </w:rPr>
        <w:t>record-trigger</w:t>
      </w:r>
      <w:r w:rsidR="00F8068D">
        <w:rPr>
          <w:rFonts w:eastAsia="Times New Roman"/>
        </w:rPr>
        <w:t xml:space="preserve"> (ON_CHANGE, PERIODIC)</w:t>
      </w:r>
      <w:r>
        <w:rPr>
          <w:rFonts w:eastAsia="Times New Roman"/>
        </w:rPr>
        <w:t xml:space="preserve"> aspect separated out from log-record-strategy</w:t>
      </w:r>
      <w:r w:rsidR="00F8068D">
        <w:rPr>
          <w:rFonts w:eastAsia="Times New Roman"/>
        </w:rPr>
        <w:t xml:space="preserve"> (now CHANGE_ONLY and WHOLE_ENTITY)</w:t>
      </w:r>
    </w:p>
    <w:p w14:paraId="35C2B776" w14:textId="77777777" w:rsidR="00931967" w:rsidRDefault="00C041B2" w:rsidP="000F5F42">
      <w:pPr>
        <w:numPr>
          <w:ilvl w:val="1"/>
          <w:numId w:val="10"/>
        </w:numPr>
        <w:spacing w:before="100" w:beforeAutospacing="1" w:after="100" w:afterAutospacing="1"/>
        <w:rPr>
          <w:rFonts w:eastAsia="Times New Roman"/>
        </w:rPr>
      </w:pPr>
      <w:r>
        <w:rPr>
          <w:rFonts w:eastAsia="Times New Roman"/>
        </w:rPr>
        <w:t xml:space="preserve">object-class-identifier, used in </w:t>
      </w:r>
      <w:r w:rsidR="000F5F42">
        <w:rPr>
          <w:rFonts w:eastAsia="Times New Roman"/>
        </w:rPr>
        <w:t xml:space="preserve"> v2.1.3 has been replaced by object-type from tapi-common and this is now</w:t>
      </w:r>
      <w:r>
        <w:rPr>
          <w:rFonts w:eastAsia="Times New Roman"/>
        </w:rPr>
        <w:t xml:space="preserve"> </w:t>
      </w:r>
      <w:r w:rsidR="000F5F42">
        <w:rPr>
          <w:rFonts w:eastAsia="Times New Roman"/>
        </w:rPr>
        <w:t>augmented with classes from tapi-streaming</w:t>
      </w:r>
      <w:r w:rsidR="00287CA6">
        <w:rPr>
          <w:rFonts w:eastAsia="Times New Roman"/>
        </w:rPr>
        <w:t xml:space="preserve"> (and all relevant classes in each other model)</w:t>
      </w:r>
    </w:p>
    <w:p w14:paraId="0A04F4CD" w14:textId="659556E9" w:rsidR="00E61F35" w:rsidRDefault="00931967" w:rsidP="000F5F42">
      <w:pPr>
        <w:numPr>
          <w:ilvl w:val="1"/>
          <w:numId w:val="10"/>
        </w:numPr>
        <w:spacing w:before="100" w:beforeAutospacing="1" w:after="100" w:afterAutospacing="1"/>
        <w:rPr>
          <w:rFonts w:eastAsia="Times New Roman"/>
        </w:rPr>
      </w:pPr>
      <w:r>
        <w:rPr>
          <w:rFonts w:eastAsia="Times New Roman"/>
        </w:rPr>
        <w:t xml:space="preserve">Formalized enumerations (represented as identities) </w:t>
      </w:r>
      <w:r w:rsidR="007F1245">
        <w:rPr>
          <w:rFonts w:eastAsia="Times New Roman"/>
        </w:rPr>
        <w:t>for connection-protocol and encoding-format replace strings used in v2.1.3</w:t>
      </w:r>
      <w:r w:rsidR="001C1548">
        <w:rPr>
          <w:rFonts w:eastAsia="Times New Roman"/>
        </w:rPr>
        <w:t xml:space="preserve"> and</w:t>
      </w:r>
      <w:r w:rsidR="004015F6">
        <w:rPr>
          <w:rFonts w:eastAsia="Times New Roman"/>
        </w:rPr>
        <w:t xml:space="preserve"> </w:t>
      </w:r>
      <w:r w:rsidR="003F1A9E">
        <w:rPr>
          <w:rFonts w:eastAsia="Times New Roman"/>
        </w:rPr>
        <w:t>gNMI</w:t>
      </w:r>
      <w:r w:rsidR="004015F6">
        <w:rPr>
          <w:rFonts w:eastAsia="Times New Roman"/>
        </w:rPr>
        <w:t xml:space="preserve"> and PROTOBUF added for streaming options</w:t>
      </w:r>
    </w:p>
    <w:p w14:paraId="7B300229" w14:textId="77777777" w:rsidR="00134C4A" w:rsidRDefault="00E61F35" w:rsidP="000F5F42">
      <w:pPr>
        <w:numPr>
          <w:ilvl w:val="1"/>
          <w:numId w:val="10"/>
        </w:numPr>
        <w:spacing w:before="100" w:beforeAutospacing="1" w:after="100" w:afterAutospacing="1"/>
        <w:rPr>
          <w:rFonts w:eastAsia="Times New Roman"/>
        </w:rPr>
      </w:pPr>
      <w:r>
        <w:rPr>
          <w:rFonts w:eastAsia="Times New Roman"/>
        </w:rPr>
        <w:t>Two new compacted log properties (</w:t>
      </w:r>
      <w:r w:rsidR="00C65EA6">
        <w:rPr>
          <w:rFonts w:eastAsia="Times New Roman"/>
        </w:rPr>
        <w:t>max-allowed-segment-roll-delay and max-compaction-lag added</w:t>
      </w:r>
    </w:p>
    <w:p w14:paraId="7BCFC6BE" w14:textId="77777777" w:rsidR="00C041B2" w:rsidRDefault="00134C4A" w:rsidP="000F5F42">
      <w:pPr>
        <w:numPr>
          <w:ilvl w:val="1"/>
          <w:numId w:val="10"/>
        </w:numPr>
        <w:spacing w:before="100" w:beforeAutospacing="1" w:after="100" w:afterAutospacing="1"/>
        <w:rPr>
          <w:rFonts w:eastAsia="Times New Roman"/>
        </w:rPr>
      </w:pPr>
      <w:r>
        <w:rPr>
          <w:rFonts w:eastAsia="Times New Roman"/>
        </w:rPr>
        <w:t>informatio</w:t>
      </w:r>
      <w:r w:rsidR="001C1548">
        <w:rPr>
          <w:rFonts w:eastAsia="Times New Roman"/>
        </w:rPr>
        <w:t>n-record-strategy added in preparation for advanced PM streaming</w:t>
      </w:r>
      <w:r w:rsidR="00C041B2" w:rsidRPr="000F5F42">
        <w:rPr>
          <w:rFonts w:eastAsia="Times New Roman"/>
        </w:rPr>
        <w:t xml:space="preserve"> </w:t>
      </w:r>
    </w:p>
    <w:p w14:paraId="6D085DEF" w14:textId="77777777" w:rsidR="00B52A2D" w:rsidRDefault="00D940F1" w:rsidP="000F5F42">
      <w:pPr>
        <w:numPr>
          <w:ilvl w:val="1"/>
          <w:numId w:val="10"/>
        </w:numPr>
        <w:spacing w:before="100" w:beforeAutospacing="1" w:after="100" w:afterAutospacing="1"/>
        <w:rPr>
          <w:rFonts w:eastAsia="Times New Roman"/>
        </w:rPr>
      </w:pPr>
      <w:r>
        <w:rPr>
          <w:rFonts w:eastAsia="Times New Roman"/>
        </w:rPr>
        <w:t xml:space="preserve">detected-condition from tapi-fm.yang </w:t>
      </w:r>
      <w:r w:rsidR="0018311C">
        <w:rPr>
          <w:rFonts w:eastAsia="Times New Roman"/>
        </w:rPr>
        <w:t xml:space="preserve">used in place of alarm-condition-detector-detail </w:t>
      </w:r>
      <w:r w:rsidR="0083119A">
        <w:rPr>
          <w:rFonts w:eastAsia="Times New Roman"/>
        </w:rPr>
        <w:t>(which is deprecated)</w:t>
      </w:r>
    </w:p>
    <w:p w14:paraId="75087DDA" w14:textId="77777777" w:rsidR="00B070EB" w:rsidRPr="000F5F42" w:rsidRDefault="00B070EB" w:rsidP="000F5F42">
      <w:pPr>
        <w:numPr>
          <w:ilvl w:val="1"/>
          <w:numId w:val="10"/>
        </w:numPr>
        <w:spacing w:before="100" w:beforeAutospacing="1" w:after="100" w:afterAutospacing="1"/>
        <w:rPr>
          <w:rFonts w:eastAsia="Times New Roman"/>
        </w:rPr>
      </w:pPr>
      <w:r>
        <w:rPr>
          <w:rFonts w:eastAsia="Times New Roman"/>
        </w:rPr>
        <w:t xml:space="preserve">condition-detector-type used to </w:t>
      </w:r>
      <w:r w:rsidR="007A345E">
        <w:rPr>
          <w:rFonts w:eastAsia="Times New Roman"/>
        </w:rPr>
        <w:t>explain choice of details in detected-condition augmentation</w:t>
      </w:r>
    </w:p>
    <w:p w14:paraId="61D100EA" w14:textId="77777777" w:rsidR="005D22CC" w:rsidRDefault="00F07A38" w:rsidP="00586681">
      <w:pPr>
        <w:numPr>
          <w:ilvl w:val="0"/>
          <w:numId w:val="10"/>
        </w:numPr>
        <w:spacing w:before="100" w:beforeAutospacing="1" w:after="100" w:afterAutospacing="1"/>
        <w:rPr>
          <w:rFonts w:eastAsia="Times New Roman"/>
        </w:rPr>
      </w:pPr>
      <w:r>
        <w:rPr>
          <w:rFonts w:eastAsia="Times New Roman"/>
        </w:rPr>
        <w:t xml:space="preserve">YANG explanations have been improved to reference condition statements in the YANG </w:t>
      </w:r>
      <w:r w:rsidR="005D22CC">
        <w:rPr>
          <w:rFonts w:eastAsia="Times New Roman"/>
        </w:rPr>
        <w:t xml:space="preserve">descriptions </w:t>
      </w:r>
    </w:p>
    <w:p w14:paraId="2A1D006E" w14:textId="77777777" w:rsidR="00095559" w:rsidRDefault="00022B58" w:rsidP="00586681">
      <w:pPr>
        <w:numPr>
          <w:ilvl w:val="0"/>
          <w:numId w:val="10"/>
        </w:numPr>
        <w:spacing w:before="100" w:beforeAutospacing="1" w:after="100" w:afterAutospacing="1"/>
        <w:rPr>
          <w:rFonts w:eastAsia="Times New Roman"/>
        </w:rPr>
      </w:pPr>
      <w:r>
        <w:rPr>
          <w:rFonts w:eastAsia="Times New Roman"/>
        </w:rPr>
        <w:t>Various wording clarifications and improvements</w:t>
      </w:r>
    </w:p>
    <w:p w14:paraId="35A63342" w14:textId="77777777" w:rsidR="00F8068D" w:rsidRDefault="00F8068D" w:rsidP="00586681">
      <w:pPr>
        <w:numPr>
          <w:ilvl w:val="0"/>
          <w:numId w:val="10"/>
        </w:numPr>
        <w:spacing w:before="100" w:beforeAutospacing="1" w:after="100" w:afterAutospacing="1"/>
        <w:rPr>
          <w:rFonts w:eastAsia="Times New Roman"/>
        </w:rPr>
      </w:pPr>
      <w:r>
        <w:rPr>
          <w:rFonts w:eastAsia="Times New Roman"/>
        </w:rPr>
        <w:t>More data types included in the explanatory text</w:t>
      </w:r>
    </w:p>
    <w:p w14:paraId="440946C4" w14:textId="77777777" w:rsidR="0025690B" w:rsidRDefault="0025690B" w:rsidP="0025690B">
      <w:pPr>
        <w:numPr>
          <w:ilvl w:val="0"/>
          <w:numId w:val="10"/>
        </w:numPr>
        <w:spacing w:before="100" w:beforeAutospacing="1" w:after="100" w:afterAutospacing="1"/>
        <w:rPr>
          <w:rFonts w:eastAsia="Times New Roman"/>
        </w:rPr>
      </w:pPr>
      <w:r>
        <w:rPr>
          <w:rFonts w:eastAsia="Times New Roman"/>
        </w:rPr>
        <w:t>Improvements to non-normative proposal for periodic measurements streaming</w:t>
      </w:r>
    </w:p>
    <w:p w14:paraId="32EC943C" w14:textId="77777777" w:rsidR="00F8068D" w:rsidRDefault="00812EA0" w:rsidP="00586681">
      <w:pPr>
        <w:numPr>
          <w:ilvl w:val="0"/>
          <w:numId w:val="10"/>
        </w:numPr>
        <w:spacing w:before="100" w:beforeAutospacing="1" w:after="100" w:afterAutospacing="1"/>
        <w:rPr>
          <w:rFonts w:eastAsia="Times New Roman"/>
        </w:rPr>
      </w:pPr>
      <w:r>
        <w:rPr>
          <w:rFonts w:eastAsia="Times New Roman"/>
        </w:rPr>
        <w:t xml:space="preserve">parent-address explanation improved and specific usage for each object class </w:t>
      </w:r>
      <w:r w:rsidR="006E287B">
        <w:rPr>
          <w:rFonts w:eastAsia="Times New Roman"/>
        </w:rPr>
        <w:t>detailed</w:t>
      </w:r>
    </w:p>
    <w:p w14:paraId="38FFA321" w14:textId="77777777" w:rsidR="00022B58" w:rsidRDefault="00F04398" w:rsidP="00586681">
      <w:pPr>
        <w:numPr>
          <w:ilvl w:val="0"/>
          <w:numId w:val="10"/>
        </w:numPr>
        <w:spacing w:before="100" w:beforeAutospacing="1" w:after="100" w:afterAutospacing="1"/>
        <w:rPr>
          <w:rFonts w:eastAsia="Times New Roman"/>
        </w:rPr>
      </w:pPr>
      <w:r>
        <w:rPr>
          <w:rFonts w:eastAsia="Times New Roman"/>
        </w:rPr>
        <w:t xml:space="preserve">Use of tapi-fm </w:t>
      </w:r>
      <w:r w:rsidR="008117EF">
        <w:rPr>
          <w:rFonts w:eastAsia="Times New Roman"/>
        </w:rPr>
        <w:t>introduced and explained</w:t>
      </w:r>
    </w:p>
    <w:p w14:paraId="422200F4" w14:textId="77777777" w:rsidR="002F674B" w:rsidRDefault="00323A0D" w:rsidP="00586681">
      <w:pPr>
        <w:numPr>
          <w:ilvl w:val="0"/>
          <w:numId w:val="10"/>
        </w:numPr>
        <w:spacing w:before="100" w:beforeAutospacing="1" w:after="100" w:afterAutospacing="1"/>
        <w:rPr>
          <w:rFonts w:eastAsia="Times New Roman"/>
        </w:rPr>
      </w:pPr>
      <w:r>
        <w:rPr>
          <w:rFonts w:eastAsia="Times New Roman"/>
        </w:rPr>
        <w:t xml:space="preserve">References to TR-547 </w:t>
      </w:r>
      <w:r w:rsidR="00F6355F">
        <w:rPr>
          <w:rFonts w:eastAsia="Times New Roman"/>
        </w:rPr>
        <w:t>detail of relevant parameters improved</w:t>
      </w:r>
    </w:p>
    <w:p w14:paraId="2D8B73EC" w14:textId="77777777" w:rsidR="00CC14F2" w:rsidRDefault="002F57E2" w:rsidP="00CC14F2">
      <w:pPr>
        <w:numPr>
          <w:ilvl w:val="0"/>
          <w:numId w:val="10"/>
        </w:numPr>
        <w:spacing w:before="100" w:beforeAutospacing="1" w:after="100" w:afterAutospacing="1"/>
        <w:rPr>
          <w:rFonts w:eastAsia="Times New Roman"/>
        </w:rPr>
      </w:pPr>
      <w:r>
        <w:rPr>
          <w:rFonts w:eastAsia="Times New Roman"/>
        </w:rPr>
        <w:t>Some use case steps improved</w:t>
      </w:r>
    </w:p>
    <w:p w14:paraId="59EAF20F" w14:textId="77777777" w:rsidR="00F77D09" w:rsidRPr="00D3284F" w:rsidRDefault="00F77D09" w:rsidP="00F77D09">
      <w:pPr>
        <w:numPr>
          <w:ilvl w:val="0"/>
          <w:numId w:val="10"/>
        </w:numPr>
        <w:spacing w:before="100" w:beforeAutospacing="1" w:after="100" w:afterAutospacing="1"/>
        <w:rPr>
          <w:rFonts w:eastAsia="Times New Roman"/>
        </w:rPr>
      </w:pPr>
      <w:r w:rsidRPr="00D3284F">
        <w:rPr>
          <w:rFonts w:eastAsia="Times New Roman"/>
        </w:rPr>
        <w:t>Alarm examples has been updated (Appendix)</w:t>
      </w:r>
    </w:p>
    <w:p w14:paraId="255514AC" w14:textId="77777777" w:rsidR="00F77D09" w:rsidRDefault="00F77D09" w:rsidP="00F77D09">
      <w:pPr>
        <w:numPr>
          <w:ilvl w:val="0"/>
          <w:numId w:val="10"/>
        </w:numPr>
        <w:spacing w:before="100" w:beforeAutospacing="1" w:after="100" w:afterAutospacing="1"/>
        <w:rPr>
          <w:rFonts w:eastAsia="Times New Roman"/>
        </w:rPr>
      </w:pPr>
      <w:r w:rsidRPr="00D3284F">
        <w:rPr>
          <w:rFonts w:eastAsia="Times New Roman"/>
        </w:rPr>
        <w:t>References to the TAPI RIA Associated Documents (TAPI_Alarm_TCA_List.xlsx and TAPI_Notification_and_Streaming_Sequences.xlsx) have been added</w:t>
      </w:r>
    </w:p>
    <w:p w14:paraId="4C06E18D" w14:textId="4CED57E9" w:rsidR="00024316" w:rsidRDefault="00024316" w:rsidP="00024316">
      <w:pPr>
        <w:pStyle w:val="Heading2"/>
      </w:pPr>
      <w:bookmarkStart w:id="1209" w:name="_Toc223392378"/>
      <w:r>
        <w:t>Changes between v</w:t>
      </w:r>
      <w:r w:rsidR="006E382B">
        <w:t>2.0</w:t>
      </w:r>
      <w:r>
        <w:t xml:space="preserve"> and v</w:t>
      </w:r>
      <w:r w:rsidR="006E382B">
        <w:t>3</w:t>
      </w:r>
      <w:r>
        <w:t>.</w:t>
      </w:r>
      <w:r w:rsidR="00012C3F">
        <w:t>1</w:t>
      </w:r>
      <w:bookmarkEnd w:id="1209"/>
    </w:p>
    <w:p w14:paraId="3F07BA9C" w14:textId="77777777" w:rsidR="00024316" w:rsidRDefault="002A2F19" w:rsidP="002A2F19">
      <w:pPr>
        <w:numPr>
          <w:ilvl w:val="0"/>
          <w:numId w:val="10"/>
        </w:numPr>
        <w:spacing w:before="100" w:beforeAutospacing="1" w:after="100" w:afterAutospacing="1"/>
        <w:rPr>
          <w:rFonts w:eastAsia="Times New Roman"/>
        </w:rPr>
      </w:pPr>
      <w:r>
        <w:rPr>
          <w:rFonts w:eastAsia="Times New Roman"/>
        </w:rPr>
        <w:t xml:space="preserve">Addition of </w:t>
      </w:r>
      <w:r w:rsidR="00D60E40">
        <w:rPr>
          <w:rFonts w:eastAsia="Times New Roman"/>
        </w:rPr>
        <w:t>detailed description of the use of the CHANGE_ONLY (delta) streaming approach</w:t>
      </w:r>
    </w:p>
    <w:p w14:paraId="268ECB17" w14:textId="77777777" w:rsidR="001B7557" w:rsidRDefault="001B7557" w:rsidP="001B7557">
      <w:pPr>
        <w:numPr>
          <w:ilvl w:val="1"/>
          <w:numId w:val="10"/>
        </w:numPr>
        <w:spacing w:before="100" w:beforeAutospacing="1" w:after="100" w:afterAutospacing="1"/>
        <w:rPr>
          <w:rFonts w:eastAsia="Times New Roman"/>
        </w:rPr>
      </w:pPr>
      <w:r>
        <w:rPr>
          <w:rFonts w:eastAsia="Times New Roman"/>
        </w:rPr>
        <w:t>Adjustments to existing section to account for the additions</w:t>
      </w:r>
      <w:r w:rsidR="006E382B">
        <w:rPr>
          <w:rFonts w:eastAsia="Times New Roman"/>
        </w:rPr>
        <w:t>.</w:t>
      </w:r>
    </w:p>
    <w:p w14:paraId="4F11F1B8" w14:textId="40A35175" w:rsidR="001B7557" w:rsidRDefault="0005204F" w:rsidP="0005204F">
      <w:pPr>
        <w:numPr>
          <w:ilvl w:val="0"/>
          <w:numId w:val="10"/>
        </w:numPr>
        <w:spacing w:before="100" w:beforeAutospacing="1" w:after="100" w:afterAutospacing="1"/>
        <w:rPr>
          <w:rFonts w:eastAsia="Times New Roman"/>
        </w:rPr>
      </w:pPr>
      <w:r>
        <w:rPr>
          <w:rFonts w:eastAsia="Times New Roman"/>
        </w:rPr>
        <w:t xml:space="preserve">Addition of PM streaming via </w:t>
      </w:r>
      <w:r w:rsidR="003F1A9E">
        <w:rPr>
          <w:rFonts w:eastAsia="Times New Roman"/>
        </w:rPr>
        <w:t>gNMI</w:t>
      </w:r>
      <w:r>
        <w:rPr>
          <w:rFonts w:eastAsia="Times New Roman"/>
        </w:rPr>
        <w:t>/Protobuf</w:t>
      </w:r>
    </w:p>
    <w:p w14:paraId="7E72FACE" w14:textId="77777777" w:rsidR="006E382B" w:rsidRDefault="006E382B" w:rsidP="006E382B">
      <w:pPr>
        <w:numPr>
          <w:ilvl w:val="1"/>
          <w:numId w:val="10"/>
        </w:numPr>
        <w:spacing w:before="100" w:beforeAutospacing="1" w:after="100" w:afterAutospacing="1"/>
        <w:rPr>
          <w:rFonts w:eastAsia="Times New Roman"/>
        </w:rPr>
      </w:pPr>
      <w:r>
        <w:rPr>
          <w:rFonts w:eastAsia="Times New Roman"/>
        </w:rPr>
        <w:t>Addition of new description, model and use cases.</w:t>
      </w:r>
    </w:p>
    <w:p w14:paraId="1C0C9E4F" w14:textId="77777777" w:rsidR="003550D4" w:rsidRDefault="003550D4" w:rsidP="003550D4">
      <w:pPr>
        <w:numPr>
          <w:ilvl w:val="0"/>
          <w:numId w:val="10"/>
        </w:numPr>
        <w:spacing w:before="100" w:beforeAutospacing="1" w:after="100" w:afterAutospacing="1"/>
        <w:rPr>
          <w:rFonts w:eastAsia="Times New Roman"/>
        </w:rPr>
      </w:pPr>
      <w:r>
        <w:rPr>
          <w:rFonts w:eastAsia="Times New Roman"/>
        </w:rPr>
        <w:t>Improvements to some documentation</w:t>
      </w:r>
      <w:r w:rsidR="002F2937">
        <w:rPr>
          <w:rFonts w:eastAsia="Times New Roman"/>
        </w:rPr>
        <w:t>.</w:t>
      </w:r>
    </w:p>
    <w:p w14:paraId="198F160A" w14:textId="714E8431" w:rsidR="00B71CDE" w:rsidRDefault="00B71CDE" w:rsidP="00B71CDE">
      <w:pPr>
        <w:pStyle w:val="Heading2"/>
      </w:pPr>
      <w:bookmarkStart w:id="1210" w:name="_Toc193312111"/>
      <w:bookmarkStart w:id="1211" w:name="_Toc223392379"/>
      <w:r>
        <w:t>Changes between v3.1 and v3.</w:t>
      </w:r>
      <w:bookmarkEnd w:id="1210"/>
      <w:r>
        <w:t>1.1</w:t>
      </w:r>
      <w:bookmarkEnd w:id="1211"/>
    </w:p>
    <w:p w14:paraId="214D3A2D" w14:textId="77777777" w:rsidR="00B71CDE" w:rsidRDefault="00B71CDE" w:rsidP="00B71CDE">
      <w:pPr>
        <w:numPr>
          <w:ilvl w:val="0"/>
          <w:numId w:val="10"/>
        </w:numPr>
        <w:spacing w:before="100" w:beforeAutospacing="1" w:after="100" w:afterAutospacing="1"/>
        <w:rPr>
          <w:rFonts w:eastAsia="Times New Roman"/>
        </w:rPr>
      </w:pPr>
      <w:r>
        <w:rPr>
          <w:rFonts w:eastAsia="Times New Roman"/>
        </w:rPr>
        <w:t>ONF replaced with LF in most cases (other than where ONF is historically relevant, or the reference is only available as ONF material). LF copyright etc. has been added to the cover and footer.</w:t>
      </w:r>
    </w:p>
    <w:p w14:paraId="2ABDA132" w14:textId="77777777" w:rsidR="00B71CDE" w:rsidRDefault="00B71CDE" w:rsidP="00B71CDE">
      <w:pPr>
        <w:numPr>
          <w:ilvl w:val="0"/>
          <w:numId w:val="10"/>
        </w:numPr>
        <w:spacing w:before="100" w:beforeAutospacing="1" w:after="100" w:afterAutospacing="1"/>
        <w:rPr>
          <w:rFonts w:eastAsia="Times New Roman"/>
        </w:rPr>
      </w:pPr>
      <w:r>
        <w:rPr>
          <w:rFonts w:eastAsia="Times New Roman"/>
        </w:rPr>
        <w:t>Clarification of usage of use of [GNMI-HIST] for use in subscription for “lossless” recovery.</w:t>
      </w:r>
    </w:p>
    <w:p w14:paraId="47DDD4A1" w14:textId="77777777" w:rsidR="00B71CDE" w:rsidRDefault="00B71CDE" w:rsidP="00B71CDE">
      <w:pPr>
        <w:numPr>
          <w:ilvl w:val="0"/>
          <w:numId w:val="10"/>
        </w:numPr>
        <w:spacing w:before="100" w:beforeAutospacing="1" w:after="100" w:afterAutospacing="1"/>
        <w:rPr>
          <w:rFonts w:eastAsia="Times New Roman"/>
        </w:rPr>
      </w:pPr>
      <w:r>
        <w:rPr>
          <w:rFonts w:eastAsia="Times New Roman"/>
        </w:rPr>
        <w:t>Explanation of use of available streams for gNMI/Protobuf streams</w:t>
      </w:r>
    </w:p>
    <w:p w14:paraId="2432F9AF" w14:textId="77777777" w:rsidR="00B71CDE" w:rsidRDefault="00B71CDE" w:rsidP="00B71CDE">
      <w:pPr>
        <w:numPr>
          <w:ilvl w:val="0"/>
          <w:numId w:val="10"/>
        </w:numPr>
        <w:spacing w:before="100" w:beforeAutospacing="1" w:after="100" w:afterAutospacing="1"/>
        <w:rPr>
          <w:rFonts w:eastAsia="Times New Roman"/>
        </w:rPr>
      </w:pPr>
      <w:r>
        <w:rPr>
          <w:rFonts w:eastAsia="Times New Roman"/>
        </w:rPr>
        <w:t>A protobuf file has been constructed and published separately from this document, hence the protobuf content has been removed from this document.</w:t>
      </w:r>
    </w:p>
    <w:p w14:paraId="52A17634" w14:textId="77777777" w:rsidR="00B71CDE" w:rsidRDefault="00B71CDE" w:rsidP="00B71CDE">
      <w:pPr>
        <w:numPr>
          <w:ilvl w:val="0"/>
          <w:numId w:val="10"/>
        </w:numPr>
        <w:spacing w:before="100" w:beforeAutospacing="1" w:after="100" w:afterAutospacing="1"/>
        <w:rPr>
          <w:rFonts w:eastAsia="Times New Roman"/>
        </w:rPr>
      </w:pPr>
      <w:r>
        <w:rPr>
          <w:rFonts w:eastAsia="Times New Roman"/>
        </w:rPr>
        <w:lastRenderedPageBreak/>
        <w:t>Clarified that this release only supports a single gNMI stream per port.</w:t>
      </w:r>
    </w:p>
    <w:p w14:paraId="17409B9C" w14:textId="37B7DE43" w:rsidR="00B71CDE" w:rsidRPr="000220A9" w:rsidRDefault="00B71CDE" w:rsidP="00B71CDE">
      <w:pPr>
        <w:numPr>
          <w:ilvl w:val="0"/>
          <w:numId w:val="10"/>
        </w:numPr>
        <w:spacing w:before="100" w:beforeAutospacing="1" w:after="100" w:afterAutospacing="1"/>
        <w:rPr>
          <w:rFonts w:eastAsia="Times New Roman"/>
        </w:rPr>
      </w:pPr>
      <w:r>
        <w:rPr>
          <w:rFonts w:eastAsia="Times New Roman"/>
        </w:rPr>
        <w:t>There was a full YANG definition in an appendix in previous releases of this document, this has been removed and instead the formal YANG has been referenced.</w:t>
      </w:r>
    </w:p>
    <w:p w14:paraId="58BDCE6E" w14:textId="77777777" w:rsidR="00B71CDE" w:rsidRPr="002A2F19" w:rsidRDefault="00B71CDE" w:rsidP="0077114B">
      <w:pPr>
        <w:spacing w:before="100" w:beforeAutospacing="1" w:after="100" w:afterAutospacing="1"/>
        <w:rPr>
          <w:rFonts w:eastAsia="Times New Roman"/>
        </w:rPr>
      </w:pPr>
    </w:p>
    <w:p w14:paraId="2B21FEB6" w14:textId="77777777" w:rsidR="00DB2597" w:rsidRPr="00927848" w:rsidRDefault="00722ED2" w:rsidP="00FF0A8F">
      <w:pPr>
        <w:spacing w:after="120"/>
        <w:jc w:val="center"/>
        <w:rPr>
          <w:rFonts w:cs="Times New Roman"/>
          <w:b/>
        </w:rPr>
      </w:pPr>
      <w:r w:rsidRPr="004271CE">
        <w:rPr>
          <w:rFonts w:cs="Times New Roman"/>
          <w:b/>
        </w:rPr>
        <w:t>End of Document</w:t>
      </w:r>
    </w:p>
    <w:sectPr w:rsidR="00DB2597" w:rsidRPr="00927848" w:rsidSect="00180082">
      <w:pgSz w:w="11906" w:h="16838" w:code="9"/>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0F84E" w14:textId="77777777" w:rsidR="003E7B0F" w:rsidRDefault="003E7B0F" w:rsidP="005752F2">
      <w:pPr>
        <w:spacing w:after="0"/>
      </w:pPr>
      <w:r>
        <w:separator/>
      </w:r>
    </w:p>
  </w:endnote>
  <w:endnote w:type="continuationSeparator" w:id="0">
    <w:p w14:paraId="3CFEC0FC" w14:textId="77777777" w:rsidR="003E7B0F" w:rsidRDefault="003E7B0F" w:rsidP="005752F2">
      <w:pPr>
        <w:spacing w:after="0"/>
      </w:pPr>
      <w:r>
        <w:continuationSeparator/>
      </w:r>
    </w:p>
  </w:endnote>
  <w:endnote w:type="continuationNotice" w:id="1">
    <w:p w14:paraId="3583684E" w14:textId="77777777" w:rsidR="003E7B0F" w:rsidRDefault="003E7B0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Lucida Grande">
    <w:altName w:val="Segoe UI"/>
    <w:charset w:val="00"/>
    <w:family w:val="auto"/>
    <w:pitch w:val="variable"/>
    <w:sig w:usb0="00000000" w:usb1="5000A1FF" w:usb2="00000000" w:usb3="00000000" w:csb0="000001BF" w:csb1="00000000"/>
  </w:font>
  <w:font w:name="Courier">
    <w:altName w:val="Courier New"/>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A40C4" w14:textId="77777777" w:rsidR="00B9684E" w:rsidRDefault="00B968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DF403" w14:textId="30B075D4" w:rsidR="0012106E" w:rsidRDefault="0012106E">
    <w:pPr>
      <w:pStyle w:val="Footer"/>
    </w:pPr>
  </w:p>
  <w:p w14:paraId="18671DF7" w14:textId="1B764B61" w:rsidR="00AE0F58" w:rsidRDefault="00D52011" w:rsidP="0012106E">
    <w:pPr>
      <w:pStyle w:val="Footer"/>
      <w:tabs>
        <w:tab w:val="clear" w:pos="9360"/>
        <w:tab w:val="right" w:pos="10466"/>
      </w:tabs>
    </w:pPr>
    <w:r w:rsidRPr="00194CC3">
      <w:t xml:space="preserve">Page </w:t>
    </w:r>
    <w:r>
      <w:fldChar w:fldCharType="begin"/>
    </w:r>
    <w:r>
      <w:instrText xml:space="preserve"> PAGE </w:instrText>
    </w:r>
    <w:r>
      <w:fldChar w:fldCharType="separate"/>
    </w:r>
    <w:r>
      <w:t>10</w:t>
    </w:r>
    <w:r>
      <w:rPr>
        <w:noProof/>
      </w:rPr>
      <w:fldChar w:fldCharType="end"/>
    </w:r>
    <w:r w:rsidRPr="00194CC3">
      <w:t xml:space="preserve"> of </w:t>
    </w:r>
    <w:r>
      <w:rPr>
        <w:noProof/>
      </w:rPr>
      <w:fldChar w:fldCharType="begin"/>
    </w:r>
    <w:r>
      <w:rPr>
        <w:noProof/>
      </w:rPr>
      <w:instrText xml:space="preserve"> NUMPAGES </w:instrText>
    </w:r>
    <w:r>
      <w:rPr>
        <w:noProof/>
      </w:rPr>
      <w:fldChar w:fldCharType="separate"/>
    </w:r>
    <w:r>
      <w:rPr>
        <w:noProof/>
      </w:rPr>
      <w:t>54</w:t>
    </w:r>
    <w:r>
      <w:rPr>
        <w:noProof/>
      </w:rPr>
      <w:fldChar w:fldCharType="end"/>
    </w:r>
    <w:r w:rsidRPr="00194CC3">
      <w:tab/>
    </w:r>
    <w:r w:rsidRPr="00194CC3">
      <w:tab/>
    </w:r>
    <w:r w:rsidR="00EC1203" w:rsidRPr="00194CC3">
      <w:t xml:space="preserve">© </w:t>
    </w:r>
    <w:r w:rsidR="00EC1203">
      <w:t>2025 Linux</w:t>
    </w:r>
    <w:r w:rsidR="00EC1203" w:rsidRPr="00194CC3">
      <w:t xml:space="preserve"> Foundation</w:t>
    </w:r>
    <w:r w:rsidR="00EC1203" w:rsidRPr="00194CC3" w:rsidDel="00EC1203">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A867" w14:textId="5DAD6783" w:rsidR="00EC1203" w:rsidRDefault="00EC12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D009C" w14:textId="77777777" w:rsidR="003E7B0F" w:rsidRDefault="003E7B0F" w:rsidP="005752F2">
      <w:pPr>
        <w:spacing w:after="0"/>
      </w:pPr>
      <w:r>
        <w:separator/>
      </w:r>
    </w:p>
  </w:footnote>
  <w:footnote w:type="continuationSeparator" w:id="0">
    <w:p w14:paraId="79D402AC" w14:textId="77777777" w:rsidR="003E7B0F" w:rsidRDefault="003E7B0F" w:rsidP="005752F2">
      <w:pPr>
        <w:spacing w:after="0"/>
      </w:pPr>
      <w:r>
        <w:continuationSeparator/>
      </w:r>
    </w:p>
  </w:footnote>
  <w:footnote w:type="continuationNotice" w:id="1">
    <w:p w14:paraId="63A4FC4A" w14:textId="77777777" w:rsidR="003E7B0F" w:rsidRDefault="003E7B0F">
      <w:pPr>
        <w:spacing w:after="0"/>
      </w:pPr>
    </w:p>
  </w:footnote>
  <w:footnote w:id="2">
    <w:p w14:paraId="36BC2A1D" w14:textId="77777777" w:rsidR="00033784" w:rsidRPr="009F3617" w:rsidRDefault="00033784" w:rsidP="00D0304F">
      <w:pPr>
        <w:pStyle w:val="FootnoteText"/>
        <w:rPr>
          <w:lang w:val="en-GB"/>
        </w:rPr>
      </w:pPr>
      <w:r>
        <w:rPr>
          <w:rStyle w:val="FootnoteReference"/>
        </w:rPr>
        <w:footnoteRef/>
      </w:r>
      <w:r>
        <w:t xml:space="preserve"> </w:t>
      </w:r>
      <w:r>
        <w:rPr>
          <w:lang w:val="en-GB"/>
        </w:rPr>
        <w:t>See definitions in TR-547.</w:t>
      </w:r>
    </w:p>
  </w:footnote>
  <w:footnote w:id="3">
    <w:p w14:paraId="6BA85FC4" w14:textId="77777777" w:rsidR="00427D89" w:rsidRPr="00A56331" w:rsidRDefault="00427D89">
      <w:pPr>
        <w:pStyle w:val="FootnoteText"/>
        <w:rPr>
          <w:lang w:val="en-GB"/>
        </w:rPr>
      </w:pPr>
      <w:r>
        <w:rPr>
          <w:rStyle w:val="FootnoteReference"/>
        </w:rPr>
        <w:footnoteRef/>
      </w:r>
      <w:r>
        <w:t xml:space="preserve"> </w:t>
      </w:r>
      <w:r>
        <w:rPr>
          <w:lang w:val="en-GB"/>
        </w:rPr>
        <w:t>Where mandatory as explained by the conditions stated, the attribute must be present an appropriately populated. Where not mandatory, the attribute does not need to be represented (and in most cases is not expected to be present).</w:t>
      </w:r>
    </w:p>
  </w:footnote>
  <w:footnote w:id="4">
    <w:p w14:paraId="356EDC1D" w14:textId="77777777" w:rsidR="000F05E4" w:rsidRPr="00A56331" w:rsidRDefault="000F05E4">
      <w:pPr>
        <w:pStyle w:val="FootnoteText"/>
        <w:rPr>
          <w:lang w:val="en-GB"/>
        </w:rPr>
      </w:pPr>
      <w:r>
        <w:rPr>
          <w:rStyle w:val="FootnoteReference"/>
        </w:rPr>
        <w:footnoteRef/>
      </w:r>
      <w:r>
        <w:t xml:space="preserve"> </w:t>
      </w:r>
      <w:r>
        <w:rPr>
          <w:lang w:val="en-GB"/>
        </w:rPr>
        <w:t>The flow rate and</w:t>
      </w:r>
      <w:r w:rsidR="00F24CFF">
        <w:rPr>
          <w:lang w:val="en-GB"/>
        </w:rPr>
        <w:t xml:space="preserve"> the</w:t>
      </w:r>
      <w:r>
        <w:rPr>
          <w:lang w:val="en-GB"/>
        </w:rPr>
        <w:t xml:space="preserve"> presence depend upon the need to send information.</w:t>
      </w:r>
    </w:p>
  </w:footnote>
  <w:footnote w:id="5">
    <w:p w14:paraId="78FF0C63" w14:textId="77777777" w:rsidR="00033784" w:rsidRDefault="00033784" w:rsidP="007B4527">
      <w:pPr>
        <w:pStyle w:val="FootnoteText"/>
      </w:pPr>
      <w:r>
        <w:rPr>
          <w:rStyle w:val="FootnoteReference"/>
        </w:rPr>
        <w:footnoteRef/>
      </w:r>
      <w:r>
        <w:t xml:space="preserve"> This term loses relevance once the readings have been processed and abstracted but is often still used.</w:t>
      </w:r>
    </w:p>
  </w:footnote>
  <w:footnote w:id="6">
    <w:p w14:paraId="6B8B3995" w14:textId="0FCDFAB0" w:rsidR="00C608E8" w:rsidRPr="00A56331" w:rsidRDefault="00C608E8">
      <w:pPr>
        <w:pStyle w:val="FootnoteText"/>
        <w:rPr>
          <w:lang w:val="en-GB"/>
        </w:rPr>
      </w:pPr>
      <w:r>
        <w:rPr>
          <w:rStyle w:val="FootnoteReference"/>
        </w:rPr>
        <w:footnoteRef/>
      </w:r>
      <w:r w:rsidR="00224C27">
        <w:t xml:space="preserve">For example, an instance of node-edge-point (global class with its </w:t>
      </w:r>
      <w:r w:rsidR="006250DE">
        <w:t>UUID</w:t>
      </w:r>
      <w:r w:rsidR="00224C27">
        <w:t xml:space="preserve">) includes all locally identified branches and leaves but NOT contained instances of connection-end-points, as the connection-end-point is a global class separately identifiable using its uuid. Note also that the attributes that reference (list) the contained global class instances </w:t>
      </w:r>
      <w:r w:rsidR="00BF4002">
        <w:t xml:space="preserve">(e.g., connection-end-point attribute in the </w:t>
      </w:r>
      <w:r w:rsidR="00D57F25">
        <w:t xml:space="preserve">node-edge-point) </w:t>
      </w:r>
      <w:r w:rsidR="007A2306">
        <w:t xml:space="preserve">are </w:t>
      </w:r>
      <w:r w:rsidR="00224C27">
        <w:t xml:space="preserve">NOT included. This information is conveyed by parent-address (see </w:t>
      </w:r>
      <w:r w:rsidR="00224C27">
        <w:fldChar w:fldCharType="begin"/>
      </w:r>
      <w:r w:rsidR="00224C27">
        <w:instrText xml:space="preserve"> REF _Ref52981813 \r \h </w:instrText>
      </w:r>
      <w:r w:rsidR="00224C27">
        <w:fldChar w:fldCharType="separate"/>
      </w:r>
      <w:r w:rsidR="00916DFC">
        <w:t>3.10.3</w:t>
      </w:r>
      <w:r w:rsidR="00224C27">
        <w:fldChar w:fldCharType="end"/>
      </w:r>
      <w:r w:rsidR="00224C27">
        <w:t xml:space="preserve"> </w:t>
      </w:r>
      <w:r w:rsidR="00224C27">
        <w:fldChar w:fldCharType="begin"/>
      </w:r>
      <w:r w:rsidR="00224C27">
        <w:instrText xml:space="preserve"> REF _Ref52981813 \h </w:instrText>
      </w:r>
      <w:r w:rsidR="00224C27">
        <w:fldChar w:fldCharType="separate"/>
      </w:r>
      <w:r w:rsidR="00916DFC">
        <w:t>Considering parent-address</w:t>
      </w:r>
      <w:r w:rsidR="00224C27">
        <w:fldChar w:fldCharType="end"/>
      </w:r>
      <w:r w:rsidR="00224C27">
        <w:t xml:space="preserve"> on page </w:t>
      </w:r>
      <w:r w:rsidR="00224C27">
        <w:fldChar w:fldCharType="begin"/>
      </w:r>
      <w:r w:rsidR="00224C27">
        <w:instrText xml:space="preserve"> PAGEREF _Ref52981813 \h </w:instrText>
      </w:r>
      <w:r w:rsidR="00224C27">
        <w:fldChar w:fldCharType="separate"/>
      </w:r>
      <w:r w:rsidR="00224C27">
        <w:rPr>
          <w:noProof/>
        </w:rPr>
        <w:t>29</w:t>
      </w:r>
      <w:r w:rsidR="00224C27">
        <w:fldChar w:fldCharType="end"/>
      </w:r>
      <w:r w:rsidR="00224C27">
        <w:t>)</w:t>
      </w:r>
      <w:r w:rsidR="00225913">
        <w:t>.</w:t>
      </w:r>
    </w:p>
  </w:footnote>
  <w:footnote w:id="7">
    <w:p w14:paraId="572D00A3" w14:textId="3272FD65" w:rsidR="007F1442" w:rsidRPr="00A56331" w:rsidRDefault="007F1442" w:rsidP="00505576">
      <w:pPr>
        <w:spacing w:after="0"/>
        <w:rPr>
          <w:lang w:val="en-GB"/>
        </w:rPr>
      </w:pPr>
      <w:r>
        <w:rPr>
          <w:rStyle w:val="FootnoteReference"/>
        </w:rPr>
        <w:footnoteRef/>
      </w:r>
      <w:r>
        <w:t xml:space="preserve"> </w:t>
      </w:r>
      <w:r>
        <w:rPr>
          <w:rFonts w:eastAsia="Times New Roman"/>
        </w:rPr>
        <w:t xml:space="preserve">See </w:t>
      </w:r>
      <w:r w:rsidR="00505576">
        <w:rPr>
          <w:rFonts w:eastAsia="Times New Roman"/>
        </w:rPr>
        <w:t xml:space="preserve">section </w:t>
      </w:r>
      <w:r w:rsidR="00505576">
        <w:rPr>
          <w:rFonts w:eastAsia="Times New Roman"/>
        </w:rPr>
        <w:fldChar w:fldCharType="begin"/>
      </w:r>
      <w:r w:rsidR="00505576">
        <w:rPr>
          <w:rFonts w:eastAsia="Times New Roman"/>
        </w:rPr>
        <w:instrText xml:space="preserve"> REF _Ref121383428 \r \h </w:instrText>
      </w:r>
      <w:r w:rsidR="00505576">
        <w:rPr>
          <w:rFonts w:eastAsia="Times New Roman"/>
        </w:rPr>
      </w:r>
      <w:r w:rsidR="00505576">
        <w:rPr>
          <w:rFonts w:eastAsia="Times New Roman"/>
        </w:rPr>
        <w:fldChar w:fldCharType="separate"/>
      </w:r>
      <w:r w:rsidR="00916DFC">
        <w:rPr>
          <w:rFonts w:eastAsia="Times New Roman"/>
        </w:rPr>
        <w:t>10</w:t>
      </w:r>
      <w:r w:rsidR="00505576">
        <w:rPr>
          <w:rFonts w:eastAsia="Times New Roman"/>
        </w:rPr>
        <w:fldChar w:fldCharType="end"/>
      </w:r>
      <w:r w:rsidR="00505576">
        <w:rPr>
          <w:rFonts w:eastAsia="Times New Roman"/>
        </w:rPr>
        <w:t xml:space="preserve"> </w:t>
      </w:r>
      <w:r w:rsidR="00505576">
        <w:rPr>
          <w:rFonts w:eastAsia="Times New Roman"/>
        </w:rPr>
        <w:fldChar w:fldCharType="begin"/>
      </w:r>
      <w:r w:rsidR="00505576">
        <w:rPr>
          <w:rFonts w:eastAsia="Times New Roman"/>
        </w:rPr>
        <w:instrText xml:space="preserve"> REF _Ref121383441 \h </w:instrText>
      </w:r>
      <w:r w:rsidR="00505576">
        <w:rPr>
          <w:rFonts w:eastAsia="Times New Roman"/>
        </w:rPr>
      </w:r>
      <w:r w:rsidR="00505576">
        <w:rPr>
          <w:rFonts w:eastAsia="Times New Roman"/>
        </w:rPr>
        <w:fldChar w:fldCharType="separate"/>
      </w:r>
      <w:r w:rsidR="00916DFC" w:rsidRPr="003873FC">
        <w:t>Definitions</w:t>
      </w:r>
      <w:r w:rsidR="00916DFC">
        <w:t xml:space="preserve"> and Terminology</w:t>
      </w:r>
      <w:r w:rsidR="00505576">
        <w:rPr>
          <w:rFonts w:eastAsia="Times New Roman"/>
        </w:rPr>
        <w:fldChar w:fldCharType="end"/>
      </w:r>
      <w:r w:rsidR="00505576">
        <w:rPr>
          <w:rFonts w:eastAsia="Times New Roman"/>
        </w:rPr>
        <w:t xml:space="preserve"> </w:t>
      </w:r>
      <w:r>
        <w:rPr>
          <w:rFonts w:eastAsia="Times New Roman"/>
        </w:rPr>
        <w:t xml:space="preserve">on page </w:t>
      </w:r>
      <w:r w:rsidR="00505576">
        <w:rPr>
          <w:rFonts w:eastAsia="Times New Roman"/>
        </w:rPr>
        <w:fldChar w:fldCharType="begin"/>
      </w:r>
      <w:r w:rsidR="00505576">
        <w:rPr>
          <w:rFonts w:eastAsia="Times New Roman"/>
        </w:rPr>
        <w:instrText xml:space="preserve"> PAGEREF _Ref121383494 \h </w:instrText>
      </w:r>
      <w:r w:rsidR="00505576">
        <w:rPr>
          <w:rFonts w:eastAsia="Times New Roman"/>
        </w:rPr>
      </w:r>
      <w:r w:rsidR="00505576">
        <w:rPr>
          <w:rFonts w:eastAsia="Times New Roman"/>
        </w:rPr>
        <w:fldChar w:fldCharType="separate"/>
      </w:r>
      <w:r w:rsidR="00505576">
        <w:rPr>
          <w:rFonts w:eastAsia="Times New Roman"/>
          <w:noProof/>
        </w:rPr>
        <w:t>107</w:t>
      </w:r>
      <w:r w:rsidR="00505576">
        <w:rPr>
          <w:rFonts w:eastAsia="Times New Roman"/>
        </w:rPr>
        <w:fldChar w:fldCharType="end"/>
      </w:r>
      <w:r>
        <w:rPr>
          <w:rFonts w:eastAsia="Times New Roman"/>
        </w:rPr>
        <w:t xml:space="preserve"> for usage of “client” in this document</w:t>
      </w:r>
    </w:p>
  </w:footnote>
  <w:footnote w:id="8">
    <w:p w14:paraId="747E62A0" w14:textId="623763D4" w:rsidR="007F1442" w:rsidRPr="00A56331" w:rsidRDefault="007F1442">
      <w:pPr>
        <w:pStyle w:val="FootnoteText"/>
        <w:rPr>
          <w:lang w:val="en-GB"/>
        </w:rPr>
      </w:pPr>
      <w:r>
        <w:rPr>
          <w:rStyle w:val="FootnoteReference"/>
        </w:rPr>
        <w:footnoteRef/>
      </w:r>
      <w:r>
        <w:t xml:space="preserve"> S</w:t>
      </w:r>
      <w:r w:rsidRPr="009D47DE">
        <w:rPr>
          <w:rFonts w:eastAsia="Times New Roman"/>
        </w:rPr>
        <w:t xml:space="preserve">ee </w:t>
      </w:r>
      <w:r>
        <w:rPr>
          <w:rFonts w:eastAsia="Times New Roman"/>
        </w:rPr>
        <w:fldChar w:fldCharType="begin"/>
      </w:r>
      <w:r>
        <w:rPr>
          <w:rFonts w:eastAsia="Times New Roman"/>
        </w:rPr>
        <w:instrText xml:space="preserve"> REF _Ref49753911 \r \h </w:instrText>
      </w:r>
      <w:r>
        <w:rPr>
          <w:rFonts w:eastAsia="Times New Roman"/>
        </w:rPr>
      </w:r>
      <w:r>
        <w:rPr>
          <w:rFonts w:eastAsia="Times New Roman"/>
        </w:rPr>
        <w:fldChar w:fldCharType="separate"/>
      </w:r>
      <w:r w:rsidR="00916DFC">
        <w:rPr>
          <w:rFonts w:eastAsia="Times New Roman"/>
        </w:rPr>
        <w:t>3.17</w:t>
      </w:r>
      <w:r>
        <w:rPr>
          <w:rFonts w:eastAsia="Times New Roman"/>
        </w:rPr>
        <w:fldChar w:fldCharType="end"/>
      </w:r>
      <w:r>
        <w:rPr>
          <w:rFonts w:eastAsia="Times New Roman"/>
        </w:rPr>
        <w:t xml:space="preserve"> </w:t>
      </w:r>
      <w:r>
        <w:rPr>
          <w:rFonts w:eastAsia="Times New Roman"/>
        </w:rPr>
        <w:fldChar w:fldCharType="begin"/>
      </w:r>
      <w:r>
        <w:rPr>
          <w:rFonts w:eastAsia="Times New Roman"/>
        </w:rPr>
        <w:instrText xml:space="preserve"> REF _Ref49753911 \h </w:instrText>
      </w:r>
      <w:r>
        <w:rPr>
          <w:rFonts w:eastAsia="Times New Roman"/>
        </w:rPr>
      </w:r>
      <w:r>
        <w:rPr>
          <w:rFonts w:eastAsia="Times New Roman"/>
        </w:rPr>
        <w:fldChar w:fldCharType="separate"/>
      </w:r>
      <w:r w:rsidR="00916DFC">
        <w:t>Eventual Consistency and Fidelity</w:t>
      </w:r>
      <w:r>
        <w:rPr>
          <w:rFonts w:eastAsia="Times New Roman"/>
        </w:rPr>
        <w:fldChar w:fldCharType="end"/>
      </w:r>
      <w:r>
        <w:rPr>
          <w:rFonts w:eastAsia="Times New Roman"/>
        </w:rPr>
        <w:t xml:space="preserve"> on page </w:t>
      </w:r>
      <w:r>
        <w:rPr>
          <w:rFonts w:eastAsia="Times New Roman"/>
        </w:rPr>
        <w:fldChar w:fldCharType="begin"/>
      </w:r>
      <w:r>
        <w:rPr>
          <w:rFonts w:eastAsia="Times New Roman"/>
        </w:rPr>
        <w:instrText xml:space="preserve"> PAGEREF _Ref49753911 \h </w:instrText>
      </w:r>
      <w:r>
        <w:rPr>
          <w:rFonts w:eastAsia="Times New Roman"/>
        </w:rPr>
      </w:r>
      <w:r>
        <w:rPr>
          <w:rFonts w:eastAsia="Times New Roman"/>
        </w:rPr>
        <w:fldChar w:fldCharType="separate"/>
      </w:r>
      <w:r>
        <w:rPr>
          <w:rFonts w:eastAsia="Times New Roman"/>
          <w:noProof/>
        </w:rPr>
        <w:t>29</w:t>
      </w:r>
      <w:r>
        <w:rPr>
          <w:rFonts w:eastAsia="Times New Roman"/>
        </w:rPr>
        <w:fldChar w:fldCharType="end"/>
      </w:r>
      <w:r>
        <w:rPr>
          <w:rFonts w:eastAsia="Times New Roman"/>
        </w:rPr>
        <w:t>.</w:t>
      </w:r>
    </w:p>
  </w:footnote>
  <w:footnote w:id="9">
    <w:p w14:paraId="2F9A862B" w14:textId="77777777" w:rsidR="00635544" w:rsidRPr="00635544" w:rsidRDefault="00635544">
      <w:pPr>
        <w:pStyle w:val="FootnoteText"/>
        <w:rPr>
          <w:lang w:val="en-GB"/>
        </w:rPr>
      </w:pPr>
      <w:r>
        <w:rPr>
          <w:rStyle w:val="FootnoteReference"/>
        </w:rPr>
        <w:footnoteRef/>
      </w:r>
      <w:r>
        <w:t xml:space="preserve"> For example, using</w:t>
      </w:r>
      <w:r>
        <w:rPr>
          <w:lang w:val="en-GB"/>
        </w:rPr>
        <w:t xml:space="preserve"> REST</w:t>
      </w:r>
      <w:r w:rsidR="00762748">
        <w:rPr>
          <w:lang w:val="en-GB"/>
        </w:rPr>
        <w:t>CONF</w:t>
      </w:r>
      <w:r>
        <w:rPr>
          <w:lang w:val="en-GB"/>
        </w:rPr>
        <w:t xml:space="preserve"> GET</w:t>
      </w:r>
      <w:r w:rsidR="00EA7855">
        <w:rPr>
          <w:lang w:val="en-GB"/>
        </w:rPr>
        <w:t>.</w:t>
      </w:r>
    </w:p>
  </w:footnote>
  <w:footnote w:id="10">
    <w:p w14:paraId="5619E4C7" w14:textId="446E1EB5" w:rsidR="00A42D19" w:rsidRPr="00A56331" w:rsidRDefault="00A42D19" w:rsidP="00505576">
      <w:pPr>
        <w:spacing w:after="0"/>
        <w:rPr>
          <w:lang w:val="en-GB"/>
        </w:rPr>
      </w:pPr>
      <w:r>
        <w:rPr>
          <w:rStyle w:val="FootnoteReference"/>
        </w:rPr>
        <w:footnoteRef/>
      </w:r>
      <w:r>
        <w:t xml:space="preserve"> S</w:t>
      </w:r>
      <w:r>
        <w:rPr>
          <w:rFonts w:eastAsia="Times New Roman"/>
        </w:rPr>
        <w:t xml:space="preserve">ee </w:t>
      </w:r>
      <w:r w:rsidR="00505576">
        <w:rPr>
          <w:rFonts w:eastAsia="Times New Roman"/>
        </w:rPr>
        <w:t xml:space="preserve">section </w:t>
      </w:r>
      <w:r w:rsidR="00505576">
        <w:rPr>
          <w:rFonts w:eastAsia="Times New Roman"/>
        </w:rPr>
        <w:fldChar w:fldCharType="begin"/>
      </w:r>
      <w:r w:rsidR="00505576">
        <w:rPr>
          <w:rFonts w:eastAsia="Times New Roman"/>
        </w:rPr>
        <w:instrText xml:space="preserve"> REF _Ref121383428 \r \h </w:instrText>
      </w:r>
      <w:r w:rsidR="00505576">
        <w:rPr>
          <w:rFonts w:eastAsia="Times New Roman"/>
        </w:rPr>
      </w:r>
      <w:r w:rsidR="00505576">
        <w:rPr>
          <w:rFonts w:eastAsia="Times New Roman"/>
        </w:rPr>
        <w:fldChar w:fldCharType="separate"/>
      </w:r>
      <w:r w:rsidR="00916DFC">
        <w:rPr>
          <w:rFonts w:eastAsia="Times New Roman"/>
        </w:rPr>
        <w:t>10</w:t>
      </w:r>
      <w:r w:rsidR="00505576">
        <w:rPr>
          <w:rFonts w:eastAsia="Times New Roman"/>
        </w:rPr>
        <w:fldChar w:fldCharType="end"/>
      </w:r>
      <w:r w:rsidR="00505576">
        <w:rPr>
          <w:rFonts w:eastAsia="Times New Roman"/>
        </w:rPr>
        <w:t xml:space="preserve"> </w:t>
      </w:r>
      <w:r w:rsidR="00505576">
        <w:rPr>
          <w:rFonts w:eastAsia="Times New Roman"/>
        </w:rPr>
        <w:fldChar w:fldCharType="begin"/>
      </w:r>
      <w:r w:rsidR="00505576">
        <w:rPr>
          <w:rFonts w:eastAsia="Times New Roman"/>
        </w:rPr>
        <w:instrText xml:space="preserve"> REF _Ref121383441 \h </w:instrText>
      </w:r>
      <w:r w:rsidR="00505576">
        <w:rPr>
          <w:rFonts w:eastAsia="Times New Roman"/>
        </w:rPr>
      </w:r>
      <w:r w:rsidR="00505576">
        <w:rPr>
          <w:rFonts w:eastAsia="Times New Roman"/>
        </w:rPr>
        <w:fldChar w:fldCharType="separate"/>
      </w:r>
      <w:r w:rsidR="00916DFC" w:rsidRPr="003873FC">
        <w:t>Definitions</w:t>
      </w:r>
      <w:r w:rsidR="00916DFC">
        <w:t xml:space="preserve"> and Terminology</w:t>
      </w:r>
      <w:r w:rsidR="00505576">
        <w:rPr>
          <w:rFonts w:eastAsia="Times New Roman"/>
        </w:rPr>
        <w:fldChar w:fldCharType="end"/>
      </w:r>
      <w:r w:rsidR="00505576">
        <w:rPr>
          <w:rFonts w:eastAsia="Times New Roman"/>
        </w:rPr>
        <w:t xml:space="preserve"> on page </w:t>
      </w:r>
      <w:r w:rsidR="00505576">
        <w:rPr>
          <w:rFonts w:eastAsia="Times New Roman"/>
        </w:rPr>
        <w:fldChar w:fldCharType="begin"/>
      </w:r>
      <w:r w:rsidR="00505576">
        <w:rPr>
          <w:rFonts w:eastAsia="Times New Roman"/>
        </w:rPr>
        <w:instrText xml:space="preserve"> PAGEREF _Ref121383494 \h </w:instrText>
      </w:r>
      <w:r w:rsidR="00505576">
        <w:rPr>
          <w:rFonts w:eastAsia="Times New Roman"/>
        </w:rPr>
      </w:r>
      <w:r w:rsidR="00505576">
        <w:rPr>
          <w:rFonts w:eastAsia="Times New Roman"/>
        </w:rPr>
        <w:fldChar w:fldCharType="separate"/>
      </w:r>
      <w:r w:rsidR="00505576">
        <w:rPr>
          <w:rFonts w:eastAsia="Times New Roman"/>
          <w:noProof/>
        </w:rPr>
        <w:t>107</w:t>
      </w:r>
      <w:r w:rsidR="00505576">
        <w:rPr>
          <w:rFonts w:eastAsia="Times New Roman"/>
        </w:rPr>
        <w:fldChar w:fldCharType="end"/>
      </w:r>
      <w:r w:rsidR="00505576">
        <w:rPr>
          <w:rFonts w:eastAsia="Times New Roman"/>
        </w:rPr>
        <w:t xml:space="preserve"> </w:t>
      </w:r>
      <w:r>
        <w:rPr>
          <w:rFonts w:eastAsia="Times New Roman"/>
        </w:rPr>
        <w:t>for usage of “provider” in this document.</w:t>
      </w:r>
    </w:p>
  </w:footnote>
  <w:footnote w:id="11">
    <w:p w14:paraId="3A6A993C" w14:textId="77777777" w:rsidR="00DD00B7" w:rsidRPr="00DD00B7" w:rsidRDefault="00DD00B7">
      <w:pPr>
        <w:pStyle w:val="FootnoteText"/>
        <w:rPr>
          <w:lang w:val="en-GB"/>
        </w:rPr>
      </w:pPr>
      <w:r>
        <w:rPr>
          <w:rStyle w:val="FootnoteReference"/>
        </w:rPr>
        <w:footnoteRef/>
      </w:r>
      <w:r>
        <w:t xml:space="preserve"> </w:t>
      </w:r>
      <w:r>
        <w:rPr>
          <w:rFonts w:eastAsia="Times New Roman"/>
        </w:rPr>
        <w:t>Clearly the client implementation has to take advantage of this correctly as defined in the relevant use cases.</w:t>
      </w:r>
    </w:p>
  </w:footnote>
  <w:footnote w:id="12">
    <w:p w14:paraId="26855EB3" w14:textId="77777777" w:rsidR="00000E3B" w:rsidRPr="00000E3B" w:rsidRDefault="00000E3B">
      <w:pPr>
        <w:pStyle w:val="FootnoteText"/>
        <w:rPr>
          <w:lang w:val="en-GB"/>
        </w:rPr>
      </w:pPr>
      <w:r>
        <w:rPr>
          <w:rStyle w:val="FootnoteReference"/>
        </w:rPr>
        <w:footnoteRef/>
      </w:r>
      <w:r>
        <w:t xml:space="preserve"> </w:t>
      </w:r>
      <w:r>
        <w:rPr>
          <w:rFonts w:eastAsia="Times New Roman"/>
        </w:rPr>
        <w:t>This removes the need to grab a snapshot of the entire repository to service a full-alignment get and removes the need for an alternative get fragment approach</w:t>
      </w:r>
    </w:p>
  </w:footnote>
  <w:footnote w:id="13">
    <w:p w14:paraId="658ED2F0" w14:textId="297ACE7F" w:rsidR="00484DB1" w:rsidRPr="00A56331" w:rsidRDefault="00484DB1">
      <w:pPr>
        <w:pStyle w:val="FootnoteText"/>
        <w:rPr>
          <w:lang w:val="en-GB"/>
        </w:rPr>
      </w:pPr>
      <w:r>
        <w:rPr>
          <w:rStyle w:val="FootnoteReference"/>
        </w:rPr>
        <w:footnoteRef/>
      </w:r>
      <w:r>
        <w:t xml:space="preserve"> S</w:t>
      </w:r>
      <w:r>
        <w:rPr>
          <w:rFonts w:eastAsia="Times New Roman"/>
        </w:rPr>
        <w:t xml:space="preserve">ee </w:t>
      </w:r>
      <w:r>
        <w:rPr>
          <w:rFonts w:eastAsia="Times New Roman"/>
        </w:rPr>
        <w:fldChar w:fldCharType="begin"/>
      </w:r>
      <w:r>
        <w:rPr>
          <w:rFonts w:eastAsia="Times New Roman"/>
        </w:rPr>
        <w:instrText xml:space="preserve"> REF _Ref70684876 \r \h </w:instrText>
      </w:r>
      <w:r>
        <w:rPr>
          <w:rFonts w:eastAsia="Times New Roman"/>
        </w:rPr>
      </w:r>
      <w:r>
        <w:rPr>
          <w:rFonts w:eastAsia="Times New Roman"/>
        </w:rPr>
        <w:fldChar w:fldCharType="separate"/>
      </w:r>
      <w:r w:rsidR="00916DFC">
        <w:rPr>
          <w:rFonts w:eastAsia="Times New Roman"/>
        </w:rPr>
        <w:t>7.2.7</w:t>
      </w:r>
      <w:r>
        <w:rPr>
          <w:rFonts w:eastAsia="Times New Roman"/>
        </w:rPr>
        <w:fldChar w:fldCharType="end"/>
      </w:r>
      <w:r>
        <w:rPr>
          <w:rFonts w:eastAsia="Times New Roman"/>
        </w:rPr>
        <w:t xml:space="preserve"> </w:t>
      </w:r>
      <w:r>
        <w:rPr>
          <w:rFonts w:eastAsia="Times New Roman"/>
        </w:rPr>
        <w:fldChar w:fldCharType="begin"/>
      </w:r>
      <w:r>
        <w:rPr>
          <w:rFonts w:eastAsia="Times New Roman"/>
        </w:rPr>
        <w:instrText xml:space="preserve"> REF _Ref70684880 \h </w:instrText>
      </w:r>
      <w:r>
        <w:rPr>
          <w:rFonts w:eastAsia="Times New Roman"/>
        </w:rPr>
      </w:r>
      <w:r>
        <w:rPr>
          <w:rFonts w:eastAsia="Times New Roman"/>
        </w:rPr>
        <w:fldChar w:fldCharType="separate"/>
      </w:r>
      <w:r w:rsidR="00916DFC">
        <w:t>Use Case ST-0.7: Short loss of communications</w:t>
      </w:r>
      <w:r>
        <w:rPr>
          <w:rFonts w:eastAsia="Times New Roman"/>
        </w:rPr>
        <w:fldChar w:fldCharType="end"/>
      </w:r>
      <w:r>
        <w:rPr>
          <w:rFonts w:eastAsia="Times New Roman"/>
        </w:rPr>
        <w:t xml:space="preserve"> on page </w:t>
      </w:r>
      <w:r>
        <w:rPr>
          <w:rFonts w:eastAsia="Times New Roman"/>
        </w:rPr>
        <w:fldChar w:fldCharType="begin"/>
      </w:r>
      <w:r>
        <w:rPr>
          <w:rFonts w:eastAsia="Times New Roman"/>
        </w:rPr>
        <w:instrText xml:space="preserve"> PAGEREF _Ref70684884 \h </w:instrText>
      </w:r>
      <w:r>
        <w:rPr>
          <w:rFonts w:eastAsia="Times New Roman"/>
        </w:rPr>
      </w:r>
      <w:r>
        <w:rPr>
          <w:rFonts w:eastAsia="Times New Roman"/>
        </w:rPr>
        <w:fldChar w:fldCharType="separate"/>
      </w:r>
      <w:r>
        <w:rPr>
          <w:rFonts w:eastAsia="Times New Roman"/>
          <w:noProof/>
        </w:rPr>
        <w:t>48</w:t>
      </w:r>
      <w:r>
        <w:rPr>
          <w:rFonts w:eastAsia="Times New Roman"/>
        </w:rPr>
        <w:fldChar w:fldCharType="end"/>
      </w:r>
      <w:r>
        <w:rPr>
          <w:rFonts w:eastAsia="Times New Roman"/>
        </w:rPr>
        <w:t>.</w:t>
      </w:r>
    </w:p>
  </w:footnote>
  <w:footnote w:id="14">
    <w:p w14:paraId="333F4031" w14:textId="6B7F1A96" w:rsidR="00484DB1" w:rsidRPr="00A56331" w:rsidRDefault="00484DB1">
      <w:pPr>
        <w:pStyle w:val="FootnoteText"/>
        <w:rPr>
          <w:lang w:val="en-GB"/>
        </w:rPr>
      </w:pPr>
      <w:r>
        <w:rPr>
          <w:rStyle w:val="FootnoteReference"/>
        </w:rPr>
        <w:footnoteRef/>
      </w:r>
      <w:r>
        <w:t xml:space="preserve"> </w:t>
      </w:r>
      <w:r w:rsidR="004D6BD0">
        <w:t>S</w:t>
      </w:r>
      <w:r w:rsidR="004D6BD0">
        <w:rPr>
          <w:rFonts w:eastAsia="Times New Roman"/>
        </w:rPr>
        <w:t xml:space="preserve">ee </w:t>
      </w:r>
      <w:r w:rsidR="004D6BD0">
        <w:rPr>
          <w:rFonts w:eastAsia="Times New Roman"/>
        </w:rPr>
        <w:fldChar w:fldCharType="begin"/>
      </w:r>
      <w:r w:rsidR="004D6BD0">
        <w:rPr>
          <w:rFonts w:eastAsia="Times New Roman"/>
        </w:rPr>
        <w:instrText xml:space="preserve"> REF _Ref70684876 \r \h </w:instrText>
      </w:r>
      <w:r w:rsidR="004D6BD0">
        <w:rPr>
          <w:rFonts w:eastAsia="Times New Roman"/>
        </w:rPr>
      </w:r>
      <w:r w:rsidR="004D6BD0">
        <w:rPr>
          <w:rFonts w:eastAsia="Times New Roman"/>
        </w:rPr>
        <w:fldChar w:fldCharType="separate"/>
      </w:r>
      <w:r w:rsidR="00916DFC">
        <w:rPr>
          <w:rFonts w:eastAsia="Times New Roman"/>
        </w:rPr>
        <w:t>7.2.7</w:t>
      </w:r>
      <w:r w:rsidR="004D6BD0">
        <w:rPr>
          <w:rFonts w:eastAsia="Times New Roman"/>
        </w:rPr>
        <w:fldChar w:fldCharType="end"/>
      </w:r>
      <w:r w:rsidR="004D6BD0">
        <w:rPr>
          <w:rFonts w:eastAsia="Times New Roman"/>
        </w:rPr>
        <w:t xml:space="preserve"> </w:t>
      </w:r>
      <w:r w:rsidR="004D6BD0">
        <w:rPr>
          <w:rFonts w:eastAsia="Times New Roman"/>
        </w:rPr>
        <w:fldChar w:fldCharType="begin"/>
      </w:r>
      <w:r w:rsidR="004D6BD0">
        <w:rPr>
          <w:rFonts w:eastAsia="Times New Roman"/>
        </w:rPr>
        <w:instrText xml:space="preserve"> REF _Ref70684880 \h </w:instrText>
      </w:r>
      <w:r w:rsidR="004D6BD0">
        <w:rPr>
          <w:rFonts w:eastAsia="Times New Roman"/>
        </w:rPr>
      </w:r>
      <w:r w:rsidR="004D6BD0">
        <w:rPr>
          <w:rFonts w:eastAsia="Times New Roman"/>
        </w:rPr>
        <w:fldChar w:fldCharType="separate"/>
      </w:r>
      <w:r w:rsidR="00916DFC">
        <w:t>Use Case ST-0.7: Short loss of communications</w:t>
      </w:r>
      <w:r w:rsidR="004D6BD0">
        <w:rPr>
          <w:rFonts w:eastAsia="Times New Roman"/>
        </w:rPr>
        <w:fldChar w:fldCharType="end"/>
      </w:r>
      <w:r w:rsidR="004D6BD0">
        <w:rPr>
          <w:rFonts w:eastAsia="Times New Roman"/>
        </w:rPr>
        <w:t xml:space="preserve"> on page </w:t>
      </w:r>
      <w:r w:rsidR="004D6BD0">
        <w:rPr>
          <w:rFonts w:eastAsia="Times New Roman"/>
        </w:rPr>
        <w:fldChar w:fldCharType="begin"/>
      </w:r>
      <w:r w:rsidR="004D6BD0">
        <w:rPr>
          <w:rFonts w:eastAsia="Times New Roman"/>
        </w:rPr>
        <w:instrText xml:space="preserve"> PAGEREF _Ref70684884 \h </w:instrText>
      </w:r>
      <w:r w:rsidR="004D6BD0">
        <w:rPr>
          <w:rFonts w:eastAsia="Times New Roman"/>
        </w:rPr>
      </w:r>
      <w:r w:rsidR="004D6BD0">
        <w:rPr>
          <w:rFonts w:eastAsia="Times New Roman"/>
        </w:rPr>
        <w:fldChar w:fldCharType="separate"/>
      </w:r>
      <w:r w:rsidR="004D6BD0">
        <w:rPr>
          <w:rFonts w:eastAsia="Times New Roman"/>
          <w:noProof/>
        </w:rPr>
        <w:t>48</w:t>
      </w:r>
      <w:r w:rsidR="004D6BD0">
        <w:rPr>
          <w:rFonts w:eastAsia="Times New Roman"/>
        </w:rPr>
        <w:fldChar w:fldCharType="end"/>
      </w:r>
    </w:p>
  </w:footnote>
  <w:footnote w:id="15">
    <w:p w14:paraId="1C8E6D12" w14:textId="011F520C" w:rsidR="005E69F7" w:rsidRPr="00A56331" w:rsidRDefault="005E69F7">
      <w:pPr>
        <w:pStyle w:val="FootnoteText"/>
        <w:rPr>
          <w:lang w:val="en-GB"/>
        </w:rPr>
      </w:pPr>
      <w:r>
        <w:rPr>
          <w:rStyle w:val="FootnoteReference"/>
        </w:rPr>
        <w:footnoteRef/>
      </w:r>
      <w:r>
        <w:t xml:space="preserve"> S</w:t>
      </w:r>
      <w:r>
        <w:rPr>
          <w:rFonts w:eastAsia="Times New Roman"/>
        </w:rPr>
        <w:t xml:space="preserve">ee </w:t>
      </w:r>
      <w:r>
        <w:rPr>
          <w:rFonts w:eastAsia="Times New Roman"/>
        </w:rPr>
        <w:fldChar w:fldCharType="begin"/>
      </w:r>
      <w:r>
        <w:rPr>
          <w:rFonts w:eastAsia="Times New Roman"/>
        </w:rPr>
        <w:instrText xml:space="preserve"> REF _Ref53471945 \r \h </w:instrText>
      </w:r>
      <w:r>
        <w:rPr>
          <w:rFonts w:eastAsia="Times New Roman"/>
        </w:rPr>
      </w:r>
      <w:r>
        <w:rPr>
          <w:rFonts w:eastAsia="Times New Roman"/>
        </w:rPr>
        <w:fldChar w:fldCharType="separate"/>
      </w:r>
      <w:r w:rsidR="00916DFC">
        <w:rPr>
          <w:rFonts w:eastAsia="Times New Roman"/>
        </w:rPr>
        <w:t>3.9.2</w:t>
      </w:r>
      <w:r>
        <w:rPr>
          <w:rFonts w:eastAsia="Times New Roman"/>
        </w:rPr>
        <w:fldChar w:fldCharType="end"/>
      </w:r>
      <w:r>
        <w:rPr>
          <w:rFonts w:eastAsia="Times New Roman"/>
        </w:rPr>
        <w:t xml:space="preserve"> </w:t>
      </w:r>
      <w:r>
        <w:rPr>
          <w:rFonts w:eastAsia="Times New Roman"/>
        </w:rPr>
        <w:fldChar w:fldCharType="begin"/>
      </w:r>
      <w:r>
        <w:rPr>
          <w:rFonts w:eastAsia="Times New Roman"/>
        </w:rPr>
        <w:instrText xml:space="preserve"> REF _Ref53471945 \h </w:instrText>
      </w:r>
      <w:r>
        <w:rPr>
          <w:rFonts w:eastAsia="Times New Roman"/>
        </w:rPr>
      </w:r>
      <w:r>
        <w:rPr>
          <w:rFonts w:eastAsia="Times New Roman"/>
        </w:rPr>
        <w:fldChar w:fldCharType="separate"/>
      </w:r>
      <w:r w:rsidR="00916DFC">
        <w:t>Future combination considerations (by example)</w:t>
      </w:r>
      <w:r>
        <w:rPr>
          <w:rFonts w:eastAsia="Times New Roman"/>
        </w:rPr>
        <w:fldChar w:fldCharType="end"/>
      </w:r>
      <w:r>
        <w:rPr>
          <w:rFonts w:eastAsia="Times New Roman"/>
        </w:rPr>
        <w:t xml:space="preserve"> on page </w:t>
      </w:r>
      <w:r>
        <w:rPr>
          <w:rFonts w:eastAsia="Times New Roman"/>
        </w:rPr>
        <w:fldChar w:fldCharType="begin"/>
      </w:r>
      <w:r>
        <w:rPr>
          <w:rFonts w:eastAsia="Times New Roman"/>
        </w:rPr>
        <w:instrText xml:space="preserve"> PAGEREF _Ref53471945 \h </w:instrText>
      </w:r>
      <w:r>
        <w:rPr>
          <w:rFonts w:eastAsia="Times New Roman"/>
        </w:rPr>
      </w:r>
      <w:r>
        <w:rPr>
          <w:rFonts w:eastAsia="Times New Roman"/>
        </w:rPr>
        <w:fldChar w:fldCharType="separate"/>
      </w:r>
      <w:r>
        <w:rPr>
          <w:rFonts w:eastAsia="Times New Roman"/>
          <w:noProof/>
        </w:rPr>
        <w:t>21</w:t>
      </w:r>
      <w:r>
        <w:rPr>
          <w:rFonts w:eastAsia="Times New Roman"/>
        </w:rPr>
        <w:fldChar w:fldCharType="end"/>
      </w:r>
    </w:p>
  </w:footnote>
  <w:footnote w:id="16">
    <w:p w14:paraId="1EFB1A24" w14:textId="77777777" w:rsidR="00CF48D1" w:rsidRPr="00CF48D1" w:rsidRDefault="00CF48D1">
      <w:pPr>
        <w:pStyle w:val="FootnoteText"/>
        <w:rPr>
          <w:lang w:val="en-GB"/>
        </w:rPr>
      </w:pPr>
      <w:r>
        <w:rPr>
          <w:rStyle w:val="FootnoteReference"/>
        </w:rPr>
        <w:footnoteRef/>
      </w:r>
      <w:r>
        <w:t xml:space="preserve"> </w:t>
      </w:r>
      <w:r>
        <w:rPr>
          <w:rFonts w:eastAsia="Times New Roman"/>
        </w:rPr>
        <w:t>It is assumed here that this would be performed through control of the scope of the context</w:t>
      </w:r>
    </w:p>
  </w:footnote>
  <w:footnote w:id="17">
    <w:p w14:paraId="22269F50" w14:textId="77777777" w:rsidR="00CF48D1" w:rsidRPr="00CF48D1" w:rsidRDefault="00CF48D1">
      <w:pPr>
        <w:pStyle w:val="FootnoteText"/>
        <w:rPr>
          <w:lang w:val="en-GB"/>
        </w:rPr>
      </w:pPr>
      <w:r>
        <w:rPr>
          <w:rStyle w:val="FootnoteReference"/>
        </w:rPr>
        <w:footnoteRef/>
      </w:r>
      <w:r>
        <w:t xml:space="preserve"> A</w:t>
      </w:r>
      <w:r w:rsidRPr="00CF48D1">
        <w:t xml:space="preserve"> plesiochronous system is one where different parts of the system are almost, but not quite, perfectly </w:t>
      </w:r>
      <w:r w:rsidR="00145C62" w:rsidRPr="00CF48D1">
        <w:t>synchronized</w:t>
      </w:r>
      <w:r w:rsidRPr="00CF48D1">
        <w:t>.</w:t>
      </w:r>
    </w:p>
  </w:footnote>
  <w:footnote w:id="18">
    <w:p w14:paraId="3EBA776F" w14:textId="77777777" w:rsidR="00033784" w:rsidRPr="003873FC" w:rsidRDefault="00033784">
      <w:pPr>
        <w:pStyle w:val="FootnoteText"/>
        <w:rPr>
          <w:lang w:val="en-GB"/>
        </w:rPr>
      </w:pPr>
      <w:r>
        <w:rPr>
          <w:rStyle w:val="FootnoteReference"/>
        </w:rPr>
        <w:footnoteRef/>
      </w:r>
      <w:r>
        <w:t xml:space="preserve"> Sufficient to buffer against variable client performance. </w:t>
      </w:r>
    </w:p>
  </w:footnote>
  <w:footnote w:id="19">
    <w:p w14:paraId="1284C015" w14:textId="77777777" w:rsidR="00033784" w:rsidRPr="003873FC" w:rsidRDefault="00033784">
      <w:pPr>
        <w:pStyle w:val="FootnoteText"/>
        <w:rPr>
          <w:lang w:val="en-GB"/>
        </w:rPr>
      </w:pPr>
      <w:r>
        <w:rPr>
          <w:rStyle w:val="FootnoteReference"/>
        </w:rPr>
        <w:footnoteRef/>
      </w:r>
      <w:r>
        <w:t xml:space="preserve"> </w:t>
      </w:r>
      <w:r>
        <w:rPr>
          <w:lang w:val="en-GB"/>
        </w:rPr>
        <w:t>It will also allow the client to request changes starting from a specified sequence number.</w:t>
      </w:r>
    </w:p>
  </w:footnote>
  <w:footnote w:id="20">
    <w:p w14:paraId="09C9A88B" w14:textId="77777777" w:rsidR="00033784" w:rsidRPr="003873FC" w:rsidRDefault="00033784">
      <w:pPr>
        <w:pStyle w:val="FootnoteText"/>
        <w:rPr>
          <w:lang w:val="en-GB"/>
        </w:rPr>
      </w:pPr>
      <w:r>
        <w:rPr>
          <w:rStyle w:val="FootnoteReference"/>
        </w:rPr>
        <w:footnoteRef/>
      </w:r>
      <w:r>
        <w:t xml:space="preserve"> The provider controls feeding the stream per client based upon backpressure from the client and is aware where it is reading from in the log, if the log record read is older than the tombstone</w:t>
      </w:r>
      <w:r w:rsidR="004B2316">
        <w:t>-</w:t>
      </w:r>
      <w:r>
        <w:t>retention (see definition/explanation later in this document), then the client will have potentially lost relevant tombstones and hence has possibly lost “eventual consistency”</w:t>
      </w:r>
    </w:p>
  </w:footnote>
  <w:footnote w:id="21">
    <w:p w14:paraId="185397D8" w14:textId="77777777" w:rsidR="00033784" w:rsidRPr="00794B9F" w:rsidRDefault="00033784">
      <w:pPr>
        <w:pStyle w:val="FootnoteText"/>
        <w:rPr>
          <w:lang w:val="en-GB"/>
        </w:rPr>
      </w:pPr>
      <w:r>
        <w:rPr>
          <w:rStyle w:val="FootnoteReference"/>
        </w:rPr>
        <w:footnoteRef/>
      </w:r>
      <w:r>
        <w:t xml:space="preserve"> The capability assumes reliable communications such as TCP. </w:t>
      </w:r>
    </w:p>
  </w:footnote>
  <w:footnote w:id="22">
    <w:p w14:paraId="59F4E78C" w14:textId="492CB2CB" w:rsidR="005E7039" w:rsidRPr="005E7039" w:rsidRDefault="005E7039">
      <w:pPr>
        <w:pStyle w:val="FootnoteText"/>
        <w:rPr>
          <w:lang w:val="en-GB"/>
        </w:rPr>
      </w:pPr>
      <w:r>
        <w:rPr>
          <w:rStyle w:val="FootnoteReference"/>
        </w:rPr>
        <w:footnoteRef/>
      </w:r>
      <w:r>
        <w:t xml:space="preserve"> </w:t>
      </w:r>
      <w:r>
        <w:rPr>
          <w:lang w:val="en-GB"/>
        </w:rPr>
        <w:t xml:space="preserve">A TAPI entity </w:t>
      </w:r>
      <w:r w:rsidR="00665F03">
        <w:rPr>
          <w:lang w:val="en-GB"/>
        </w:rPr>
        <w:t xml:space="preserve">in this context is a Global Class, i.e., </w:t>
      </w:r>
      <w:r w:rsidR="00354F19">
        <w:rPr>
          <w:lang w:val="en-GB"/>
        </w:rPr>
        <w:t xml:space="preserve">an instance identified by a </w:t>
      </w:r>
      <w:r w:rsidR="006250DE">
        <w:rPr>
          <w:lang w:val="en-GB"/>
        </w:rPr>
        <w:t>UUID</w:t>
      </w:r>
      <w:r w:rsidR="00354F19">
        <w:rPr>
          <w:lang w:val="en-GB"/>
        </w:rPr>
        <w:t xml:space="preserve"> and hence </w:t>
      </w:r>
      <w:r w:rsidR="001D4CA1">
        <w:rPr>
          <w:lang w:val="en-GB"/>
        </w:rPr>
        <w:t>the corresponding Yang sub-tree.</w:t>
      </w:r>
    </w:p>
  </w:footnote>
  <w:footnote w:id="23">
    <w:p w14:paraId="2363DAE6" w14:textId="56BC9F63" w:rsidR="00CA25F5" w:rsidRPr="00914C98" w:rsidRDefault="00CA25F5" w:rsidP="00CA25F5">
      <w:pPr>
        <w:pStyle w:val="FootnoteText"/>
        <w:rPr>
          <w:lang w:val="en-GB"/>
        </w:rPr>
      </w:pPr>
      <w:r>
        <w:rPr>
          <w:rStyle w:val="FootnoteReference"/>
        </w:rPr>
        <w:footnoteRef/>
      </w:r>
      <w:r>
        <w:t xml:space="preserve"> </w:t>
      </w:r>
      <w:r>
        <w:rPr>
          <w:rFonts w:ascii="Segoe UI" w:hAnsi="Segoe UI" w:cs="Segoe UI"/>
          <w:color w:val="172B4D"/>
          <w:sz w:val="21"/>
          <w:szCs w:val="21"/>
        </w:rPr>
        <w:t>"</w:t>
      </w:r>
      <w:r w:rsidRPr="00E85F07">
        <w:rPr>
          <w:lang w:val="en-GB"/>
        </w:rPr>
        <w:t>Few (~2) direct client</w:t>
      </w:r>
      <w:r w:rsidR="00AF2A5A" w:rsidRPr="00E85F07">
        <w:rPr>
          <w:lang w:val="en-GB"/>
        </w:rPr>
        <w:t>s</w:t>
      </w:r>
      <w:r w:rsidRPr="00E85F07">
        <w:rPr>
          <w:lang w:val="en-GB"/>
        </w:rPr>
        <w:t>" is intended as order of magnitude, i.e.</w:t>
      </w:r>
      <w:r w:rsidR="00E85F07">
        <w:rPr>
          <w:lang w:val="en-GB"/>
        </w:rPr>
        <w:t>,</w:t>
      </w:r>
      <w:r w:rsidRPr="00E85F07">
        <w:rPr>
          <w:lang w:val="en-GB"/>
        </w:rPr>
        <w:t xml:space="preserve"> are not expected several tens of clients. In a future version there will be a broader consideration regarding client multiplicity for other applications</w:t>
      </w:r>
    </w:p>
  </w:footnote>
  <w:footnote w:id="24">
    <w:p w14:paraId="48D178C1" w14:textId="77777777" w:rsidR="00033784" w:rsidRPr="00794B9F" w:rsidRDefault="00033784">
      <w:pPr>
        <w:pStyle w:val="FootnoteText"/>
        <w:rPr>
          <w:lang w:val="en-GB"/>
        </w:rPr>
      </w:pPr>
      <w:r>
        <w:rPr>
          <w:rStyle w:val="FootnoteReference"/>
        </w:rPr>
        <w:footnoteRef/>
      </w:r>
      <w:r>
        <w:t xml:space="preserve"> </w:t>
      </w:r>
      <w:r>
        <w:rPr>
          <w:lang w:val="en-GB"/>
        </w:rPr>
        <w:t>Applying some control to reduce the flow from the provider such that the client does not lose information.</w:t>
      </w:r>
    </w:p>
  </w:footnote>
  <w:footnote w:id="25">
    <w:p w14:paraId="27125DBB" w14:textId="77777777" w:rsidR="00B575A4" w:rsidRPr="00794B9F" w:rsidRDefault="00B575A4" w:rsidP="00B575A4">
      <w:pPr>
        <w:pStyle w:val="FootnoteText"/>
        <w:rPr>
          <w:lang w:val="en-GB"/>
        </w:rPr>
      </w:pPr>
      <w:r>
        <w:rPr>
          <w:rStyle w:val="FootnoteReference"/>
        </w:rPr>
        <w:footnoteRef/>
      </w:r>
      <w:r>
        <w:t xml:space="preserve"> </w:t>
      </w:r>
      <w:r>
        <w:rPr>
          <w:lang w:val="en-GB"/>
        </w:rPr>
        <w:t xml:space="preserve">It is assumed that the Context has been designed to include all the entities that the client is interested in and hence the process of Context formation at the provider does all the necessary filtering to ensure that the client gets what it needs. </w:t>
      </w:r>
    </w:p>
  </w:footnote>
  <w:footnote w:id="26">
    <w:p w14:paraId="06A28BB4" w14:textId="77777777" w:rsidR="00375A28" w:rsidRPr="00375A28" w:rsidRDefault="00375A28" w:rsidP="00375A28">
      <w:pPr>
        <w:pStyle w:val="FootnoteText"/>
        <w:rPr>
          <w:lang w:val="en-GB"/>
        </w:rPr>
      </w:pPr>
      <w:r>
        <w:rPr>
          <w:rStyle w:val="FootnoteReference"/>
        </w:rPr>
        <w:footnoteRef/>
      </w:r>
      <w:r>
        <w:t xml:space="preserve"> </w:t>
      </w:r>
      <w:r>
        <w:rPr>
          <w:lang w:val="en-GB"/>
        </w:rPr>
        <w:t xml:space="preserve">A DELETE record will also be appended just before the TOMBSTONE record (hence the TOMBSTONE </w:t>
      </w:r>
      <w:r w:rsidR="004B2316">
        <w:rPr>
          <w:lang w:val="en-GB"/>
        </w:rPr>
        <w:t xml:space="preserve">record </w:t>
      </w:r>
      <w:r>
        <w:rPr>
          <w:lang w:val="en-GB"/>
        </w:rPr>
        <w:t>is the latest record</w:t>
      </w:r>
      <w:r w:rsidR="004B2316">
        <w:rPr>
          <w:lang w:val="en-GB"/>
        </w:rPr>
        <w:t>)</w:t>
      </w:r>
      <w:r>
        <w:rPr>
          <w:lang w:val="en-GB"/>
        </w:rPr>
        <w:t>.</w:t>
      </w:r>
    </w:p>
  </w:footnote>
  <w:footnote w:id="27">
    <w:p w14:paraId="24D637C8" w14:textId="77777777" w:rsidR="00211B7B" w:rsidRPr="00211B7B" w:rsidRDefault="00211B7B" w:rsidP="00A56331">
      <w:pPr>
        <w:pStyle w:val="FootnoteText"/>
        <w:tabs>
          <w:tab w:val="left" w:pos="6379"/>
        </w:tabs>
        <w:rPr>
          <w:lang w:val="en-GB"/>
        </w:rPr>
      </w:pPr>
      <w:r>
        <w:rPr>
          <w:rStyle w:val="FootnoteReference"/>
        </w:rPr>
        <w:footnoteRef/>
      </w:r>
      <w:r>
        <w:t xml:space="preserve"> </w:t>
      </w:r>
      <w:r w:rsidR="00081C2C">
        <w:rPr>
          <w:lang w:val="en-GB"/>
        </w:rPr>
        <w:t xml:space="preserve">The time is determined by system engineering considerations. For example, </w:t>
      </w:r>
      <w:r w:rsidR="003A0850">
        <w:rPr>
          <w:lang w:val="en-GB"/>
        </w:rPr>
        <w:t xml:space="preserve">in a specific solution, </w:t>
      </w:r>
      <w:r w:rsidR="00081C2C">
        <w:rPr>
          <w:lang w:val="en-GB"/>
        </w:rPr>
        <w:t xml:space="preserve">comms failures between the </w:t>
      </w:r>
      <w:r w:rsidR="00355D9F">
        <w:rPr>
          <w:lang w:val="en-GB"/>
        </w:rPr>
        <w:t>client</w:t>
      </w:r>
      <w:r w:rsidR="00081C2C">
        <w:rPr>
          <w:lang w:val="en-GB"/>
        </w:rPr>
        <w:t xml:space="preserve"> and the </w:t>
      </w:r>
      <w:r w:rsidR="00355D9F">
        <w:rPr>
          <w:lang w:val="en-GB"/>
        </w:rPr>
        <w:t>provider</w:t>
      </w:r>
      <w:r w:rsidR="00081C2C">
        <w:rPr>
          <w:lang w:val="en-GB"/>
        </w:rPr>
        <w:t xml:space="preserve"> </w:t>
      </w:r>
      <w:r w:rsidR="00D44393">
        <w:rPr>
          <w:lang w:val="en-GB"/>
        </w:rPr>
        <w:t xml:space="preserve">of greater than </w:t>
      </w:r>
      <w:r w:rsidR="003A0850">
        <w:rPr>
          <w:lang w:val="en-GB"/>
        </w:rPr>
        <w:t>4</w:t>
      </w:r>
      <w:r w:rsidR="00D44393">
        <w:rPr>
          <w:lang w:val="en-GB"/>
        </w:rPr>
        <w:t xml:space="preserve"> hours </w:t>
      </w:r>
      <w:r w:rsidR="00FD3469">
        <w:rPr>
          <w:lang w:val="en-GB"/>
        </w:rPr>
        <w:t xml:space="preserve">may be considered as </w:t>
      </w:r>
      <w:r w:rsidR="0044090D">
        <w:rPr>
          <w:lang w:val="en-GB"/>
        </w:rPr>
        <w:t>extremely unlikely</w:t>
      </w:r>
      <w:r w:rsidR="005C25E3">
        <w:rPr>
          <w:lang w:val="en-GB"/>
        </w:rPr>
        <w:t>, and general system recovery from a 4 hour log may take 2 hours</w:t>
      </w:r>
      <w:r w:rsidR="0044090D">
        <w:rPr>
          <w:lang w:val="en-GB"/>
        </w:rPr>
        <w:t>. In this case a tombstone</w:t>
      </w:r>
      <w:r w:rsidR="004B2316">
        <w:rPr>
          <w:lang w:val="en-GB"/>
        </w:rPr>
        <w:t>-</w:t>
      </w:r>
      <w:r w:rsidR="0044090D">
        <w:rPr>
          <w:lang w:val="en-GB"/>
        </w:rPr>
        <w:t xml:space="preserve">retention of </w:t>
      </w:r>
      <w:r w:rsidR="005C25E3">
        <w:rPr>
          <w:lang w:val="en-GB"/>
        </w:rPr>
        <w:t xml:space="preserve">slightly more than </w:t>
      </w:r>
      <w:r w:rsidR="00132E07">
        <w:rPr>
          <w:lang w:val="en-GB"/>
        </w:rPr>
        <w:t>6</w:t>
      </w:r>
      <w:r w:rsidR="005C25E3">
        <w:rPr>
          <w:lang w:val="en-GB"/>
        </w:rPr>
        <w:t xml:space="preserve"> hours is suitable. This is </w:t>
      </w:r>
      <w:r w:rsidR="00132E07">
        <w:rPr>
          <w:lang w:val="en-GB"/>
        </w:rPr>
        <w:t>a relatively short period of time.</w:t>
      </w:r>
    </w:p>
  </w:footnote>
  <w:footnote w:id="28">
    <w:p w14:paraId="4926C0C2" w14:textId="77777777" w:rsidR="00033784" w:rsidRPr="00794B9F" w:rsidRDefault="00033784">
      <w:pPr>
        <w:pStyle w:val="FootnoteText"/>
        <w:rPr>
          <w:lang w:val="en-GB"/>
        </w:rPr>
      </w:pPr>
      <w:r>
        <w:rPr>
          <w:rStyle w:val="FootnoteReference"/>
        </w:rPr>
        <w:footnoteRef/>
      </w:r>
      <w:r>
        <w:t xml:space="preserve"> </w:t>
      </w:r>
      <w:r>
        <w:rPr>
          <w:lang w:val="en-GB"/>
        </w:rPr>
        <w:t xml:space="preserve">A </w:t>
      </w:r>
      <w:r w:rsidR="004B2316">
        <w:rPr>
          <w:lang w:val="en-GB"/>
        </w:rPr>
        <w:t>TOMBSTONE</w:t>
      </w:r>
      <w:r>
        <w:rPr>
          <w:lang w:val="en-GB"/>
        </w:rPr>
        <w:t xml:space="preserve"> record provides sufficient to express the delete of an entity, tombstone-retention is the time for which a </w:t>
      </w:r>
      <w:r w:rsidR="004B2316">
        <w:rPr>
          <w:lang w:val="en-GB"/>
        </w:rPr>
        <w:t>TOMBSTONE</w:t>
      </w:r>
      <w:r>
        <w:rPr>
          <w:lang w:val="en-GB"/>
        </w:rPr>
        <w:t xml:space="preserve"> record will be held in the log.</w:t>
      </w:r>
    </w:p>
  </w:footnote>
  <w:footnote w:id="29">
    <w:p w14:paraId="6EBDA8CB" w14:textId="77777777" w:rsidR="008B42F4" w:rsidRPr="00794B9F" w:rsidRDefault="008B42F4" w:rsidP="008B42F4">
      <w:pPr>
        <w:pStyle w:val="FootnoteText"/>
        <w:rPr>
          <w:lang w:val="en-GB"/>
        </w:rPr>
      </w:pPr>
      <w:r>
        <w:rPr>
          <w:rStyle w:val="FootnoteReference"/>
        </w:rPr>
        <w:footnoteRef/>
      </w:r>
      <w:r>
        <w:t xml:space="preserve"> </w:t>
      </w:r>
      <w:r>
        <w:rPr>
          <w:lang w:val="en-GB"/>
        </w:rPr>
        <w:t>These are described in the Yang/UML.</w:t>
      </w:r>
    </w:p>
  </w:footnote>
  <w:footnote w:id="30">
    <w:p w14:paraId="7D01572C" w14:textId="77777777" w:rsidR="00705C1F" w:rsidRPr="00705C1F" w:rsidRDefault="00705C1F">
      <w:pPr>
        <w:pStyle w:val="FootnoteText"/>
        <w:rPr>
          <w:lang w:val="en-GB"/>
        </w:rPr>
      </w:pPr>
      <w:r>
        <w:rPr>
          <w:rStyle w:val="FootnoteReference"/>
        </w:rPr>
        <w:footnoteRef/>
      </w:r>
      <w:r>
        <w:t xml:space="preserve"> </w:t>
      </w:r>
      <w:r>
        <w:rPr>
          <w:lang w:val="en-GB"/>
        </w:rPr>
        <w:t xml:space="preserve">The </w:t>
      </w:r>
      <w:r w:rsidR="004B2316">
        <w:rPr>
          <w:lang w:val="en-GB"/>
        </w:rPr>
        <w:t>TOMBSTONE</w:t>
      </w:r>
      <w:r>
        <w:rPr>
          <w:lang w:val="en-GB"/>
        </w:rPr>
        <w:t xml:space="preserve"> record is extremely small minimising the log space used indicating that an entity no longer exists and hence allowing for a relatively long buffer of delete indications supporting maintenance of alignment from the compacted section of the log.</w:t>
      </w:r>
    </w:p>
  </w:footnote>
  <w:footnote w:id="31">
    <w:p w14:paraId="377A34B0" w14:textId="77777777" w:rsidR="00705C1F" w:rsidRPr="00705C1F" w:rsidRDefault="00705C1F">
      <w:pPr>
        <w:pStyle w:val="FootnoteText"/>
        <w:rPr>
          <w:lang w:val="en-GB"/>
        </w:rPr>
      </w:pPr>
      <w:r>
        <w:rPr>
          <w:rStyle w:val="FootnoteReference"/>
        </w:rPr>
        <w:footnoteRef/>
      </w:r>
      <w:r>
        <w:t xml:space="preserve"> The delete record can carry information about the delete reason that may be of interest to a client that is maintaining alignment and is not overloaded. When in the compaction zone, the client is attempting to regain alignment and this detail is superfluous.</w:t>
      </w:r>
    </w:p>
  </w:footnote>
  <w:footnote w:id="32">
    <w:p w14:paraId="66440799" w14:textId="77777777" w:rsidR="00705C1F" w:rsidRPr="00705C1F" w:rsidRDefault="00705C1F">
      <w:pPr>
        <w:pStyle w:val="FootnoteText"/>
        <w:rPr>
          <w:lang w:val="en-GB"/>
        </w:rPr>
      </w:pPr>
      <w:r>
        <w:rPr>
          <w:rStyle w:val="FootnoteReference"/>
        </w:rPr>
        <w:footnoteRef/>
      </w:r>
      <w:r>
        <w:t xml:space="preserve"> </w:t>
      </w:r>
      <w:r>
        <w:rPr>
          <w:lang w:val="en-GB"/>
        </w:rPr>
        <w:t>The delete record will also be removed through the compaction process.</w:t>
      </w:r>
    </w:p>
  </w:footnote>
  <w:footnote w:id="33">
    <w:p w14:paraId="5AE4533E" w14:textId="77777777" w:rsidR="00006C6B" w:rsidRPr="00006C6B" w:rsidRDefault="00006C6B">
      <w:pPr>
        <w:pStyle w:val="FootnoteText"/>
        <w:rPr>
          <w:lang w:val="en-GB"/>
        </w:rPr>
      </w:pPr>
      <w:r>
        <w:rPr>
          <w:rStyle w:val="FootnoteReference"/>
        </w:rPr>
        <w:footnoteRef/>
      </w:r>
      <w:r>
        <w:t xml:space="preserve"> </w:t>
      </w:r>
      <w:r>
        <w:rPr>
          <w:lang w:val="en-GB"/>
        </w:rPr>
        <w:t xml:space="preserve">A baseline is a </w:t>
      </w:r>
      <w:r w:rsidR="003000F5">
        <w:rPr>
          <w:lang w:val="en-GB"/>
        </w:rPr>
        <w:t xml:space="preserve">statement of </w:t>
      </w:r>
      <w:r w:rsidR="00501976">
        <w:rPr>
          <w:lang w:val="en-GB"/>
        </w:rPr>
        <w:t>absolute state (in this case of all resources relevant to the stream). Updates alone cannot be meaningfully interpreted as they are updates against some state. A full history will have all state changes,</w:t>
      </w:r>
      <w:r w:rsidR="0013734B">
        <w:rPr>
          <w:lang w:val="en-GB"/>
        </w:rPr>
        <w:t xml:space="preserve"> </w:t>
      </w:r>
      <w:r w:rsidR="00501976">
        <w:rPr>
          <w:lang w:val="en-GB"/>
        </w:rPr>
        <w:t xml:space="preserve">but starting from </w:t>
      </w:r>
      <w:r w:rsidR="00B849CB">
        <w:rPr>
          <w:lang w:val="en-GB"/>
        </w:rPr>
        <w:t xml:space="preserve">the first moment in the history to determine the current state, running through all changes would be extremely expensive. Hence </w:t>
      </w:r>
      <w:r w:rsidR="0013734B">
        <w:rPr>
          <w:lang w:val="en-GB"/>
        </w:rPr>
        <w:t>providing a baseline from time to time can speed up alignment when a system connects for the first time.</w:t>
      </w:r>
    </w:p>
  </w:footnote>
  <w:footnote w:id="34">
    <w:p w14:paraId="045A697D" w14:textId="77777777" w:rsidR="00FF4408" w:rsidRPr="00A56331" w:rsidRDefault="00FF4408">
      <w:pPr>
        <w:pStyle w:val="FootnoteText"/>
        <w:rPr>
          <w:lang w:val="en-GB"/>
        </w:rPr>
      </w:pPr>
      <w:r>
        <w:rPr>
          <w:rStyle w:val="FootnoteReference"/>
        </w:rPr>
        <w:footnoteRef/>
      </w:r>
      <w:r>
        <w:t xml:space="preserve"> </w:t>
      </w:r>
      <w:r>
        <w:rPr>
          <w:lang w:val="en-GB"/>
        </w:rPr>
        <w:t>Note that the RECORD_TRIGGER_DEFINED_TRIGGER is not covered here as it is for future use and has not been fully developed.</w:t>
      </w:r>
    </w:p>
  </w:footnote>
  <w:footnote w:id="35">
    <w:p w14:paraId="1B8D8C78" w14:textId="77777777" w:rsidR="00033784" w:rsidRPr="00794B9F" w:rsidRDefault="00033784">
      <w:pPr>
        <w:pStyle w:val="FootnoteText"/>
        <w:rPr>
          <w:lang w:val="en-GB"/>
        </w:rPr>
      </w:pPr>
      <w:r>
        <w:rPr>
          <w:rStyle w:val="FootnoteReference"/>
        </w:rPr>
        <w:footnoteRef/>
      </w:r>
      <w:r>
        <w:t xml:space="preserve"> </w:t>
      </w:r>
      <w:r>
        <w:rPr>
          <w:lang w:val="en-GB"/>
        </w:rPr>
        <w:t>Currently Operational</w:t>
      </w:r>
      <w:r w:rsidR="00B7084D">
        <w:rPr>
          <w:lang w:val="en-GB"/>
        </w:rPr>
        <w:t xml:space="preserve"> </w:t>
      </w:r>
      <w:r>
        <w:rPr>
          <w:lang w:val="en-GB"/>
        </w:rPr>
        <w:t xml:space="preserve">State is part of the main entity where there is a large volume of slow changing data. Operational </w:t>
      </w:r>
      <w:r w:rsidR="00B7084D">
        <w:rPr>
          <w:lang w:val="en-GB"/>
        </w:rPr>
        <w:t>S</w:t>
      </w:r>
      <w:r>
        <w:rPr>
          <w:lang w:val="en-GB"/>
        </w:rPr>
        <w:t>tate actually has an alarm like behaviour and should be reported as an alarm.</w:t>
      </w:r>
    </w:p>
  </w:footnote>
  <w:footnote w:id="36">
    <w:p w14:paraId="2052A9F1" w14:textId="77777777" w:rsidR="00033784" w:rsidRPr="003873FC" w:rsidRDefault="00033784">
      <w:pPr>
        <w:pStyle w:val="FootnoteText"/>
        <w:rPr>
          <w:lang w:val="en-GB"/>
        </w:rPr>
      </w:pPr>
      <w:r>
        <w:rPr>
          <w:rStyle w:val="FootnoteReference"/>
        </w:rPr>
        <w:footnoteRef/>
      </w:r>
      <w:r>
        <w:t xml:space="preserve"> </w:t>
      </w:r>
      <w:r>
        <w:rPr>
          <w:lang w:val="en-GB"/>
        </w:rPr>
        <w:t>For example, if the system has been running for three years and a thing was created when the system started. If that thing has never changed since creation, then the record of its creation from three years ago will still be in the log.</w:t>
      </w:r>
    </w:p>
  </w:footnote>
  <w:footnote w:id="37">
    <w:p w14:paraId="1E4E4DEE" w14:textId="77777777" w:rsidR="00033784" w:rsidRPr="00794B9F" w:rsidRDefault="00033784">
      <w:pPr>
        <w:pStyle w:val="FootnoteText"/>
        <w:rPr>
          <w:lang w:val="en-GB"/>
        </w:rPr>
      </w:pPr>
      <w:r>
        <w:rPr>
          <w:rStyle w:val="FootnoteReference"/>
        </w:rPr>
        <w:footnoteRef/>
      </w:r>
      <w:r>
        <w:t xml:space="preserve"> </w:t>
      </w:r>
      <w:r w:rsidR="004B2316">
        <w:rPr>
          <w:lang w:val="en-GB"/>
        </w:rPr>
        <w:t>TOMBSTONE records</w:t>
      </w:r>
      <w:r>
        <w:rPr>
          <w:lang w:val="en-GB"/>
        </w:rPr>
        <w:t xml:space="preserve"> (</w:t>
      </w:r>
      <w:r w:rsidR="00055884">
        <w:rPr>
          <w:lang w:val="en-GB"/>
        </w:rPr>
        <w:t xml:space="preserve">representing </w:t>
      </w:r>
      <w:r>
        <w:rPr>
          <w:lang w:val="en-GB"/>
        </w:rPr>
        <w:t xml:space="preserve">deletes) are only retained for a limited time. </w:t>
      </w:r>
      <w:r w:rsidR="004B2316">
        <w:rPr>
          <w:lang w:val="en-GB"/>
        </w:rPr>
        <w:t>TOMBSTONE</w:t>
      </w:r>
      <w:r>
        <w:rPr>
          <w:lang w:val="en-GB"/>
        </w:rPr>
        <w:t xml:space="preserve"> records older than the </w:t>
      </w:r>
      <w:r w:rsidR="004B2316">
        <w:rPr>
          <w:lang w:val="en-GB"/>
        </w:rPr>
        <w:t>t</w:t>
      </w:r>
      <w:r>
        <w:rPr>
          <w:lang w:val="en-GB"/>
        </w:rPr>
        <w:t>ombstone</w:t>
      </w:r>
      <w:r w:rsidR="004B2316">
        <w:rPr>
          <w:lang w:val="en-GB"/>
        </w:rPr>
        <w:t>-</w:t>
      </w:r>
      <w:r>
        <w:rPr>
          <w:lang w:val="en-GB"/>
        </w:rPr>
        <w:t>retention are removed from the log.</w:t>
      </w:r>
    </w:p>
  </w:footnote>
  <w:footnote w:id="38">
    <w:p w14:paraId="3D1072F6" w14:textId="77777777" w:rsidR="00033784" w:rsidRPr="003873FC" w:rsidRDefault="00033784">
      <w:pPr>
        <w:pStyle w:val="FootnoteText"/>
        <w:rPr>
          <w:lang w:val="en-GB"/>
        </w:rPr>
      </w:pPr>
      <w:r>
        <w:rPr>
          <w:rStyle w:val="FootnoteReference"/>
        </w:rPr>
        <w:footnoteRef/>
      </w:r>
      <w:r>
        <w:t xml:space="preserve"> </w:t>
      </w:r>
      <w:r>
        <w:rPr>
          <w:lang w:val="en-GB"/>
        </w:rPr>
        <w:t>Because the provider logs the whole entity on each change then the most recent record for an entity, retained after compaction has removed earlier records, will include all of its properties.</w:t>
      </w:r>
    </w:p>
  </w:footnote>
  <w:footnote w:id="39">
    <w:p w14:paraId="3B17167E" w14:textId="77777777" w:rsidR="00C13321" w:rsidRPr="00C13321" w:rsidRDefault="00C13321">
      <w:pPr>
        <w:pStyle w:val="FootnoteText"/>
        <w:rPr>
          <w:lang w:val="en-GB"/>
        </w:rPr>
      </w:pPr>
      <w:r>
        <w:rPr>
          <w:rStyle w:val="FootnoteReference"/>
        </w:rPr>
        <w:footnoteRef/>
      </w:r>
      <w:r>
        <w:t xml:space="preserve"> </w:t>
      </w:r>
      <w:r>
        <w:rPr>
          <w:lang w:val="en-GB"/>
        </w:rPr>
        <w:t xml:space="preserve">The TCP buffering will provide some additional time for a client beyond the </w:t>
      </w:r>
      <w:r w:rsidR="004B2316">
        <w:rPr>
          <w:lang w:val="en-GB"/>
        </w:rPr>
        <w:t>t</w:t>
      </w:r>
      <w:r>
        <w:rPr>
          <w:lang w:val="en-GB"/>
        </w:rPr>
        <w:t>ombstone</w:t>
      </w:r>
      <w:r w:rsidR="004B2316">
        <w:rPr>
          <w:lang w:val="en-GB"/>
        </w:rPr>
        <w:t>-</w:t>
      </w:r>
      <w:r>
        <w:rPr>
          <w:lang w:val="en-GB"/>
        </w:rPr>
        <w:t>retention.</w:t>
      </w:r>
    </w:p>
  </w:footnote>
  <w:footnote w:id="40">
    <w:p w14:paraId="7FC6B26A" w14:textId="77777777" w:rsidR="00D62B5F" w:rsidRPr="00D62B5F" w:rsidRDefault="00D62B5F">
      <w:pPr>
        <w:pStyle w:val="FootnoteText"/>
        <w:rPr>
          <w:lang w:val="en-GB"/>
        </w:rPr>
      </w:pPr>
      <w:r>
        <w:rPr>
          <w:rStyle w:val="FootnoteReference"/>
        </w:rPr>
        <w:footnoteRef/>
      </w:r>
      <w:r>
        <w:t xml:space="preserve"> </w:t>
      </w:r>
      <w:r>
        <w:rPr>
          <w:lang w:val="en-GB"/>
        </w:rPr>
        <w:t>Further work is required in the area of PM collection and PM streaming.</w:t>
      </w:r>
    </w:p>
  </w:footnote>
  <w:footnote w:id="41">
    <w:p w14:paraId="04B79A20" w14:textId="2620E8E5" w:rsidR="00132397" w:rsidRPr="003873FC" w:rsidRDefault="00132397" w:rsidP="00132397">
      <w:pPr>
        <w:pStyle w:val="FootnoteText"/>
        <w:rPr>
          <w:lang w:val="en-GB"/>
        </w:rPr>
      </w:pPr>
      <w:r>
        <w:rPr>
          <w:rStyle w:val="FootnoteReference"/>
        </w:rPr>
        <w:footnoteRef/>
      </w:r>
      <w:r>
        <w:t xml:space="preserve"> </w:t>
      </w:r>
      <w:r>
        <w:rPr>
          <w:lang w:val="en-GB"/>
        </w:rPr>
        <w:t xml:space="preserve">Kafka, described very briefly in </w:t>
      </w:r>
      <w:r>
        <w:rPr>
          <w:lang w:val="en-GB"/>
        </w:rPr>
        <w:fldChar w:fldCharType="begin"/>
      </w:r>
      <w:r>
        <w:rPr>
          <w:lang w:val="en-GB"/>
        </w:rPr>
        <w:instrText xml:space="preserve"> REF _Ref48040152 \r \h </w:instrText>
      </w:r>
      <w:r>
        <w:rPr>
          <w:lang w:val="en-GB"/>
        </w:rPr>
      </w:r>
      <w:r>
        <w:rPr>
          <w:lang w:val="en-GB"/>
        </w:rPr>
        <w:fldChar w:fldCharType="separate"/>
      </w:r>
      <w:r w:rsidR="00916DFC">
        <w:rPr>
          <w:lang w:val="en-GB"/>
        </w:rPr>
        <w:t>8.1</w:t>
      </w:r>
      <w:r>
        <w:rPr>
          <w:lang w:val="en-GB"/>
        </w:rPr>
        <w:fldChar w:fldCharType="end"/>
      </w:r>
      <w:r>
        <w:rPr>
          <w:lang w:val="en-GB"/>
        </w:rPr>
        <w:t xml:space="preserve"> </w:t>
      </w:r>
      <w:r>
        <w:rPr>
          <w:lang w:val="en-GB"/>
        </w:rPr>
        <w:fldChar w:fldCharType="begin"/>
      </w:r>
      <w:r>
        <w:rPr>
          <w:lang w:val="en-GB"/>
        </w:rPr>
        <w:instrText xml:space="preserve"> REF _Ref48040156 \h </w:instrText>
      </w:r>
      <w:r>
        <w:rPr>
          <w:lang w:val="en-GB"/>
        </w:rPr>
      </w:r>
      <w:r>
        <w:rPr>
          <w:lang w:val="en-GB"/>
        </w:rPr>
        <w:fldChar w:fldCharType="separate"/>
      </w:r>
      <w:r w:rsidR="00916DFC">
        <w:t>Appendix – Considering compacted logs</w:t>
      </w:r>
      <w:r>
        <w:rPr>
          <w:lang w:val="en-GB"/>
        </w:rPr>
        <w:fldChar w:fldCharType="end"/>
      </w:r>
      <w:r>
        <w:rPr>
          <w:lang w:val="en-GB"/>
        </w:rPr>
        <w:t xml:space="preserve"> on page </w:t>
      </w:r>
      <w:r>
        <w:rPr>
          <w:lang w:val="en-GB"/>
        </w:rPr>
        <w:fldChar w:fldCharType="begin"/>
      </w:r>
      <w:r>
        <w:rPr>
          <w:lang w:val="en-GB"/>
        </w:rPr>
        <w:instrText xml:space="preserve"> PAGEREF _Ref48040163 \h </w:instrText>
      </w:r>
      <w:r>
        <w:rPr>
          <w:lang w:val="en-GB"/>
        </w:rPr>
      </w:r>
      <w:r>
        <w:rPr>
          <w:lang w:val="en-GB"/>
        </w:rPr>
        <w:fldChar w:fldCharType="separate"/>
      </w:r>
      <w:r>
        <w:rPr>
          <w:noProof/>
          <w:lang w:val="en-GB"/>
        </w:rPr>
        <w:t>38</w:t>
      </w:r>
      <w:r>
        <w:rPr>
          <w:lang w:val="en-GB"/>
        </w:rPr>
        <w:fldChar w:fldCharType="end"/>
      </w:r>
      <w:r>
        <w:rPr>
          <w:lang w:val="en-GB"/>
        </w:rPr>
        <w:t>, supports partitioning of logs to improve scale and performance.</w:t>
      </w:r>
    </w:p>
  </w:footnote>
  <w:footnote w:id="42">
    <w:p w14:paraId="12A07CCB" w14:textId="77777777" w:rsidR="00132397" w:rsidRPr="00794B9F" w:rsidRDefault="00132397" w:rsidP="00132397">
      <w:pPr>
        <w:pStyle w:val="FootnoteText"/>
        <w:rPr>
          <w:lang w:val="en-GB"/>
        </w:rPr>
      </w:pPr>
      <w:r>
        <w:rPr>
          <w:rStyle w:val="FootnoteReference"/>
        </w:rPr>
        <w:footnoteRef/>
      </w:r>
      <w:r>
        <w:t xml:space="preserve"> </w:t>
      </w:r>
      <w:r>
        <w:rPr>
          <w:lang w:val="en-GB"/>
        </w:rPr>
        <w:t>The mechanism for generation of the value and validation of the value has not be set at this stage, it is intended that in a later TAPI version a formal approach to setting the value will be specified.</w:t>
      </w:r>
    </w:p>
  </w:footnote>
  <w:footnote w:id="43">
    <w:p w14:paraId="31E02FF2" w14:textId="77777777" w:rsidR="00015E4F" w:rsidRPr="00A56331" w:rsidRDefault="00015E4F">
      <w:pPr>
        <w:pStyle w:val="FootnoteText"/>
        <w:rPr>
          <w:lang w:val="en-GB"/>
        </w:rPr>
      </w:pPr>
      <w:r>
        <w:rPr>
          <w:rStyle w:val="FootnoteReference"/>
        </w:rPr>
        <w:footnoteRef/>
      </w:r>
      <w:r>
        <w:t xml:space="preserve"> Can be considered as a Domain Driven Design [DDD] Aggregate.</w:t>
      </w:r>
    </w:p>
  </w:footnote>
  <w:footnote w:id="44">
    <w:p w14:paraId="009C133C" w14:textId="77777777" w:rsidR="00050C71" w:rsidRPr="00050C71" w:rsidRDefault="00050C71" w:rsidP="00050C71">
      <w:pPr>
        <w:pStyle w:val="FootnoteText"/>
        <w:rPr>
          <w:lang w:val="en-GB"/>
        </w:rPr>
      </w:pPr>
      <w:r>
        <w:rPr>
          <w:rStyle w:val="FootnoteReference"/>
        </w:rPr>
        <w:footnoteRef/>
      </w:r>
      <w:r>
        <w:t xml:space="preserve"> Note that TAPI 2.1.3 proposed this approach. This is no longer recommended.</w:t>
      </w:r>
    </w:p>
  </w:footnote>
  <w:footnote w:id="45">
    <w:p w14:paraId="7E9AA0BC" w14:textId="77777777" w:rsidR="00E03C03" w:rsidRPr="00A56331" w:rsidRDefault="00E03C03">
      <w:pPr>
        <w:pStyle w:val="FootnoteText"/>
        <w:rPr>
          <w:lang w:val="en-GB"/>
        </w:rPr>
      </w:pPr>
      <w:r>
        <w:rPr>
          <w:rStyle w:val="FootnoteReference"/>
        </w:rPr>
        <w:footnoteRef/>
      </w:r>
      <w:r>
        <w:t xml:space="preserve"> </w:t>
      </w:r>
      <w:r>
        <w:rPr>
          <w:lang w:val="en-GB"/>
        </w:rPr>
        <w:t xml:space="preserve">Note that there is only a single instance of </w:t>
      </w:r>
      <w:r w:rsidR="000D2F36">
        <w:rPr>
          <w:lang w:val="en-GB"/>
        </w:rPr>
        <w:t>resilience</w:t>
      </w:r>
      <w:r>
        <w:rPr>
          <w:lang w:val="en-GB"/>
        </w:rPr>
        <w:t>-constraint so there is no local id and the field is not a list. This applies to other properties in the list.</w:t>
      </w:r>
    </w:p>
  </w:footnote>
  <w:footnote w:id="46">
    <w:p w14:paraId="0D15587E" w14:textId="77777777" w:rsidR="000D2F36" w:rsidRPr="00A56331" w:rsidRDefault="000D2F36" w:rsidP="000D2F36">
      <w:pPr>
        <w:pStyle w:val="FootnoteText"/>
        <w:rPr>
          <w:lang w:val="en-GB"/>
        </w:rPr>
      </w:pPr>
      <w:r>
        <w:rPr>
          <w:rStyle w:val="FootnoteReference"/>
        </w:rPr>
        <w:footnoteRef/>
      </w:r>
      <w:r>
        <w:t xml:space="preserve"> </w:t>
      </w:r>
      <w:r>
        <w:rPr>
          <w:lang w:val="en-GB"/>
        </w:rPr>
        <w:t>Note that there is only a single instance of routing-constraint so there is no local id and the field is not a list. This applies to other properties in the list.</w:t>
      </w:r>
    </w:p>
  </w:footnote>
  <w:footnote w:id="47">
    <w:p w14:paraId="06F09319" w14:textId="77777777" w:rsidR="002404A1" w:rsidRPr="00A56331" w:rsidRDefault="002404A1">
      <w:pPr>
        <w:pStyle w:val="FootnoteText"/>
        <w:rPr>
          <w:lang w:val="en-GB"/>
        </w:rPr>
      </w:pPr>
      <w:r>
        <w:rPr>
          <w:rStyle w:val="FootnoteReference"/>
        </w:rPr>
        <w:footnoteRef/>
      </w:r>
      <w:r>
        <w:t xml:space="preserve"> </w:t>
      </w:r>
      <w:r>
        <w:rPr>
          <w:lang w:val="en-GB"/>
        </w:rPr>
        <w:t>Using the parent-address format highlighted in this section.</w:t>
      </w:r>
    </w:p>
  </w:footnote>
  <w:footnote w:id="48">
    <w:p w14:paraId="5647D7D5" w14:textId="77777777" w:rsidR="00677F14" w:rsidRPr="004A7A10" w:rsidRDefault="00677F14" w:rsidP="00677F14">
      <w:pPr>
        <w:pStyle w:val="FootnoteText"/>
        <w:rPr>
          <w:lang w:val="en-GB"/>
        </w:rPr>
      </w:pPr>
      <w:r>
        <w:rPr>
          <w:rStyle w:val="FootnoteReference"/>
        </w:rPr>
        <w:footnoteRef/>
      </w:r>
      <w:r>
        <w:t xml:space="preserve"> </w:t>
      </w:r>
      <w:r>
        <w:rPr>
          <w:lang w:val="en-GB"/>
        </w:rPr>
        <w:t>Using the parent-address format highlighted in this section.</w:t>
      </w:r>
    </w:p>
  </w:footnote>
  <w:footnote w:id="49">
    <w:p w14:paraId="1D2FF799" w14:textId="77777777" w:rsidR="0058112C" w:rsidRPr="00A56331" w:rsidRDefault="0058112C">
      <w:pPr>
        <w:pStyle w:val="FootnoteText"/>
        <w:rPr>
          <w:lang w:val="en-GB"/>
        </w:rPr>
      </w:pPr>
      <w:r>
        <w:rPr>
          <w:rStyle w:val="FootnoteReference"/>
        </w:rPr>
        <w:footnoteRef/>
      </w:r>
      <w:r>
        <w:t xml:space="preserve"> For example, an instance of node-edge-point (global class with its uuid) includes all locally identified branches and leaves but NOT contained instances of connection-end-points, as the connection-end-point is a global class separately identifiable using its uuid. Note also that the attributes that reference (list) the contained global class instances (e.g., connection-end-point attribute in the node-edge-point) are NOT included. This information is conveyed by parent-address.</w:t>
      </w:r>
    </w:p>
  </w:footnote>
  <w:footnote w:id="50">
    <w:p w14:paraId="543A6DAA" w14:textId="77777777" w:rsidR="00033784" w:rsidRDefault="00033784">
      <w:pPr>
        <w:pStyle w:val="FootnoteText"/>
      </w:pPr>
      <w:r>
        <w:rPr>
          <w:rStyle w:val="FootnoteReference"/>
        </w:rPr>
        <w:footnoteRef/>
      </w:r>
      <w:r>
        <w:t xml:space="preserve"> It may be beneficial to add an indication of time granularity to assist in cause/effect evaluation. For this to be fully beneficial the accuracy of synchronization of time would also need to be determined).</w:t>
      </w:r>
    </w:p>
  </w:footnote>
  <w:footnote w:id="51">
    <w:p w14:paraId="608DFEBA" w14:textId="77777777" w:rsidR="003C6601" w:rsidRPr="00A56331" w:rsidRDefault="003C6601">
      <w:pPr>
        <w:pStyle w:val="FootnoteText"/>
        <w:rPr>
          <w:lang w:val="en-GB"/>
        </w:rPr>
      </w:pPr>
      <w:r>
        <w:rPr>
          <w:rStyle w:val="FootnoteReference"/>
        </w:rPr>
        <w:footnoteRef/>
      </w:r>
      <w:r>
        <w:t xml:space="preserve"> </w:t>
      </w:r>
      <w:r>
        <w:rPr>
          <w:lang w:val="en-GB"/>
        </w:rPr>
        <w:t>Context adjustment is not available via TAPI in the current version</w:t>
      </w:r>
    </w:p>
  </w:footnote>
  <w:footnote w:id="52">
    <w:p w14:paraId="42721BF5" w14:textId="77777777" w:rsidR="001F2CB7" w:rsidRPr="001F2CB7" w:rsidRDefault="001F2CB7">
      <w:pPr>
        <w:pStyle w:val="FootnoteText"/>
        <w:rPr>
          <w:lang w:val="en-GB"/>
        </w:rPr>
      </w:pPr>
      <w:r>
        <w:rPr>
          <w:rStyle w:val="FootnoteReference"/>
        </w:rPr>
        <w:footnoteRef/>
      </w:r>
      <w:r>
        <w:t xml:space="preserve"> </w:t>
      </w:r>
      <w:r>
        <w:rPr>
          <w:lang w:val="en-GB"/>
        </w:rPr>
        <w:t>Only the CEP needs to be notified as this identifies where the NEP and the node have changed.</w:t>
      </w:r>
    </w:p>
  </w:footnote>
  <w:footnote w:id="53">
    <w:p w14:paraId="2EA75F8B" w14:textId="77777777" w:rsidR="00033784" w:rsidRPr="00A25BF1" w:rsidRDefault="00033784" w:rsidP="003E7439">
      <w:pPr>
        <w:pStyle w:val="FootnoteText"/>
        <w:rPr>
          <w:lang w:val="en-GB"/>
        </w:rPr>
      </w:pPr>
      <w:r>
        <w:rPr>
          <w:rStyle w:val="FootnoteReference"/>
        </w:rPr>
        <w:footnoteRef/>
      </w:r>
      <w:r>
        <w:t xml:space="preserve"> </w:t>
      </w:r>
      <w:r w:rsidRPr="00A25BF1">
        <w:t>Compaction is used intelligently to reduce realignment time whilst minimizing probability of loss of detail</w:t>
      </w:r>
      <w:r>
        <w:t>.</w:t>
      </w:r>
    </w:p>
  </w:footnote>
  <w:footnote w:id="54">
    <w:p w14:paraId="660933A8" w14:textId="77777777" w:rsidR="00033784" w:rsidRPr="003873FC" w:rsidRDefault="00033784">
      <w:pPr>
        <w:pStyle w:val="FootnoteText"/>
        <w:rPr>
          <w:lang w:val="en-GB"/>
        </w:rPr>
      </w:pPr>
      <w:r>
        <w:rPr>
          <w:rStyle w:val="FootnoteReference"/>
        </w:rPr>
        <w:footnoteRef/>
      </w:r>
      <w:r>
        <w:t xml:space="preserve"> </w:t>
      </w:r>
      <w:r>
        <w:rPr>
          <w:lang w:val="en-GB"/>
        </w:rPr>
        <w:t xml:space="preserve">This is the duration that </w:t>
      </w:r>
      <w:r w:rsidR="004B2316">
        <w:rPr>
          <w:lang w:val="en-GB"/>
        </w:rPr>
        <w:t>TOMBSTONE</w:t>
      </w:r>
      <w:r>
        <w:rPr>
          <w:lang w:val="en-GB"/>
        </w:rPr>
        <w:t xml:space="preserve"> records are retained for. This prevents the log size being unbounded.</w:t>
      </w:r>
    </w:p>
  </w:footnote>
  <w:footnote w:id="55">
    <w:p w14:paraId="0A0F9DE9" w14:textId="77777777" w:rsidR="00033784" w:rsidRPr="007C7F97" w:rsidRDefault="00033784">
      <w:pPr>
        <w:pStyle w:val="FootnoteText"/>
        <w:rPr>
          <w:lang w:val="en-GB"/>
        </w:rPr>
      </w:pPr>
      <w:r>
        <w:rPr>
          <w:rStyle w:val="FootnoteReference"/>
        </w:rPr>
        <w:footnoteRef/>
      </w:r>
      <w:r>
        <w:t xml:space="preserve"> </w:t>
      </w:r>
      <w:r>
        <w:rPr>
          <w:lang w:val="en-GB"/>
        </w:rPr>
        <w:t>This is the duration that all records are guaranteed to be persisted for (after they are logged) before compaction will consider removal based upon more recent logging for the same entity.</w:t>
      </w:r>
    </w:p>
  </w:footnote>
  <w:footnote w:id="56">
    <w:p w14:paraId="14299A03" w14:textId="77777777" w:rsidR="00033784" w:rsidRPr="00794B9F" w:rsidRDefault="00033784">
      <w:pPr>
        <w:pStyle w:val="FootnoteText"/>
        <w:rPr>
          <w:lang w:val="en-GB"/>
        </w:rPr>
      </w:pPr>
      <w:r>
        <w:rPr>
          <w:rStyle w:val="FootnoteReference"/>
        </w:rPr>
        <w:footnoteRef/>
      </w:r>
      <w:r>
        <w:t xml:space="preserve"> </w:t>
      </w:r>
      <w:r>
        <w:rPr>
          <w:lang w:val="en-GB"/>
        </w:rPr>
        <w:t xml:space="preserve">It should be feasible for a single truncated log to be used for multiple </w:t>
      </w:r>
      <w:r w:rsidR="00590999">
        <w:rPr>
          <w:lang w:val="en-GB"/>
        </w:rPr>
        <w:t>clients;</w:t>
      </w:r>
      <w:r>
        <w:rPr>
          <w:lang w:val="en-GB"/>
        </w:rPr>
        <w:t xml:space="preserve"> however, the current state will need to be dealt with on a per client basis.</w:t>
      </w:r>
    </w:p>
  </w:footnote>
  <w:footnote w:id="57">
    <w:p w14:paraId="1B061891" w14:textId="77777777" w:rsidR="00033784" w:rsidRPr="003873FC" w:rsidRDefault="00033784">
      <w:pPr>
        <w:pStyle w:val="FootnoteText"/>
        <w:rPr>
          <w:lang w:val="en-GB"/>
        </w:rPr>
      </w:pPr>
      <w:r>
        <w:rPr>
          <w:rStyle w:val="FootnoteReference"/>
        </w:rPr>
        <w:footnoteRef/>
      </w:r>
      <w:r>
        <w:t xml:space="preserve"> Assuming that an acceptable system will be engineered to not be any more than 10 minutes behind under bad-day conditions. Note that this parameter can be tuned to suit system engineering and also desire to achieve full fidelity. A longer compaction delay will cause there to be more recent history in the initial alignment and hence may slow initial alignment. A similar behavior occurs for a traditional notification queue. It is possible to dynamically tune the stream to reduce this impact.</w:t>
      </w:r>
    </w:p>
  </w:footnote>
  <w:footnote w:id="58">
    <w:p w14:paraId="53E94459" w14:textId="77777777" w:rsidR="001F5939" w:rsidRPr="003873FC" w:rsidRDefault="001F5939" w:rsidP="001F5939">
      <w:pPr>
        <w:pStyle w:val="FootnoteText"/>
        <w:rPr>
          <w:lang w:val="en-GB"/>
        </w:rPr>
      </w:pPr>
      <w:r>
        <w:rPr>
          <w:rStyle w:val="FootnoteReference"/>
        </w:rPr>
        <w:footnoteRef/>
      </w:r>
      <w:r>
        <w:t xml:space="preserve"> </w:t>
      </w:r>
      <w:r>
        <w:rPr>
          <w:lang w:val="en-GB"/>
        </w:rPr>
        <w:t>The log (on disc) saves records in a live area, a segment, that has a defined size. Once the size is reached a new segment is started for saving new records and the old segment is moved to a historic state. This old segment is available for compaction.</w:t>
      </w:r>
    </w:p>
  </w:footnote>
  <w:footnote w:id="59">
    <w:p w14:paraId="36EFE3B9" w14:textId="77777777" w:rsidR="00E956E0" w:rsidRPr="00A56331" w:rsidRDefault="00E956E0">
      <w:pPr>
        <w:pStyle w:val="FootnoteText"/>
        <w:rPr>
          <w:lang w:val="en-GB"/>
        </w:rPr>
      </w:pPr>
      <w:r>
        <w:rPr>
          <w:rStyle w:val="FootnoteReference"/>
        </w:rPr>
        <w:footnoteRef/>
      </w:r>
      <w:r>
        <w:t xml:space="preserve"> </w:t>
      </w:r>
      <w:r>
        <w:rPr>
          <w:lang w:val="en-GB"/>
        </w:rPr>
        <w:t xml:space="preserve">The </w:t>
      </w:r>
      <w:r w:rsidR="000F5CFD" w:rsidRPr="000F5CFD">
        <w:rPr>
          <w:lang w:val="en-GB"/>
        </w:rPr>
        <w:t>max-allowed-segment-roll-delay</w:t>
      </w:r>
      <w:r w:rsidR="000F5CFD">
        <w:rPr>
          <w:lang w:val="en-GB"/>
        </w:rPr>
        <w:t xml:space="preserve"> parameter </w:t>
      </w:r>
      <w:r w:rsidR="00C773EF">
        <w:rPr>
          <w:lang w:val="en-GB"/>
        </w:rPr>
        <w:t>forces</w:t>
      </w:r>
      <w:r w:rsidR="000F5CFD">
        <w:rPr>
          <w:lang w:val="en-GB"/>
        </w:rPr>
        <w:t xml:space="preserve"> </w:t>
      </w:r>
      <w:r w:rsidR="00C773EF">
        <w:rPr>
          <w:lang w:val="en-GB"/>
        </w:rPr>
        <w:t xml:space="preserve">a partially filled segment to roll over </w:t>
      </w:r>
      <w:r w:rsidR="00862DAC">
        <w:rPr>
          <w:lang w:val="en-GB"/>
        </w:rPr>
        <w:t>if the delay is exceeded.</w:t>
      </w:r>
      <w:r w:rsidR="00834F17">
        <w:rPr>
          <w:lang w:val="en-GB"/>
        </w:rPr>
        <w:t xml:space="preserve"> The alarm stream may become quiet and compaction behavior may benefit from this </w:t>
      </w:r>
      <w:r w:rsidR="004C1F77">
        <w:rPr>
          <w:lang w:val="en-GB"/>
        </w:rPr>
        <w:t>parameter setting.</w:t>
      </w:r>
      <w:r w:rsidR="00834F17">
        <w:rPr>
          <w:lang w:val="en-GB"/>
        </w:rPr>
        <w:t xml:space="preserve"> </w:t>
      </w:r>
    </w:p>
  </w:footnote>
  <w:footnote w:id="60">
    <w:p w14:paraId="2BFFFE6F" w14:textId="77777777" w:rsidR="005A2228" w:rsidRPr="005A2228" w:rsidRDefault="005A2228">
      <w:pPr>
        <w:pStyle w:val="FootnoteText"/>
        <w:rPr>
          <w:lang w:val="en-GB"/>
        </w:rPr>
      </w:pPr>
      <w:r>
        <w:rPr>
          <w:rStyle w:val="FootnoteReference"/>
        </w:rPr>
        <w:footnoteRef/>
      </w:r>
      <w:r>
        <w:t xml:space="preserve"> </w:t>
      </w:r>
      <w:r>
        <w:rPr>
          <w:lang w:val="en-GB"/>
        </w:rPr>
        <w:t>As noted earlier, almost all detectors in the network are in clear state. Reporting all detector states would be extremely inefficient as detectors that are not active are of little interest.</w:t>
      </w:r>
    </w:p>
  </w:footnote>
  <w:footnote w:id="61">
    <w:p w14:paraId="16D0B414" w14:textId="77777777" w:rsidR="004E3627" w:rsidRPr="00A56331" w:rsidRDefault="004E3627">
      <w:pPr>
        <w:pStyle w:val="FootnoteText"/>
        <w:rPr>
          <w:lang w:val="en-GB"/>
        </w:rPr>
      </w:pPr>
      <w:r>
        <w:rPr>
          <w:rStyle w:val="FootnoteReference"/>
        </w:rPr>
        <w:footnoteRef/>
      </w:r>
      <w:r>
        <w:t xml:space="preserve"> </w:t>
      </w:r>
      <w:r>
        <w:rPr>
          <w:lang w:val="en-GB"/>
        </w:rPr>
        <w:t>Configuration of the policy is outside the scope of this specification.</w:t>
      </w:r>
    </w:p>
  </w:footnote>
  <w:footnote w:id="62">
    <w:p w14:paraId="5F992F3E" w14:textId="77777777" w:rsidR="003149E5" w:rsidRPr="00EB62A7" w:rsidRDefault="003149E5" w:rsidP="003149E5">
      <w:pPr>
        <w:pStyle w:val="FootnoteText"/>
        <w:rPr>
          <w:lang w:val="en-GB"/>
        </w:rPr>
      </w:pPr>
      <w:r>
        <w:rPr>
          <w:rStyle w:val="FootnoteReference"/>
        </w:rPr>
        <w:footnoteRef/>
      </w:r>
      <w:r>
        <w:t xml:space="preserve"> It is vital that the alarms stated on TAPI reflect what would be seen at the device regardless of the mappings etc. such that the operator can reference the vendor definitions etc.</w:t>
      </w:r>
    </w:p>
  </w:footnote>
  <w:footnote w:id="63">
    <w:p w14:paraId="12B63E69" w14:textId="77777777" w:rsidR="00EB62A7" w:rsidRPr="00EB62A7" w:rsidRDefault="00EB62A7">
      <w:pPr>
        <w:pStyle w:val="FootnoteText"/>
        <w:rPr>
          <w:lang w:val="en-GB"/>
        </w:rPr>
      </w:pPr>
      <w:r>
        <w:rPr>
          <w:rStyle w:val="FootnoteReference"/>
        </w:rPr>
        <w:footnoteRef/>
      </w:r>
      <w:r>
        <w:t xml:space="preserve"> </w:t>
      </w:r>
      <w:r>
        <w:rPr>
          <w:lang w:val="en-GB"/>
        </w:rPr>
        <w:t>Some devices report alarms related to entities external to the device. In these cases, there is no TAPI entity to report agains</w:t>
      </w:r>
      <w:r w:rsidR="00591DE1">
        <w:rPr>
          <w:lang w:val="en-GB"/>
        </w:rPr>
        <w:t>t</w:t>
      </w:r>
      <w:r>
        <w:rPr>
          <w:lang w:val="en-GB"/>
        </w:rPr>
        <w:t>.</w:t>
      </w:r>
    </w:p>
  </w:footnote>
  <w:footnote w:id="64">
    <w:p w14:paraId="7484F04C" w14:textId="77777777" w:rsidR="00033784" w:rsidRPr="00794B9F" w:rsidRDefault="00033784">
      <w:pPr>
        <w:pStyle w:val="FootnoteText"/>
        <w:rPr>
          <w:lang w:val="en-GB"/>
        </w:rPr>
      </w:pPr>
      <w:r>
        <w:rPr>
          <w:rStyle w:val="FootnoteReference"/>
        </w:rPr>
        <w:footnoteRef/>
      </w:r>
      <w:r>
        <w:t xml:space="preserve"> </w:t>
      </w:r>
      <w:r>
        <w:rPr>
          <w:lang w:val="en-GB"/>
        </w:rPr>
        <w:t>The detector may have a distinct UUID or may simply have a UUID constructed from that of the entity for which detection is being performed (e.g., a CEP) along with the detector name.</w:t>
      </w:r>
    </w:p>
  </w:footnote>
  <w:footnote w:id="65">
    <w:p w14:paraId="2B038F9E" w14:textId="77777777" w:rsidR="0002764C" w:rsidRPr="00EB62A7" w:rsidRDefault="0002764C" w:rsidP="0002764C">
      <w:pPr>
        <w:pStyle w:val="FootnoteText"/>
        <w:rPr>
          <w:lang w:val="en-GB"/>
        </w:rPr>
      </w:pPr>
      <w:r>
        <w:rPr>
          <w:rStyle w:val="FootnoteReference"/>
        </w:rPr>
        <w:footnoteRef/>
      </w:r>
      <w:r>
        <w:t xml:space="preserve"> It is vital that the alarms stated on TAPI reflect what would be seen at the device regardless of the mappings etc. such that the operator can reference the vendor definitions etc.</w:t>
      </w:r>
    </w:p>
  </w:footnote>
  <w:footnote w:id="66">
    <w:p w14:paraId="42A96B8D" w14:textId="77777777" w:rsidR="007E546D" w:rsidRPr="001E6D9B" w:rsidRDefault="007E546D" w:rsidP="007E546D">
      <w:pPr>
        <w:pStyle w:val="FootnoteText"/>
        <w:rPr>
          <w:lang w:val="en-GB"/>
        </w:rPr>
      </w:pPr>
      <w:r>
        <w:rPr>
          <w:rStyle w:val="FootnoteReference"/>
        </w:rPr>
        <w:footnoteRef/>
      </w:r>
      <w:r>
        <w:t xml:space="preserve"> </w:t>
      </w:r>
      <w:r>
        <w:rPr>
          <w:lang w:val="en-GB"/>
        </w:rPr>
        <w:t>This is a complex area which include the consideration of partially visible properties and weightings etc. This is covered in work being initiated in IETF under</w:t>
      </w:r>
      <w:r w:rsidR="0078179E">
        <w:rPr>
          <w:lang w:val="en-GB"/>
        </w:rPr>
        <w:t xml:space="preserve"> [IETF-MOBO]</w:t>
      </w:r>
      <w:r>
        <w:rPr>
          <w:lang w:val="en-GB"/>
        </w:rPr>
        <w:t xml:space="preserve">. </w:t>
      </w:r>
    </w:p>
  </w:footnote>
  <w:footnote w:id="67">
    <w:p w14:paraId="788FE12D" w14:textId="77777777" w:rsidR="00A447F3" w:rsidRPr="00B64E99" w:rsidRDefault="00A447F3" w:rsidP="00A447F3">
      <w:pPr>
        <w:pStyle w:val="FootnoteText"/>
        <w:rPr>
          <w:lang w:val="en-GB"/>
        </w:rPr>
      </w:pPr>
      <w:r>
        <w:rPr>
          <w:rStyle w:val="FootnoteReference"/>
        </w:rPr>
        <w:footnoteRef/>
      </w:r>
      <w:r>
        <w:t xml:space="preserve"> Th</w:t>
      </w:r>
      <w:r>
        <w:rPr>
          <w:lang w:val="en-GB"/>
        </w:rPr>
        <w:t>e word provider is being used as a shorthand for stream provider throughout this document.</w:t>
      </w:r>
    </w:p>
  </w:footnote>
  <w:footnote w:id="68">
    <w:p w14:paraId="6B025EC9" w14:textId="652E81A8" w:rsidR="00B2439F" w:rsidRPr="00B2439F" w:rsidRDefault="00B2439F">
      <w:pPr>
        <w:pStyle w:val="FootnoteText"/>
        <w:rPr>
          <w:lang w:val="en-GB"/>
        </w:rPr>
      </w:pPr>
      <w:r>
        <w:rPr>
          <w:rStyle w:val="FootnoteReference"/>
        </w:rPr>
        <w:footnoteRef/>
      </w:r>
      <w:r>
        <w:t xml:space="preserve"> Assuming that the measurement is essentially controlled by an oam job.</w:t>
      </w:r>
      <w:r w:rsidR="00C4715B">
        <w:t xml:space="preserve"> The path simply needs the oam job uuid and need not include the uuid of the context as that provides no relevant information for path resolution, there being only one context.</w:t>
      </w:r>
    </w:p>
  </w:footnote>
  <w:footnote w:id="69">
    <w:p w14:paraId="28D729CD" w14:textId="1901A26E" w:rsidR="00C4715B" w:rsidRPr="00C4715B" w:rsidRDefault="00C4715B">
      <w:pPr>
        <w:pStyle w:val="FootnoteText"/>
        <w:rPr>
          <w:lang w:val="en-GB"/>
        </w:rPr>
      </w:pPr>
      <w:r>
        <w:rPr>
          <w:rStyle w:val="FootnoteReference"/>
        </w:rPr>
        <w:footnoteRef/>
      </w:r>
      <w:r>
        <w:t xml:space="preserve"> </w:t>
      </w:r>
      <w:r>
        <w:rPr>
          <w:lang w:val="en-GB"/>
        </w:rPr>
        <w:t>If the path includes the oam job, see following.</w:t>
      </w:r>
    </w:p>
  </w:footnote>
  <w:footnote w:id="70">
    <w:p w14:paraId="4E9DCEF6" w14:textId="5440E483" w:rsidR="00C4715B" w:rsidRPr="00C4715B" w:rsidRDefault="00C4715B">
      <w:pPr>
        <w:pStyle w:val="FootnoteText"/>
        <w:rPr>
          <w:lang w:val="en-GB"/>
        </w:rPr>
      </w:pPr>
      <w:r>
        <w:rPr>
          <w:rStyle w:val="FootnoteReference"/>
        </w:rPr>
        <w:footnoteRef/>
      </w:r>
      <w:r>
        <w:t xml:space="preserve"> </w:t>
      </w:r>
      <w:r>
        <w:rPr>
          <w:lang w:val="en-GB"/>
        </w:rPr>
        <w:t>It is understood that it is necessary for some tooling to have an explicit path in a stream record. If this is the case</w:t>
      </w:r>
      <w:r w:rsidR="00E91C2B">
        <w:rPr>
          <w:lang w:val="en-GB"/>
        </w:rPr>
        <w:t>,</w:t>
      </w:r>
      <w:r>
        <w:rPr>
          <w:lang w:val="en-GB"/>
        </w:rPr>
        <w:t xml:space="preserve"> the context with its uuid should be sufficient.</w:t>
      </w:r>
    </w:p>
  </w:footnote>
  <w:footnote w:id="71">
    <w:p w14:paraId="5EC63FDF" w14:textId="6D33E3D0" w:rsidR="005151DA" w:rsidRPr="005151DA" w:rsidRDefault="005151DA">
      <w:pPr>
        <w:pStyle w:val="FootnoteText"/>
        <w:rPr>
          <w:lang w:val="en-GB"/>
        </w:rPr>
      </w:pPr>
      <w:r>
        <w:rPr>
          <w:rStyle w:val="FootnoteReference"/>
        </w:rPr>
        <w:footnoteRef/>
      </w:r>
      <w:r>
        <w:t xml:space="preserve"> </w:t>
      </w:r>
      <w:r w:rsidR="00AC232A">
        <w:rPr>
          <w:lang w:val="en-GB"/>
        </w:rPr>
        <w:t>It is understood that it is necessary for some tooling to have an explicit path in a stream record. If this is the case, the context with its uuid should be sufficient.</w:t>
      </w:r>
    </w:p>
  </w:footnote>
  <w:footnote w:id="72">
    <w:p w14:paraId="42BE7D33" w14:textId="77777777" w:rsidR="0063041E" w:rsidRPr="0063041E" w:rsidRDefault="0063041E">
      <w:pPr>
        <w:pStyle w:val="FootnoteText"/>
        <w:rPr>
          <w:lang w:val="en-GB"/>
        </w:rPr>
      </w:pPr>
      <w:r>
        <w:rPr>
          <w:rStyle w:val="FootnoteReference"/>
        </w:rPr>
        <w:footnoteRef/>
      </w:r>
      <w:r>
        <w:t xml:space="preserve"> </w:t>
      </w:r>
      <w:r>
        <w:rPr>
          <w:lang w:val="en-GB"/>
        </w:rPr>
        <w:t>To be validated through PoCs and deployments.</w:t>
      </w:r>
    </w:p>
  </w:footnote>
  <w:footnote w:id="73">
    <w:p w14:paraId="20D5DF20" w14:textId="77777777" w:rsidR="004C7FD2" w:rsidRPr="004C7FD2" w:rsidRDefault="004C7FD2">
      <w:pPr>
        <w:pStyle w:val="FootnoteText"/>
        <w:rPr>
          <w:lang w:val="en-GB"/>
        </w:rPr>
      </w:pPr>
      <w:r>
        <w:rPr>
          <w:rStyle w:val="FootnoteReference"/>
        </w:rPr>
        <w:footnoteRef/>
      </w:r>
      <w:r>
        <w:t xml:space="preserve"> Most, but not </w:t>
      </w:r>
      <w:r>
        <w:rPr>
          <w:lang w:val="en-GB"/>
        </w:rPr>
        <w:t>all deconfiguration actions will result in removal of entities, hence some deconfiguration actions will not cause tombstones.</w:t>
      </w:r>
    </w:p>
  </w:footnote>
  <w:footnote w:id="74">
    <w:p w14:paraId="47DDA10C" w14:textId="78FC02F6" w:rsidR="007E471A" w:rsidRPr="007E471A" w:rsidRDefault="007E471A">
      <w:pPr>
        <w:pStyle w:val="FootnoteText"/>
        <w:rPr>
          <w:lang w:val="en-GB"/>
        </w:rPr>
      </w:pPr>
      <w:r>
        <w:rPr>
          <w:rStyle w:val="FootnoteReference"/>
        </w:rPr>
        <w:footnoteRef/>
      </w:r>
      <w:r>
        <w:t xml:space="preserve"> </w:t>
      </w:r>
      <w:r>
        <w:rPr>
          <w:lang w:val="en-GB"/>
        </w:rPr>
        <w:t xml:space="preserve">The token </w:t>
      </w:r>
      <w:r w:rsidR="006B59D6">
        <w:rPr>
          <w:lang w:val="en-GB"/>
        </w:rPr>
        <w:t>referred to here is the token from the log-record-header</w:t>
      </w:r>
      <w:r w:rsidR="0061635E">
        <w:rPr>
          <w:lang w:val="en-GB"/>
        </w:rPr>
        <w:t xml:space="preserve"> (see </w:t>
      </w:r>
      <w:r w:rsidR="00A43D7B">
        <w:rPr>
          <w:lang w:val="en-GB"/>
        </w:rPr>
        <w:fldChar w:fldCharType="begin"/>
      </w:r>
      <w:r w:rsidR="00A43D7B">
        <w:rPr>
          <w:lang w:val="en-GB"/>
        </w:rPr>
        <w:instrText xml:space="preserve"> REF _Ref52524956 \r \h </w:instrText>
      </w:r>
      <w:r w:rsidR="00A43D7B">
        <w:rPr>
          <w:lang w:val="en-GB"/>
        </w:rPr>
      </w:r>
      <w:r w:rsidR="00A43D7B">
        <w:rPr>
          <w:lang w:val="en-GB"/>
        </w:rPr>
        <w:fldChar w:fldCharType="separate"/>
      </w:r>
      <w:r w:rsidR="00916DFC">
        <w:rPr>
          <w:lang w:val="en-GB"/>
        </w:rPr>
        <w:t>3.10</w:t>
      </w:r>
      <w:r w:rsidR="00A43D7B">
        <w:rPr>
          <w:lang w:val="en-GB"/>
        </w:rPr>
        <w:fldChar w:fldCharType="end"/>
      </w:r>
      <w:r w:rsidR="00A43D7B">
        <w:rPr>
          <w:lang w:val="en-GB"/>
        </w:rPr>
        <w:t xml:space="preserve"> </w:t>
      </w:r>
      <w:r w:rsidR="00A43D7B">
        <w:rPr>
          <w:lang w:val="en-GB"/>
        </w:rPr>
        <w:fldChar w:fldCharType="begin"/>
      </w:r>
      <w:r w:rsidR="00A43D7B">
        <w:rPr>
          <w:lang w:val="en-GB"/>
        </w:rPr>
        <w:instrText xml:space="preserve"> REF _Ref52524956 \h </w:instrText>
      </w:r>
      <w:r w:rsidR="00A43D7B">
        <w:rPr>
          <w:lang w:val="en-GB"/>
        </w:rPr>
      </w:r>
      <w:r w:rsidR="00A43D7B">
        <w:rPr>
          <w:lang w:val="en-GB"/>
        </w:rPr>
        <w:fldChar w:fldCharType="separate"/>
      </w:r>
      <w:r w:rsidR="00916DFC">
        <w:t>Record content</w:t>
      </w:r>
      <w:r w:rsidR="00A43D7B">
        <w:rPr>
          <w:lang w:val="en-GB"/>
        </w:rPr>
        <w:fldChar w:fldCharType="end"/>
      </w:r>
      <w:r w:rsidR="00A43D7B">
        <w:rPr>
          <w:lang w:val="en-GB"/>
        </w:rPr>
        <w:t xml:space="preserve"> on page </w:t>
      </w:r>
      <w:r w:rsidR="00A43D7B">
        <w:rPr>
          <w:lang w:val="en-GB"/>
        </w:rPr>
        <w:fldChar w:fldCharType="begin"/>
      </w:r>
      <w:r w:rsidR="00A43D7B">
        <w:rPr>
          <w:lang w:val="en-GB"/>
        </w:rPr>
        <w:instrText xml:space="preserve"> PAGEREF _Ref52524956 \h </w:instrText>
      </w:r>
      <w:r w:rsidR="00A43D7B">
        <w:rPr>
          <w:lang w:val="en-GB"/>
        </w:rPr>
      </w:r>
      <w:r w:rsidR="00A43D7B">
        <w:rPr>
          <w:lang w:val="en-GB"/>
        </w:rPr>
        <w:fldChar w:fldCharType="separate"/>
      </w:r>
      <w:r w:rsidR="00A43D7B">
        <w:rPr>
          <w:noProof/>
          <w:lang w:val="en-GB"/>
        </w:rPr>
        <w:t>23</w:t>
      </w:r>
      <w:r w:rsidR="00A43D7B">
        <w:rPr>
          <w:lang w:val="en-GB"/>
        </w:rPr>
        <w:fldChar w:fldCharType="end"/>
      </w:r>
      <w:r w:rsidR="00A43D7B">
        <w:rPr>
          <w:lang w:val="en-GB"/>
        </w:rPr>
        <w:t>)</w:t>
      </w:r>
    </w:p>
  </w:footnote>
  <w:footnote w:id="75">
    <w:p w14:paraId="1C781BB5" w14:textId="77777777" w:rsidR="00033784" w:rsidRPr="003873FC" w:rsidRDefault="00033784" w:rsidP="0096793A">
      <w:pPr>
        <w:pStyle w:val="FootnoteText"/>
        <w:rPr>
          <w:lang w:val="en-GB"/>
        </w:rPr>
      </w:pPr>
      <w:r>
        <w:rPr>
          <w:rStyle w:val="FootnoteReference"/>
        </w:rPr>
        <w:footnoteRef/>
      </w:r>
      <w:r>
        <w:t xml:space="preserve"> S</w:t>
      </w:r>
      <w:r>
        <w:rPr>
          <w:rFonts w:eastAsia="Times New Roman"/>
        </w:rPr>
        <w:t>ee</w:t>
      </w:r>
      <w:r w:rsidR="0078179E">
        <w:rPr>
          <w:rFonts w:eastAsia="Times New Roman"/>
        </w:rPr>
        <w:t xml:space="preserve"> [NYQUIST]</w:t>
      </w:r>
      <w:r w:rsidR="0078179E" w:rsidRPr="003873FC">
        <w:rPr>
          <w:lang w:val="en-GB"/>
        </w:rPr>
        <w:t xml:space="preserve"> </w:t>
      </w:r>
    </w:p>
  </w:footnote>
  <w:footnote w:id="76">
    <w:p w14:paraId="46CBBA22" w14:textId="77777777" w:rsidR="00033784" w:rsidRPr="00C328AB" w:rsidRDefault="00033784" w:rsidP="00A54272">
      <w:pPr>
        <w:pStyle w:val="CommentText"/>
      </w:pPr>
      <w:r>
        <w:rPr>
          <w:rStyle w:val="FootnoteReference"/>
        </w:rPr>
        <w:footnoteRef/>
      </w:r>
      <w:r>
        <w:t xml:space="preserve"> Note that this will be client induced server behavior. This assumes a single client scenario for TAPI… there is a single alarm system etc. (perhaps resilient). It can work for multiple clients so long as there is a reasonable balance of engineering and some priority scheme etc.</w:t>
      </w:r>
    </w:p>
  </w:footnote>
  <w:footnote w:id="77">
    <w:p w14:paraId="10B079DB" w14:textId="77777777" w:rsidR="00C6336A" w:rsidRPr="00C6336A" w:rsidRDefault="00C6336A">
      <w:pPr>
        <w:pStyle w:val="FootnoteText"/>
        <w:rPr>
          <w:lang w:val="en-GB"/>
        </w:rPr>
      </w:pPr>
      <w:r>
        <w:rPr>
          <w:rStyle w:val="FootnoteReference"/>
        </w:rPr>
        <w:footnoteRef/>
      </w:r>
      <w:r>
        <w:t xml:space="preserve"> </w:t>
      </w:r>
      <w:r>
        <w:rPr>
          <w:lang w:val="en-GB"/>
        </w:rPr>
        <w:t xml:space="preserve">For the pipeline to maintain integrity it is vital that </w:t>
      </w:r>
      <w:r w:rsidR="009E0B70">
        <w:rPr>
          <w:lang w:val="en-GB"/>
        </w:rPr>
        <w:t>back pressure prevents the queue from overf</w:t>
      </w:r>
      <w:r w:rsidR="007C0285">
        <w:rPr>
          <w:lang w:val="en-GB"/>
        </w:rPr>
        <w:t>lowing</w:t>
      </w:r>
      <w:r w:rsidR="009E0B70">
        <w:rPr>
          <w:lang w:val="en-GB"/>
        </w:rPr>
        <w:t xml:space="preserve">. The “blocking” is essentially through </w:t>
      </w:r>
      <w:r w:rsidR="007E2660">
        <w:rPr>
          <w:lang w:val="en-GB"/>
        </w:rPr>
        <w:t>“demand”. If there is a queue overf</w:t>
      </w:r>
      <w:r w:rsidR="007C0285">
        <w:rPr>
          <w:lang w:val="en-GB"/>
        </w:rPr>
        <w:t>low</w:t>
      </w:r>
      <w:r w:rsidR="007E2660">
        <w:rPr>
          <w:lang w:val="en-GB"/>
        </w:rPr>
        <w:t xml:space="preserve"> event, the pipeline must be restarted.</w:t>
      </w:r>
    </w:p>
  </w:footnote>
  <w:footnote w:id="78">
    <w:p w14:paraId="5D3F6F51" w14:textId="77777777" w:rsidR="007F67E6" w:rsidRPr="00300558" w:rsidRDefault="007F67E6" w:rsidP="007F67E6">
      <w:pPr>
        <w:pStyle w:val="FootnoteText"/>
        <w:rPr>
          <w:lang w:val="en-GB"/>
        </w:rPr>
      </w:pPr>
      <w:r>
        <w:rPr>
          <w:rStyle w:val="FootnoteReference"/>
        </w:rPr>
        <w:footnoteRef/>
      </w:r>
      <w:r>
        <w:t xml:space="preserve"> </w:t>
      </w:r>
      <w:r>
        <w:rPr>
          <w:lang w:val="en-GB"/>
        </w:rPr>
        <w:t>Protobuf encoding is currently manual.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DF9A" w14:textId="77777777" w:rsidR="00B9684E" w:rsidRDefault="00B968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4DC64" w14:textId="5C6278E1" w:rsidR="00033784" w:rsidRDefault="00033784" w:rsidP="00375D91">
    <w:pPr>
      <w:pStyle w:val="Header"/>
      <w:tabs>
        <w:tab w:val="clear" w:pos="9360"/>
        <w:tab w:val="right" w:pos="10466"/>
      </w:tabs>
    </w:pPr>
    <w:r>
      <w:t xml:space="preserve">TR-548 TAPI </w:t>
    </w:r>
    <w:r w:rsidR="003D1818">
      <w:t>v</w:t>
    </w:r>
    <w:r w:rsidR="00E3588A">
      <w:t>2.</w:t>
    </w:r>
    <w:r w:rsidR="0049065C">
      <w:t>5</w:t>
    </w:r>
    <w:r w:rsidR="009A303F">
      <w:t>.</w:t>
    </w:r>
    <w:r w:rsidR="00EC1203">
      <w:t>2</w:t>
    </w:r>
    <w:r>
      <w:t xml:space="preserve"> Reference Implementation </w:t>
    </w:r>
    <w:r w:rsidR="008462A8">
      <w:t xml:space="preserve">Agreement </w:t>
    </w:r>
    <w:r>
      <w:t>- Streaming</w:t>
    </w:r>
    <w:r w:rsidRPr="00194CC3">
      <w:tab/>
    </w:r>
    <w:r>
      <w:t xml:space="preserve"> </w:t>
    </w:r>
    <w:r w:rsidRPr="00194CC3">
      <w:t xml:space="preserve">Version </w:t>
    </w:r>
    <w:r w:rsidR="00CA47EF">
      <w:t>3</w:t>
    </w:r>
    <w:r w:rsidR="00E3588A">
      <w:t>.</w:t>
    </w:r>
    <w:r w:rsidR="006563B7">
      <w:t>1</w:t>
    </w:r>
    <w:r w:rsidR="00EC1203">
      <w:t>.1</w:t>
    </w:r>
  </w:p>
  <w:p w14:paraId="6C67D3C6" w14:textId="77777777" w:rsidR="00033784" w:rsidRDefault="000337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A1BB3" w14:textId="77777777" w:rsidR="00EC1203" w:rsidRDefault="00EC1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7F0"/>
    <w:multiLevelType w:val="multilevel"/>
    <w:tmpl w:val="3586DE5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 w15:restartNumberingAfterBreak="0">
    <w:nsid w:val="028549EE"/>
    <w:multiLevelType w:val="hybridMultilevel"/>
    <w:tmpl w:val="B3C416EC"/>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 w15:restartNumberingAfterBreak="0">
    <w:nsid w:val="05C33193"/>
    <w:multiLevelType w:val="multilevel"/>
    <w:tmpl w:val="D04A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B7FC2"/>
    <w:multiLevelType w:val="multilevel"/>
    <w:tmpl w:val="72E08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8723C"/>
    <w:multiLevelType w:val="hybridMultilevel"/>
    <w:tmpl w:val="E592A5F0"/>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07DC42E3"/>
    <w:multiLevelType w:val="hybridMultilevel"/>
    <w:tmpl w:val="7E3E8152"/>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 w15:restartNumberingAfterBreak="0">
    <w:nsid w:val="08183753"/>
    <w:multiLevelType w:val="hybridMultilevel"/>
    <w:tmpl w:val="B24E01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2018EB"/>
    <w:multiLevelType w:val="hybridMultilevel"/>
    <w:tmpl w:val="4B50AB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F504CB"/>
    <w:multiLevelType w:val="hybridMultilevel"/>
    <w:tmpl w:val="347C09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A844F8"/>
    <w:multiLevelType w:val="multilevel"/>
    <w:tmpl w:val="4EB865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0C4B0C"/>
    <w:multiLevelType w:val="multilevel"/>
    <w:tmpl w:val="8AE62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768E3"/>
    <w:multiLevelType w:val="hybridMultilevel"/>
    <w:tmpl w:val="857E9E4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18290A0B"/>
    <w:multiLevelType w:val="multilevel"/>
    <w:tmpl w:val="09CE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941A9F"/>
    <w:multiLevelType w:val="hybridMultilevel"/>
    <w:tmpl w:val="FD64733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1939441E"/>
    <w:multiLevelType w:val="hybridMultilevel"/>
    <w:tmpl w:val="EBE2EC5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5" w15:restartNumberingAfterBreak="0">
    <w:nsid w:val="1EBC38C3"/>
    <w:multiLevelType w:val="hybridMultilevel"/>
    <w:tmpl w:val="1272FF9A"/>
    <w:lvl w:ilvl="0" w:tplc="B002C2D0">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791163"/>
    <w:multiLevelType w:val="multilevel"/>
    <w:tmpl w:val="0CDC9D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206322F8"/>
    <w:multiLevelType w:val="multilevel"/>
    <w:tmpl w:val="2C88B452"/>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23286E2D"/>
    <w:multiLevelType w:val="multilevel"/>
    <w:tmpl w:val="3586DE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1427CD"/>
    <w:multiLevelType w:val="hybridMultilevel"/>
    <w:tmpl w:val="39D04F3C"/>
    <w:lvl w:ilvl="0" w:tplc="CD4EB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A8525A"/>
    <w:multiLevelType w:val="hybridMultilevel"/>
    <w:tmpl w:val="39D04F3C"/>
    <w:lvl w:ilvl="0" w:tplc="CD4EB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683050"/>
    <w:multiLevelType w:val="hybridMultilevel"/>
    <w:tmpl w:val="59964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294302"/>
    <w:multiLevelType w:val="hybridMultilevel"/>
    <w:tmpl w:val="2222E104"/>
    <w:lvl w:ilvl="0" w:tplc="97FE9070">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DC238B1"/>
    <w:multiLevelType w:val="multilevel"/>
    <w:tmpl w:val="317A778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2FC97A1E"/>
    <w:multiLevelType w:val="hybridMultilevel"/>
    <w:tmpl w:val="3D904B78"/>
    <w:lvl w:ilvl="0" w:tplc="08090001">
      <w:start w:val="1"/>
      <w:numFmt w:val="bullet"/>
      <w:lvlText w:val=""/>
      <w:lvlJc w:val="left"/>
      <w:pPr>
        <w:ind w:left="780" w:hanging="360"/>
      </w:pPr>
      <w:rPr>
        <w:rFonts w:ascii="Symbol" w:hAnsi="Symbol" w:cs="Symbol" w:hint="default"/>
      </w:rPr>
    </w:lvl>
    <w:lvl w:ilvl="1" w:tplc="08090003">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cs="Wingdings" w:hint="default"/>
      </w:rPr>
    </w:lvl>
    <w:lvl w:ilvl="3" w:tplc="08090001" w:tentative="1">
      <w:start w:val="1"/>
      <w:numFmt w:val="bullet"/>
      <w:lvlText w:val=""/>
      <w:lvlJc w:val="left"/>
      <w:pPr>
        <w:ind w:left="2940" w:hanging="360"/>
      </w:pPr>
      <w:rPr>
        <w:rFonts w:ascii="Symbol" w:hAnsi="Symbol" w:cs="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cs="Wingdings" w:hint="default"/>
      </w:rPr>
    </w:lvl>
    <w:lvl w:ilvl="6" w:tplc="08090001" w:tentative="1">
      <w:start w:val="1"/>
      <w:numFmt w:val="bullet"/>
      <w:lvlText w:val=""/>
      <w:lvlJc w:val="left"/>
      <w:pPr>
        <w:ind w:left="5100" w:hanging="360"/>
      </w:pPr>
      <w:rPr>
        <w:rFonts w:ascii="Symbol" w:hAnsi="Symbol" w:cs="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cs="Wingdings" w:hint="default"/>
      </w:rPr>
    </w:lvl>
  </w:abstractNum>
  <w:abstractNum w:abstractNumId="25" w15:restartNumberingAfterBreak="0">
    <w:nsid w:val="30876CD2"/>
    <w:multiLevelType w:val="multilevel"/>
    <w:tmpl w:val="994CA1B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7747B7"/>
    <w:multiLevelType w:val="hybridMultilevel"/>
    <w:tmpl w:val="E0E0AB18"/>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34DF7C7E"/>
    <w:multiLevelType w:val="hybridMultilevel"/>
    <w:tmpl w:val="9C3AE970"/>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8" w15:restartNumberingAfterBreak="0">
    <w:nsid w:val="36521CD3"/>
    <w:multiLevelType w:val="hybridMultilevel"/>
    <w:tmpl w:val="0AD878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76A2DE3"/>
    <w:multiLevelType w:val="multilevel"/>
    <w:tmpl w:val="04860A7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5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ascii="Times New Roman" w:hAnsi="Times New Roman" w:cs="Times New Roman"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389B4AFF"/>
    <w:multiLevelType w:val="multilevel"/>
    <w:tmpl w:val="ACCCB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737CFC"/>
    <w:multiLevelType w:val="hybridMultilevel"/>
    <w:tmpl w:val="30A216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FA555E"/>
    <w:multiLevelType w:val="multilevel"/>
    <w:tmpl w:val="89A4E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EC73DE"/>
    <w:multiLevelType w:val="hybridMultilevel"/>
    <w:tmpl w:val="D83CF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D517D01"/>
    <w:multiLevelType w:val="hybridMultilevel"/>
    <w:tmpl w:val="D9ECD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E201432"/>
    <w:multiLevelType w:val="multilevel"/>
    <w:tmpl w:val="A2341C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2B041D"/>
    <w:multiLevelType w:val="hybridMultilevel"/>
    <w:tmpl w:val="B20894E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7" w15:restartNumberingAfterBreak="0">
    <w:nsid w:val="40B80D0F"/>
    <w:multiLevelType w:val="hybridMultilevel"/>
    <w:tmpl w:val="57D6448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8" w15:restartNumberingAfterBreak="0">
    <w:nsid w:val="41D95784"/>
    <w:multiLevelType w:val="hybridMultilevel"/>
    <w:tmpl w:val="3FBA3A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210377"/>
    <w:multiLevelType w:val="multilevel"/>
    <w:tmpl w:val="3E5E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5256E5"/>
    <w:multiLevelType w:val="multilevel"/>
    <w:tmpl w:val="AD3C6B5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45313694"/>
    <w:multiLevelType w:val="hybridMultilevel"/>
    <w:tmpl w:val="F4EA3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5422ECE"/>
    <w:multiLevelType w:val="hybridMultilevel"/>
    <w:tmpl w:val="8398F930"/>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43" w15:restartNumberingAfterBreak="0">
    <w:nsid w:val="462A7E47"/>
    <w:multiLevelType w:val="hybridMultilevel"/>
    <w:tmpl w:val="70304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6655FFA"/>
    <w:multiLevelType w:val="multilevel"/>
    <w:tmpl w:val="D04A3DE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46A310C9"/>
    <w:multiLevelType w:val="multilevel"/>
    <w:tmpl w:val="61E63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3A4B23"/>
    <w:multiLevelType w:val="hybridMultilevel"/>
    <w:tmpl w:val="AB348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7D865A7"/>
    <w:multiLevelType w:val="hybridMultilevel"/>
    <w:tmpl w:val="17A439E4"/>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8" w15:restartNumberingAfterBreak="0">
    <w:nsid w:val="4AF449B8"/>
    <w:multiLevelType w:val="multilevel"/>
    <w:tmpl w:val="94E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B20CC9"/>
    <w:multiLevelType w:val="multilevel"/>
    <w:tmpl w:val="4600B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8D5E5C"/>
    <w:multiLevelType w:val="multilevel"/>
    <w:tmpl w:val="51B4F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CB1623"/>
    <w:multiLevelType w:val="hybridMultilevel"/>
    <w:tmpl w:val="21783CAE"/>
    <w:lvl w:ilvl="0" w:tplc="6E0056EA">
      <w:start w:val="1"/>
      <w:numFmt w:val="decimal"/>
      <w:pStyle w:val="AufzhlungNummern"/>
      <w:lvlText w:val="%1."/>
      <w:lvlJc w:val="left"/>
      <w:pPr>
        <w:tabs>
          <w:tab w:val="num" w:pos="-654"/>
        </w:tabs>
        <w:ind w:left="426" w:hanging="360"/>
      </w:pPr>
      <w:rPr>
        <w:rFonts w:hint="default"/>
      </w:rPr>
    </w:lvl>
    <w:lvl w:ilvl="1" w:tplc="04070003" w:tentative="1">
      <w:start w:val="1"/>
      <w:numFmt w:val="lowerLetter"/>
      <w:lvlText w:val="%2."/>
      <w:lvlJc w:val="left"/>
      <w:pPr>
        <w:ind w:left="1800" w:hanging="360"/>
      </w:pPr>
    </w:lvl>
    <w:lvl w:ilvl="2" w:tplc="04070005" w:tentative="1">
      <w:start w:val="1"/>
      <w:numFmt w:val="lowerRoman"/>
      <w:lvlText w:val="%3."/>
      <w:lvlJc w:val="right"/>
      <w:pPr>
        <w:ind w:left="2520" w:hanging="180"/>
      </w:pPr>
    </w:lvl>
    <w:lvl w:ilvl="3" w:tplc="04070001" w:tentative="1">
      <w:start w:val="1"/>
      <w:numFmt w:val="decimal"/>
      <w:lvlText w:val="%4."/>
      <w:lvlJc w:val="left"/>
      <w:pPr>
        <w:ind w:left="3240" w:hanging="360"/>
      </w:pPr>
    </w:lvl>
    <w:lvl w:ilvl="4" w:tplc="04070003" w:tentative="1">
      <w:start w:val="1"/>
      <w:numFmt w:val="lowerLetter"/>
      <w:lvlText w:val="%5."/>
      <w:lvlJc w:val="left"/>
      <w:pPr>
        <w:ind w:left="3960" w:hanging="360"/>
      </w:pPr>
    </w:lvl>
    <w:lvl w:ilvl="5" w:tplc="04070005" w:tentative="1">
      <w:start w:val="1"/>
      <w:numFmt w:val="lowerRoman"/>
      <w:lvlText w:val="%6."/>
      <w:lvlJc w:val="right"/>
      <w:pPr>
        <w:ind w:left="4680" w:hanging="180"/>
      </w:pPr>
    </w:lvl>
    <w:lvl w:ilvl="6" w:tplc="04070001" w:tentative="1">
      <w:start w:val="1"/>
      <w:numFmt w:val="decimal"/>
      <w:lvlText w:val="%7."/>
      <w:lvlJc w:val="left"/>
      <w:pPr>
        <w:ind w:left="5400" w:hanging="360"/>
      </w:pPr>
    </w:lvl>
    <w:lvl w:ilvl="7" w:tplc="04070003" w:tentative="1">
      <w:start w:val="1"/>
      <w:numFmt w:val="lowerLetter"/>
      <w:lvlText w:val="%8."/>
      <w:lvlJc w:val="left"/>
      <w:pPr>
        <w:ind w:left="6120" w:hanging="360"/>
      </w:pPr>
    </w:lvl>
    <w:lvl w:ilvl="8" w:tplc="04070005" w:tentative="1">
      <w:start w:val="1"/>
      <w:numFmt w:val="lowerRoman"/>
      <w:lvlText w:val="%9."/>
      <w:lvlJc w:val="right"/>
      <w:pPr>
        <w:ind w:left="6840" w:hanging="180"/>
      </w:pPr>
    </w:lvl>
  </w:abstractNum>
  <w:abstractNum w:abstractNumId="52" w15:restartNumberingAfterBreak="0">
    <w:nsid w:val="51D80890"/>
    <w:multiLevelType w:val="multilevel"/>
    <w:tmpl w:val="D04A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555A9B"/>
    <w:multiLevelType w:val="multilevel"/>
    <w:tmpl w:val="01461E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0B0C25"/>
    <w:multiLevelType w:val="hybridMultilevel"/>
    <w:tmpl w:val="277E75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4354737"/>
    <w:multiLevelType w:val="multilevel"/>
    <w:tmpl w:val="12302452"/>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6" w15:restartNumberingAfterBreak="0">
    <w:nsid w:val="55DA4E20"/>
    <w:multiLevelType w:val="hybridMultilevel"/>
    <w:tmpl w:val="A912B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7B15D33"/>
    <w:multiLevelType w:val="multilevel"/>
    <w:tmpl w:val="0CDC9D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8" w15:restartNumberingAfterBreak="0">
    <w:nsid w:val="582371DC"/>
    <w:multiLevelType w:val="hybridMultilevel"/>
    <w:tmpl w:val="5052F20A"/>
    <w:lvl w:ilvl="0" w:tplc="08090001">
      <w:start w:val="1"/>
      <w:numFmt w:val="bullet"/>
      <w:lvlText w:val=""/>
      <w:lvlJc w:val="left"/>
      <w:pPr>
        <w:ind w:left="720" w:hanging="360"/>
      </w:pPr>
      <w:rPr>
        <w:rFonts w:ascii="Symbol" w:hAnsi="Symbol" w:cs="Symbol" w:hint="default"/>
      </w:rPr>
    </w:lvl>
    <w:lvl w:ilvl="1" w:tplc="0809000F">
      <w:start w:val="1"/>
      <w:numFmt w:val="decimal"/>
      <w:lvlText w:val="%2."/>
      <w:lvlJc w:val="left"/>
      <w:pPr>
        <w:ind w:left="1440" w:hanging="360"/>
      </w:pPr>
      <w:rPr>
        <w:rFonts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9" w15:restartNumberingAfterBreak="0">
    <w:nsid w:val="596C5F59"/>
    <w:multiLevelType w:val="multilevel"/>
    <w:tmpl w:val="049058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81782B"/>
    <w:multiLevelType w:val="hybridMultilevel"/>
    <w:tmpl w:val="C0421F5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1" w15:restartNumberingAfterBreak="0">
    <w:nsid w:val="5A8E5295"/>
    <w:multiLevelType w:val="hybridMultilevel"/>
    <w:tmpl w:val="CBB0D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B3962B3"/>
    <w:multiLevelType w:val="hybridMultilevel"/>
    <w:tmpl w:val="30BE3EEE"/>
    <w:lvl w:ilvl="0" w:tplc="0809000F">
      <w:start w:val="1"/>
      <w:numFmt w:val="decimal"/>
      <w:lvlText w:val="%1."/>
      <w:lvlJc w:val="left"/>
      <w:pPr>
        <w:ind w:left="780" w:hanging="360"/>
      </w:pPr>
      <w:rPr>
        <w:rFonts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3" w15:restartNumberingAfterBreak="0">
    <w:nsid w:val="5BEE7E97"/>
    <w:multiLevelType w:val="multilevel"/>
    <w:tmpl w:val="049058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483469"/>
    <w:multiLevelType w:val="multilevel"/>
    <w:tmpl w:val="D04A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98250B"/>
    <w:multiLevelType w:val="multilevel"/>
    <w:tmpl w:val="D5303C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6" w15:restartNumberingAfterBreak="0">
    <w:nsid w:val="61316FBC"/>
    <w:multiLevelType w:val="hybridMultilevel"/>
    <w:tmpl w:val="AA82D5EA"/>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67" w15:restartNumberingAfterBreak="0">
    <w:nsid w:val="632976EE"/>
    <w:multiLevelType w:val="hybridMultilevel"/>
    <w:tmpl w:val="A7261144"/>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8" w15:restartNumberingAfterBreak="0">
    <w:nsid w:val="646956F3"/>
    <w:multiLevelType w:val="hybridMultilevel"/>
    <w:tmpl w:val="C8CA66BA"/>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69" w15:restartNumberingAfterBreak="0">
    <w:nsid w:val="66F62937"/>
    <w:multiLevelType w:val="multilevel"/>
    <w:tmpl w:val="FEBE75E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811FCE"/>
    <w:multiLevelType w:val="hybridMultilevel"/>
    <w:tmpl w:val="D4881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7E62908"/>
    <w:multiLevelType w:val="hybridMultilevel"/>
    <w:tmpl w:val="84203C2C"/>
    <w:lvl w:ilvl="0" w:tplc="A6E2BB0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8DC1102"/>
    <w:multiLevelType w:val="multilevel"/>
    <w:tmpl w:val="7376E870"/>
    <w:lvl w:ilvl="0">
      <w:start w:val="1"/>
      <w:numFmt w:val="bullet"/>
      <w:pStyle w:val="List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Courier New" w:hAnsi="Courier New"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3" w15:restartNumberingAfterBreak="0">
    <w:nsid w:val="6CB11B78"/>
    <w:multiLevelType w:val="hybridMultilevel"/>
    <w:tmpl w:val="E29C1EF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4" w15:restartNumberingAfterBreak="0">
    <w:nsid w:val="6CC76545"/>
    <w:multiLevelType w:val="multilevel"/>
    <w:tmpl w:val="66BC912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5" w15:restartNumberingAfterBreak="0">
    <w:nsid w:val="6D78560E"/>
    <w:multiLevelType w:val="hybridMultilevel"/>
    <w:tmpl w:val="4AD0A13C"/>
    <w:lvl w:ilvl="0" w:tplc="08090001">
      <w:start w:val="1"/>
      <w:numFmt w:val="bullet"/>
      <w:lvlText w:val=""/>
      <w:lvlJc w:val="left"/>
      <w:pPr>
        <w:ind w:left="780" w:hanging="360"/>
      </w:pPr>
      <w:rPr>
        <w:rFonts w:ascii="Symbol" w:hAnsi="Symbol" w:cs="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cs="Wingdings" w:hint="default"/>
      </w:rPr>
    </w:lvl>
    <w:lvl w:ilvl="3" w:tplc="08090001" w:tentative="1">
      <w:start w:val="1"/>
      <w:numFmt w:val="bullet"/>
      <w:lvlText w:val=""/>
      <w:lvlJc w:val="left"/>
      <w:pPr>
        <w:ind w:left="2940" w:hanging="360"/>
      </w:pPr>
      <w:rPr>
        <w:rFonts w:ascii="Symbol" w:hAnsi="Symbol" w:cs="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cs="Wingdings" w:hint="default"/>
      </w:rPr>
    </w:lvl>
    <w:lvl w:ilvl="6" w:tplc="08090001" w:tentative="1">
      <w:start w:val="1"/>
      <w:numFmt w:val="bullet"/>
      <w:lvlText w:val=""/>
      <w:lvlJc w:val="left"/>
      <w:pPr>
        <w:ind w:left="5100" w:hanging="360"/>
      </w:pPr>
      <w:rPr>
        <w:rFonts w:ascii="Symbol" w:hAnsi="Symbol" w:cs="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cs="Wingdings" w:hint="default"/>
      </w:rPr>
    </w:lvl>
  </w:abstractNum>
  <w:abstractNum w:abstractNumId="76" w15:restartNumberingAfterBreak="0">
    <w:nsid w:val="6E0167E3"/>
    <w:multiLevelType w:val="hybridMultilevel"/>
    <w:tmpl w:val="8CC881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E9B1077"/>
    <w:multiLevelType w:val="hybridMultilevel"/>
    <w:tmpl w:val="066A5124"/>
    <w:lvl w:ilvl="0" w:tplc="4B66E15E">
      <w:start w:val="1"/>
      <w:numFmt w:val="bullet"/>
      <w:pStyle w:val="Bull"/>
      <w:lvlText w:val=""/>
      <w:lvlJc w:val="left"/>
      <w:pPr>
        <w:ind w:left="1080" w:hanging="360"/>
      </w:pPr>
      <w:rPr>
        <w:rFonts w:ascii="Symbol" w:hAnsi="Symbol" w:hint="default"/>
      </w:rPr>
    </w:lvl>
    <w:lvl w:ilvl="1" w:tplc="FF200282">
      <w:start w:val="1"/>
      <w:numFmt w:val="bullet"/>
      <w:pStyle w:val="Bull2"/>
      <w:lvlText w:val="o"/>
      <w:lvlJc w:val="left"/>
      <w:pPr>
        <w:ind w:left="1800" w:hanging="360"/>
      </w:pPr>
      <w:rPr>
        <w:rFonts w:ascii="Courier New" w:hAnsi="Courier New" w:cs="Courier New" w:hint="default"/>
      </w:rPr>
    </w:lvl>
    <w:lvl w:ilvl="2" w:tplc="04070005">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8" w15:restartNumberingAfterBreak="0">
    <w:nsid w:val="6EBF5E56"/>
    <w:multiLevelType w:val="multilevel"/>
    <w:tmpl w:val="0CDC9D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9" w15:restartNumberingAfterBreak="0">
    <w:nsid w:val="7104684A"/>
    <w:multiLevelType w:val="hybridMultilevel"/>
    <w:tmpl w:val="4E50C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3BA7727"/>
    <w:multiLevelType w:val="hybridMultilevel"/>
    <w:tmpl w:val="EF7062E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1" w15:restartNumberingAfterBreak="0">
    <w:nsid w:val="743578A1"/>
    <w:multiLevelType w:val="multilevel"/>
    <w:tmpl w:val="2982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623732"/>
    <w:multiLevelType w:val="multilevel"/>
    <w:tmpl w:val="049058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50B7C81"/>
    <w:multiLevelType w:val="hybridMultilevel"/>
    <w:tmpl w:val="3A0AE71E"/>
    <w:lvl w:ilvl="0" w:tplc="12D03D02">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5451EAD"/>
    <w:multiLevelType w:val="multilevel"/>
    <w:tmpl w:val="31783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326F42"/>
    <w:multiLevelType w:val="hybridMultilevel"/>
    <w:tmpl w:val="E97828A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86" w15:restartNumberingAfterBreak="0">
    <w:nsid w:val="78EE1BD9"/>
    <w:multiLevelType w:val="hybridMultilevel"/>
    <w:tmpl w:val="275C5C5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7" w15:restartNumberingAfterBreak="0">
    <w:nsid w:val="7A4A346A"/>
    <w:multiLevelType w:val="multilevel"/>
    <w:tmpl w:val="1296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890F33"/>
    <w:multiLevelType w:val="multilevel"/>
    <w:tmpl w:val="ADA63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0C62B9"/>
    <w:multiLevelType w:val="multilevel"/>
    <w:tmpl w:val="3446BF0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0" w15:restartNumberingAfterBreak="0">
    <w:nsid w:val="7E5E41C2"/>
    <w:multiLevelType w:val="hybridMultilevel"/>
    <w:tmpl w:val="E97A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F82047E"/>
    <w:multiLevelType w:val="hybridMultilevel"/>
    <w:tmpl w:val="00E230A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2" w15:restartNumberingAfterBreak="0">
    <w:nsid w:val="7FC33B13"/>
    <w:multiLevelType w:val="multilevel"/>
    <w:tmpl w:val="FACE394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637687906">
    <w:abstractNumId w:val="29"/>
  </w:num>
  <w:num w:numId="2" w16cid:durableId="1253123666">
    <w:abstractNumId w:val="72"/>
  </w:num>
  <w:num w:numId="3" w16cid:durableId="1555387563">
    <w:abstractNumId w:val="77"/>
  </w:num>
  <w:num w:numId="4" w16cid:durableId="290939927">
    <w:abstractNumId w:val="51"/>
  </w:num>
  <w:num w:numId="5" w16cid:durableId="858854999">
    <w:abstractNumId w:val="50"/>
  </w:num>
  <w:num w:numId="6" w16cid:durableId="258560101">
    <w:abstractNumId w:val="39"/>
  </w:num>
  <w:num w:numId="7" w16cid:durableId="1699504988">
    <w:abstractNumId w:val="45"/>
  </w:num>
  <w:num w:numId="8" w16cid:durableId="1995452714">
    <w:abstractNumId w:val="35"/>
  </w:num>
  <w:num w:numId="9" w16cid:durableId="2119179854">
    <w:abstractNumId w:val="32"/>
  </w:num>
  <w:num w:numId="10" w16cid:durableId="444232910">
    <w:abstractNumId w:val="3"/>
  </w:num>
  <w:num w:numId="11" w16cid:durableId="484052991">
    <w:abstractNumId w:val="88"/>
  </w:num>
  <w:num w:numId="12" w16cid:durableId="197356507">
    <w:abstractNumId w:val="9"/>
  </w:num>
  <w:num w:numId="13" w16cid:durableId="42600647">
    <w:abstractNumId w:val="12"/>
  </w:num>
  <w:num w:numId="14" w16cid:durableId="77102179">
    <w:abstractNumId w:val="81"/>
  </w:num>
  <w:num w:numId="15" w16cid:durableId="1955552007">
    <w:abstractNumId w:val="10"/>
  </w:num>
  <w:num w:numId="16" w16cid:durableId="1781025225">
    <w:abstractNumId w:val="48"/>
  </w:num>
  <w:num w:numId="17" w16cid:durableId="1465731067">
    <w:abstractNumId w:val="30"/>
  </w:num>
  <w:num w:numId="18" w16cid:durableId="217327692">
    <w:abstractNumId w:val="34"/>
  </w:num>
  <w:num w:numId="19" w16cid:durableId="344331012">
    <w:abstractNumId w:val="27"/>
  </w:num>
  <w:num w:numId="20" w16cid:durableId="1760709315">
    <w:abstractNumId w:val="75"/>
  </w:num>
  <w:num w:numId="21" w16cid:durableId="1822771249">
    <w:abstractNumId w:val="24"/>
  </w:num>
  <w:num w:numId="22" w16cid:durableId="1403481500">
    <w:abstractNumId w:val="67"/>
  </w:num>
  <w:num w:numId="23" w16cid:durableId="831530517">
    <w:abstractNumId w:val="4"/>
  </w:num>
  <w:num w:numId="24" w16cid:durableId="790824004">
    <w:abstractNumId w:val="58"/>
  </w:num>
  <w:num w:numId="25" w16cid:durableId="808934743">
    <w:abstractNumId w:val="60"/>
  </w:num>
  <w:num w:numId="26" w16cid:durableId="1030569711">
    <w:abstractNumId w:val="53"/>
  </w:num>
  <w:num w:numId="27" w16cid:durableId="1348142653">
    <w:abstractNumId w:val="18"/>
  </w:num>
  <w:num w:numId="28" w16cid:durableId="842166939">
    <w:abstractNumId w:val="28"/>
  </w:num>
  <w:num w:numId="29" w16cid:durableId="1820534208">
    <w:abstractNumId w:val="62"/>
  </w:num>
  <w:num w:numId="30" w16cid:durableId="357704945">
    <w:abstractNumId w:val="85"/>
  </w:num>
  <w:num w:numId="31" w16cid:durableId="43720011">
    <w:abstractNumId w:val="79"/>
  </w:num>
  <w:num w:numId="32" w16cid:durableId="1897736754">
    <w:abstractNumId w:val="14"/>
  </w:num>
  <w:num w:numId="33" w16cid:durableId="1078139626">
    <w:abstractNumId w:val="46"/>
  </w:num>
  <w:num w:numId="34" w16cid:durableId="974144880">
    <w:abstractNumId w:val="11"/>
  </w:num>
  <w:num w:numId="35" w16cid:durableId="1000353440">
    <w:abstractNumId w:val="13"/>
  </w:num>
  <w:num w:numId="36" w16cid:durableId="1331643517">
    <w:abstractNumId w:val="15"/>
  </w:num>
  <w:num w:numId="37" w16cid:durableId="1775174733">
    <w:abstractNumId w:val="83"/>
  </w:num>
  <w:num w:numId="38" w16cid:durableId="1106345982">
    <w:abstractNumId w:val="40"/>
  </w:num>
  <w:num w:numId="39" w16cid:durableId="1975719429">
    <w:abstractNumId w:val="16"/>
  </w:num>
  <w:num w:numId="40" w16cid:durableId="120541984">
    <w:abstractNumId w:val="63"/>
  </w:num>
  <w:num w:numId="41" w16cid:durableId="1492520286">
    <w:abstractNumId w:val="59"/>
  </w:num>
  <w:num w:numId="42" w16cid:durableId="2053773596">
    <w:abstractNumId w:val="82"/>
  </w:num>
  <w:num w:numId="43" w16cid:durableId="1696737406">
    <w:abstractNumId w:val="89"/>
  </w:num>
  <w:num w:numId="44" w16cid:durableId="1896893740">
    <w:abstractNumId w:val="17"/>
  </w:num>
  <w:num w:numId="45" w16cid:durableId="1856847069">
    <w:abstractNumId w:val="31"/>
  </w:num>
  <w:num w:numId="46" w16cid:durableId="831068188">
    <w:abstractNumId w:val="0"/>
  </w:num>
  <w:num w:numId="47" w16cid:durableId="849758044">
    <w:abstractNumId w:val="55"/>
  </w:num>
  <w:num w:numId="48" w16cid:durableId="981731413">
    <w:abstractNumId w:val="25"/>
  </w:num>
  <w:num w:numId="49" w16cid:durableId="1187982881">
    <w:abstractNumId w:val="57"/>
  </w:num>
  <w:num w:numId="50" w16cid:durableId="161242841">
    <w:abstractNumId w:val="78"/>
  </w:num>
  <w:num w:numId="51" w16cid:durableId="607590453">
    <w:abstractNumId w:val="65"/>
  </w:num>
  <w:num w:numId="52" w16cid:durableId="1787192360">
    <w:abstractNumId w:val="74"/>
  </w:num>
  <w:num w:numId="53" w16cid:durableId="595788674">
    <w:abstractNumId w:val="54"/>
  </w:num>
  <w:num w:numId="54" w16cid:durableId="271089616">
    <w:abstractNumId w:val="70"/>
  </w:num>
  <w:num w:numId="55" w16cid:durableId="1950158608">
    <w:abstractNumId w:val="20"/>
  </w:num>
  <w:num w:numId="56" w16cid:durableId="1241327394">
    <w:abstractNumId w:val="19"/>
  </w:num>
  <w:num w:numId="57" w16cid:durableId="1603800737">
    <w:abstractNumId w:val="21"/>
  </w:num>
  <w:num w:numId="58" w16cid:durableId="131100502">
    <w:abstractNumId w:val="66"/>
  </w:num>
  <w:num w:numId="59" w16cid:durableId="1157188064">
    <w:abstractNumId w:val="42"/>
  </w:num>
  <w:num w:numId="60" w16cid:durableId="2147316437">
    <w:abstractNumId w:val="41"/>
  </w:num>
  <w:num w:numId="61" w16cid:durableId="1710253140">
    <w:abstractNumId w:val="33"/>
  </w:num>
  <w:num w:numId="62" w16cid:durableId="2075930448">
    <w:abstractNumId w:val="86"/>
  </w:num>
  <w:num w:numId="63" w16cid:durableId="1447506105">
    <w:abstractNumId w:val="36"/>
  </w:num>
  <w:num w:numId="64" w16cid:durableId="978651816">
    <w:abstractNumId w:val="91"/>
  </w:num>
  <w:num w:numId="65" w16cid:durableId="1464349582">
    <w:abstractNumId w:val="68"/>
  </w:num>
  <w:num w:numId="66" w16cid:durableId="633411717">
    <w:abstractNumId w:val="73"/>
  </w:num>
  <w:num w:numId="67" w16cid:durableId="668600266">
    <w:abstractNumId w:val="80"/>
  </w:num>
  <w:num w:numId="68" w16cid:durableId="1328166181">
    <w:abstractNumId w:val="49"/>
  </w:num>
  <w:num w:numId="69" w16cid:durableId="417600473">
    <w:abstractNumId w:val="84"/>
  </w:num>
  <w:num w:numId="70" w16cid:durableId="397165962">
    <w:abstractNumId w:val="87"/>
  </w:num>
  <w:num w:numId="71" w16cid:durableId="253518893">
    <w:abstractNumId w:val="90"/>
  </w:num>
  <w:num w:numId="72" w16cid:durableId="1877964251">
    <w:abstractNumId w:val="26"/>
  </w:num>
  <w:num w:numId="73" w16cid:durableId="502936803">
    <w:abstractNumId w:val="64"/>
  </w:num>
  <w:num w:numId="74" w16cid:durableId="288821800">
    <w:abstractNumId w:val="37"/>
  </w:num>
  <w:num w:numId="75" w16cid:durableId="1794446073">
    <w:abstractNumId w:val="1"/>
  </w:num>
  <w:num w:numId="76" w16cid:durableId="1247611286">
    <w:abstractNumId w:val="2"/>
  </w:num>
  <w:num w:numId="77" w16cid:durableId="1831873390">
    <w:abstractNumId w:val="69"/>
  </w:num>
  <w:num w:numId="78" w16cid:durableId="1414818905">
    <w:abstractNumId w:val="44"/>
  </w:num>
  <w:num w:numId="79" w16cid:durableId="1854412502">
    <w:abstractNumId w:val="52"/>
  </w:num>
  <w:num w:numId="80" w16cid:durableId="1088960813">
    <w:abstractNumId w:val="8"/>
  </w:num>
  <w:num w:numId="81" w16cid:durableId="1104233243">
    <w:abstractNumId w:val="76"/>
  </w:num>
  <w:num w:numId="82" w16cid:durableId="778913809">
    <w:abstractNumId w:val="61"/>
  </w:num>
  <w:num w:numId="83" w16cid:durableId="2010986550">
    <w:abstractNumId w:val="38"/>
  </w:num>
  <w:num w:numId="84" w16cid:durableId="841698408">
    <w:abstractNumId w:val="43"/>
  </w:num>
  <w:num w:numId="85" w16cid:durableId="1849060771">
    <w:abstractNumId w:val="5"/>
  </w:num>
  <w:num w:numId="86" w16cid:durableId="1285193560">
    <w:abstractNumId w:val="6"/>
  </w:num>
  <w:num w:numId="87" w16cid:durableId="1334642906">
    <w:abstractNumId w:val="56"/>
  </w:num>
  <w:num w:numId="88" w16cid:durableId="1423141342">
    <w:abstractNumId w:val="47"/>
  </w:num>
  <w:num w:numId="89" w16cid:durableId="120345569">
    <w:abstractNumId w:val="7"/>
  </w:num>
  <w:num w:numId="90" w16cid:durableId="697462203">
    <w:abstractNumId w:val="92"/>
  </w:num>
  <w:num w:numId="91" w16cid:durableId="1189877043">
    <w:abstractNumId w:val="71"/>
  </w:num>
  <w:num w:numId="92" w16cid:durableId="1716275398">
    <w:abstractNumId w:val="22"/>
  </w:num>
  <w:num w:numId="93" w16cid:durableId="1882353035">
    <w:abstractNumId w:val="2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73"/>
    <w:rsid w:val="00000167"/>
    <w:rsid w:val="000004F7"/>
    <w:rsid w:val="000008B9"/>
    <w:rsid w:val="00000932"/>
    <w:rsid w:val="0000097D"/>
    <w:rsid w:val="00000B46"/>
    <w:rsid w:val="00000B6A"/>
    <w:rsid w:val="00000BE1"/>
    <w:rsid w:val="00000C57"/>
    <w:rsid w:val="00000E3B"/>
    <w:rsid w:val="0000129B"/>
    <w:rsid w:val="00001574"/>
    <w:rsid w:val="000021AF"/>
    <w:rsid w:val="000027E3"/>
    <w:rsid w:val="00002881"/>
    <w:rsid w:val="000028BD"/>
    <w:rsid w:val="000032E7"/>
    <w:rsid w:val="00003E29"/>
    <w:rsid w:val="00003E76"/>
    <w:rsid w:val="000040CB"/>
    <w:rsid w:val="00004104"/>
    <w:rsid w:val="000041F1"/>
    <w:rsid w:val="00004DB5"/>
    <w:rsid w:val="00004DBE"/>
    <w:rsid w:val="00004EBD"/>
    <w:rsid w:val="00005133"/>
    <w:rsid w:val="000055E6"/>
    <w:rsid w:val="00005A60"/>
    <w:rsid w:val="0000636B"/>
    <w:rsid w:val="00006C6B"/>
    <w:rsid w:val="00006DD0"/>
    <w:rsid w:val="000070DF"/>
    <w:rsid w:val="000074C2"/>
    <w:rsid w:val="0000760C"/>
    <w:rsid w:val="00007E30"/>
    <w:rsid w:val="00007FC5"/>
    <w:rsid w:val="00010030"/>
    <w:rsid w:val="00010DA0"/>
    <w:rsid w:val="00011257"/>
    <w:rsid w:val="00011394"/>
    <w:rsid w:val="000118D6"/>
    <w:rsid w:val="0001191C"/>
    <w:rsid w:val="00011EBB"/>
    <w:rsid w:val="00012C3F"/>
    <w:rsid w:val="0001370B"/>
    <w:rsid w:val="0001381E"/>
    <w:rsid w:val="00013D98"/>
    <w:rsid w:val="00014147"/>
    <w:rsid w:val="00014919"/>
    <w:rsid w:val="00014A7E"/>
    <w:rsid w:val="00015301"/>
    <w:rsid w:val="00015B9D"/>
    <w:rsid w:val="00015E4F"/>
    <w:rsid w:val="00016256"/>
    <w:rsid w:val="0001672F"/>
    <w:rsid w:val="000169EF"/>
    <w:rsid w:val="00016C32"/>
    <w:rsid w:val="00016CB9"/>
    <w:rsid w:val="00016CD8"/>
    <w:rsid w:val="00017354"/>
    <w:rsid w:val="00017498"/>
    <w:rsid w:val="00017615"/>
    <w:rsid w:val="00017AD9"/>
    <w:rsid w:val="00020A26"/>
    <w:rsid w:val="000213D5"/>
    <w:rsid w:val="00021A83"/>
    <w:rsid w:val="000228DE"/>
    <w:rsid w:val="00022B58"/>
    <w:rsid w:val="00022B7B"/>
    <w:rsid w:val="0002309A"/>
    <w:rsid w:val="000230BB"/>
    <w:rsid w:val="0002322B"/>
    <w:rsid w:val="000234EF"/>
    <w:rsid w:val="00023709"/>
    <w:rsid w:val="00023E53"/>
    <w:rsid w:val="0002411D"/>
    <w:rsid w:val="00024316"/>
    <w:rsid w:val="0002463A"/>
    <w:rsid w:val="000251CA"/>
    <w:rsid w:val="00025275"/>
    <w:rsid w:val="0002562F"/>
    <w:rsid w:val="00025B42"/>
    <w:rsid w:val="00025B52"/>
    <w:rsid w:val="00026066"/>
    <w:rsid w:val="000264AC"/>
    <w:rsid w:val="00026500"/>
    <w:rsid w:val="0002727E"/>
    <w:rsid w:val="0002764C"/>
    <w:rsid w:val="0002795F"/>
    <w:rsid w:val="00027D52"/>
    <w:rsid w:val="000301DA"/>
    <w:rsid w:val="000303B6"/>
    <w:rsid w:val="0003067B"/>
    <w:rsid w:val="00030940"/>
    <w:rsid w:val="000313A8"/>
    <w:rsid w:val="0003197A"/>
    <w:rsid w:val="00032059"/>
    <w:rsid w:val="0003264D"/>
    <w:rsid w:val="00032B4B"/>
    <w:rsid w:val="0003326D"/>
    <w:rsid w:val="00033784"/>
    <w:rsid w:val="00034058"/>
    <w:rsid w:val="00034C8C"/>
    <w:rsid w:val="00034E7B"/>
    <w:rsid w:val="000351AC"/>
    <w:rsid w:val="0003550D"/>
    <w:rsid w:val="00035669"/>
    <w:rsid w:val="00036258"/>
    <w:rsid w:val="00036515"/>
    <w:rsid w:val="000367EF"/>
    <w:rsid w:val="000369AB"/>
    <w:rsid w:val="000401B0"/>
    <w:rsid w:val="000401B9"/>
    <w:rsid w:val="0004085E"/>
    <w:rsid w:val="000409D4"/>
    <w:rsid w:val="00040B7B"/>
    <w:rsid w:val="00040C27"/>
    <w:rsid w:val="00040D6D"/>
    <w:rsid w:val="00040FD5"/>
    <w:rsid w:val="000410F2"/>
    <w:rsid w:val="000416CB"/>
    <w:rsid w:val="00041A63"/>
    <w:rsid w:val="00041F51"/>
    <w:rsid w:val="0004238C"/>
    <w:rsid w:val="00042CFB"/>
    <w:rsid w:val="00043A12"/>
    <w:rsid w:val="00043CBB"/>
    <w:rsid w:val="000441C6"/>
    <w:rsid w:val="000444C3"/>
    <w:rsid w:val="000447FD"/>
    <w:rsid w:val="00044A81"/>
    <w:rsid w:val="00044C66"/>
    <w:rsid w:val="00044F92"/>
    <w:rsid w:val="00045066"/>
    <w:rsid w:val="00045228"/>
    <w:rsid w:val="00045249"/>
    <w:rsid w:val="00045838"/>
    <w:rsid w:val="00045973"/>
    <w:rsid w:val="000459B4"/>
    <w:rsid w:val="00045A53"/>
    <w:rsid w:val="00045CB3"/>
    <w:rsid w:val="00045EAB"/>
    <w:rsid w:val="0004643F"/>
    <w:rsid w:val="00046829"/>
    <w:rsid w:val="00047037"/>
    <w:rsid w:val="000470E5"/>
    <w:rsid w:val="00047BD3"/>
    <w:rsid w:val="00047ED6"/>
    <w:rsid w:val="00047FB4"/>
    <w:rsid w:val="00050033"/>
    <w:rsid w:val="00050451"/>
    <w:rsid w:val="000509AB"/>
    <w:rsid w:val="00050C71"/>
    <w:rsid w:val="00051402"/>
    <w:rsid w:val="0005144C"/>
    <w:rsid w:val="000514CA"/>
    <w:rsid w:val="000515CB"/>
    <w:rsid w:val="000516E1"/>
    <w:rsid w:val="00051A21"/>
    <w:rsid w:val="00051CF5"/>
    <w:rsid w:val="00051FCC"/>
    <w:rsid w:val="00051FDA"/>
    <w:rsid w:val="0005204F"/>
    <w:rsid w:val="000528F9"/>
    <w:rsid w:val="00052BBA"/>
    <w:rsid w:val="00052C02"/>
    <w:rsid w:val="00052DF0"/>
    <w:rsid w:val="00052F72"/>
    <w:rsid w:val="00053C2F"/>
    <w:rsid w:val="00054099"/>
    <w:rsid w:val="000548CE"/>
    <w:rsid w:val="000549CE"/>
    <w:rsid w:val="00054D32"/>
    <w:rsid w:val="00055884"/>
    <w:rsid w:val="000559FD"/>
    <w:rsid w:val="00055BCE"/>
    <w:rsid w:val="00055D4E"/>
    <w:rsid w:val="00055EA8"/>
    <w:rsid w:val="0005617D"/>
    <w:rsid w:val="000562AE"/>
    <w:rsid w:val="0005753F"/>
    <w:rsid w:val="00057829"/>
    <w:rsid w:val="00057C4D"/>
    <w:rsid w:val="00060074"/>
    <w:rsid w:val="000600E1"/>
    <w:rsid w:val="0006028A"/>
    <w:rsid w:val="00060488"/>
    <w:rsid w:val="000604A5"/>
    <w:rsid w:val="0006071D"/>
    <w:rsid w:val="0006074B"/>
    <w:rsid w:val="00060CA0"/>
    <w:rsid w:val="00061BFF"/>
    <w:rsid w:val="0006219F"/>
    <w:rsid w:val="000623E4"/>
    <w:rsid w:val="0006285B"/>
    <w:rsid w:val="000632C8"/>
    <w:rsid w:val="00063661"/>
    <w:rsid w:val="00063C95"/>
    <w:rsid w:val="00063DD4"/>
    <w:rsid w:val="00063E2F"/>
    <w:rsid w:val="0006409D"/>
    <w:rsid w:val="000645F1"/>
    <w:rsid w:val="0006467C"/>
    <w:rsid w:val="00064692"/>
    <w:rsid w:val="00064A77"/>
    <w:rsid w:val="00064B59"/>
    <w:rsid w:val="000652E7"/>
    <w:rsid w:val="00065867"/>
    <w:rsid w:val="00065B7B"/>
    <w:rsid w:val="00066989"/>
    <w:rsid w:val="000673A8"/>
    <w:rsid w:val="00070070"/>
    <w:rsid w:val="000702E7"/>
    <w:rsid w:val="000703C2"/>
    <w:rsid w:val="000706FF"/>
    <w:rsid w:val="00071533"/>
    <w:rsid w:val="0007170B"/>
    <w:rsid w:val="00071924"/>
    <w:rsid w:val="00071B6B"/>
    <w:rsid w:val="00071FE8"/>
    <w:rsid w:val="00072C9E"/>
    <w:rsid w:val="000738FE"/>
    <w:rsid w:val="00073E5C"/>
    <w:rsid w:val="00073FF8"/>
    <w:rsid w:val="00074156"/>
    <w:rsid w:val="000741EC"/>
    <w:rsid w:val="000746A3"/>
    <w:rsid w:val="00074C47"/>
    <w:rsid w:val="000757BE"/>
    <w:rsid w:val="000758D8"/>
    <w:rsid w:val="00075C59"/>
    <w:rsid w:val="00075F21"/>
    <w:rsid w:val="000761A7"/>
    <w:rsid w:val="000768A1"/>
    <w:rsid w:val="00077C27"/>
    <w:rsid w:val="00080374"/>
    <w:rsid w:val="00080724"/>
    <w:rsid w:val="0008087E"/>
    <w:rsid w:val="00080B2B"/>
    <w:rsid w:val="00080C6F"/>
    <w:rsid w:val="00080F97"/>
    <w:rsid w:val="000814F3"/>
    <w:rsid w:val="000815A1"/>
    <w:rsid w:val="00081757"/>
    <w:rsid w:val="00081C2C"/>
    <w:rsid w:val="00082A02"/>
    <w:rsid w:val="00082AEB"/>
    <w:rsid w:val="00082BEA"/>
    <w:rsid w:val="000831EC"/>
    <w:rsid w:val="000836DA"/>
    <w:rsid w:val="00084046"/>
    <w:rsid w:val="000840DB"/>
    <w:rsid w:val="00084BAB"/>
    <w:rsid w:val="00084CA1"/>
    <w:rsid w:val="00084FCE"/>
    <w:rsid w:val="00085CC0"/>
    <w:rsid w:val="00085D33"/>
    <w:rsid w:val="00085D78"/>
    <w:rsid w:val="00085E3E"/>
    <w:rsid w:val="00085F5E"/>
    <w:rsid w:val="00086568"/>
    <w:rsid w:val="00086DCE"/>
    <w:rsid w:val="0008775A"/>
    <w:rsid w:val="00087862"/>
    <w:rsid w:val="000878A2"/>
    <w:rsid w:val="000900D9"/>
    <w:rsid w:val="000906F6"/>
    <w:rsid w:val="00090735"/>
    <w:rsid w:val="000909E6"/>
    <w:rsid w:val="00090B0F"/>
    <w:rsid w:val="00091006"/>
    <w:rsid w:val="0009145B"/>
    <w:rsid w:val="00091EE2"/>
    <w:rsid w:val="0009243C"/>
    <w:rsid w:val="000924EE"/>
    <w:rsid w:val="000929C7"/>
    <w:rsid w:val="00092A9A"/>
    <w:rsid w:val="00093021"/>
    <w:rsid w:val="0009315C"/>
    <w:rsid w:val="000933EE"/>
    <w:rsid w:val="000937FA"/>
    <w:rsid w:val="00093869"/>
    <w:rsid w:val="00093B08"/>
    <w:rsid w:val="00093D7A"/>
    <w:rsid w:val="00093ECB"/>
    <w:rsid w:val="0009456C"/>
    <w:rsid w:val="000945BE"/>
    <w:rsid w:val="0009471E"/>
    <w:rsid w:val="0009519D"/>
    <w:rsid w:val="00095343"/>
    <w:rsid w:val="00095559"/>
    <w:rsid w:val="00095B46"/>
    <w:rsid w:val="00095D7C"/>
    <w:rsid w:val="000962AF"/>
    <w:rsid w:val="000968AC"/>
    <w:rsid w:val="000968E2"/>
    <w:rsid w:val="00097067"/>
    <w:rsid w:val="00097B11"/>
    <w:rsid w:val="00097E83"/>
    <w:rsid w:val="000A0322"/>
    <w:rsid w:val="000A0DC8"/>
    <w:rsid w:val="000A0F74"/>
    <w:rsid w:val="000A1C61"/>
    <w:rsid w:val="000A214A"/>
    <w:rsid w:val="000A2C75"/>
    <w:rsid w:val="000A2EFD"/>
    <w:rsid w:val="000A336C"/>
    <w:rsid w:val="000A3968"/>
    <w:rsid w:val="000A3DF9"/>
    <w:rsid w:val="000A42B6"/>
    <w:rsid w:val="000A4FBD"/>
    <w:rsid w:val="000A6889"/>
    <w:rsid w:val="000A6891"/>
    <w:rsid w:val="000A6B82"/>
    <w:rsid w:val="000A73DF"/>
    <w:rsid w:val="000A74B9"/>
    <w:rsid w:val="000A77C3"/>
    <w:rsid w:val="000A7AD9"/>
    <w:rsid w:val="000A7B2D"/>
    <w:rsid w:val="000B0163"/>
    <w:rsid w:val="000B0170"/>
    <w:rsid w:val="000B0445"/>
    <w:rsid w:val="000B0D09"/>
    <w:rsid w:val="000B118E"/>
    <w:rsid w:val="000B173B"/>
    <w:rsid w:val="000B1A1D"/>
    <w:rsid w:val="000B1D9B"/>
    <w:rsid w:val="000B1E2A"/>
    <w:rsid w:val="000B20ED"/>
    <w:rsid w:val="000B2249"/>
    <w:rsid w:val="000B23CC"/>
    <w:rsid w:val="000B3177"/>
    <w:rsid w:val="000B34BF"/>
    <w:rsid w:val="000B3E73"/>
    <w:rsid w:val="000B4A95"/>
    <w:rsid w:val="000B4F49"/>
    <w:rsid w:val="000B5016"/>
    <w:rsid w:val="000B5048"/>
    <w:rsid w:val="000B51B2"/>
    <w:rsid w:val="000B51B3"/>
    <w:rsid w:val="000B539C"/>
    <w:rsid w:val="000B541A"/>
    <w:rsid w:val="000B5462"/>
    <w:rsid w:val="000B5873"/>
    <w:rsid w:val="000B5B46"/>
    <w:rsid w:val="000B61CD"/>
    <w:rsid w:val="000B62D9"/>
    <w:rsid w:val="000B6512"/>
    <w:rsid w:val="000B6620"/>
    <w:rsid w:val="000B6B6F"/>
    <w:rsid w:val="000B7245"/>
    <w:rsid w:val="000B79DA"/>
    <w:rsid w:val="000B7D7D"/>
    <w:rsid w:val="000C0E43"/>
    <w:rsid w:val="000C1279"/>
    <w:rsid w:val="000C167A"/>
    <w:rsid w:val="000C23B7"/>
    <w:rsid w:val="000C291F"/>
    <w:rsid w:val="000C29E2"/>
    <w:rsid w:val="000C310F"/>
    <w:rsid w:val="000C31CB"/>
    <w:rsid w:val="000C31E9"/>
    <w:rsid w:val="000C362A"/>
    <w:rsid w:val="000C3B09"/>
    <w:rsid w:val="000C3EBA"/>
    <w:rsid w:val="000C409B"/>
    <w:rsid w:val="000C4464"/>
    <w:rsid w:val="000C47F0"/>
    <w:rsid w:val="000C5047"/>
    <w:rsid w:val="000C6199"/>
    <w:rsid w:val="000C62A3"/>
    <w:rsid w:val="000C6583"/>
    <w:rsid w:val="000C6673"/>
    <w:rsid w:val="000C66C2"/>
    <w:rsid w:val="000C6A39"/>
    <w:rsid w:val="000C704C"/>
    <w:rsid w:val="000C768E"/>
    <w:rsid w:val="000D0594"/>
    <w:rsid w:val="000D0D14"/>
    <w:rsid w:val="000D1157"/>
    <w:rsid w:val="000D1392"/>
    <w:rsid w:val="000D1A27"/>
    <w:rsid w:val="000D2F36"/>
    <w:rsid w:val="000D31FB"/>
    <w:rsid w:val="000D333F"/>
    <w:rsid w:val="000D35D1"/>
    <w:rsid w:val="000D3D13"/>
    <w:rsid w:val="000D4332"/>
    <w:rsid w:val="000D4B93"/>
    <w:rsid w:val="000D50AD"/>
    <w:rsid w:val="000D52BA"/>
    <w:rsid w:val="000D53B8"/>
    <w:rsid w:val="000D5A31"/>
    <w:rsid w:val="000D5C8A"/>
    <w:rsid w:val="000D61A6"/>
    <w:rsid w:val="000D61B5"/>
    <w:rsid w:val="000D68AC"/>
    <w:rsid w:val="000D6A92"/>
    <w:rsid w:val="000E0513"/>
    <w:rsid w:val="000E086B"/>
    <w:rsid w:val="000E0CB2"/>
    <w:rsid w:val="000E0DC9"/>
    <w:rsid w:val="000E11A1"/>
    <w:rsid w:val="000E14DA"/>
    <w:rsid w:val="000E1A0B"/>
    <w:rsid w:val="000E1D29"/>
    <w:rsid w:val="000E1D55"/>
    <w:rsid w:val="000E29BF"/>
    <w:rsid w:val="000E2B04"/>
    <w:rsid w:val="000E2BF0"/>
    <w:rsid w:val="000E2EC3"/>
    <w:rsid w:val="000E367D"/>
    <w:rsid w:val="000E3753"/>
    <w:rsid w:val="000E3DEC"/>
    <w:rsid w:val="000E404B"/>
    <w:rsid w:val="000E4912"/>
    <w:rsid w:val="000E4A23"/>
    <w:rsid w:val="000E4BCF"/>
    <w:rsid w:val="000E4F4E"/>
    <w:rsid w:val="000E5248"/>
    <w:rsid w:val="000E5916"/>
    <w:rsid w:val="000E5F2E"/>
    <w:rsid w:val="000E65EB"/>
    <w:rsid w:val="000E6AD2"/>
    <w:rsid w:val="000E6B4B"/>
    <w:rsid w:val="000E6E4C"/>
    <w:rsid w:val="000E7356"/>
    <w:rsid w:val="000E78B0"/>
    <w:rsid w:val="000E7D0D"/>
    <w:rsid w:val="000E7F50"/>
    <w:rsid w:val="000F0079"/>
    <w:rsid w:val="000F05E4"/>
    <w:rsid w:val="000F0856"/>
    <w:rsid w:val="000F0F45"/>
    <w:rsid w:val="000F0FCE"/>
    <w:rsid w:val="000F13E2"/>
    <w:rsid w:val="000F1588"/>
    <w:rsid w:val="000F2420"/>
    <w:rsid w:val="000F246A"/>
    <w:rsid w:val="000F2893"/>
    <w:rsid w:val="000F2E55"/>
    <w:rsid w:val="000F3311"/>
    <w:rsid w:val="000F3354"/>
    <w:rsid w:val="000F3723"/>
    <w:rsid w:val="000F3A3F"/>
    <w:rsid w:val="000F3B7D"/>
    <w:rsid w:val="000F3C3A"/>
    <w:rsid w:val="000F47AE"/>
    <w:rsid w:val="000F5154"/>
    <w:rsid w:val="000F51FE"/>
    <w:rsid w:val="000F5702"/>
    <w:rsid w:val="000F5CFD"/>
    <w:rsid w:val="000F5DFF"/>
    <w:rsid w:val="000F5F42"/>
    <w:rsid w:val="000F62FF"/>
    <w:rsid w:val="000F63AC"/>
    <w:rsid w:val="000F65E1"/>
    <w:rsid w:val="000F73EB"/>
    <w:rsid w:val="000F7D12"/>
    <w:rsid w:val="000F7EEA"/>
    <w:rsid w:val="00100393"/>
    <w:rsid w:val="00100431"/>
    <w:rsid w:val="001005C2"/>
    <w:rsid w:val="001011E5"/>
    <w:rsid w:val="0010188E"/>
    <w:rsid w:val="00102133"/>
    <w:rsid w:val="001031EF"/>
    <w:rsid w:val="0010366C"/>
    <w:rsid w:val="00103A78"/>
    <w:rsid w:val="00103AAF"/>
    <w:rsid w:val="00103CCE"/>
    <w:rsid w:val="00104916"/>
    <w:rsid w:val="001049A5"/>
    <w:rsid w:val="00104A06"/>
    <w:rsid w:val="00104C87"/>
    <w:rsid w:val="00104E15"/>
    <w:rsid w:val="00105555"/>
    <w:rsid w:val="00105CD0"/>
    <w:rsid w:val="00105D6A"/>
    <w:rsid w:val="00106040"/>
    <w:rsid w:val="001062F6"/>
    <w:rsid w:val="00106342"/>
    <w:rsid w:val="001066C3"/>
    <w:rsid w:val="00106F48"/>
    <w:rsid w:val="0010746E"/>
    <w:rsid w:val="0010775D"/>
    <w:rsid w:val="00107D21"/>
    <w:rsid w:val="00110889"/>
    <w:rsid w:val="00110D33"/>
    <w:rsid w:val="00110E3C"/>
    <w:rsid w:val="0011116C"/>
    <w:rsid w:val="001111A4"/>
    <w:rsid w:val="00111C00"/>
    <w:rsid w:val="0011208F"/>
    <w:rsid w:val="001125A2"/>
    <w:rsid w:val="0011331A"/>
    <w:rsid w:val="001136FE"/>
    <w:rsid w:val="00113E6F"/>
    <w:rsid w:val="001142B3"/>
    <w:rsid w:val="001145CC"/>
    <w:rsid w:val="00114657"/>
    <w:rsid w:val="001151DD"/>
    <w:rsid w:val="001160C8"/>
    <w:rsid w:val="001162CB"/>
    <w:rsid w:val="001164B8"/>
    <w:rsid w:val="00116AF1"/>
    <w:rsid w:val="00116E0B"/>
    <w:rsid w:val="0012007D"/>
    <w:rsid w:val="00120140"/>
    <w:rsid w:val="0012082A"/>
    <w:rsid w:val="001208A9"/>
    <w:rsid w:val="00120E61"/>
    <w:rsid w:val="00120F51"/>
    <w:rsid w:val="00120F6D"/>
    <w:rsid w:val="0012102C"/>
    <w:rsid w:val="0012106E"/>
    <w:rsid w:val="0012133D"/>
    <w:rsid w:val="0012140A"/>
    <w:rsid w:val="0012192F"/>
    <w:rsid w:val="0012212B"/>
    <w:rsid w:val="001225B6"/>
    <w:rsid w:val="001227FA"/>
    <w:rsid w:val="0012287D"/>
    <w:rsid w:val="00122B1B"/>
    <w:rsid w:val="001230EA"/>
    <w:rsid w:val="0012357A"/>
    <w:rsid w:val="00123693"/>
    <w:rsid w:val="0012374B"/>
    <w:rsid w:val="00124243"/>
    <w:rsid w:val="001242AE"/>
    <w:rsid w:val="0012589B"/>
    <w:rsid w:val="00125D17"/>
    <w:rsid w:val="00125F85"/>
    <w:rsid w:val="0012667D"/>
    <w:rsid w:val="001268F7"/>
    <w:rsid w:val="00126946"/>
    <w:rsid w:val="00126B4E"/>
    <w:rsid w:val="00126FE1"/>
    <w:rsid w:val="0012709F"/>
    <w:rsid w:val="00127365"/>
    <w:rsid w:val="00130156"/>
    <w:rsid w:val="00130E5C"/>
    <w:rsid w:val="0013108A"/>
    <w:rsid w:val="00131389"/>
    <w:rsid w:val="0013165E"/>
    <w:rsid w:val="00131A17"/>
    <w:rsid w:val="00131AB9"/>
    <w:rsid w:val="00131C5C"/>
    <w:rsid w:val="00132397"/>
    <w:rsid w:val="0013281D"/>
    <w:rsid w:val="00132911"/>
    <w:rsid w:val="00132AD0"/>
    <w:rsid w:val="00132E07"/>
    <w:rsid w:val="001331C8"/>
    <w:rsid w:val="001334BE"/>
    <w:rsid w:val="0013353E"/>
    <w:rsid w:val="0013443C"/>
    <w:rsid w:val="00134B1C"/>
    <w:rsid w:val="00134C4A"/>
    <w:rsid w:val="00134E94"/>
    <w:rsid w:val="00135263"/>
    <w:rsid w:val="0013546B"/>
    <w:rsid w:val="0013566B"/>
    <w:rsid w:val="001358C8"/>
    <w:rsid w:val="00136409"/>
    <w:rsid w:val="001364E2"/>
    <w:rsid w:val="0013734B"/>
    <w:rsid w:val="00140561"/>
    <w:rsid w:val="00141580"/>
    <w:rsid w:val="00141898"/>
    <w:rsid w:val="00141C61"/>
    <w:rsid w:val="001425D4"/>
    <w:rsid w:val="00142E0C"/>
    <w:rsid w:val="001430D4"/>
    <w:rsid w:val="00143923"/>
    <w:rsid w:val="001440C0"/>
    <w:rsid w:val="001443A4"/>
    <w:rsid w:val="00144553"/>
    <w:rsid w:val="001448A3"/>
    <w:rsid w:val="00144C18"/>
    <w:rsid w:val="00144D6D"/>
    <w:rsid w:val="001450F1"/>
    <w:rsid w:val="001452F3"/>
    <w:rsid w:val="001457EB"/>
    <w:rsid w:val="00145C62"/>
    <w:rsid w:val="00145CE3"/>
    <w:rsid w:val="00145DE0"/>
    <w:rsid w:val="00145E7E"/>
    <w:rsid w:val="00145FFB"/>
    <w:rsid w:val="00146301"/>
    <w:rsid w:val="0014643D"/>
    <w:rsid w:val="0014645B"/>
    <w:rsid w:val="00146BFE"/>
    <w:rsid w:val="00146D17"/>
    <w:rsid w:val="00147139"/>
    <w:rsid w:val="001471FD"/>
    <w:rsid w:val="00147809"/>
    <w:rsid w:val="00147DE3"/>
    <w:rsid w:val="00150156"/>
    <w:rsid w:val="0015060C"/>
    <w:rsid w:val="001508C8"/>
    <w:rsid w:val="0015094A"/>
    <w:rsid w:val="001509DE"/>
    <w:rsid w:val="00150B3B"/>
    <w:rsid w:val="00150ED5"/>
    <w:rsid w:val="00150F00"/>
    <w:rsid w:val="001512EA"/>
    <w:rsid w:val="00151B89"/>
    <w:rsid w:val="001520E9"/>
    <w:rsid w:val="00152125"/>
    <w:rsid w:val="001529C1"/>
    <w:rsid w:val="001531A1"/>
    <w:rsid w:val="00153A48"/>
    <w:rsid w:val="00154726"/>
    <w:rsid w:val="00154EE1"/>
    <w:rsid w:val="00155D3F"/>
    <w:rsid w:val="001561A8"/>
    <w:rsid w:val="001566A1"/>
    <w:rsid w:val="001567C6"/>
    <w:rsid w:val="00156A97"/>
    <w:rsid w:val="00156B8D"/>
    <w:rsid w:val="00156C0D"/>
    <w:rsid w:val="0015732F"/>
    <w:rsid w:val="00157635"/>
    <w:rsid w:val="00157B45"/>
    <w:rsid w:val="00157F38"/>
    <w:rsid w:val="00160201"/>
    <w:rsid w:val="0016047C"/>
    <w:rsid w:val="001609F5"/>
    <w:rsid w:val="00162304"/>
    <w:rsid w:val="001629DA"/>
    <w:rsid w:val="00163142"/>
    <w:rsid w:val="00163AE9"/>
    <w:rsid w:val="00163B74"/>
    <w:rsid w:val="00163DAA"/>
    <w:rsid w:val="00164945"/>
    <w:rsid w:val="00164BD0"/>
    <w:rsid w:val="001650CA"/>
    <w:rsid w:val="00165789"/>
    <w:rsid w:val="0016584F"/>
    <w:rsid w:val="00165DE9"/>
    <w:rsid w:val="00165E7D"/>
    <w:rsid w:val="00166171"/>
    <w:rsid w:val="001662D4"/>
    <w:rsid w:val="00166862"/>
    <w:rsid w:val="00166BE0"/>
    <w:rsid w:val="00166CDD"/>
    <w:rsid w:val="00166E4D"/>
    <w:rsid w:val="00167477"/>
    <w:rsid w:val="001676C1"/>
    <w:rsid w:val="0017025F"/>
    <w:rsid w:val="0017048C"/>
    <w:rsid w:val="00170AAD"/>
    <w:rsid w:val="00170F38"/>
    <w:rsid w:val="0017107F"/>
    <w:rsid w:val="00171C20"/>
    <w:rsid w:val="00172089"/>
    <w:rsid w:val="001725A3"/>
    <w:rsid w:val="0017289E"/>
    <w:rsid w:val="00172DA6"/>
    <w:rsid w:val="00173FAA"/>
    <w:rsid w:val="00174443"/>
    <w:rsid w:val="00174557"/>
    <w:rsid w:val="001752B9"/>
    <w:rsid w:val="00175C97"/>
    <w:rsid w:val="0017654A"/>
    <w:rsid w:val="00176C59"/>
    <w:rsid w:val="00176F3A"/>
    <w:rsid w:val="0017709F"/>
    <w:rsid w:val="001770C6"/>
    <w:rsid w:val="0017734F"/>
    <w:rsid w:val="0017739C"/>
    <w:rsid w:val="0017783B"/>
    <w:rsid w:val="00177BFC"/>
    <w:rsid w:val="00177DF8"/>
    <w:rsid w:val="00180082"/>
    <w:rsid w:val="001806CF"/>
    <w:rsid w:val="0018097C"/>
    <w:rsid w:val="00180FA4"/>
    <w:rsid w:val="001812AE"/>
    <w:rsid w:val="0018147C"/>
    <w:rsid w:val="001815AC"/>
    <w:rsid w:val="00181A05"/>
    <w:rsid w:val="00181F69"/>
    <w:rsid w:val="001820E5"/>
    <w:rsid w:val="001821D8"/>
    <w:rsid w:val="0018249C"/>
    <w:rsid w:val="00182FE5"/>
    <w:rsid w:val="0018311C"/>
    <w:rsid w:val="001832C4"/>
    <w:rsid w:val="00183F8C"/>
    <w:rsid w:val="0018406B"/>
    <w:rsid w:val="00184632"/>
    <w:rsid w:val="00184732"/>
    <w:rsid w:val="0018495B"/>
    <w:rsid w:val="00185F5F"/>
    <w:rsid w:val="0018607F"/>
    <w:rsid w:val="0018608B"/>
    <w:rsid w:val="001861DD"/>
    <w:rsid w:val="00186310"/>
    <w:rsid w:val="0018649D"/>
    <w:rsid w:val="001866AA"/>
    <w:rsid w:val="001869CF"/>
    <w:rsid w:val="00187000"/>
    <w:rsid w:val="00187094"/>
    <w:rsid w:val="001873A5"/>
    <w:rsid w:val="001877CA"/>
    <w:rsid w:val="00187B77"/>
    <w:rsid w:val="00187CB6"/>
    <w:rsid w:val="00190022"/>
    <w:rsid w:val="001906F0"/>
    <w:rsid w:val="00190C4F"/>
    <w:rsid w:val="00190EDA"/>
    <w:rsid w:val="00191137"/>
    <w:rsid w:val="001912F4"/>
    <w:rsid w:val="001914B6"/>
    <w:rsid w:val="00191933"/>
    <w:rsid w:val="001919CB"/>
    <w:rsid w:val="00191BDB"/>
    <w:rsid w:val="00192313"/>
    <w:rsid w:val="001924E7"/>
    <w:rsid w:val="001925CA"/>
    <w:rsid w:val="00192624"/>
    <w:rsid w:val="001927E6"/>
    <w:rsid w:val="00192F99"/>
    <w:rsid w:val="00192FA3"/>
    <w:rsid w:val="00193242"/>
    <w:rsid w:val="001936CB"/>
    <w:rsid w:val="001937D1"/>
    <w:rsid w:val="00193B0F"/>
    <w:rsid w:val="00193B80"/>
    <w:rsid w:val="00193C0D"/>
    <w:rsid w:val="00194473"/>
    <w:rsid w:val="00194B18"/>
    <w:rsid w:val="00194E46"/>
    <w:rsid w:val="00194F1E"/>
    <w:rsid w:val="001951D7"/>
    <w:rsid w:val="00195371"/>
    <w:rsid w:val="001958FB"/>
    <w:rsid w:val="00195C13"/>
    <w:rsid w:val="00195F45"/>
    <w:rsid w:val="00196008"/>
    <w:rsid w:val="0019602C"/>
    <w:rsid w:val="001960B6"/>
    <w:rsid w:val="001963FD"/>
    <w:rsid w:val="00196B65"/>
    <w:rsid w:val="00196F52"/>
    <w:rsid w:val="00196F75"/>
    <w:rsid w:val="00197761"/>
    <w:rsid w:val="001A03CE"/>
    <w:rsid w:val="001A0550"/>
    <w:rsid w:val="001A06C3"/>
    <w:rsid w:val="001A0CA2"/>
    <w:rsid w:val="001A0D15"/>
    <w:rsid w:val="001A0F12"/>
    <w:rsid w:val="001A134D"/>
    <w:rsid w:val="001A14A1"/>
    <w:rsid w:val="001A1677"/>
    <w:rsid w:val="001A2580"/>
    <w:rsid w:val="001A2737"/>
    <w:rsid w:val="001A2834"/>
    <w:rsid w:val="001A2F47"/>
    <w:rsid w:val="001A34E0"/>
    <w:rsid w:val="001A39A5"/>
    <w:rsid w:val="001A3C2E"/>
    <w:rsid w:val="001A3DDF"/>
    <w:rsid w:val="001A3E44"/>
    <w:rsid w:val="001A4715"/>
    <w:rsid w:val="001A52FF"/>
    <w:rsid w:val="001A6030"/>
    <w:rsid w:val="001A604E"/>
    <w:rsid w:val="001A64D2"/>
    <w:rsid w:val="001A6785"/>
    <w:rsid w:val="001A6A89"/>
    <w:rsid w:val="001A741E"/>
    <w:rsid w:val="001A76BA"/>
    <w:rsid w:val="001A7849"/>
    <w:rsid w:val="001A7D04"/>
    <w:rsid w:val="001B0514"/>
    <w:rsid w:val="001B075E"/>
    <w:rsid w:val="001B0D6A"/>
    <w:rsid w:val="001B11F4"/>
    <w:rsid w:val="001B14C8"/>
    <w:rsid w:val="001B155E"/>
    <w:rsid w:val="001B1A01"/>
    <w:rsid w:val="001B1D8E"/>
    <w:rsid w:val="001B2679"/>
    <w:rsid w:val="001B2927"/>
    <w:rsid w:val="001B29EC"/>
    <w:rsid w:val="001B2D6B"/>
    <w:rsid w:val="001B3102"/>
    <w:rsid w:val="001B393E"/>
    <w:rsid w:val="001B4E19"/>
    <w:rsid w:val="001B5076"/>
    <w:rsid w:val="001B53E1"/>
    <w:rsid w:val="001B5846"/>
    <w:rsid w:val="001B603C"/>
    <w:rsid w:val="001B6435"/>
    <w:rsid w:val="001B6601"/>
    <w:rsid w:val="001B6784"/>
    <w:rsid w:val="001B6E06"/>
    <w:rsid w:val="001B6EA8"/>
    <w:rsid w:val="001B702B"/>
    <w:rsid w:val="001B7216"/>
    <w:rsid w:val="001B729B"/>
    <w:rsid w:val="001B7557"/>
    <w:rsid w:val="001B7B14"/>
    <w:rsid w:val="001B7F32"/>
    <w:rsid w:val="001C047B"/>
    <w:rsid w:val="001C123A"/>
    <w:rsid w:val="001C1548"/>
    <w:rsid w:val="001C1D94"/>
    <w:rsid w:val="001C2CF8"/>
    <w:rsid w:val="001C3083"/>
    <w:rsid w:val="001C4446"/>
    <w:rsid w:val="001C46C5"/>
    <w:rsid w:val="001C4AF1"/>
    <w:rsid w:val="001C4DF1"/>
    <w:rsid w:val="001C4EA7"/>
    <w:rsid w:val="001C55A2"/>
    <w:rsid w:val="001C5716"/>
    <w:rsid w:val="001C5D35"/>
    <w:rsid w:val="001C5F85"/>
    <w:rsid w:val="001C5FDA"/>
    <w:rsid w:val="001C6432"/>
    <w:rsid w:val="001C64D6"/>
    <w:rsid w:val="001C65C4"/>
    <w:rsid w:val="001C66FA"/>
    <w:rsid w:val="001C676A"/>
    <w:rsid w:val="001C7333"/>
    <w:rsid w:val="001C7378"/>
    <w:rsid w:val="001C7FBA"/>
    <w:rsid w:val="001D02BB"/>
    <w:rsid w:val="001D0C18"/>
    <w:rsid w:val="001D0D40"/>
    <w:rsid w:val="001D0F71"/>
    <w:rsid w:val="001D1337"/>
    <w:rsid w:val="001D17C9"/>
    <w:rsid w:val="001D1BEB"/>
    <w:rsid w:val="001D1C3F"/>
    <w:rsid w:val="001D2900"/>
    <w:rsid w:val="001D30B6"/>
    <w:rsid w:val="001D321B"/>
    <w:rsid w:val="001D350D"/>
    <w:rsid w:val="001D3D8C"/>
    <w:rsid w:val="001D3EA1"/>
    <w:rsid w:val="001D4528"/>
    <w:rsid w:val="001D4CA1"/>
    <w:rsid w:val="001D4E18"/>
    <w:rsid w:val="001D5266"/>
    <w:rsid w:val="001D5290"/>
    <w:rsid w:val="001D5A82"/>
    <w:rsid w:val="001D5B6D"/>
    <w:rsid w:val="001D6695"/>
    <w:rsid w:val="001D6A1C"/>
    <w:rsid w:val="001D6F85"/>
    <w:rsid w:val="001D7121"/>
    <w:rsid w:val="001D7585"/>
    <w:rsid w:val="001D75BC"/>
    <w:rsid w:val="001D769D"/>
    <w:rsid w:val="001D787D"/>
    <w:rsid w:val="001E0314"/>
    <w:rsid w:val="001E0618"/>
    <w:rsid w:val="001E08A2"/>
    <w:rsid w:val="001E0ABD"/>
    <w:rsid w:val="001E0C20"/>
    <w:rsid w:val="001E0CAD"/>
    <w:rsid w:val="001E182D"/>
    <w:rsid w:val="001E1C5B"/>
    <w:rsid w:val="001E226D"/>
    <w:rsid w:val="001E2513"/>
    <w:rsid w:val="001E28B2"/>
    <w:rsid w:val="001E294D"/>
    <w:rsid w:val="001E2B56"/>
    <w:rsid w:val="001E3134"/>
    <w:rsid w:val="001E3348"/>
    <w:rsid w:val="001E3361"/>
    <w:rsid w:val="001E348B"/>
    <w:rsid w:val="001E37F2"/>
    <w:rsid w:val="001E383A"/>
    <w:rsid w:val="001E41F8"/>
    <w:rsid w:val="001E4CD3"/>
    <w:rsid w:val="001E5073"/>
    <w:rsid w:val="001E560B"/>
    <w:rsid w:val="001E5F01"/>
    <w:rsid w:val="001E61FF"/>
    <w:rsid w:val="001E700E"/>
    <w:rsid w:val="001E7B55"/>
    <w:rsid w:val="001E7DDD"/>
    <w:rsid w:val="001E7F24"/>
    <w:rsid w:val="001E7F6C"/>
    <w:rsid w:val="001F0231"/>
    <w:rsid w:val="001F07E0"/>
    <w:rsid w:val="001F1BD2"/>
    <w:rsid w:val="001F20E8"/>
    <w:rsid w:val="001F2647"/>
    <w:rsid w:val="001F271F"/>
    <w:rsid w:val="001F290D"/>
    <w:rsid w:val="001F2BB6"/>
    <w:rsid w:val="001F2C31"/>
    <w:rsid w:val="001F2CB7"/>
    <w:rsid w:val="001F31B6"/>
    <w:rsid w:val="001F3914"/>
    <w:rsid w:val="001F3C3C"/>
    <w:rsid w:val="001F3DE4"/>
    <w:rsid w:val="001F4072"/>
    <w:rsid w:val="001F460C"/>
    <w:rsid w:val="001F4EA5"/>
    <w:rsid w:val="001F5726"/>
    <w:rsid w:val="001F5939"/>
    <w:rsid w:val="001F5992"/>
    <w:rsid w:val="001F5DD0"/>
    <w:rsid w:val="001F5FF3"/>
    <w:rsid w:val="001F6118"/>
    <w:rsid w:val="001F6B5D"/>
    <w:rsid w:val="001F6C40"/>
    <w:rsid w:val="001F7E56"/>
    <w:rsid w:val="0020010C"/>
    <w:rsid w:val="00200381"/>
    <w:rsid w:val="0020055A"/>
    <w:rsid w:val="00200FE1"/>
    <w:rsid w:val="002016BE"/>
    <w:rsid w:val="00201D91"/>
    <w:rsid w:val="002020DA"/>
    <w:rsid w:val="002029F7"/>
    <w:rsid w:val="00202DF8"/>
    <w:rsid w:val="00202F3D"/>
    <w:rsid w:val="00203188"/>
    <w:rsid w:val="00203313"/>
    <w:rsid w:val="002035CE"/>
    <w:rsid w:val="0020366E"/>
    <w:rsid w:val="0020375D"/>
    <w:rsid w:val="002043CF"/>
    <w:rsid w:val="00204CB8"/>
    <w:rsid w:val="00204E2B"/>
    <w:rsid w:val="00205C2A"/>
    <w:rsid w:val="00205DEA"/>
    <w:rsid w:val="00205F2F"/>
    <w:rsid w:val="00206432"/>
    <w:rsid w:val="002065D3"/>
    <w:rsid w:val="0020686F"/>
    <w:rsid w:val="00206914"/>
    <w:rsid w:val="00206B22"/>
    <w:rsid w:val="00206DC1"/>
    <w:rsid w:val="00206E07"/>
    <w:rsid w:val="00206F53"/>
    <w:rsid w:val="00206F56"/>
    <w:rsid w:val="00206FBB"/>
    <w:rsid w:val="00207207"/>
    <w:rsid w:val="002072EF"/>
    <w:rsid w:val="002072F2"/>
    <w:rsid w:val="002078BA"/>
    <w:rsid w:val="00207B3D"/>
    <w:rsid w:val="00207B73"/>
    <w:rsid w:val="00210505"/>
    <w:rsid w:val="00210BE1"/>
    <w:rsid w:val="00210CA3"/>
    <w:rsid w:val="00211079"/>
    <w:rsid w:val="0021148F"/>
    <w:rsid w:val="00211540"/>
    <w:rsid w:val="002115A9"/>
    <w:rsid w:val="00211B7B"/>
    <w:rsid w:val="00211CF9"/>
    <w:rsid w:val="002122F9"/>
    <w:rsid w:val="00212ADA"/>
    <w:rsid w:val="002132F3"/>
    <w:rsid w:val="00213AD1"/>
    <w:rsid w:val="00213D3B"/>
    <w:rsid w:val="00213DFD"/>
    <w:rsid w:val="002140FA"/>
    <w:rsid w:val="00214580"/>
    <w:rsid w:val="002145CA"/>
    <w:rsid w:val="00214823"/>
    <w:rsid w:val="00214D96"/>
    <w:rsid w:val="00214E20"/>
    <w:rsid w:val="00215362"/>
    <w:rsid w:val="00215E5F"/>
    <w:rsid w:val="00216235"/>
    <w:rsid w:val="00216BA6"/>
    <w:rsid w:val="0021702F"/>
    <w:rsid w:val="002177F2"/>
    <w:rsid w:val="002204E3"/>
    <w:rsid w:val="00220744"/>
    <w:rsid w:val="00220874"/>
    <w:rsid w:val="00220C0D"/>
    <w:rsid w:val="002210CF"/>
    <w:rsid w:val="002212A0"/>
    <w:rsid w:val="0022162F"/>
    <w:rsid w:val="002219E1"/>
    <w:rsid w:val="0022205E"/>
    <w:rsid w:val="00222665"/>
    <w:rsid w:val="0022299B"/>
    <w:rsid w:val="00222C86"/>
    <w:rsid w:val="00222D03"/>
    <w:rsid w:val="00223339"/>
    <w:rsid w:val="002234F3"/>
    <w:rsid w:val="00223ADF"/>
    <w:rsid w:val="00223CED"/>
    <w:rsid w:val="00223F95"/>
    <w:rsid w:val="00223FC8"/>
    <w:rsid w:val="00224C27"/>
    <w:rsid w:val="00224F7F"/>
    <w:rsid w:val="00224F83"/>
    <w:rsid w:val="0022571B"/>
    <w:rsid w:val="00225913"/>
    <w:rsid w:val="0022591C"/>
    <w:rsid w:val="00225C10"/>
    <w:rsid w:val="00225D39"/>
    <w:rsid w:val="002262C8"/>
    <w:rsid w:val="002267BF"/>
    <w:rsid w:val="002268EF"/>
    <w:rsid w:val="00227A9B"/>
    <w:rsid w:val="00227BC2"/>
    <w:rsid w:val="00227E5A"/>
    <w:rsid w:val="00227EC4"/>
    <w:rsid w:val="00230021"/>
    <w:rsid w:val="002304E7"/>
    <w:rsid w:val="00230F93"/>
    <w:rsid w:val="002313B0"/>
    <w:rsid w:val="00231A8D"/>
    <w:rsid w:val="0023276C"/>
    <w:rsid w:val="00233216"/>
    <w:rsid w:val="00233377"/>
    <w:rsid w:val="002340FF"/>
    <w:rsid w:val="0023412B"/>
    <w:rsid w:val="00234674"/>
    <w:rsid w:val="00234853"/>
    <w:rsid w:val="00234C65"/>
    <w:rsid w:val="00235871"/>
    <w:rsid w:val="0023608A"/>
    <w:rsid w:val="00236153"/>
    <w:rsid w:val="0023645C"/>
    <w:rsid w:val="0023650D"/>
    <w:rsid w:val="00236734"/>
    <w:rsid w:val="002368AA"/>
    <w:rsid w:val="002369EC"/>
    <w:rsid w:val="002372EF"/>
    <w:rsid w:val="0023765A"/>
    <w:rsid w:val="00237F5F"/>
    <w:rsid w:val="0024013A"/>
    <w:rsid w:val="002401E8"/>
    <w:rsid w:val="002402B5"/>
    <w:rsid w:val="002404A1"/>
    <w:rsid w:val="002405E5"/>
    <w:rsid w:val="0024060F"/>
    <w:rsid w:val="002408DD"/>
    <w:rsid w:val="00240AB8"/>
    <w:rsid w:val="00240E6F"/>
    <w:rsid w:val="002412D3"/>
    <w:rsid w:val="002414F1"/>
    <w:rsid w:val="00241ADA"/>
    <w:rsid w:val="0024266B"/>
    <w:rsid w:val="002427BC"/>
    <w:rsid w:val="00242F83"/>
    <w:rsid w:val="002431AA"/>
    <w:rsid w:val="002433D7"/>
    <w:rsid w:val="002437F5"/>
    <w:rsid w:val="002437FF"/>
    <w:rsid w:val="00243981"/>
    <w:rsid w:val="00244385"/>
    <w:rsid w:val="00244CEF"/>
    <w:rsid w:val="0024508A"/>
    <w:rsid w:val="0024535B"/>
    <w:rsid w:val="00245701"/>
    <w:rsid w:val="0024580B"/>
    <w:rsid w:val="002463EB"/>
    <w:rsid w:val="00246499"/>
    <w:rsid w:val="002465EF"/>
    <w:rsid w:val="00246A74"/>
    <w:rsid w:val="00246FCF"/>
    <w:rsid w:val="0024710C"/>
    <w:rsid w:val="002505AE"/>
    <w:rsid w:val="00250A08"/>
    <w:rsid w:val="00250D0B"/>
    <w:rsid w:val="00251611"/>
    <w:rsid w:val="00252D13"/>
    <w:rsid w:val="00253403"/>
    <w:rsid w:val="00253449"/>
    <w:rsid w:val="0025357C"/>
    <w:rsid w:val="002535DB"/>
    <w:rsid w:val="002541F5"/>
    <w:rsid w:val="00254277"/>
    <w:rsid w:val="002554BE"/>
    <w:rsid w:val="00255638"/>
    <w:rsid w:val="002557CD"/>
    <w:rsid w:val="0025690B"/>
    <w:rsid w:val="00256DC1"/>
    <w:rsid w:val="00256F14"/>
    <w:rsid w:val="002571D4"/>
    <w:rsid w:val="00257249"/>
    <w:rsid w:val="002573D0"/>
    <w:rsid w:val="002574DA"/>
    <w:rsid w:val="00257B93"/>
    <w:rsid w:val="00257ED0"/>
    <w:rsid w:val="0026036E"/>
    <w:rsid w:val="00260B3C"/>
    <w:rsid w:val="00260B76"/>
    <w:rsid w:val="002610C1"/>
    <w:rsid w:val="00261388"/>
    <w:rsid w:val="00261604"/>
    <w:rsid w:val="0026191E"/>
    <w:rsid w:val="00261BA3"/>
    <w:rsid w:val="00262D99"/>
    <w:rsid w:val="00262F96"/>
    <w:rsid w:val="0026338B"/>
    <w:rsid w:val="002637E6"/>
    <w:rsid w:val="00263B0A"/>
    <w:rsid w:val="0026458E"/>
    <w:rsid w:val="0026520D"/>
    <w:rsid w:val="002654B1"/>
    <w:rsid w:val="002654E9"/>
    <w:rsid w:val="002656D2"/>
    <w:rsid w:val="00265D87"/>
    <w:rsid w:val="002662A5"/>
    <w:rsid w:val="00266552"/>
    <w:rsid w:val="00266626"/>
    <w:rsid w:val="00266650"/>
    <w:rsid w:val="00266766"/>
    <w:rsid w:val="002668EB"/>
    <w:rsid w:val="00266D6E"/>
    <w:rsid w:val="00267007"/>
    <w:rsid w:val="00267207"/>
    <w:rsid w:val="00267CF3"/>
    <w:rsid w:val="00267D7A"/>
    <w:rsid w:val="00267E05"/>
    <w:rsid w:val="00267F45"/>
    <w:rsid w:val="0027064C"/>
    <w:rsid w:val="00271243"/>
    <w:rsid w:val="00271DCF"/>
    <w:rsid w:val="002726F5"/>
    <w:rsid w:val="0027286F"/>
    <w:rsid w:val="00273197"/>
    <w:rsid w:val="002737EE"/>
    <w:rsid w:val="00273857"/>
    <w:rsid w:val="00273A5D"/>
    <w:rsid w:val="00273C37"/>
    <w:rsid w:val="002740A3"/>
    <w:rsid w:val="002744D6"/>
    <w:rsid w:val="00274726"/>
    <w:rsid w:val="0027485B"/>
    <w:rsid w:val="0027489C"/>
    <w:rsid w:val="00274F87"/>
    <w:rsid w:val="00275677"/>
    <w:rsid w:val="00275F1D"/>
    <w:rsid w:val="002765CA"/>
    <w:rsid w:val="00277285"/>
    <w:rsid w:val="00277344"/>
    <w:rsid w:val="0027739B"/>
    <w:rsid w:val="00277F5E"/>
    <w:rsid w:val="00277F7C"/>
    <w:rsid w:val="002808EB"/>
    <w:rsid w:val="00280E5D"/>
    <w:rsid w:val="002813B8"/>
    <w:rsid w:val="00281752"/>
    <w:rsid w:val="00281A4F"/>
    <w:rsid w:val="002820E3"/>
    <w:rsid w:val="002822CC"/>
    <w:rsid w:val="00282798"/>
    <w:rsid w:val="00282AEE"/>
    <w:rsid w:val="00282B51"/>
    <w:rsid w:val="00282CD5"/>
    <w:rsid w:val="00283A18"/>
    <w:rsid w:val="002840A0"/>
    <w:rsid w:val="0028482E"/>
    <w:rsid w:val="00284BF6"/>
    <w:rsid w:val="00286038"/>
    <w:rsid w:val="002862D5"/>
    <w:rsid w:val="002868FC"/>
    <w:rsid w:val="00286A36"/>
    <w:rsid w:val="00287BE3"/>
    <w:rsid w:val="00287CA6"/>
    <w:rsid w:val="00287CE2"/>
    <w:rsid w:val="00287F11"/>
    <w:rsid w:val="0029019F"/>
    <w:rsid w:val="002904F0"/>
    <w:rsid w:val="00290ACA"/>
    <w:rsid w:val="00291317"/>
    <w:rsid w:val="002913FF"/>
    <w:rsid w:val="00291747"/>
    <w:rsid w:val="00291FE7"/>
    <w:rsid w:val="0029210A"/>
    <w:rsid w:val="002927B8"/>
    <w:rsid w:val="0029326C"/>
    <w:rsid w:val="00294720"/>
    <w:rsid w:val="00294AC4"/>
    <w:rsid w:val="00294CF4"/>
    <w:rsid w:val="002952BE"/>
    <w:rsid w:val="002953B3"/>
    <w:rsid w:val="0029583D"/>
    <w:rsid w:val="00296002"/>
    <w:rsid w:val="0029655B"/>
    <w:rsid w:val="002968A9"/>
    <w:rsid w:val="002974AB"/>
    <w:rsid w:val="002976C8"/>
    <w:rsid w:val="00297CF8"/>
    <w:rsid w:val="00297DD3"/>
    <w:rsid w:val="002A04BB"/>
    <w:rsid w:val="002A04F9"/>
    <w:rsid w:val="002A06E2"/>
    <w:rsid w:val="002A0761"/>
    <w:rsid w:val="002A0900"/>
    <w:rsid w:val="002A0C09"/>
    <w:rsid w:val="002A0CE3"/>
    <w:rsid w:val="002A138F"/>
    <w:rsid w:val="002A14E3"/>
    <w:rsid w:val="002A1996"/>
    <w:rsid w:val="002A21CA"/>
    <w:rsid w:val="002A2F19"/>
    <w:rsid w:val="002A30E7"/>
    <w:rsid w:val="002A3995"/>
    <w:rsid w:val="002A39C6"/>
    <w:rsid w:val="002A48AB"/>
    <w:rsid w:val="002A51DA"/>
    <w:rsid w:val="002A5692"/>
    <w:rsid w:val="002A580C"/>
    <w:rsid w:val="002A5BDD"/>
    <w:rsid w:val="002A5E41"/>
    <w:rsid w:val="002A629B"/>
    <w:rsid w:val="002A6570"/>
    <w:rsid w:val="002A6724"/>
    <w:rsid w:val="002A720B"/>
    <w:rsid w:val="002A7265"/>
    <w:rsid w:val="002A730B"/>
    <w:rsid w:val="002B00E8"/>
    <w:rsid w:val="002B0185"/>
    <w:rsid w:val="002B0D41"/>
    <w:rsid w:val="002B0E32"/>
    <w:rsid w:val="002B146D"/>
    <w:rsid w:val="002B15AE"/>
    <w:rsid w:val="002B2879"/>
    <w:rsid w:val="002B3046"/>
    <w:rsid w:val="002B3142"/>
    <w:rsid w:val="002B3383"/>
    <w:rsid w:val="002B37C1"/>
    <w:rsid w:val="002B380D"/>
    <w:rsid w:val="002B421E"/>
    <w:rsid w:val="002B477E"/>
    <w:rsid w:val="002B6006"/>
    <w:rsid w:val="002B6286"/>
    <w:rsid w:val="002B62E3"/>
    <w:rsid w:val="002B6420"/>
    <w:rsid w:val="002B65EB"/>
    <w:rsid w:val="002B6793"/>
    <w:rsid w:val="002B69FB"/>
    <w:rsid w:val="002B745C"/>
    <w:rsid w:val="002B7638"/>
    <w:rsid w:val="002B7F82"/>
    <w:rsid w:val="002C060A"/>
    <w:rsid w:val="002C0BE7"/>
    <w:rsid w:val="002C0FDF"/>
    <w:rsid w:val="002C13B4"/>
    <w:rsid w:val="002C1401"/>
    <w:rsid w:val="002C1D69"/>
    <w:rsid w:val="002C1FFB"/>
    <w:rsid w:val="002C20B9"/>
    <w:rsid w:val="002C2241"/>
    <w:rsid w:val="002C255D"/>
    <w:rsid w:val="002C2AFE"/>
    <w:rsid w:val="002C2DF2"/>
    <w:rsid w:val="002C2E3C"/>
    <w:rsid w:val="002C30B5"/>
    <w:rsid w:val="002C321A"/>
    <w:rsid w:val="002C3282"/>
    <w:rsid w:val="002C3653"/>
    <w:rsid w:val="002C3684"/>
    <w:rsid w:val="002C3DCD"/>
    <w:rsid w:val="002C451A"/>
    <w:rsid w:val="002C45EC"/>
    <w:rsid w:val="002C4D51"/>
    <w:rsid w:val="002C4DF6"/>
    <w:rsid w:val="002C52A5"/>
    <w:rsid w:val="002C5604"/>
    <w:rsid w:val="002C56B7"/>
    <w:rsid w:val="002C5BF4"/>
    <w:rsid w:val="002C5D89"/>
    <w:rsid w:val="002C5ECA"/>
    <w:rsid w:val="002C6133"/>
    <w:rsid w:val="002C6306"/>
    <w:rsid w:val="002C681A"/>
    <w:rsid w:val="002C6D38"/>
    <w:rsid w:val="002C6ECF"/>
    <w:rsid w:val="002C7A99"/>
    <w:rsid w:val="002C7CDE"/>
    <w:rsid w:val="002C7E6B"/>
    <w:rsid w:val="002D04BE"/>
    <w:rsid w:val="002D0D94"/>
    <w:rsid w:val="002D1338"/>
    <w:rsid w:val="002D17FD"/>
    <w:rsid w:val="002D2C5E"/>
    <w:rsid w:val="002D3FB7"/>
    <w:rsid w:val="002D4913"/>
    <w:rsid w:val="002D49C8"/>
    <w:rsid w:val="002D50AC"/>
    <w:rsid w:val="002D5167"/>
    <w:rsid w:val="002D5195"/>
    <w:rsid w:val="002D551F"/>
    <w:rsid w:val="002D58D4"/>
    <w:rsid w:val="002D5AA9"/>
    <w:rsid w:val="002D5D65"/>
    <w:rsid w:val="002D5FD7"/>
    <w:rsid w:val="002D63CD"/>
    <w:rsid w:val="002D663C"/>
    <w:rsid w:val="002D6901"/>
    <w:rsid w:val="002D6C32"/>
    <w:rsid w:val="002D7019"/>
    <w:rsid w:val="002D74FC"/>
    <w:rsid w:val="002D76C1"/>
    <w:rsid w:val="002D77C8"/>
    <w:rsid w:val="002D7BEC"/>
    <w:rsid w:val="002D7F0D"/>
    <w:rsid w:val="002E0DF8"/>
    <w:rsid w:val="002E1219"/>
    <w:rsid w:val="002E14BE"/>
    <w:rsid w:val="002E15D5"/>
    <w:rsid w:val="002E160D"/>
    <w:rsid w:val="002E1B02"/>
    <w:rsid w:val="002E1D6F"/>
    <w:rsid w:val="002E2317"/>
    <w:rsid w:val="002E29E1"/>
    <w:rsid w:val="002E2E5B"/>
    <w:rsid w:val="002E335E"/>
    <w:rsid w:val="002E3921"/>
    <w:rsid w:val="002E3BB9"/>
    <w:rsid w:val="002E3EB2"/>
    <w:rsid w:val="002E447F"/>
    <w:rsid w:val="002E464F"/>
    <w:rsid w:val="002E4B69"/>
    <w:rsid w:val="002E5B54"/>
    <w:rsid w:val="002E64AC"/>
    <w:rsid w:val="002E689C"/>
    <w:rsid w:val="002E74BA"/>
    <w:rsid w:val="002E74DD"/>
    <w:rsid w:val="002E76CF"/>
    <w:rsid w:val="002E7C7C"/>
    <w:rsid w:val="002F08F6"/>
    <w:rsid w:val="002F0F1D"/>
    <w:rsid w:val="002F11DA"/>
    <w:rsid w:val="002F175E"/>
    <w:rsid w:val="002F17BB"/>
    <w:rsid w:val="002F1F67"/>
    <w:rsid w:val="002F22B8"/>
    <w:rsid w:val="002F245A"/>
    <w:rsid w:val="002F24B5"/>
    <w:rsid w:val="002F286D"/>
    <w:rsid w:val="002F2937"/>
    <w:rsid w:val="002F294A"/>
    <w:rsid w:val="002F29C1"/>
    <w:rsid w:val="002F2A50"/>
    <w:rsid w:val="002F35B3"/>
    <w:rsid w:val="002F44ED"/>
    <w:rsid w:val="002F4830"/>
    <w:rsid w:val="002F5148"/>
    <w:rsid w:val="002F5602"/>
    <w:rsid w:val="002F57E2"/>
    <w:rsid w:val="002F5994"/>
    <w:rsid w:val="002F6040"/>
    <w:rsid w:val="002F609E"/>
    <w:rsid w:val="002F6475"/>
    <w:rsid w:val="002F6576"/>
    <w:rsid w:val="002F674B"/>
    <w:rsid w:val="002F691B"/>
    <w:rsid w:val="002F6A15"/>
    <w:rsid w:val="002F7219"/>
    <w:rsid w:val="002F7300"/>
    <w:rsid w:val="002F7534"/>
    <w:rsid w:val="002F7595"/>
    <w:rsid w:val="002F7664"/>
    <w:rsid w:val="002F7AC7"/>
    <w:rsid w:val="002F7AD1"/>
    <w:rsid w:val="003000F5"/>
    <w:rsid w:val="0030016C"/>
    <w:rsid w:val="0030062D"/>
    <w:rsid w:val="0030081E"/>
    <w:rsid w:val="00300CCC"/>
    <w:rsid w:val="00301667"/>
    <w:rsid w:val="0030173C"/>
    <w:rsid w:val="00301F18"/>
    <w:rsid w:val="0030211F"/>
    <w:rsid w:val="00302607"/>
    <w:rsid w:val="00302D55"/>
    <w:rsid w:val="00303163"/>
    <w:rsid w:val="0030323B"/>
    <w:rsid w:val="0030335E"/>
    <w:rsid w:val="00303473"/>
    <w:rsid w:val="003034FC"/>
    <w:rsid w:val="003038E7"/>
    <w:rsid w:val="003045C1"/>
    <w:rsid w:val="00304753"/>
    <w:rsid w:val="00304A52"/>
    <w:rsid w:val="00304AAD"/>
    <w:rsid w:val="00305D1D"/>
    <w:rsid w:val="003063A4"/>
    <w:rsid w:val="00306485"/>
    <w:rsid w:val="0030661D"/>
    <w:rsid w:val="00306922"/>
    <w:rsid w:val="003070B5"/>
    <w:rsid w:val="00307148"/>
    <w:rsid w:val="003072B3"/>
    <w:rsid w:val="00307458"/>
    <w:rsid w:val="003074A1"/>
    <w:rsid w:val="003074B9"/>
    <w:rsid w:val="003074E6"/>
    <w:rsid w:val="0030799D"/>
    <w:rsid w:val="00307CD4"/>
    <w:rsid w:val="00307F4C"/>
    <w:rsid w:val="0031046A"/>
    <w:rsid w:val="0031078C"/>
    <w:rsid w:val="00310BA8"/>
    <w:rsid w:val="00310EF2"/>
    <w:rsid w:val="0031189A"/>
    <w:rsid w:val="00311D6B"/>
    <w:rsid w:val="003121A4"/>
    <w:rsid w:val="003121CF"/>
    <w:rsid w:val="00312632"/>
    <w:rsid w:val="00312DF2"/>
    <w:rsid w:val="00313134"/>
    <w:rsid w:val="003133FB"/>
    <w:rsid w:val="003137D0"/>
    <w:rsid w:val="00313A17"/>
    <w:rsid w:val="00313B43"/>
    <w:rsid w:val="003149E5"/>
    <w:rsid w:val="00315094"/>
    <w:rsid w:val="003150CB"/>
    <w:rsid w:val="003150E4"/>
    <w:rsid w:val="003153C3"/>
    <w:rsid w:val="00315641"/>
    <w:rsid w:val="00315909"/>
    <w:rsid w:val="00315BDF"/>
    <w:rsid w:val="00315D31"/>
    <w:rsid w:val="00316931"/>
    <w:rsid w:val="00316E3D"/>
    <w:rsid w:val="003178A4"/>
    <w:rsid w:val="003179C6"/>
    <w:rsid w:val="00317EF0"/>
    <w:rsid w:val="003200AE"/>
    <w:rsid w:val="00320262"/>
    <w:rsid w:val="00320573"/>
    <w:rsid w:val="00320586"/>
    <w:rsid w:val="00320757"/>
    <w:rsid w:val="00320A0B"/>
    <w:rsid w:val="00320BA5"/>
    <w:rsid w:val="003215E8"/>
    <w:rsid w:val="00321858"/>
    <w:rsid w:val="00321C40"/>
    <w:rsid w:val="0032301B"/>
    <w:rsid w:val="003231DF"/>
    <w:rsid w:val="00323683"/>
    <w:rsid w:val="00323773"/>
    <w:rsid w:val="00323813"/>
    <w:rsid w:val="003239A3"/>
    <w:rsid w:val="00323A0D"/>
    <w:rsid w:val="00323C22"/>
    <w:rsid w:val="00324D93"/>
    <w:rsid w:val="003250C7"/>
    <w:rsid w:val="0032538A"/>
    <w:rsid w:val="00325908"/>
    <w:rsid w:val="00325C35"/>
    <w:rsid w:val="00325CD8"/>
    <w:rsid w:val="00326A12"/>
    <w:rsid w:val="00327C29"/>
    <w:rsid w:val="00327DFC"/>
    <w:rsid w:val="00327F34"/>
    <w:rsid w:val="0033033B"/>
    <w:rsid w:val="00330AE5"/>
    <w:rsid w:val="0033134F"/>
    <w:rsid w:val="00331440"/>
    <w:rsid w:val="003315B6"/>
    <w:rsid w:val="0033177C"/>
    <w:rsid w:val="00331CA7"/>
    <w:rsid w:val="00331D8A"/>
    <w:rsid w:val="00332197"/>
    <w:rsid w:val="00332367"/>
    <w:rsid w:val="0033340C"/>
    <w:rsid w:val="00333BBC"/>
    <w:rsid w:val="00333FCD"/>
    <w:rsid w:val="0033406E"/>
    <w:rsid w:val="003344BC"/>
    <w:rsid w:val="00334671"/>
    <w:rsid w:val="003346BE"/>
    <w:rsid w:val="003347E2"/>
    <w:rsid w:val="003348E7"/>
    <w:rsid w:val="00334D5D"/>
    <w:rsid w:val="00334E4F"/>
    <w:rsid w:val="0033501C"/>
    <w:rsid w:val="003354DF"/>
    <w:rsid w:val="003355BB"/>
    <w:rsid w:val="0033560C"/>
    <w:rsid w:val="0033591E"/>
    <w:rsid w:val="00335A3D"/>
    <w:rsid w:val="00335A6E"/>
    <w:rsid w:val="00335E92"/>
    <w:rsid w:val="00335EA7"/>
    <w:rsid w:val="00335EB4"/>
    <w:rsid w:val="0033613D"/>
    <w:rsid w:val="00336E2C"/>
    <w:rsid w:val="003370BD"/>
    <w:rsid w:val="003373FE"/>
    <w:rsid w:val="00337D1F"/>
    <w:rsid w:val="0034013F"/>
    <w:rsid w:val="0034033E"/>
    <w:rsid w:val="00340F80"/>
    <w:rsid w:val="0034187B"/>
    <w:rsid w:val="00341FAE"/>
    <w:rsid w:val="00342686"/>
    <w:rsid w:val="00342918"/>
    <w:rsid w:val="00342D75"/>
    <w:rsid w:val="00342F2A"/>
    <w:rsid w:val="00343361"/>
    <w:rsid w:val="003437CD"/>
    <w:rsid w:val="0034410C"/>
    <w:rsid w:val="00344390"/>
    <w:rsid w:val="003446D9"/>
    <w:rsid w:val="003448D3"/>
    <w:rsid w:val="00344ABB"/>
    <w:rsid w:val="00344DB5"/>
    <w:rsid w:val="00345207"/>
    <w:rsid w:val="00345332"/>
    <w:rsid w:val="00345429"/>
    <w:rsid w:val="003455AC"/>
    <w:rsid w:val="003458AC"/>
    <w:rsid w:val="00345A44"/>
    <w:rsid w:val="00345A4C"/>
    <w:rsid w:val="00346DA4"/>
    <w:rsid w:val="00347584"/>
    <w:rsid w:val="003478E1"/>
    <w:rsid w:val="00347B4B"/>
    <w:rsid w:val="00347D01"/>
    <w:rsid w:val="0035022D"/>
    <w:rsid w:val="00350363"/>
    <w:rsid w:val="0035038F"/>
    <w:rsid w:val="00350595"/>
    <w:rsid w:val="00350974"/>
    <w:rsid w:val="00350B21"/>
    <w:rsid w:val="00350E96"/>
    <w:rsid w:val="003513EF"/>
    <w:rsid w:val="00351580"/>
    <w:rsid w:val="00351834"/>
    <w:rsid w:val="00351F31"/>
    <w:rsid w:val="0035200F"/>
    <w:rsid w:val="00352508"/>
    <w:rsid w:val="00352FFC"/>
    <w:rsid w:val="00353140"/>
    <w:rsid w:val="00353C62"/>
    <w:rsid w:val="003540A9"/>
    <w:rsid w:val="00354A3A"/>
    <w:rsid w:val="00354AF1"/>
    <w:rsid w:val="00354DA6"/>
    <w:rsid w:val="00354F19"/>
    <w:rsid w:val="003550BB"/>
    <w:rsid w:val="003550D4"/>
    <w:rsid w:val="003555D1"/>
    <w:rsid w:val="003559F9"/>
    <w:rsid w:val="00355D9F"/>
    <w:rsid w:val="00355E75"/>
    <w:rsid w:val="00356056"/>
    <w:rsid w:val="003561C9"/>
    <w:rsid w:val="003567C2"/>
    <w:rsid w:val="0035724D"/>
    <w:rsid w:val="00357438"/>
    <w:rsid w:val="00357B03"/>
    <w:rsid w:val="003600D9"/>
    <w:rsid w:val="00360209"/>
    <w:rsid w:val="00361874"/>
    <w:rsid w:val="003618E5"/>
    <w:rsid w:val="00361FA4"/>
    <w:rsid w:val="003620F2"/>
    <w:rsid w:val="00362280"/>
    <w:rsid w:val="003624B6"/>
    <w:rsid w:val="00362D87"/>
    <w:rsid w:val="00362E39"/>
    <w:rsid w:val="00363CCA"/>
    <w:rsid w:val="0036410A"/>
    <w:rsid w:val="00364C1F"/>
    <w:rsid w:val="00364D19"/>
    <w:rsid w:val="0036504B"/>
    <w:rsid w:val="00365222"/>
    <w:rsid w:val="00365399"/>
    <w:rsid w:val="00365BAF"/>
    <w:rsid w:val="00365F7A"/>
    <w:rsid w:val="003661F9"/>
    <w:rsid w:val="00366510"/>
    <w:rsid w:val="00366918"/>
    <w:rsid w:val="00366C0F"/>
    <w:rsid w:val="00367685"/>
    <w:rsid w:val="00367C50"/>
    <w:rsid w:val="0037009E"/>
    <w:rsid w:val="00370531"/>
    <w:rsid w:val="00370634"/>
    <w:rsid w:val="003706D6"/>
    <w:rsid w:val="00370F57"/>
    <w:rsid w:val="0037113F"/>
    <w:rsid w:val="0037184E"/>
    <w:rsid w:val="00371B0E"/>
    <w:rsid w:val="00372569"/>
    <w:rsid w:val="003727A9"/>
    <w:rsid w:val="00372BC7"/>
    <w:rsid w:val="00372C7D"/>
    <w:rsid w:val="00372EC8"/>
    <w:rsid w:val="003737BB"/>
    <w:rsid w:val="003738A8"/>
    <w:rsid w:val="003739AF"/>
    <w:rsid w:val="00373A08"/>
    <w:rsid w:val="00374B98"/>
    <w:rsid w:val="00374F2F"/>
    <w:rsid w:val="003750A7"/>
    <w:rsid w:val="00375209"/>
    <w:rsid w:val="00375311"/>
    <w:rsid w:val="00375793"/>
    <w:rsid w:val="003758B7"/>
    <w:rsid w:val="003758EC"/>
    <w:rsid w:val="003759AE"/>
    <w:rsid w:val="00375A28"/>
    <w:rsid w:val="00375C61"/>
    <w:rsid w:val="00375CA9"/>
    <w:rsid w:val="00375D91"/>
    <w:rsid w:val="00375F20"/>
    <w:rsid w:val="00376305"/>
    <w:rsid w:val="00376CE5"/>
    <w:rsid w:val="00376D73"/>
    <w:rsid w:val="00376E1C"/>
    <w:rsid w:val="003770E5"/>
    <w:rsid w:val="00377230"/>
    <w:rsid w:val="0037755F"/>
    <w:rsid w:val="003777EB"/>
    <w:rsid w:val="00377C2F"/>
    <w:rsid w:val="003805BC"/>
    <w:rsid w:val="00380BD5"/>
    <w:rsid w:val="00380E6B"/>
    <w:rsid w:val="0038117F"/>
    <w:rsid w:val="0038157B"/>
    <w:rsid w:val="003815F6"/>
    <w:rsid w:val="00381BE0"/>
    <w:rsid w:val="00381DED"/>
    <w:rsid w:val="003821E2"/>
    <w:rsid w:val="00382243"/>
    <w:rsid w:val="0038303D"/>
    <w:rsid w:val="00383364"/>
    <w:rsid w:val="003834B0"/>
    <w:rsid w:val="003839AA"/>
    <w:rsid w:val="00383D19"/>
    <w:rsid w:val="00383D6A"/>
    <w:rsid w:val="00383E49"/>
    <w:rsid w:val="00384E64"/>
    <w:rsid w:val="003854B1"/>
    <w:rsid w:val="003859BA"/>
    <w:rsid w:val="00385F26"/>
    <w:rsid w:val="00386643"/>
    <w:rsid w:val="003869D2"/>
    <w:rsid w:val="00386A0B"/>
    <w:rsid w:val="00386A46"/>
    <w:rsid w:val="00386C0E"/>
    <w:rsid w:val="00386D30"/>
    <w:rsid w:val="00386DDB"/>
    <w:rsid w:val="003873FC"/>
    <w:rsid w:val="0038741B"/>
    <w:rsid w:val="003874F4"/>
    <w:rsid w:val="003879ED"/>
    <w:rsid w:val="00387EE8"/>
    <w:rsid w:val="00390235"/>
    <w:rsid w:val="00390375"/>
    <w:rsid w:val="0039062E"/>
    <w:rsid w:val="00390AA4"/>
    <w:rsid w:val="00390BE6"/>
    <w:rsid w:val="00390C35"/>
    <w:rsid w:val="00390D65"/>
    <w:rsid w:val="00390ED3"/>
    <w:rsid w:val="003915FB"/>
    <w:rsid w:val="0039201F"/>
    <w:rsid w:val="00392307"/>
    <w:rsid w:val="00392310"/>
    <w:rsid w:val="003923F9"/>
    <w:rsid w:val="00392438"/>
    <w:rsid w:val="003928E1"/>
    <w:rsid w:val="00392AEF"/>
    <w:rsid w:val="0039301A"/>
    <w:rsid w:val="0039347B"/>
    <w:rsid w:val="0039377E"/>
    <w:rsid w:val="00393946"/>
    <w:rsid w:val="00393BEF"/>
    <w:rsid w:val="00393C8B"/>
    <w:rsid w:val="00393E74"/>
    <w:rsid w:val="003940C3"/>
    <w:rsid w:val="003940E5"/>
    <w:rsid w:val="00394638"/>
    <w:rsid w:val="00394894"/>
    <w:rsid w:val="003949BB"/>
    <w:rsid w:val="003949E1"/>
    <w:rsid w:val="00394DF9"/>
    <w:rsid w:val="003950FC"/>
    <w:rsid w:val="003958CA"/>
    <w:rsid w:val="0039599F"/>
    <w:rsid w:val="00395D55"/>
    <w:rsid w:val="00396492"/>
    <w:rsid w:val="003966BE"/>
    <w:rsid w:val="00396E30"/>
    <w:rsid w:val="003970F1"/>
    <w:rsid w:val="00397553"/>
    <w:rsid w:val="003975B7"/>
    <w:rsid w:val="00397CC1"/>
    <w:rsid w:val="003A055A"/>
    <w:rsid w:val="003A0850"/>
    <w:rsid w:val="003A0928"/>
    <w:rsid w:val="003A0BDF"/>
    <w:rsid w:val="003A1381"/>
    <w:rsid w:val="003A15A2"/>
    <w:rsid w:val="003A1C0E"/>
    <w:rsid w:val="003A2B74"/>
    <w:rsid w:val="003A2D4A"/>
    <w:rsid w:val="003A34DD"/>
    <w:rsid w:val="003A36A9"/>
    <w:rsid w:val="003A3707"/>
    <w:rsid w:val="003A37A6"/>
    <w:rsid w:val="003A4D10"/>
    <w:rsid w:val="003A54AC"/>
    <w:rsid w:val="003A58EA"/>
    <w:rsid w:val="003A6573"/>
    <w:rsid w:val="003A65F4"/>
    <w:rsid w:val="003A6641"/>
    <w:rsid w:val="003A705F"/>
    <w:rsid w:val="003A73DF"/>
    <w:rsid w:val="003A76A9"/>
    <w:rsid w:val="003A7CC6"/>
    <w:rsid w:val="003A7E12"/>
    <w:rsid w:val="003A7E2E"/>
    <w:rsid w:val="003B00C2"/>
    <w:rsid w:val="003B01B4"/>
    <w:rsid w:val="003B0BD2"/>
    <w:rsid w:val="003B12D2"/>
    <w:rsid w:val="003B16DC"/>
    <w:rsid w:val="003B1ED8"/>
    <w:rsid w:val="003B2735"/>
    <w:rsid w:val="003B2EE5"/>
    <w:rsid w:val="003B34EA"/>
    <w:rsid w:val="003B35D7"/>
    <w:rsid w:val="003B35EB"/>
    <w:rsid w:val="003B35F3"/>
    <w:rsid w:val="003B3770"/>
    <w:rsid w:val="003B37C8"/>
    <w:rsid w:val="003B3A16"/>
    <w:rsid w:val="003B40A1"/>
    <w:rsid w:val="003B42A9"/>
    <w:rsid w:val="003B447B"/>
    <w:rsid w:val="003B4525"/>
    <w:rsid w:val="003B4947"/>
    <w:rsid w:val="003B4C01"/>
    <w:rsid w:val="003B4CA4"/>
    <w:rsid w:val="003B5375"/>
    <w:rsid w:val="003B55B3"/>
    <w:rsid w:val="003B564E"/>
    <w:rsid w:val="003B597C"/>
    <w:rsid w:val="003B5D94"/>
    <w:rsid w:val="003B6451"/>
    <w:rsid w:val="003B656C"/>
    <w:rsid w:val="003B6609"/>
    <w:rsid w:val="003B6B85"/>
    <w:rsid w:val="003B6EBD"/>
    <w:rsid w:val="003B6F7D"/>
    <w:rsid w:val="003B6F90"/>
    <w:rsid w:val="003B728C"/>
    <w:rsid w:val="003B791E"/>
    <w:rsid w:val="003B7AF9"/>
    <w:rsid w:val="003B7C6A"/>
    <w:rsid w:val="003B7DC8"/>
    <w:rsid w:val="003C0326"/>
    <w:rsid w:val="003C0D85"/>
    <w:rsid w:val="003C1335"/>
    <w:rsid w:val="003C1B0D"/>
    <w:rsid w:val="003C2253"/>
    <w:rsid w:val="003C23CF"/>
    <w:rsid w:val="003C2440"/>
    <w:rsid w:val="003C24F6"/>
    <w:rsid w:val="003C2688"/>
    <w:rsid w:val="003C2898"/>
    <w:rsid w:val="003C2B4C"/>
    <w:rsid w:val="003C33BF"/>
    <w:rsid w:val="003C37EA"/>
    <w:rsid w:val="003C3923"/>
    <w:rsid w:val="003C3BFA"/>
    <w:rsid w:val="003C3DB4"/>
    <w:rsid w:val="003C465A"/>
    <w:rsid w:val="003C4DFE"/>
    <w:rsid w:val="003C500F"/>
    <w:rsid w:val="003C5779"/>
    <w:rsid w:val="003C5BF2"/>
    <w:rsid w:val="003C6601"/>
    <w:rsid w:val="003C67B4"/>
    <w:rsid w:val="003C7036"/>
    <w:rsid w:val="003C78B7"/>
    <w:rsid w:val="003C79D2"/>
    <w:rsid w:val="003C7D4C"/>
    <w:rsid w:val="003C7F32"/>
    <w:rsid w:val="003C7FF8"/>
    <w:rsid w:val="003D0FE7"/>
    <w:rsid w:val="003D118A"/>
    <w:rsid w:val="003D15E1"/>
    <w:rsid w:val="003D1818"/>
    <w:rsid w:val="003D1859"/>
    <w:rsid w:val="003D1910"/>
    <w:rsid w:val="003D1E45"/>
    <w:rsid w:val="003D1E6B"/>
    <w:rsid w:val="003D2124"/>
    <w:rsid w:val="003D224E"/>
    <w:rsid w:val="003D266E"/>
    <w:rsid w:val="003D277D"/>
    <w:rsid w:val="003D2ADF"/>
    <w:rsid w:val="003D311A"/>
    <w:rsid w:val="003D3373"/>
    <w:rsid w:val="003D395A"/>
    <w:rsid w:val="003D3AF4"/>
    <w:rsid w:val="003D416C"/>
    <w:rsid w:val="003D4258"/>
    <w:rsid w:val="003D4523"/>
    <w:rsid w:val="003D472D"/>
    <w:rsid w:val="003D47DE"/>
    <w:rsid w:val="003D4A94"/>
    <w:rsid w:val="003D5AA9"/>
    <w:rsid w:val="003D6649"/>
    <w:rsid w:val="003D6775"/>
    <w:rsid w:val="003D6BB4"/>
    <w:rsid w:val="003D705A"/>
    <w:rsid w:val="003D7593"/>
    <w:rsid w:val="003D7603"/>
    <w:rsid w:val="003E034C"/>
    <w:rsid w:val="003E19C3"/>
    <w:rsid w:val="003E1E1F"/>
    <w:rsid w:val="003E246C"/>
    <w:rsid w:val="003E2C74"/>
    <w:rsid w:val="003E2CB8"/>
    <w:rsid w:val="003E2DBA"/>
    <w:rsid w:val="003E339A"/>
    <w:rsid w:val="003E3750"/>
    <w:rsid w:val="003E3806"/>
    <w:rsid w:val="003E3B2C"/>
    <w:rsid w:val="003E3D94"/>
    <w:rsid w:val="003E413B"/>
    <w:rsid w:val="003E42D6"/>
    <w:rsid w:val="003E4CD5"/>
    <w:rsid w:val="003E535D"/>
    <w:rsid w:val="003E59CE"/>
    <w:rsid w:val="003E5ADC"/>
    <w:rsid w:val="003E5AE0"/>
    <w:rsid w:val="003E635E"/>
    <w:rsid w:val="003E63AA"/>
    <w:rsid w:val="003E67CD"/>
    <w:rsid w:val="003E69AE"/>
    <w:rsid w:val="003E7439"/>
    <w:rsid w:val="003E7682"/>
    <w:rsid w:val="003E7AE3"/>
    <w:rsid w:val="003E7B0F"/>
    <w:rsid w:val="003F0317"/>
    <w:rsid w:val="003F07E7"/>
    <w:rsid w:val="003F0BDE"/>
    <w:rsid w:val="003F0C7C"/>
    <w:rsid w:val="003F0EBE"/>
    <w:rsid w:val="003F1A9E"/>
    <w:rsid w:val="003F1C00"/>
    <w:rsid w:val="003F230B"/>
    <w:rsid w:val="003F2683"/>
    <w:rsid w:val="003F2A4E"/>
    <w:rsid w:val="003F35A7"/>
    <w:rsid w:val="003F36BD"/>
    <w:rsid w:val="003F3C60"/>
    <w:rsid w:val="003F4087"/>
    <w:rsid w:val="003F4256"/>
    <w:rsid w:val="003F42F1"/>
    <w:rsid w:val="003F44DA"/>
    <w:rsid w:val="003F4796"/>
    <w:rsid w:val="003F4B00"/>
    <w:rsid w:val="003F4FCA"/>
    <w:rsid w:val="003F5456"/>
    <w:rsid w:val="003F5993"/>
    <w:rsid w:val="003F5A31"/>
    <w:rsid w:val="003F6223"/>
    <w:rsid w:val="003F6638"/>
    <w:rsid w:val="003F6D2B"/>
    <w:rsid w:val="003F6E9A"/>
    <w:rsid w:val="003F6FD9"/>
    <w:rsid w:val="003F7C28"/>
    <w:rsid w:val="003F7CEE"/>
    <w:rsid w:val="003F7D40"/>
    <w:rsid w:val="00400EF1"/>
    <w:rsid w:val="00400F68"/>
    <w:rsid w:val="0040135A"/>
    <w:rsid w:val="004015F6"/>
    <w:rsid w:val="004018A9"/>
    <w:rsid w:val="00401A7B"/>
    <w:rsid w:val="00401BBF"/>
    <w:rsid w:val="004020BE"/>
    <w:rsid w:val="0040286F"/>
    <w:rsid w:val="004035EA"/>
    <w:rsid w:val="00403727"/>
    <w:rsid w:val="00403A9A"/>
    <w:rsid w:val="00404C06"/>
    <w:rsid w:val="004059AB"/>
    <w:rsid w:val="00405C65"/>
    <w:rsid w:val="00405FD6"/>
    <w:rsid w:val="004062B0"/>
    <w:rsid w:val="00406359"/>
    <w:rsid w:val="00406405"/>
    <w:rsid w:val="00406C10"/>
    <w:rsid w:val="00407591"/>
    <w:rsid w:val="00407670"/>
    <w:rsid w:val="00407ABE"/>
    <w:rsid w:val="00407C86"/>
    <w:rsid w:val="00407D30"/>
    <w:rsid w:val="00407DB5"/>
    <w:rsid w:val="00407E06"/>
    <w:rsid w:val="00410199"/>
    <w:rsid w:val="00410823"/>
    <w:rsid w:val="00410AEB"/>
    <w:rsid w:val="00410BAE"/>
    <w:rsid w:val="00410D5F"/>
    <w:rsid w:val="00410FF6"/>
    <w:rsid w:val="00411029"/>
    <w:rsid w:val="004112E8"/>
    <w:rsid w:val="004116EE"/>
    <w:rsid w:val="004118E7"/>
    <w:rsid w:val="004118E9"/>
    <w:rsid w:val="0041250A"/>
    <w:rsid w:val="00412947"/>
    <w:rsid w:val="00412C58"/>
    <w:rsid w:val="00412F23"/>
    <w:rsid w:val="004131E8"/>
    <w:rsid w:val="004137C6"/>
    <w:rsid w:val="0041395B"/>
    <w:rsid w:val="00413D14"/>
    <w:rsid w:val="0041426C"/>
    <w:rsid w:val="00414799"/>
    <w:rsid w:val="00415494"/>
    <w:rsid w:val="00415654"/>
    <w:rsid w:val="004157DF"/>
    <w:rsid w:val="0041595F"/>
    <w:rsid w:val="004159F5"/>
    <w:rsid w:val="00415B6B"/>
    <w:rsid w:val="00415C77"/>
    <w:rsid w:val="00416094"/>
    <w:rsid w:val="00416816"/>
    <w:rsid w:val="004178CC"/>
    <w:rsid w:val="0041799F"/>
    <w:rsid w:val="00417A4B"/>
    <w:rsid w:val="00417A53"/>
    <w:rsid w:val="0042017E"/>
    <w:rsid w:val="00420289"/>
    <w:rsid w:val="00420515"/>
    <w:rsid w:val="004205F7"/>
    <w:rsid w:val="00420B6F"/>
    <w:rsid w:val="004211C4"/>
    <w:rsid w:val="004215F6"/>
    <w:rsid w:val="004217F1"/>
    <w:rsid w:val="0042194D"/>
    <w:rsid w:val="00421DC7"/>
    <w:rsid w:val="004226CA"/>
    <w:rsid w:val="0042276E"/>
    <w:rsid w:val="00422F3B"/>
    <w:rsid w:val="0042328C"/>
    <w:rsid w:val="0042371B"/>
    <w:rsid w:val="0042411F"/>
    <w:rsid w:val="00424965"/>
    <w:rsid w:val="00425126"/>
    <w:rsid w:val="0042529B"/>
    <w:rsid w:val="004252DA"/>
    <w:rsid w:val="00425AEC"/>
    <w:rsid w:val="00425CE7"/>
    <w:rsid w:val="00426B13"/>
    <w:rsid w:val="004271CE"/>
    <w:rsid w:val="004271D5"/>
    <w:rsid w:val="004271DD"/>
    <w:rsid w:val="0042763D"/>
    <w:rsid w:val="00427BA3"/>
    <w:rsid w:val="00427D89"/>
    <w:rsid w:val="00430D4E"/>
    <w:rsid w:val="00431069"/>
    <w:rsid w:val="004314FC"/>
    <w:rsid w:val="004317C6"/>
    <w:rsid w:val="00432523"/>
    <w:rsid w:val="0043297B"/>
    <w:rsid w:val="00432A50"/>
    <w:rsid w:val="00432CC1"/>
    <w:rsid w:val="00432F57"/>
    <w:rsid w:val="004330B2"/>
    <w:rsid w:val="0043321E"/>
    <w:rsid w:val="00433738"/>
    <w:rsid w:val="004337DC"/>
    <w:rsid w:val="00433A5B"/>
    <w:rsid w:val="004346D7"/>
    <w:rsid w:val="00434877"/>
    <w:rsid w:val="00434ADC"/>
    <w:rsid w:val="00434BCA"/>
    <w:rsid w:val="00435479"/>
    <w:rsid w:val="00435567"/>
    <w:rsid w:val="00435921"/>
    <w:rsid w:val="00436198"/>
    <w:rsid w:val="00436650"/>
    <w:rsid w:val="00437454"/>
    <w:rsid w:val="00437856"/>
    <w:rsid w:val="004379AE"/>
    <w:rsid w:val="00437C4C"/>
    <w:rsid w:val="00437FEA"/>
    <w:rsid w:val="00440393"/>
    <w:rsid w:val="00440605"/>
    <w:rsid w:val="0044090D"/>
    <w:rsid w:val="00440BD9"/>
    <w:rsid w:val="00441283"/>
    <w:rsid w:val="004417D1"/>
    <w:rsid w:val="00441F85"/>
    <w:rsid w:val="004420C9"/>
    <w:rsid w:val="0044218B"/>
    <w:rsid w:val="00442E97"/>
    <w:rsid w:val="00442EB6"/>
    <w:rsid w:val="00442F8B"/>
    <w:rsid w:val="00443083"/>
    <w:rsid w:val="0044336B"/>
    <w:rsid w:val="004433F8"/>
    <w:rsid w:val="00443FBB"/>
    <w:rsid w:val="0044438A"/>
    <w:rsid w:val="0044443C"/>
    <w:rsid w:val="00444761"/>
    <w:rsid w:val="004448A5"/>
    <w:rsid w:val="004449E2"/>
    <w:rsid w:val="004450D6"/>
    <w:rsid w:val="0044510E"/>
    <w:rsid w:val="0044567E"/>
    <w:rsid w:val="004457A1"/>
    <w:rsid w:val="004457EB"/>
    <w:rsid w:val="004464CC"/>
    <w:rsid w:val="00446E77"/>
    <w:rsid w:val="0044709B"/>
    <w:rsid w:val="00447370"/>
    <w:rsid w:val="0044748B"/>
    <w:rsid w:val="0045003B"/>
    <w:rsid w:val="0045146D"/>
    <w:rsid w:val="004514DC"/>
    <w:rsid w:val="00451B47"/>
    <w:rsid w:val="00451B9E"/>
    <w:rsid w:val="00451BC2"/>
    <w:rsid w:val="00451C3B"/>
    <w:rsid w:val="0045248B"/>
    <w:rsid w:val="00452673"/>
    <w:rsid w:val="00452887"/>
    <w:rsid w:val="00453040"/>
    <w:rsid w:val="00453354"/>
    <w:rsid w:val="00453ED4"/>
    <w:rsid w:val="00454092"/>
    <w:rsid w:val="004546E2"/>
    <w:rsid w:val="00454711"/>
    <w:rsid w:val="00454C94"/>
    <w:rsid w:val="0045511C"/>
    <w:rsid w:val="0045534B"/>
    <w:rsid w:val="004556DA"/>
    <w:rsid w:val="0045599D"/>
    <w:rsid w:val="00456F7A"/>
    <w:rsid w:val="004570D1"/>
    <w:rsid w:val="00457416"/>
    <w:rsid w:val="00457637"/>
    <w:rsid w:val="00457C2C"/>
    <w:rsid w:val="00457C5F"/>
    <w:rsid w:val="00460725"/>
    <w:rsid w:val="004609F6"/>
    <w:rsid w:val="0046155F"/>
    <w:rsid w:val="004619B3"/>
    <w:rsid w:val="00461ECE"/>
    <w:rsid w:val="004620A7"/>
    <w:rsid w:val="00462138"/>
    <w:rsid w:val="0046223B"/>
    <w:rsid w:val="00462270"/>
    <w:rsid w:val="004626C4"/>
    <w:rsid w:val="00462704"/>
    <w:rsid w:val="00462AC6"/>
    <w:rsid w:val="00462F00"/>
    <w:rsid w:val="00462FEE"/>
    <w:rsid w:val="0046308B"/>
    <w:rsid w:val="004632E9"/>
    <w:rsid w:val="00463404"/>
    <w:rsid w:val="0046341F"/>
    <w:rsid w:val="00463F7D"/>
    <w:rsid w:val="00464666"/>
    <w:rsid w:val="00464BC5"/>
    <w:rsid w:val="00464C32"/>
    <w:rsid w:val="004657BD"/>
    <w:rsid w:val="00465D7E"/>
    <w:rsid w:val="00466165"/>
    <w:rsid w:val="00466820"/>
    <w:rsid w:val="00466A95"/>
    <w:rsid w:val="00466F23"/>
    <w:rsid w:val="00466F70"/>
    <w:rsid w:val="004677A0"/>
    <w:rsid w:val="00467864"/>
    <w:rsid w:val="00467E74"/>
    <w:rsid w:val="004702FF"/>
    <w:rsid w:val="00470D92"/>
    <w:rsid w:val="0047175A"/>
    <w:rsid w:val="00472857"/>
    <w:rsid w:val="00472E1B"/>
    <w:rsid w:val="00473029"/>
    <w:rsid w:val="00473499"/>
    <w:rsid w:val="00473602"/>
    <w:rsid w:val="0047378B"/>
    <w:rsid w:val="00473B15"/>
    <w:rsid w:val="00473F2B"/>
    <w:rsid w:val="0047422B"/>
    <w:rsid w:val="00475235"/>
    <w:rsid w:val="0047526D"/>
    <w:rsid w:val="00475479"/>
    <w:rsid w:val="004757B4"/>
    <w:rsid w:val="00475BFF"/>
    <w:rsid w:val="00475E8D"/>
    <w:rsid w:val="00476121"/>
    <w:rsid w:val="00476848"/>
    <w:rsid w:val="00476E32"/>
    <w:rsid w:val="00477A58"/>
    <w:rsid w:val="00480162"/>
    <w:rsid w:val="00480636"/>
    <w:rsid w:val="00480906"/>
    <w:rsid w:val="00480913"/>
    <w:rsid w:val="00480A79"/>
    <w:rsid w:val="00480E4F"/>
    <w:rsid w:val="00481172"/>
    <w:rsid w:val="0048124F"/>
    <w:rsid w:val="0048147B"/>
    <w:rsid w:val="00481A60"/>
    <w:rsid w:val="00481FF5"/>
    <w:rsid w:val="004820AE"/>
    <w:rsid w:val="0048232F"/>
    <w:rsid w:val="00482649"/>
    <w:rsid w:val="00482DB3"/>
    <w:rsid w:val="00483356"/>
    <w:rsid w:val="00483D1B"/>
    <w:rsid w:val="00483F69"/>
    <w:rsid w:val="004841BD"/>
    <w:rsid w:val="00484267"/>
    <w:rsid w:val="00484344"/>
    <w:rsid w:val="00484616"/>
    <w:rsid w:val="00484C22"/>
    <w:rsid w:val="00484DB1"/>
    <w:rsid w:val="00484F9F"/>
    <w:rsid w:val="0048525E"/>
    <w:rsid w:val="004857EB"/>
    <w:rsid w:val="00485A50"/>
    <w:rsid w:val="00486421"/>
    <w:rsid w:val="00486877"/>
    <w:rsid w:val="00486990"/>
    <w:rsid w:val="00486BF1"/>
    <w:rsid w:val="00486E51"/>
    <w:rsid w:val="00486EF7"/>
    <w:rsid w:val="00486F64"/>
    <w:rsid w:val="0048762B"/>
    <w:rsid w:val="0048774D"/>
    <w:rsid w:val="00487BBC"/>
    <w:rsid w:val="0049017B"/>
    <w:rsid w:val="0049065C"/>
    <w:rsid w:val="00490A62"/>
    <w:rsid w:val="00490EAA"/>
    <w:rsid w:val="00490EDA"/>
    <w:rsid w:val="00491956"/>
    <w:rsid w:val="00491D03"/>
    <w:rsid w:val="00491F0D"/>
    <w:rsid w:val="0049233A"/>
    <w:rsid w:val="0049258F"/>
    <w:rsid w:val="004925DB"/>
    <w:rsid w:val="00492967"/>
    <w:rsid w:val="00492CF8"/>
    <w:rsid w:val="0049439A"/>
    <w:rsid w:val="0049458D"/>
    <w:rsid w:val="00494664"/>
    <w:rsid w:val="00494DA5"/>
    <w:rsid w:val="004958E4"/>
    <w:rsid w:val="00495C3B"/>
    <w:rsid w:val="0049644A"/>
    <w:rsid w:val="00496FDF"/>
    <w:rsid w:val="0049705B"/>
    <w:rsid w:val="0049790E"/>
    <w:rsid w:val="004A0C40"/>
    <w:rsid w:val="004A11B1"/>
    <w:rsid w:val="004A1219"/>
    <w:rsid w:val="004A13E9"/>
    <w:rsid w:val="004A157C"/>
    <w:rsid w:val="004A1B96"/>
    <w:rsid w:val="004A1C9A"/>
    <w:rsid w:val="004A2165"/>
    <w:rsid w:val="004A2255"/>
    <w:rsid w:val="004A22C8"/>
    <w:rsid w:val="004A24EC"/>
    <w:rsid w:val="004A26AB"/>
    <w:rsid w:val="004A31E9"/>
    <w:rsid w:val="004A34B9"/>
    <w:rsid w:val="004A3914"/>
    <w:rsid w:val="004A39B9"/>
    <w:rsid w:val="004A3DAE"/>
    <w:rsid w:val="004A4733"/>
    <w:rsid w:val="004A5007"/>
    <w:rsid w:val="004A5208"/>
    <w:rsid w:val="004A5B55"/>
    <w:rsid w:val="004A5DCA"/>
    <w:rsid w:val="004A6213"/>
    <w:rsid w:val="004A6519"/>
    <w:rsid w:val="004A6A51"/>
    <w:rsid w:val="004A7126"/>
    <w:rsid w:val="004A76ED"/>
    <w:rsid w:val="004A7F36"/>
    <w:rsid w:val="004A7F99"/>
    <w:rsid w:val="004B0110"/>
    <w:rsid w:val="004B01B7"/>
    <w:rsid w:val="004B1107"/>
    <w:rsid w:val="004B15E8"/>
    <w:rsid w:val="004B1FBD"/>
    <w:rsid w:val="004B2251"/>
    <w:rsid w:val="004B2316"/>
    <w:rsid w:val="004B29D8"/>
    <w:rsid w:val="004B2A59"/>
    <w:rsid w:val="004B364B"/>
    <w:rsid w:val="004B3A9E"/>
    <w:rsid w:val="004B4955"/>
    <w:rsid w:val="004B512B"/>
    <w:rsid w:val="004B5ABE"/>
    <w:rsid w:val="004B5CAF"/>
    <w:rsid w:val="004B6627"/>
    <w:rsid w:val="004B6833"/>
    <w:rsid w:val="004B70E7"/>
    <w:rsid w:val="004B71DD"/>
    <w:rsid w:val="004B73B6"/>
    <w:rsid w:val="004B7996"/>
    <w:rsid w:val="004B7B7A"/>
    <w:rsid w:val="004B7C44"/>
    <w:rsid w:val="004C032E"/>
    <w:rsid w:val="004C06C3"/>
    <w:rsid w:val="004C0E90"/>
    <w:rsid w:val="004C0EB6"/>
    <w:rsid w:val="004C0F0F"/>
    <w:rsid w:val="004C0FEB"/>
    <w:rsid w:val="004C10CC"/>
    <w:rsid w:val="004C11BF"/>
    <w:rsid w:val="004C1F77"/>
    <w:rsid w:val="004C20F0"/>
    <w:rsid w:val="004C21BE"/>
    <w:rsid w:val="004C227D"/>
    <w:rsid w:val="004C2ADC"/>
    <w:rsid w:val="004C2F9D"/>
    <w:rsid w:val="004C3337"/>
    <w:rsid w:val="004C34A5"/>
    <w:rsid w:val="004C3A94"/>
    <w:rsid w:val="004C3F34"/>
    <w:rsid w:val="004C429C"/>
    <w:rsid w:val="004C4842"/>
    <w:rsid w:val="004C4A45"/>
    <w:rsid w:val="004C5553"/>
    <w:rsid w:val="004C5B27"/>
    <w:rsid w:val="004C678A"/>
    <w:rsid w:val="004C68FA"/>
    <w:rsid w:val="004C6D82"/>
    <w:rsid w:val="004C731D"/>
    <w:rsid w:val="004C732D"/>
    <w:rsid w:val="004C7385"/>
    <w:rsid w:val="004C7C6F"/>
    <w:rsid w:val="004C7FD2"/>
    <w:rsid w:val="004D01EE"/>
    <w:rsid w:val="004D0584"/>
    <w:rsid w:val="004D09B2"/>
    <w:rsid w:val="004D0D3C"/>
    <w:rsid w:val="004D14A2"/>
    <w:rsid w:val="004D1A12"/>
    <w:rsid w:val="004D1EC6"/>
    <w:rsid w:val="004D25B9"/>
    <w:rsid w:val="004D2A0A"/>
    <w:rsid w:val="004D2B19"/>
    <w:rsid w:val="004D2CD1"/>
    <w:rsid w:val="004D2DDA"/>
    <w:rsid w:val="004D2E94"/>
    <w:rsid w:val="004D3087"/>
    <w:rsid w:val="004D35B9"/>
    <w:rsid w:val="004D3610"/>
    <w:rsid w:val="004D3741"/>
    <w:rsid w:val="004D3831"/>
    <w:rsid w:val="004D3A83"/>
    <w:rsid w:val="004D3B6E"/>
    <w:rsid w:val="004D3FB2"/>
    <w:rsid w:val="004D43D0"/>
    <w:rsid w:val="004D455F"/>
    <w:rsid w:val="004D4C0A"/>
    <w:rsid w:val="004D4CAD"/>
    <w:rsid w:val="004D502E"/>
    <w:rsid w:val="004D5207"/>
    <w:rsid w:val="004D565C"/>
    <w:rsid w:val="004D5848"/>
    <w:rsid w:val="004D5984"/>
    <w:rsid w:val="004D5AAA"/>
    <w:rsid w:val="004D5AE3"/>
    <w:rsid w:val="004D5B34"/>
    <w:rsid w:val="004D60D1"/>
    <w:rsid w:val="004D6312"/>
    <w:rsid w:val="004D6BD0"/>
    <w:rsid w:val="004D71EB"/>
    <w:rsid w:val="004D7365"/>
    <w:rsid w:val="004D740B"/>
    <w:rsid w:val="004D752B"/>
    <w:rsid w:val="004D753A"/>
    <w:rsid w:val="004D7EAD"/>
    <w:rsid w:val="004E02E8"/>
    <w:rsid w:val="004E03C2"/>
    <w:rsid w:val="004E1035"/>
    <w:rsid w:val="004E1329"/>
    <w:rsid w:val="004E2090"/>
    <w:rsid w:val="004E260D"/>
    <w:rsid w:val="004E2AF8"/>
    <w:rsid w:val="004E2B80"/>
    <w:rsid w:val="004E2D24"/>
    <w:rsid w:val="004E2DB7"/>
    <w:rsid w:val="004E2FB1"/>
    <w:rsid w:val="004E3627"/>
    <w:rsid w:val="004E3F1E"/>
    <w:rsid w:val="004E4193"/>
    <w:rsid w:val="004E4B99"/>
    <w:rsid w:val="004E4F7D"/>
    <w:rsid w:val="004E5548"/>
    <w:rsid w:val="004E581F"/>
    <w:rsid w:val="004E5C36"/>
    <w:rsid w:val="004E5F30"/>
    <w:rsid w:val="004E5FB3"/>
    <w:rsid w:val="004E674B"/>
    <w:rsid w:val="004E6989"/>
    <w:rsid w:val="004E6A12"/>
    <w:rsid w:val="004E6DB7"/>
    <w:rsid w:val="004E7009"/>
    <w:rsid w:val="004E7087"/>
    <w:rsid w:val="004E7571"/>
    <w:rsid w:val="004F003B"/>
    <w:rsid w:val="004F0A46"/>
    <w:rsid w:val="004F0AF3"/>
    <w:rsid w:val="004F1062"/>
    <w:rsid w:val="004F1762"/>
    <w:rsid w:val="004F1C55"/>
    <w:rsid w:val="004F1D6C"/>
    <w:rsid w:val="004F20D5"/>
    <w:rsid w:val="004F231C"/>
    <w:rsid w:val="004F2320"/>
    <w:rsid w:val="004F2F35"/>
    <w:rsid w:val="004F30E7"/>
    <w:rsid w:val="004F326C"/>
    <w:rsid w:val="004F32FD"/>
    <w:rsid w:val="004F3701"/>
    <w:rsid w:val="004F394A"/>
    <w:rsid w:val="004F3FBC"/>
    <w:rsid w:val="004F3FEB"/>
    <w:rsid w:val="004F411C"/>
    <w:rsid w:val="004F48D1"/>
    <w:rsid w:val="004F4C3E"/>
    <w:rsid w:val="004F4FC8"/>
    <w:rsid w:val="004F5229"/>
    <w:rsid w:val="004F53E6"/>
    <w:rsid w:val="004F566F"/>
    <w:rsid w:val="004F5B66"/>
    <w:rsid w:val="004F662C"/>
    <w:rsid w:val="004F69E5"/>
    <w:rsid w:val="004F6DE2"/>
    <w:rsid w:val="004F70D3"/>
    <w:rsid w:val="004F74AA"/>
    <w:rsid w:val="004F771C"/>
    <w:rsid w:val="005001C2"/>
    <w:rsid w:val="005001F4"/>
    <w:rsid w:val="00500895"/>
    <w:rsid w:val="00500AA8"/>
    <w:rsid w:val="00500AF9"/>
    <w:rsid w:val="0050136F"/>
    <w:rsid w:val="005013E2"/>
    <w:rsid w:val="0050190D"/>
    <w:rsid w:val="00501976"/>
    <w:rsid w:val="00501A42"/>
    <w:rsid w:val="00501DFC"/>
    <w:rsid w:val="0050205C"/>
    <w:rsid w:val="00502121"/>
    <w:rsid w:val="00502429"/>
    <w:rsid w:val="005029CE"/>
    <w:rsid w:val="00502DB7"/>
    <w:rsid w:val="005030CD"/>
    <w:rsid w:val="00503128"/>
    <w:rsid w:val="005034B4"/>
    <w:rsid w:val="00503B3A"/>
    <w:rsid w:val="00503F2B"/>
    <w:rsid w:val="00504044"/>
    <w:rsid w:val="00504CD1"/>
    <w:rsid w:val="005050DF"/>
    <w:rsid w:val="0050521E"/>
    <w:rsid w:val="00505374"/>
    <w:rsid w:val="00505576"/>
    <w:rsid w:val="00505C91"/>
    <w:rsid w:val="00505D4C"/>
    <w:rsid w:val="00505EF0"/>
    <w:rsid w:val="00505F85"/>
    <w:rsid w:val="0050688D"/>
    <w:rsid w:val="00506969"/>
    <w:rsid w:val="00506C4A"/>
    <w:rsid w:val="0050767A"/>
    <w:rsid w:val="0051011B"/>
    <w:rsid w:val="00510258"/>
    <w:rsid w:val="00510322"/>
    <w:rsid w:val="00510B2E"/>
    <w:rsid w:val="00510B6E"/>
    <w:rsid w:val="00510F5E"/>
    <w:rsid w:val="00511137"/>
    <w:rsid w:val="0051120E"/>
    <w:rsid w:val="00511498"/>
    <w:rsid w:val="0051256F"/>
    <w:rsid w:val="00512587"/>
    <w:rsid w:val="005128B8"/>
    <w:rsid w:val="00513004"/>
    <w:rsid w:val="00513487"/>
    <w:rsid w:val="0051353E"/>
    <w:rsid w:val="00513F77"/>
    <w:rsid w:val="00514693"/>
    <w:rsid w:val="00514E1E"/>
    <w:rsid w:val="005151DA"/>
    <w:rsid w:val="00515260"/>
    <w:rsid w:val="00515563"/>
    <w:rsid w:val="005158F5"/>
    <w:rsid w:val="00515A8B"/>
    <w:rsid w:val="0051614C"/>
    <w:rsid w:val="00516614"/>
    <w:rsid w:val="00516625"/>
    <w:rsid w:val="00516685"/>
    <w:rsid w:val="00516AF2"/>
    <w:rsid w:val="00516BB2"/>
    <w:rsid w:val="00516FD7"/>
    <w:rsid w:val="00517034"/>
    <w:rsid w:val="00517037"/>
    <w:rsid w:val="00517043"/>
    <w:rsid w:val="00517A40"/>
    <w:rsid w:val="00517DA6"/>
    <w:rsid w:val="00517EC1"/>
    <w:rsid w:val="00520BC3"/>
    <w:rsid w:val="00521505"/>
    <w:rsid w:val="00521550"/>
    <w:rsid w:val="00521FC6"/>
    <w:rsid w:val="005225F4"/>
    <w:rsid w:val="0052263D"/>
    <w:rsid w:val="00522799"/>
    <w:rsid w:val="005227DB"/>
    <w:rsid w:val="00522FFE"/>
    <w:rsid w:val="00523127"/>
    <w:rsid w:val="00523945"/>
    <w:rsid w:val="0052395C"/>
    <w:rsid w:val="00523A1C"/>
    <w:rsid w:val="00523D5E"/>
    <w:rsid w:val="00524320"/>
    <w:rsid w:val="005248B3"/>
    <w:rsid w:val="005249D4"/>
    <w:rsid w:val="005253D9"/>
    <w:rsid w:val="005261CB"/>
    <w:rsid w:val="005267E4"/>
    <w:rsid w:val="00526A37"/>
    <w:rsid w:val="00526BC3"/>
    <w:rsid w:val="00527201"/>
    <w:rsid w:val="005273BD"/>
    <w:rsid w:val="00527869"/>
    <w:rsid w:val="00527C9C"/>
    <w:rsid w:val="00527E24"/>
    <w:rsid w:val="00527E70"/>
    <w:rsid w:val="00527EE7"/>
    <w:rsid w:val="00530021"/>
    <w:rsid w:val="0053013E"/>
    <w:rsid w:val="00530358"/>
    <w:rsid w:val="005308D1"/>
    <w:rsid w:val="00530B05"/>
    <w:rsid w:val="00530CE0"/>
    <w:rsid w:val="00530CE8"/>
    <w:rsid w:val="00530EC4"/>
    <w:rsid w:val="00531225"/>
    <w:rsid w:val="005313E5"/>
    <w:rsid w:val="0053144B"/>
    <w:rsid w:val="0053183E"/>
    <w:rsid w:val="00531BC8"/>
    <w:rsid w:val="00532002"/>
    <w:rsid w:val="00532162"/>
    <w:rsid w:val="0053261C"/>
    <w:rsid w:val="0053298B"/>
    <w:rsid w:val="00533675"/>
    <w:rsid w:val="00533D22"/>
    <w:rsid w:val="00533EFC"/>
    <w:rsid w:val="00534063"/>
    <w:rsid w:val="005347DD"/>
    <w:rsid w:val="0053485D"/>
    <w:rsid w:val="00534915"/>
    <w:rsid w:val="00534BB6"/>
    <w:rsid w:val="00534CBB"/>
    <w:rsid w:val="00534CF7"/>
    <w:rsid w:val="005352B8"/>
    <w:rsid w:val="005353DA"/>
    <w:rsid w:val="00535912"/>
    <w:rsid w:val="00535A29"/>
    <w:rsid w:val="00536209"/>
    <w:rsid w:val="005364DC"/>
    <w:rsid w:val="005365B2"/>
    <w:rsid w:val="00536B53"/>
    <w:rsid w:val="00536B6D"/>
    <w:rsid w:val="005373C4"/>
    <w:rsid w:val="005375B7"/>
    <w:rsid w:val="005377FB"/>
    <w:rsid w:val="00537943"/>
    <w:rsid w:val="00537B42"/>
    <w:rsid w:val="00537F4D"/>
    <w:rsid w:val="005402A3"/>
    <w:rsid w:val="005404D3"/>
    <w:rsid w:val="00540718"/>
    <w:rsid w:val="00540CDD"/>
    <w:rsid w:val="0054118E"/>
    <w:rsid w:val="0054197A"/>
    <w:rsid w:val="00541AB8"/>
    <w:rsid w:val="00541DD6"/>
    <w:rsid w:val="00542045"/>
    <w:rsid w:val="00542676"/>
    <w:rsid w:val="0054337A"/>
    <w:rsid w:val="005434AB"/>
    <w:rsid w:val="0054353F"/>
    <w:rsid w:val="00543584"/>
    <w:rsid w:val="00543A6E"/>
    <w:rsid w:val="00543AF2"/>
    <w:rsid w:val="00544060"/>
    <w:rsid w:val="005443FC"/>
    <w:rsid w:val="00544523"/>
    <w:rsid w:val="005447F4"/>
    <w:rsid w:val="00544988"/>
    <w:rsid w:val="00544E76"/>
    <w:rsid w:val="0054506B"/>
    <w:rsid w:val="005451D5"/>
    <w:rsid w:val="005451E8"/>
    <w:rsid w:val="00545EDB"/>
    <w:rsid w:val="00546111"/>
    <w:rsid w:val="00546348"/>
    <w:rsid w:val="005465C9"/>
    <w:rsid w:val="00546733"/>
    <w:rsid w:val="005469BA"/>
    <w:rsid w:val="00546EAF"/>
    <w:rsid w:val="00547085"/>
    <w:rsid w:val="0054709A"/>
    <w:rsid w:val="00547E82"/>
    <w:rsid w:val="00550A84"/>
    <w:rsid w:val="00550C6E"/>
    <w:rsid w:val="00550FCA"/>
    <w:rsid w:val="00551631"/>
    <w:rsid w:val="00551699"/>
    <w:rsid w:val="005523AA"/>
    <w:rsid w:val="00552A48"/>
    <w:rsid w:val="00553141"/>
    <w:rsid w:val="00553F36"/>
    <w:rsid w:val="0055408A"/>
    <w:rsid w:val="00555879"/>
    <w:rsid w:val="005558C7"/>
    <w:rsid w:val="00555939"/>
    <w:rsid w:val="00555B43"/>
    <w:rsid w:val="00556040"/>
    <w:rsid w:val="005561A5"/>
    <w:rsid w:val="0055645D"/>
    <w:rsid w:val="00556A56"/>
    <w:rsid w:val="005572C2"/>
    <w:rsid w:val="00557585"/>
    <w:rsid w:val="0055769E"/>
    <w:rsid w:val="00557901"/>
    <w:rsid w:val="00557B35"/>
    <w:rsid w:val="00557DBC"/>
    <w:rsid w:val="00560879"/>
    <w:rsid w:val="00560B7F"/>
    <w:rsid w:val="00561336"/>
    <w:rsid w:val="005614B7"/>
    <w:rsid w:val="0056155F"/>
    <w:rsid w:val="00561A62"/>
    <w:rsid w:val="00562688"/>
    <w:rsid w:val="00562AE3"/>
    <w:rsid w:val="00562C88"/>
    <w:rsid w:val="00563203"/>
    <w:rsid w:val="005634E7"/>
    <w:rsid w:val="005634FD"/>
    <w:rsid w:val="00563EE3"/>
    <w:rsid w:val="005640B4"/>
    <w:rsid w:val="00564316"/>
    <w:rsid w:val="00565415"/>
    <w:rsid w:val="00565A95"/>
    <w:rsid w:val="00565AF2"/>
    <w:rsid w:val="00565B5E"/>
    <w:rsid w:val="00566CA6"/>
    <w:rsid w:val="00567861"/>
    <w:rsid w:val="00567A35"/>
    <w:rsid w:val="00567E3D"/>
    <w:rsid w:val="00567F0C"/>
    <w:rsid w:val="0057052A"/>
    <w:rsid w:val="00570EA3"/>
    <w:rsid w:val="00570F76"/>
    <w:rsid w:val="00571046"/>
    <w:rsid w:val="0057179E"/>
    <w:rsid w:val="00571A10"/>
    <w:rsid w:val="00572350"/>
    <w:rsid w:val="0057286A"/>
    <w:rsid w:val="00572AC6"/>
    <w:rsid w:val="00572CA1"/>
    <w:rsid w:val="0057317A"/>
    <w:rsid w:val="005731DF"/>
    <w:rsid w:val="00573C30"/>
    <w:rsid w:val="00574244"/>
    <w:rsid w:val="005742FF"/>
    <w:rsid w:val="0057471E"/>
    <w:rsid w:val="00574AA0"/>
    <w:rsid w:val="00574BF6"/>
    <w:rsid w:val="00574F5E"/>
    <w:rsid w:val="005750BB"/>
    <w:rsid w:val="005752F2"/>
    <w:rsid w:val="00575956"/>
    <w:rsid w:val="0057619A"/>
    <w:rsid w:val="00576540"/>
    <w:rsid w:val="005765D7"/>
    <w:rsid w:val="0057667B"/>
    <w:rsid w:val="005766D1"/>
    <w:rsid w:val="00576835"/>
    <w:rsid w:val="00576922"/>
    <w:rsid w:val="00576C34"/>
    <w:rsid w:val="00576FB7"/>
    <w:rsid w:val="00577069"/>
    <w:rsid w:val="005774F5"/>
    <w:rsid w:val="0057762C"/>
    <w:rsid w:val="00577F6A"/>
    <w:rsid w:val="00577F77"/>
    <w:rsid w:val="00577FC5"/>
    <w:rsid w:val="005800CE"/>
    <w:rsid w:val="00580515"/>
    <w:rsid w:val="00580F57"/>
    <w:rsid w:val="00581122"/>
    <w:rsid w:val="0058112C"/>
    <w:rsid w:val="00581958"/>
    <w:rsid w:val="00581BEA"/>
    <w:rsid w:val="005828AB"/>
    <w:rsid w:val="00582942"/>
    <w:rsid w:val="005831B7"/>
    <w:rsid w:val="00583273"/>
    <w:rsid w:val="00583320"/>
    <w:rsid w:val="0058361F"/>
    <w:rsid w:val="00583657"/>
    <w:rsid w:val="00583DAB"/>
    <w:rsid w:val="00583E89"/>
    <w:rsid w:val="00584203"/>
    <w:rsid w:val="00584746"/>
    <w:rsid w:val="005848E5"/>
    <w:rsid w:val="00584DB3"/>
    <w:rsid w:val="005857CB"/>
    <w:rsid w:val="00586289"/>
    <w:rsid w:val="0058630B"/>
    <w:rsid w:val="005864FF"/>
    <w:rsid w:val="00586681"/>
    <w:rsid w:val="00586EDD"/>
    <w:rsid w:val="0058762C"/>
    <w:rsid w:val="00587BBE"/>
    <w:rsid w:val="005900CB"/>
    <w:rsid w:val="00590282"/>
    <w:rsid w:val="00590566"/>
    <w:rsid w:val="005908E1"/>
    <w:rsid w:val="00590999"/>
    <w:rsid w:val="00590EAB"/>
    <w:rsid w:val="00591999"/>
    <w:rsid w:val="00591DE1"/>
    <w:rsid w:val="005927D0"/>
    <w:rsid w:val="00592960"/>
    <w:rsid w:val="00592A4B"/>
    <w:rsid w:val="00592B84"/>
    <w:rsid w:val="00592BDB"/>
    <w:rsid w:val="005931FB"/>
    <w:rsid w:val="0059364B"/>
    <w:rsid w:val="005938AD"/>
    <w:rsid w:val="00593FD7"/>
    <w:rsid w:val="00594006"/>
    <w:rsid w:val="0059410B"/>
    <w:rsid w:val="00594717"/>
    <w:rsid w:val="00594CCC"/>
    <w:rsid w:val="00594E94"/>
    <w:rsid w:val="005954F9"/>
    <w:rsid w:val="005959EA"/>
    <w:rsid w:val="00596342"/>
    <w:rsid w:val="00596587"/>
    <w:rsid w:val="00596AAD"/>
    <w:rsid w:val="005971D6"/>
    <w:rsid w:val="00597561"/>
    <w:rsid w:val="00597877"/>
    <w:rsid w:val="00597AED"/>
    <w:rsid w:val="00597F40"/>
    <w:rsid w:val="005A0524"/>
    <w:rsid w:val="005A0A94"/>
    <w:rsid w:val="005A0C35"/>
    <w:rsid w:val="005A0C5F"/>
    <w:rsid w:val="005A11CA"/>
    <w:rsid w:val="005A128E"/>
    <w:rsid w:val="005A1579"/>
    <w:rsid w:val="005A15A3"/>
    <w:rsid w:val="005A1D09"/>
    <w:rsid w:val="005A1E72"/>
    <w:rsid w:val="005A2228"/>
    <w:rsid w:val="005A26C1"/>
    <w:rsid w:val="005A307A"/>
    <w:rsid w:val="005A357F"/>
    <w:rsid w:val="005A35EA"/>
    <w:rsid w:val="005A37C9"/>
    <w:rsid w:val="005A3BEB"/>
    <w:rsid w:val="005A48D2"/>
    <w:rsid w:val="005A4BEF"/>
    <w:rsid w:val="005A526B"/>
    <w:rsid w:val="005A562F"/>
    <w:rsid w:val="005A583A"/>
    <w:rsid w:val="005A5C17"/>
    <w:rsid w:val="005A5D5D"/>
    <w:rsid w:val="005A65ED"/>
    <w:rsid w:val="005A663F"/>
    <w:rsid w:val="005A6BF5"/>
    <w:rsid w:val="005A7743"/>
    <w:rsid w:val="005B02D9"/>
    <w:rsid w:val="005B060A"/>
    <w:rsid w:val="005B06AE"/>
    <w:rsid w:val="005B0893"/>
    <w:rsid w:val="005B0B44"/>
    <w:rsid w:val="005B18AA"/>
    <w:rsid w:val="005B1B08"/>
    <w:rsid w:val="005B1BEC"/>
    <w:rsid w:val="005B20CC"/>
    <w:rsid w:val="005B225F"/>
    <w:rsid w:val="005B24C2"/>
    <w:rsid w:val="005B273E"/>
    <w:rsid w:val="005B2912"/>
    <w:rsid w:val="005B2A74"/>
    <w:rsid w:val="005B2FDA"/>
    <w:rsid w:val="005B31BD"/>
    <w:rsid w:val="005B335F"/>
    <w:rsid w:val="005B346E"/>
    <w:rsid w:val="005B417F"/>
    <w:rsid w:val="005B4AA3"/>
    <w:rsid w:val="005B4D3E"/>
    <w:rsid w:val="005B57A8"/>
    <w:rsid w:val="005B57D3"/>
    <w:rsid w:val="005B6094"/>
    <w:rsid w:val="005B640F"/>
    <w:rsid w:val="005B66C3"/>
    <w:rsid w:val="005B6D6D"/>
    <w:rsid w:val="005B743D"/>
    <w:rsid w:val="005B78C2"/>
    <w:rsid w:val="005B7F22"/>
    <w:rsid w:val="005C0364"/>
    <w:rsid w:val="005C04B5"/>
    <w:rsid w:val="005C09B6"/>
    <w:rsid w:val="005C0B26"/>
    <w:rsid w:val="005C1521"/>
    <w:rsid w:val="005C1CAE"/>
    <w:rsid w:val="005C202D"/>
    <w:rsid w:val="005C25E3"/>
    <w:rsid w:val="005C3194"/>
    <w:rsid w:val="005C31E2"/>
    <w:rsid w:val="005C3281"/>
    <w:rsid w:val="005C3317"/>
    <w:rsid w:val="005C3AE8"/>
    <w:rsid w:val="005C3C97"/>
    <w:rsid w:val="005C3FA2"/>
    <w:rsid w:val="005C3FFF"/>
    <w:rsid w:val="005C488E"/>
    <w:rsid w:val="005C4AA2"/>
    <w:rsid w:val="005C4FC1"/>
    <w:rsid w:val="005C50E0"/>
    <w:rsid w:val="005C58CD"/>
    <w:rsid w:val="005C58EB"/>
    <w:rsid w:val="005C5B3D"/>
    <w:rsid w:val="005C61B5"/>
    <w:rsid w:val="005C64CE"/>
    <w:rsid w:val="005C6A24"/>
    <w:rsid w:val="005C6AD1"/>
    <w:rsid w:val="005C7695"/>
    <w:rsid w:val="005C7E47"/>
    <w:rsid w:val="005D0470"/>
    <w:rsid w:val="005D0674"/>
    <w:rsid w:val="005D07DD"/>
    <w:rsid w:val="005D0D94"/>
    <w:rsid w:val="005D0F57"/>
    <w:rsid w:val="005D15DF"/>
    <w:rsid w:val="005D22CC"/>
    <w:rsid w:val="005D2A6B"/>
    <w:rsid w:val="005D32A8"/>
    <w:rsid w:val="005D3AF9"/>
    <w:rsid w:val="005D3D80"/>
    <w:rsid w:val="005D4872"/>
    <w:rsid w:val="005D4C9E"/>
    <w:rsid w:val="005D4DE1"/>
    <w:rsid w:val="005D54DC"/>
    <w:rsid w:val="005D5D0B"/>
    <w:rsid w:val="005D602D"/>
    <w:rsid w:val="005D6143"/>
    <w:rsid w:val="005D6421"/>
    <w:rsid w:val="005D6431"/>
    <w:rsid w:val="005D6582"/>
    <w:rsid w:val="005D70F6"/>
    <w:rsid w:val="005D71B6"/>
    <w:rsid w:val="005D72DF"/>
    <w:rsid w:val="005D74A2"/>
    <w:rsid w:val="005D7A20"/>
    <w:rsid w:val="005E011B"/>
    <w:rsid w:val="005E0567"/>
    <w:rsid w:val="005E095A"/>
    <w:rsid w:val="005E0BEE"/>
    <w:rsid w:val="005E0C02"/>
    <w:rsid w:val="005E0FFF"/>
    <w:rsid w:val="005E1054"/>
    <w:rsid w:val="005E146F"/>
    <w:rsid w:val="005E1DC5"/>
    <w:rsid w:val="005E1F6C"/>
    <w:rsid w:val="005E2151"/>
    <w:rsid w:val="005E2A87"/>
    <w:rsid w:val="005E30D2"/>
    <w:rsid w:val="005E348E"/>
    <w:rsid w:val="005E3603"/>
    <w:rsid w:val="005E3893"/>
    <w:rsid w:val="005E4467"/>
    <w:rsid w:val="005E4776"/>
    <w:rsid w:val="005E49AA"/>
    <w:rsid w:val="005E5344"/>
    <w:rsid w:val="005E54D3"/>
    <w:rsid w:val="005E5680"/>
    <w:rsid w:val="005E57AC"/>
    <w:rsid w:val="005E5A9C"/>
    <w:rsid w:val="005E5AAF"/>
    <w:rsid w:val="005E5B9A"/>
    <w:rsid w:val="005E5E1D"/>
    <w:rsid w:val="005E69F7"/>
    <w:rsid w:val="005E7039"/>
    <w:rsid w:val="005E70BE"/>
    <w:rsid w:val="005E73C6"/>
    <w:rsid w:val="005E7780"/>
    <w:rsid w:val="005E79A3"/>
    <w:rsid w:val="005E7D7C"/>
    <w:rsid w:val="005F0538"/>
    <w:rsid w:val="005F055C"/>
    <w:rsid w:val="005F0612"/>
    <w:rsid w:val="005F069C"/>
    <w:rsid w:val="005F16F8"/>
    <w:rsid w:val="005F198D"/>
    <w:rsid w:val="005F1A9B"/>
    <w:rsid w:val="005F2781"/>
    <w:rsid w:val="005F286A"/>
    <w:rsid w:val="005F2B79"/>
    <w:rsid w:val="005F2C09"/>
    <w:rsid w:val="005F3017"/>
    <w:rsid w:val="005F33F6"/>
    <w:rsid w:val="005F344C"/>
    <w:rsid w:val="005F397B"/>
    <w:rsid w:val="005F3BEC"/>
    <w:rsid w:val="005F3C82"/>
    <w:rsid w:val="005F469D"/>
    <w:rsid w:val="005F4874"/>
    <w:rsid w:val="005F6503"/>
    <w:rsid w:val="005F6DE3"/>
    <w:rsid w:val="005F6F1A"/>
    <w:rsid w:val="005F7936"/>
    <w:rsid w:val="005F7DC6"/>
    <w:rsid w:val="00600213"/>
    <w:rsid w:val="0060049C"/>
    <w:rsid w:val="0060057D"/>
    <w:rsid w:val="00600C75"/>
    <w:rsid w:val="00600F1A"/>
    <w:rsid w:val="0060100C"/>
    <w:rsid w:val="00601128"/>
    <w:rsid w:val="00601246"/>
    <w:rsid w:val="006014AA"/>
    <w:rsid w:val="006017A6"/>
    <w:rsid w:val="00601863"/>
    <w:rsid w:val="00601B69"/>
    <w:rsid w:val="00601C02"/>
    <w:rsid w:val="006020E7"/>
    <w:rsid w:val="0060227D"/>
    <w:rsid w:val="0060258F"/>
    <w:rsid w:val="0060263C"/>
    <w:rsid w:val="00602882"/>
    <w:rsid w:val="00602B2E"/>
    <w:rsid w:val="00602B59"/>
    <w:rsid w:val="00602E44"/>
    <w:rsid w:val="00602F5B"/>
    <w:rsid w:val="0060306A"/>
    <w:rsid w:val="00603120"/>
    <w:rsid w:val="00603331"/>
    <w:rsid w:val="00603585"/>
    <w:rsid w:val="006037A6"/>
    <w:rsid w:val="00604193"/>
    <w:rsid w:val="00604288"/>
    <w:rsid w:val="006042BE"/>
    <w:rsid w:val="00604625"/>
    <w:rsid w:val="00604D1E"/>
    <w:rsid w:val="0060538C"/>
    <w:rsid w:val="006054BD"/>
    <w:rsid w:val="00605E99"/>
    <w:rsid w:val="00606D35"/>
    <w:rsid w:val="00607996"/>
    <w:rsid w:val="006079F9"/>
    <w:rsid w:val="006103BF"/>
    <w:rsid w:val="00610B10"/>
    <w:rsid w:val="00610CAD"/>
    <w:rsid w:val="00610F3A"/>
    <w:rsid w:val="00610FF0"/>
    <w:rsid w:val="00611FAD"/>
    <w:rsid w:val="00612D73"/>
    <w:rsid w:val="00613180"/>
    <w:rsid w:val="006132B8"/>
    <w:rsid w:val="0061373F"/>
    <w:rsid w:val="00613FC9"/>
    <w:rsid w:val="006156A1"/>
    <w:rsid w:val="00615761"/>
    <w:rsid w:val="00615D53"/>
    <w:rsid w:val="0061635E"/>
    <w:rsid w:val="00616E64"/>
    <w:rsid w:val="0061722E"/>
    <w:rsid w:val="00617926"/>
    <w:rsid w:val="00620A67"/>
    <w:rsid w:val="00621F86"/>
    <w:rsid w:val="00621F9D"/>
    <w:rsid w:val="006222D1"/>
    <w:rsid w:val="00622552"/>
    <w:rsid w:val="00622998"/>
    <w:rsid w:val="00623401"/>
    <w:rsid w:val="00623F1D"/>
    <w:rsid w:val="00624380"/>
    <w:rsid w:val="006245DC"/>
    <w:rsid w:val="00624A5D"/>
    <w:rsid w:val="00624BC0"/>
    <w:rsid w:val="00624DF9"/>
    <w:rsid w:val="006250DE"/>
    <w:rsid w:val="0062596A"/>
    <w:rsid w:val="00625E5D"/>
    <w:rsid w:val="00625F73"/>
    <w:rsid w:val="00625F78"/>
    <w:rsid w:val="00626286"/>
    <w:rsid w:val="0062676D"/>
    <w:rsid w:val="006268B4"/>
    <w:rsid w:val="00627953"/>
    <w:rsid w:val="006279F5"/>
    <w:rsid w:val="00627C1E"/>
    <w:rsid w:val="00627D55"/>
    <w:rsid w:val="006302D0"/>
    <w:rsid w:val="0063041E"/>
    <w:rsid w:val="006308AF"/>
    <w:rsid w:val="006318DC"/>
    <w:rsid w:val="00631A78"/>
    <w:rsid w:val="00631AAC"/>
    <w:rsid w:val="00631C9A"/>
    <w:rsid w:val="00631F61"/>
    <w:rsid w:val="006320D5"/>
    <w:rsid w:val="00632585"/>
    <w:rsid w:val="00632F4E"/>
    <w:rsid w:val="00632F5C"/>
    <w:rsid w:val="00633322"/>
    <w:rsid w:val="006348AD"/>
    <w:rsid w:val="00634B60"/>
    <w:rsid w:val="00635544"/>
    <w:rsid w:val="006355AF"/>
    <w:rsid w:val="006358D1"/>
    <w:rsid w:val="00635ADC"/>
    <w:rsid w:val="00635B59"/>
    <w:rsid w:val="00635C5D"/>
    <w:rsid w:val="0063610A"/>
    <w:rsid w:val="00636D02"/>
    <w:rsid w:val="006373DD"/>
    <w:rsid w:val="00637408"/>
    <w:rsid w:val="00637798"/>
    <w:rsid w:val="00637AC0"/>
    <w:rsid w:val="00640000"/>
    <w:rsid w:val="0064016A"/>
    <w:rsid w:val="0064023D"/>
    <w:rsid w:val="00640258"/>
    <w:rsid w:val="0064046F"/>
    <w:rsid w:val="00640686"/>
    <w:rsid w:val="00641CBF"/>
    <w:rsid w:val="00641E81"/>
    <w:rsid w:val="00641FD4"/>
    <w:rsid w:val="006422C3"/>
    <w:rsid w:val="0064245B"/>
    <w:rsid w:val="00642541"/>
    <w:rsid w:val="006427FA"/>
    <w:rsid w:val="0064280E"/>
    <w:rsid w:val="00642C20"/>
    <w:rsid w:val="00642DB4"/>
    <w:rsid w:val="0064366D"/>
    <w:rsid w:val="00643961"/>
    <w:rsid w:val="006448CD"/>
    <w:rsid w:val="006451D8"/>
    <w:rsid w:val="00645241"/>
    <w:rsid w:val="0064531E"/>
    <w:rsid w:val="00645B0C"/>
    <w:rsid w:val="00645FC0"/>
    <w:rsid w:val="006461CB"/>
    <w:rsid w:val="006463AD"/>
    <w:rsid w:val="0064685B"/>
    <w:rsid w:val="00646F4E"/>
    <w:rsid w:val="0064756F"/>
    <w:rsid w:val="00647A7D"/>
    <w:rsid w:val="00647CEF"/>
    <w:rsid w:val="00647E35"/>
    <w:rsid w:val="00647FFE"/>
    <w:rsid w:val="00650067"/>
    <w:rsid w:val="006507D6"/>
    <w:rsid w:val="00650925"/>
    <w:rsid w:val="00650C70"/>
    <w:rsid w:val="00650E7E"/>
    <w:rsid w:val="006513B2"/>
    <w:rsid w:val="00651A02"/>
    <w:rsid w:val="00651A1F"/>
    <w:rsid w:val="00651C15"/>
    <w:rsid w:val="00651CFE"/>
    <w:rsid w:val="00651DB4"/>
    <w:rsid w:val="00651E91"/>
    <w:rsid w:val="0065213B"/>
    <w:rsid w:val="006521E2"/>
    <w:rsid w:val="006525F2"/>
    <w:rsid w:val="00652669"/>
    <w:rsid w:val="00652856"/>
    <w:rsid w:val="006528DD"/>
    <w:rsid w:val="006528E3"/>
    <w:rsid w:val="00652ADF"/>
    <w:rsid w:val="00652CDD"/>
    <w:rsid w:val="006531B7"/>
    <w:rsid w:val="00653848"/>
    <w:rsid w:val="006539F8"/>
    <w:rsid w:val="00653F26"/>
    <w:rsid w:val="00653F66"/>
    <w:rsid w:val="00654312"/>
    <w:rsid w:val="00654343"/>
    <w:rsid w:val="00654D90"/>
    <w:rsid w:val="00655125"/>
    <w:rsid w:val="006556E4"/>
    <w:rsid w:val="00655F54"/>
    <w:rsid w:val="006563B7"/>
    <w:rsid w:val="006567B8"/>
    <w:rsid w:val="00656D57"/>
    <w:rsid w:val="006571E1"/>
    <w:rsid w:val="00657330"/>
    <w:rsid w:val="006573D8"/>
    <w:rsid w:val="00657969"/>
    <w:rsid w:val="00657CDD"/>
    <w:rsid w:val="0066040F"/>
    <w:rsid w:val="006604B3"/>
    <w:rsid w:val="006605BE"/>
    <w:rsid w:val="006605EA"/>
    <w:rsid w:val="006606BB"/>
    <w:rsid w:val="00660724"/>
    <w:rsid w:val="0066080D"/>
    <w:rsid w:val="00660A3F"/>
    <w:rsid w:val="00660AA6"/>
    <w:rsid w:val="00660B0D"/>
    <w:rsid w:val="00660BF5"/>
    <w:rsid w:val="00661196"/>
    <w:rsid w:val="006613E5"/>
    <w:rsid w:val="0066161A"/>
    <w:rsid w:val="0066182D"/>
    <w:rsid w:val="00661FB9"/>
    <w:rsid w:val="00662185"/>
    <w:rsid w:val="00662452"/>
    <w:rsid w:val="00662EC6"/>
    <w:rsid w:val="0066305E"/>
    <w:rsid w:val="00663089"/>
    <w:rsid w:val="006631E7"/>
    <w:rsid w:val="00663741"/>
    <w:rsid w:val="00663962"/>
    <w:rsid w:val="00663DDB"/>
    <w:rsid w:val="00663E42"/>
    <w:rsid w:val="00664B13"/>
    <w:rsid w:val="006655EF"/>
    <w:rsid w:val="00665CC1"/>
    <w:rsid w:val="00665DEF"/>
    <w:rsid w:val="00665F03"/>
    <w:rsid w:val="00666059"/>
    <w:rsid w:val="0066612E"/>
    <w:rsid w:val="0066634A"/>
    <w:rsid w:val="006665B1"/>
    <w:rsid w:val="006665C5"/>
    <w:rsid w:val="00666814"/>
    <w:rsid w:val="00666ABC"/>
    <w:rsid w:val="00670089"/>
    <w:rsid w:val="00670575"/>
    <w:rsid w:val="00670CD9"/>
    <w:rsid w:val="00670DC1"/>
    <w:rsid w:val="006715D7"/>
    <w:rsid w:val="006717C0"/>
    <w:rsid w:val="006717DD"/>
    <w:rsid w:val="0067191B"/>
    <w:rsid w:val="00671CAC"/>
    <w:rsid w:val="00671D1C"/>
    <w:rsid w:val="00671FE7"/>
    <w:rsid w:val="006726AD"/>
    <w:rsid w:val="00672786"/>
    <w:rsid w:val="00672AB1"/>
    <w:rsid w:val="00672BA2"/>
    <w:rsid w:val="00672E00"/>
    <w:rsid w:val="00673375"/>
    <w:rsid w:val="006736F7"/>
    <w:rsid w:val="006739F5"/>
    <w:rsid w:val="006747E5"/>
    <w:rsid w:val="006748C0"/>
    <w:rsid w:val="00674A27"/>
    <w:rsid w:val="00674F8E"/>
    <w:rsid w:val="0067540F"/>
    <w:rsid w:val="006759CC"/>
    <w:rsid w:val="006759FF"/>
    <w:rsid w:val="006761C9"/>
    <w:rsid w:val="006762E6"/>
    <w:rsid w:val="00676417"/>
    <w:rsid w:val="006765E5"/>
    <w:rsid w:val="0067679D"/>
    <w:rsid w:val="00677003"/>
    <w:rsid w:val="00677387"/>
    <w:rsid w:val="00677774"/>
    <w:rsid w:val="00677A29"/>
    <w:rsid w:val="00677F14"/>
    <w:rsid w:val="00680367"/>
    <w:rsid w:val="00680695"/>
    <w:rsid w:val="00681B9E"/>
    <w:rsid w:val="00681C92"/>
    <w:rsid w:val="00681DE3"/>
    <w:rsid w:val="00682557"/>
    <w:rsid w:val="00682916"/>
    <w:rsid w:val="006832A0"/>
    <w:rsid w:val="0068361D"/>
    <w:rsid w:val="006838B3"/>
    <w:rsid w:val="00683A46"/>
    <w:rsid w:val="00683AFE"/>
    <w:rsid w:val="006840BB"/>
    <w:rsid w:val="0068475A"/>
    <w:rsid w:val="00684933"/>
    <w:rsid w:val="00684ACF"/>
    <w:rsid w:val="006850F0"/>
    <w:rsid w:val="006855D0"/>
    <w:rsid w:val="00685606"/>
    <w:rsid w:val="00685A32"/>
    <w:rsid w:val="00685B6A"/>
    <w:rsid w:val="00685D04"/>
    <w:rsid w:val="00685E4B"/>
    <w:rsid w:val="00686136"/>
    <w:rsid w:val="00686F4A"/>
    <w:rsid w:val="00686F67"/>
    <w:rsid w:val="00687153"/>
    <w:rsid w:val="0068765F"/>
    <w:rsid w:val="00687955"/>
    <w:rsid w:val="00687E01"/>
    <w:rsid w:val="00690186"/>
    <w:rsid w:val="006906F8"/>
    <w:rsid w:val="00690942"/>
    <w:rsid w:val="00690EC6"/>
    <w:rsid w:val="00690F27"/>
    <w:rsid w:val="00691BC1"/>
    <w:rsid w:val="00691D29"/>
    <w:rsid w:val="00691F30"/>
    <w:rsid w:val="006920F0"/>
    <w:rsid w:val="006921DC"/>
    <w:rsid w:val="006929E1"/>
    <w:rsid w:val="00692A81"/>
    <w:rsid w:val="00692DE3"/>
    <w:rsid w:val="006938BE"/>
    <w:rsid w:val="00693DE2"/>
    <w:rsid w:val="0069448C"/>
    <w:rsid w:val="0069454D"/>
    <w:rsid w:val="0069515C"/>
    <w:rsid w:val="00695166"/>
    <w:rsid w:val="0069516E"/>
    <w:rsid w:val="00695BEB"/>
    <w:rsid w:val="00696495"/>
    <w:rsid w:val="0069691E"/>
    <w:rsid w:val="00696EBE"/>
    <w:rsid w:val="006972EF"/>
    <w:rsid w:val="00697E27"/>
    <w:rsid w:val="006A04F4"/>
    <w:rsid w:val="006A0A5C"/>
    <w:rsid w:val="006A0DA5"/>
    <w:rsid w:val="006A0E30"/>
    <w:rsid w:val="006A21CA"/>
    <w:rsid w:val="006A23D9"/>
    <w:rsid w:val="006A245D"/>
    <w:rsid w:val="006A274F"/>
    <w:rsid w:val="006A2BC7"/>
    <w:rsid w:val="006A2C8E"/>
    <w:rsid w:val="006A3788"/>
    <w:rsid w:val="006A3BBE"/>
    <w:rsid w:val="006A457F"/>
    <w:rsid w:val="006A46BB"/>
    <w:rsid w:val="006A47B0"/>
    <w:rsid w:val="006A49A9"/>
    <w:rsid w:val="006A4AB0"/>
    <w:rsid w:val="006A4F6D"/>
    <w:rsid w:val="006A512D"/>
    <w:rsid w:val="006A52F2"/>
    <w:rsid w:val="006A5F4F"/>
    <w:rsid w:val="006A637E"/>
    <w:rsid w:val="006A6700"/>
    <w:rsid w:val="006A6767"/>
    <w:rsid w:val="006A68D4"/>
    <w:rsid w:val="006A6A49"/>
    <w:rsid w:val="006A76FA"/>
    <w:rsid w:val="006B02E9"/>
    <w:rsid w:val="006B07A0"/>
    <w:rsid w:val="006B0A86"/>
    <w:rsid w:val="006B0E0E"/>
    <w:rsid w:val="006B0FF1"/>
    <w:rsid w:val="006B1242"/>
    <w:rsid w:val="006B179C"/>
    <w:rsid w:val="006B182E"/>
    <w:rsid w:val="006B259A"/>
    <w:rsid w:val="006B2C90"/>
    <w:rsid w:val="006B2EB4"/>
    <w:rsid w:val="006B2FCB"/>
    <w:rsid w:val="006B3323"/>
    <w:rsid w:val="006B3866"/>
    <w:rsid w:val="006B3E75"/>
    <w:rsid w:val="006B41E1"/>
    <w:rsid w:val="006B47ED"/>
    <w:rsid w:val="006B5063"/>
    <w:rsid w:val="006B5882"/>
    <w:rsid w:val="006B59D6"/>
    <w:rsid w:val="006B5E31"/>
    <w:rsid w:val="006B67CA"/>
    <w:rsid w:val="006B6F33"/>
    <w:rsid w:val="006B71DD"/>
    <w:rsid w:val="006B728F"/>
    <w:rsid w:val="006B74A5"/>
    <w:rsid w:val="006B7591"/>
    <w:rsid w:val="006C0052"/>
    <w:rsid w:val="006C096D"/>
    <w:rsid w:val="006C0C45"/>
    <w:rsid w:val="006C14D7"/>
    <w:rsid w:val="006C19B1"/>
    <w:rsid w:val="006C2023"/>
    <w:rsid w:val="006C2C19"/>
    <w:rsid w:val="006C2D3D"/>
    <w:rsid w:val="006C3197"/>
    <w:rsid w:val="006C3761"/>
    <w:rsid w:val="006C3844"/>
    <w:rsid w:val="006C4141"/>
    <w:rsid w:val="006C4DF2"/>
    <w:rsid w:val="006C6011"/>
    <w:rsid w:val="006C61AE"/>
    <w:rsid w:val="006C646C"/>
    <w:rsid w:val="006C6547"/>
    <w:rsid w:val="006C6552"/>
    <w:rsid w:val="006C6AA2"/>
    <w:rsid w:val="006C6C48"/>
    <w:rsid w:val="006C6F35"/>
    <w:rsid w:val="006C6FBE"/>
    <w:rsid w:val="006C730A"/>
    <w:rsid w:val="006C7533"/>
    <w:rsid w:val="006C77E3"/>
    <w:rsid w:val="006D0339"/>
    <w:rsid w:val="006D07D2"/>
    <w:rsid w:val="006D0FCB"/>
    <w:rsid w:val="006D1555"/>
    <w:rsid w:val="006D1CFB"/>
    <w:rsid w:val="006D2553"/>
    <w:rsid w:val="006D277D"/>
    <w:rsid w:val="006D2ED3"/>
    <w:rsid w:val="006D2F23"/>
    <w:rsid w:val="006D3145"/>
    <w:rsid w:val="006D314E"/>
    <w:rsid w:val="006D31D9"/>
    <w:rsid w:val="006D3221"/>
    <w:rsid w:val="006D35B0"/>
    <w:rsid w:val="006D3F0C"/>
    <w:rsid w:val="006D42CD"/>
    <w:rsid w:val="006D4DF2"/>
    <w:rsid w:val="006D591F"/>
    <w:rsid w:val="006D5BDA"/>
    <w:rsid w:val="006D5C8C"/>
    <w:rsid w:val="006D5F0A"/>
    <w:rsid w:val="006D6564"/>
    <w:rsid w:val="006D66F5"/>
    <w:rsid w:val="006D6797"/>
    <w:rsid w:val="006D7E9D"/>
    <w:rsid w:val="006D7ECE"/>
    <w:rsid w:val="006E00FD"/>
    <w:rsid w:val="006E0466"/>
    <w:rsid w:val="006E0858"/>
    <w:rsid w:val="006E0982"/>
    <w:rsid w:val="006E0A73"/>
    <w:rsid w:val="006E114B"/>
    <w:rsid w:val="006E14A5"/>
    <w:rsid w:val="006E179D"/>
    <w:rsid w:val="006E17FF"/>
    <w:rsid w:val="006E287B"/>
    <w:rsid w:val="006E2A0B"/>
    <w:rsid w:val="006E2C5D"/>
    <w:rsid w:val="006E2DD5"/>
    <w:rsid w:val="006E30F0"/>
    <w:rsid w:val="006E3544"/>
    <w:rsid w:val="006E367C"/>
    <w:rsid w:val="006E382B"/>
    <w:rsid w:val="006E3E03"/>
    <w:rsid w:val="006E3E75"/>
    <w:rsid w:val="006E465B"/>
    <w:rsid w:val="006E47A6"/>
    <w:rsid w:val="006E4E7A"/>
    <w:rsid w:val="006E4F04"/>
    <w:rsid w:val="006E53DC"/>
    <w:rsid w:val="006E5523"/>
    <w:rsid w:val="006E5547"/>
    <w:rsid w:val="006E5BA8"/>
    <w:rsid w:val="006E5E0F"/>
    <w:rsid w:val="006E6C04"/>
    <w:rsid w:val="006E6DBF"/>
    <w:rsid w:val="006E6EB5"/>
    <w:rsid w:val="006E6F9D"/>
    <w:rsid w:val="006E72A0"/>
    <w:rsid w:val="006E72BA"/>
    <w:rsid w:val="006E79DA"/>
    <w:rsid w:val="006E7A00"/>
    <w:rsid w:val="006E7E3A"/>
    <w:rsid w:val="006F014E"/>
    <w:rsid w:val="006F08BC"/>
    <w:rsid w:val="006F16F6"/>
    <w:rsid w:val="006F1766"/>
    <w:rsid w:val="006F1864"/>
    <w:rsid w:val="006F1E9F"/>
    <w:rsid w:val="006F1EAE"/>
    <w:rsid w:val="006F20AF"/>
    <w:rsid w:val="006F277F"/>
    <w:rsid w:val="006F32D7"/>
    <w:rsid w:val="006F3FDA"/>
    <w:rsid w:val="006F44B5"/>
    <w:rsid w:val="006F4953"/>
    <w:rsid w:val="006F4A65"/>
    <w:rsid w:val="006F4A9A"/>
    <w:rsid w:val="006F4F0A"/>
    <w:rsid w:val="006F5226"/>
    <w:rsid w:val="006F526E"/>
    <w:rsid w:val="006F6491"/>
    <w:rsid w:val="006F674A"/>
    <w:rsid w:val="006F6A51"/>
    <w:rsid w:val="006F6A5E"/>
    <w:rsid w:val="006F709B"/>
    <w:rsid w:val="006F727C"/>
    <w:rsid w:val="006F743A"/>
    <w:rsid w:val="006F790D"/>
    <w:rsid w:val="006F7D1B"/>
    <w:rsid w:val="00700831"/>
    <w:rsid w:val="00700B22"/>
    <w:rsid w:val="00700BEA"/>
    <w:rsid w:val="00700EA8"/>
    <w:rsid w:val="00701561"/>
    <w:rsid w:val="00701772"/>
    <w:rsid w:val="00701774"/>
    <w:rsid w:val="007018D6"/>
    <w:rsid w:val="00701A07"/>
    <w:rsid w:val="00701EFA"/>
    <w:rsid w:val="007023A3"/>
    <w:rsid w:val="0070247A"/>
    <w:rsid w:val="00702EB2"/>
    <w:rsid w:val="00703252"/>
    <w:rsid w:val="007033AB"/>
    <w:rsid w:val="0070386D"/>
    <w:rsid w:val="0070451F"/>
    <w:rsid w:val="00704E00"/>
    <w:rsid w:val="00704E0E"/>
    <w:rsid w:val="00705299"/>
    <w:rsid w:val="007059DC"/>
    <w:rsid w:val="00705A1F"/>
    <w:rsid w:val="00705C1F"/>
    <w:rsid w:val="00705F08"/>
    <w:rsid w:val="0070615E"/>
    <w:rsid w:val="007061B1"/>
    <w:rsid w:val="00706B12"/>
    <w:rsid w:val="00707446"/>
    <w:rsid w:val="00707781"/>
    <w:rsid w:val="00707F65"/>
    <w:rsid w:val="00710207"/>
    <w:rsid w:val="007106A9"/>
    <w:rsid w:val="0071077B"/>
    <w:rsid w:val="0071077E"/>
    <w:rsid w:val="00710C9C"/>
    <w:rsid w:val="00710CE1"/>
    <w:rsid w:val="007113F8"/>
    <w:rsid w:val="00711484"/>
    <w:rsid w:val="007119D6"/>
    <w:rsid w:val="00711F11"/>
    <w:rsid w:val="00712FA2"/>
    <w:rsid w:val="00713152"/>
    <w:rsid w:val="00713F1D"/>
    <w:rsid w:val="00714A68"/>
    <w:rsid w:val="00714E56"/>
    <w:rsid w:val="0071534A"/>
    <w:rsid w:val="00715456"/>
    <w:rsid w:val="0071569B"/>
    <w:rsid w:val="0071584C"/>
    <w:rsid w:val="007159AD"/>
    <w:rsid w:val="00715B4C"/>
    <w:rsid w:val="00715D44"/>
    <w:rsid w:val="00715DB3"/>
    <w:rsid w:val="0071603B"/>
    <w:rsid w:val="00716648"/>
    <w:rsid w:val="00716CA7"/>
    <w:rsid w:val="00717037"/>
    <w:rsid w:val="00717279"/>
    <w:rsid w:val="007174EC"/>
    <w:rsid w:val="00717A18"/>
    <w:rsid w:val="0072039F"/>
    <w:rsid w:val="00722E50"/>
    <w:rsid w:val="00722ED2"/>
    <w:rsid w:val="00722EF2"/>
    <w:rsid w:val="007236C2"/>
    <w:rsid w:val="00723BFE"/>
    <w:rsid w:val="007241BA"/>
    <w:rsid w:val="007243B0"/>
    <w:rsid w:val="0072459E"/>
    <w:rsid w:val="007245DE"/>
    <w:rsid w:val="00724C50"/>
    <w:rsid w:val="00724F15"/>
    <w:rsid w:val="007252EE"/>
    <w:rsid w:val="00725C44"/>
    <w:rsid w:val="0072673E"/>
    <w:rsid w:val="007267B8"/>
    <w:rsid w:val="00727369"/>
    <w:rsid w:val="00727BF5"/>
    <w:rsid w:val="00730068"/>
    <w:rsid w:val="00730690"/>
    <w:rsid w:val="007313B1"/>
    <w:rsid w:val="00731790"/>
    <w:rsid w:val="007322C3"/>
    <w:rsid w:val="007326D1"/>
    <w:rsid w:val="00732E50"/>
    <w:rsid w:val="007332C8"/>
    <w:rsid w:val="00733836"/>
    <w:rsid w:val="00733C5E"/>
    <w:rsid w:val="00733E92"/>
    <w:rsid w:val="00734452"/>
    <w:rsid w:val="00734545"/>
    <w:rsid w:val="007346C5"/>
    <w:rsid w:val="00734933"/>
    <w:rsid w:val="007349B2"/>
    <w:rsid w:val="00734A86"/>
    <w:rsid w:val="00734A9A"/>
    <w:rsid w:val="00735026"/>
    <w:rsid w:val="00735516"/>
    <w:rsid w:val="007355A6"/>
    <w:rsid w:val="0073571C"/>
    <w:rsid w:val="00735976"/>
    <w:rsid w:val="00735B19"/>
    <w:rsid w:val="00736552"/>
    <w:rsid w:val="00736BC6"/>
    <w:rsid w:val="00736CBE"/>
    <w:rsid w:val="00736E46"/>
    <w:rsid w:val="00736ECA"/>
    <w:rsid w:val="007372F8"/>
    <w:rsid w:val="00737358"/>
    <w:rsid w:val="007374B5"/>
    <w:rsid w:val="007376DA"/>
    <w:rsid w:val="00737B0E"/>
    <w:rsid w:val="00737B8C"/>
    <w:rsid w:val="00737C12"/>
    <w:rsid w:val="00740947"/>
    <w:rsid w:val="007409CA"/>
    <w:rsid w:val="00740B4D"/>
    <w:rsid w:val="00740D57"/>
    <w:rsid w:val="00741037"/>
    <w:rsid w:val="0074107A"/>
    <w:rsid w:val="007419D8"/>
    <w:rsid w:val="00741B9A"/>
    <w:rsid w:val="00741D2F"/>
    <w:rsid w:val="00741D45"/>
    <w:rsid w:val="00741D88"/>
    <w:rsid w:val="007424FC"/>
    <w:rsid w:val="007433F5"/>
    <w:rsid w:val="0074346E"/>
    <w:rsid w:val="00743485"/>
    <w:rsid w:val="00743710"/>
    <w:rsid w:val="0074514A"/>
    <w:rsid w:val="007461F6"/>
    <w:rsid w:val="00747045"/>
    <w:rsid w:val="00747436"/>
    <w:rsid w:val="0074749A"/>
    <w:rsid w:val="0074755B"/>
    <w:rsid w:val="00747A6D"/>
    <w:rsid w:val="00747E89"/>
    <w:rsid w:val="00747ED8"/>
    <w:rsid w:val="0075003F"/>
    <w:rsid w:val="00750B97"/>
    <w:rsid w:val="00750BF2"/>
    <w:rsid w:val="00750E73"/>
    <w:rsid w:val="00751097"/>
    <w:rsid w:val="00751B0D"/>
    <w:rsid w:val="007530B7"/>
    <w:rsid w:val="007533FF"/>
    <w:rsid w:val="00753FFF"/>
    <w:rsid w:val="0075446E"/>
    <w:rsid w:val="00754573"/>
    <w:rsid w:val="00754ABF"/>
    <w:rsid w:val="00754C02"/>
    <w:rsid w:val="00755229"/>
    <w:rsid w:val="00755FA2"/>
    <w:rsid w:val="00756381"/>
    <w:rsid w:val="007565C3"/>
    <w:rsid w:val="0075682C"/>
    <w:rsid w:val="0075687B"/>
    <w:rsid w:val="00756A34"/>
    <w:rsid w:val="007570C9"/>
    <w:rsid w:val="007577E2"/>
    <w:rsid w:val="0076066B"/>
    <w:rsid w:val="0076067B"/>
    <w:rsid w:val="00760CBA"/>
    <w:rsid w:val="00761148"/>
    <w:rsid w:val="00761253"/>
    <w:rsid w:val="00761816"/>
    <w:rsid w:val="00761BCA"/>
    <w:rsid w:val="00762096"/>
    <w:rsid w:val="00762748"/>
    <w:rsid w:val="007629A4"/>
    <w:rsid w:val="00763161"/>
    <w:rsid w:val="00763429"/>
    <w:rsid w:val="00763A1D"/>
    <w:rsid w:val="007640AE"/>
    <w:rsid w:val="007641DE"/>
    <w:rsid w:val="00764531"/>
    <w:rsid w:val="007647ED"/>
    <w:rsid w:val="007649C4"/>
    <w:rsid w:val="007650B5"/>
    <w:rsid w:val="0076526F"/>
    <w:rsid w:val="007658BF"/>
    <w:rsid w:val="00765907"/>
    <w:rsid w:val="007667B2"/>
    <w:rsid w:val="00766DBF"/>
    <w:rsid w:val="00766FDF"/>
    <w:rsid w:val="00767923"/>
    <w:rsid w:val="00767BDE"/>
    <w:rsid w:val="00767F5E"/>
    <w:rsid w:val="00770302"/>
    <w:rsid w:val="00770BCE"/>
    <w:rsid w:val="0077114B"/>
    <w:rsid w:val="0077166A"/>
    <w:rsid w:val="00771750"/>
    <w:rsid w:val="00772225"/>
    <w:rsid w:val="0077224A"/>
    <w:rsid w:val="0077271D"/>
    <w:rsid w:val="00772F20"/>
    <w:rsid w:val="00772F64"/>
    <w:rsid w:val="00773020"/>
    <w:rsid w:val="00773100"/>
    <w:rsid w:val="00773562"/>
    <w:rsid w:val="007735CF"/>
    <w:rsid w:val="0077379C"/>
    <w:rsid w:val="00773A31"/>
    <w:rsid w:val="0077410B"/>
    <w:rsid w:val="007741A7"/>
    <w:rsid w:val="007745B7"/>
    <w:rsid w:val="00774CB2"/>
    <w:rsid w:val="00774E32"/>
    <w:rsid w:val="00775774"/>
    <w:rsid w:val="00775FC1"/>
    <w:rsid w:val="0077667F"/>
    <w:rsid w:val="007767C5"/>
    <w:rsid w:val="007768D3"/>
    <w:rsid w:val="007769CA"/>
    <w:rsid w:val="00776E99"/>
    <w:rsid w:val="00777244"/>
    <w:rsid w:val="0077730D"/>
    <w:rsid w:val="00780067"/>
    <w:rsid w:val="007800F0"/>
    <w:rsid w:val="0078090B"/>
    <w:rsid w:val="00780AA7"/>
    <w:rsid w:val="00781189"/>
    <w:rsid w:val="00781255"/>
    <w:rsid w:val="0078179E"/>
    <w:rsid w:val="007817B0"/>
    <w:rsid w:val="0078211B"/>
    <w:rsid w:val="00782445"/>
    <w:rsid w:val="00782578"/>
    <w:rsid w:val="00783AD8"/>
    <w:rsid w:val="00783BFF"/>
    <w:rsid w:val="007843F3"/>
    <w:rsid w:val="0078460B"/>
    <w:rsid w:val="007848D5"/>
    <w:rsid w:val="00784EC3"/>
    <w:rsid w:val="007850C0"/>
    <w:rsid w:val="007853E8"/>
    <w:rsid w:val="007854E2"/>
    <w:rsid w:val="00785B4E"/>
    <w:rsid w:val="00786798"/>
    <w:rsid w:val="00786B57"/>
    <w:rsid w:val="00786DE1"/>
    <w:rsid w:val="00786FAA"/>
    <w:rsid w:val="0078709F"/>
    <w:rsid w:val="007871C3"/>
    <w:rsid w:val="00787CD3"/>
    <w:rsid w:val="00790980"/>
    <w:rsid w:val="00790D01"/>
    <w:rsid w:val="00790FDD"/>
    <w:rsid w:val="0079102B"/>
    <w:rsid w:val="00791CED"/>
    <w:rsid w:val="00791FCB"/>
    <w:rsid w:val="00792B9A"/>
    <w:rsid w:val="00793426"/>
    <w:rsid w:val="007938A6"/>
    <w:rsid w:val="00793C25"/>
    <w:rsid w:val="00793E3A"/>
    <w:rsid w:val="00794322"/>
    <w:rsid w:val="00794A26"/>
    <w:rsid w:val="00794B9F"/>
    <w:rsid w:val="00794CB3"/>
    <w:rsid w:val="007957E0"/>
    <w:rsid w:val="00796019"/>
    <w:rsid w:val="007961A9"/>
    <w:rsid w:val="007961B8"/>
    <w:rsid w:val="007963E5"/>
    <w:rsid w:val="007971A9"/>
    <w:rsid w:val="00797725"/>
    <w:rsid w:val="00797A55"/>
    <w:rsid w:val="00797F90"/>
    <w:rsid w:val="007A02A8"/>
    <w:rsid w:val="007A0522"/>
    <w:rsid w:val="007A09FA"/>
    <w:rsid w:val="007A0C50"/>
    <w:rsid w:val="007A0F0B"/>
    <w:rsid w:val="007A0F2E"/>
    <w:rsid w:val="007A1229"/>
    <w:rsid w:val="007A1297"/>
    <w:rsid w:val="007A12CF"/>
    <w:rsid w:val="007A14FE"/>
    <w:rsid w:val="007A196D"/>
    <w:rsid w:val="007A2295"/>
    <w:rsid w:val="007A2306"/>
    <w:rsid w:val="007A24E7"/>
    <w:rsid w:val="007A2673"/>
    <w:rsid w:val="007A2E86"/>
    <w:rsid w:val="007A30A3"/>
    <w:rsid w:val="007A345E"/>
    <w:rsid w:val="007A3702"/>
    <w:rsid w:val="007A39AD"/>
    <w:rsid w:val="007A3C72"/>
    <w:rsid w:val="007A3EA2"/>
    <w:rsid w:val="007A3F69"/>
    <w:rsid w:val="007A4A60"/>
    <w:rsid w:val="007A4A72"/>
    <w:rsid w:val="007A4FA7"/>
    <w:rsid w:val="007A50FF"/>
    <w:rsid w:val="007A5107"/>
    <w:rsid w:val="007A52E2"/>
    <w:rsid w:val="007A586A"/>
    <w:rsid w:val="007A6099"/>
    <w:rsid w:val="007A62E7"/>
    <w:rsid w:val="007A63D3"/>
    <w:rsid w:val="007A68AB"/>
    <w:rsid w:val="007A7172"/>
    <w:rsid w:val="007A772F"/>
    <w:rsid w:val="007A7C4A"/>
    <w:rsid w:val="007A7D30"/>
    <w:rsid w:val="007A7E7C"/>
    <w:rsid w:val="007A7F99"/>
    <w:rsid w:val="007B0060"/>
    <w:rsid w:val="007B06F8"/>
    <w:rsid w:val="007B08BA"/>
    <w:rsid w:val="007B0ADE"/>
    <w:rsid w:val="007B0DB6"/>
    <w:rsid w:val="007B1045"/>
    <w:rsid w:val="007B11DB"/>
    <w:rsid w:val="007B12AE"/>
    <w:rsid w:val="007B1CF9"/>
    <w:rsid w:val="007B1D43"/>
    <w:rsid w:val="007B2425"/>
    <w:rsid w:val="007B254C"/>
    <w:rsid w:val="007B28A1"/>
    <w:rsid w:val="007B299D"/>
    <w:rsid w:val="007B40C4"/>
    <w:rsid w:val="007B4149"/>
    <w:rsid w:val="007B4472"/>
    <w:rsid w:val="007B4527"/>
    <w:rsid w:val="007B4534"/>
    <w:rsid w:val="007B4FC0"/>
    <w:rsid w:val="007B4FF4"/>
    <w:rsid w:val="007B5061"/>
    <w:rsid w:val="007B53EA"/>
    <w:rsid w:val="007B5660"/>
    <w:rsid w:val="007B5A83"/>
    <w:rsid w:val="007B5BD7"/>
    <w:rsid w:val="007B6E63"/>
    <w:rsid w:val="007B73DF"/>
    <w:rsid w:val="007B76E2"/>
    <w:rsid w:val="007B788A"/>
    <w:rsid w:val="007B79E1"/>
    <w:rsid w:val="007C0086"/>
    <w:rsid w:val="007C0285"/>
    <w:rsid w:val="007C03EC"/>
    <w:rsid w:val="007C052E"/>
    <w:rsid w:val="007C1602"/>
    <w:rsid w:val="007C18DD"/>
    <w:rsid w:val="007C1B8C"/>
    <w:rsid w:val="007C1ED0"/>
    <w:rsid w:val="007C1F49"/>
    <w:rsid w:val="007C2003"/>
    <w:rsid w:val="007C2149"/>
    <w:rsid w:val="007C2365"/>
    <w:rsid w:val="007C25DA"/>
    <w:rsid w:val="007C2824"/>
    <w:rsid w:val="007C295A"/>
    <w:rsid w:val="007C29CC"/>
    <w:rsid w:val="007C2BA9"/>
    <w:rsid w:val="007C3386"/>
    <w:rsid w:val="007C344E"/>
    <w:rsid w:val="007C35A6"/>
    <w:rsid w:val="007C37CF"/>
    <w:rsid w:val="007C37DC"/>
    <w:rsid w:val="007C3A8A"/>
    <w:rsid w:val="007C3BF5"/>
    <w:rsid w:val="007C3CA3"/>
    <w:rsid w:val="007C3D55"/>
    <w:rsid w:val="007C455E"/>
    <w:rsid w:val="007C4928"/>
    <w:rsid w:val="007C4C16"/>
    <w:rsid w:val="007C505E"/>
    <w:rsid w:val="007C5157"/>
    <w:rsid w:val="007C52D8"/>
    <w:rsid w:val="007C5668"/>
    <w:rsid w:val="007C5742"/>
    <w:rsid w:val="007C5925"/>
    <w:rsid w:val="007C5AAA"/>
    <w:rsid w:val="007C6149"/>
    <w:rsid w:val="007C6FCA"/>
    <w:rsid w:val="007C7192"/>
    <w:rsid w:val="007C72D8"/>
    <w:rsid w:val="007C73E9"/>
    <w:rsid w:val="007C740A"/>
    <w:rsid w:val="007C7492"/>
    <w:rsid w:val="007C77FA"/>
    <w:rsid w:val="007C7F97"/>
    <w:rsid w:val="007D060D"/>
    <w:rsid w:val="007D0657"/>
    <w:rsid w:val="007D08B2"/>
    <w:rsid w:val="007D0BCC"/>
    <w:rsid w:val="007D2C33"/>
    <w:rsid w:val="007D2DDE"/>
    <w:rsid w:val="007D2F04"/>
    <w:rsid w:val="007D31AD"/>
    <w:rsid w:val="007D3EE8"/>
    <w:rsid w:val="007D47DD"/>
    <w:rsid w:val="007D4D65"/>
    <w:rsid w:val="007D504F"/>
    <w:rsid w:val="007D51CF"/>
    <w:rsid w:val="007D53E9"/>
    <w:rsid w:val="007D56BB"/>
    <w:rsid w:val="007D593A"/>
    <w:rsid w:val="007D5B7E"/>
    <w:rsid w:val="007D618E"/>
    <w:rsid w:val="007D627F"/>
    <w:rsid w:val="007D6AD9"/>
    <w:rsid w:val="007D6B80"/>
    <w:rsid w:val="007D6F01"/>
    <w:rsid w:val="007D716C"/>
    <w:rsid w:val="007D740C"/>
    <w:rsid w:val="007D7AFE"/>
    <w:rsid w:val="007D7D12"/>
    <w:rsid w:val="007E0550"/>
    <w:rsid w:val="007E0A64"/>
    <w:rsid w:val="007E0B57"/>
    <w:rsid w:val="007E10A8"/>
    <w:rsid w:val="007E131E"/>
    <w:rsid w:val="007E1C2A"/>
    <w:rsid w:val="007E1D1E"/>
    <w:rsid w:val="007E1D75"/>
    <w:rsid w:val="007E1EC0"/>
    <w:rsid w:val="007E2660"/>
    <w:rsid w:val="007E2A06"/>
    <w:rsid w:val="007E2EA2"/>
    <w:rsid w:val="007E3170"/>
    <w:rsid w:val="007E3ABB"/>
    <w:rsid w:val="007E3E8D"/>
    <w:rsid w:val="007E471A"/>
    <w:rsid w:val="007E4D18"/>
    <w:rsid w:val="007E546D"/>
    <w:rsid w:val="007E571F"/>
    <w:rsid w:val="007E5CA6"/>
    <w:rsid w:val="007E5DFA"/>
    <w:rsid w:val="007E60A2"/>
    <w:rsid w:val="007E6277"/>
    <w:rsid w:val="007E6CD0"/>
    <w:rsid w:val="007E7162"/>
    <w:rsid w:val="007E74B4"/>
    <w:rsid w:val="007E7652"/>
    <w:rsid w:val="007E7776"/>
    <w:rsid w:val="007E7994"/>
    <w:rsid w:val="007E7B8A"/>
    <w:rsid w:val="007F01AF"/>
    <w:rsid w:val="007F026F"/>
    <w:rsid w:val="007F0579"/>
    <w:rsid w:val="007F08F9"/>
    <w:rsid w:val="007F1245"/>
    <w:rsid w:val="007F1442"/>
    <w:rsid w:val="007F1B25"/>
    <w:rsid w:val="007F1E41"/>
    <w:rsid w:val="007F2058"/>
    <w:rsid w:val="007F20F9"/>
    <w:rsid w:val="007F2622"/>
    <w:rsid w:val="007F2B59"/>
    <w:rsid w:val="007F2CB3"/>
    <w:rsid w:val="007F2E4F"/>
    <w:rsid w:val="007F3C8E"/>
    <w:rsid w:val="007F3FE7"/>
    <w:rsid w:val="007F4025"/>
    <w:rsid w:val="007F4323"/>
    <w:rsid w:val="007F43AB"/>
    <w:rsid w:val="007F4415"/>
    <w:rsid w:val="007F4508"/>
    <w:rsid w:val="007F48B6"/>
    <w:rsid w:val="007F48CF"/>
    <w:rsid w:val="007F4F9C"/>
    <w:rsid w:val="007F515F"/>
    <w:rsid w:val="007F53CA"/>
    <w:rsid w:val="007F554C"/>
    <w:rsid w:val="007F56C9"/>
    <w:rsid w:val="007F60B5"/>
    <w:rsid w:val="007F642B"/>
    <w:rsid w:val="007F67E6"/>
    <w:rsid w:val="007F68BF"/>
    <w:rsid w:val="007F6AC6"/>
    <w:rsid w:val="007F6C65"/>
    <w:rsid w:val="007F7469"/>
    <w:rsid w:val="007F7A1E"/>
    <w:rsid w:val="0080052A"/>
    <w:rsid w:val="00800538"/>
    <w:rsid w:val="00800758"/>
    <w:rsid w:val="008007D7"/>
    <w:rsid w:val="008010C3"/>
    <w:rsid w:val="00801286"/>
    <w:rsid w:val="0080186D"/>
    <w:rsid w:val="00801AED"/>
    <w:rsid w:val="00801E1B"/>
    <w:rsid w:val="00801E3C"/>
    <w:rsid w:val="008020A5"/>
    <w:rsid w:val="008023C6"/>
    <w:rsid w:val="008024FA"/>
    <w:rsid w:val="00802652"/>
    <w:rsid w:val="008028E2"/>
    <w:rsid w:val="00802A0B"/>
    <w:rsid w:val="00802AA2"/>
    <w:rsid w:val="00802C8F"/>
    <w:rsid w:val="008033CF"/>
    <w:rsid w:val="00803576"/>
    <w:rsid w:val="00803A0F"/>
    <w:rsid w:val="0080423C"/>
    <w:rsid w:val="00804729"/>
    <w:rsid w:val="00804E55"/>
    <w:rsid w:val="00804FD5"/>
    <w:rsid w:val="008058F6"/>
    <w:rsid w:val="0080651D"/>
    <w:rsid w:val="00806571"/>
    <w:rsid w:val="008067D0"/>
    <w:rsid w:val="00807D5E"/>
    <w:rsid w:val="00807E0F"/>
    <w:rsid w:val="00807FD3"/>
    <w:rsid w:val="008102D9"/>
    <w:rsid w:val="00810C82"/>
    <w:rsid w:val="00811128"/>
    <w:rsid w:val="008117EF"/>
    <w:rsid w:val="00811E9D"/>
    <w:rsid w:val="00812862"/>
    <w:rsid w:val="00812BC8"/>
    <w:rsid w:val="00812CFB"/>
    <w:rsid w:val="00812EA0"/>
    <w:rsid w:val="00812ECB"/>
    <w:rsid w:val="0081380D"/>
    <w:rsid w:val="008139B6"/>
    <w:rsid w:val="00813E51"/>
    <w:rsid w:val="008140C7"/>
    <w:rsid w:val="0081442B"/>
    <w:rsid w:val="00814495"/>
    <w:rsid w:val="00814520"/>
    <w:rsid w:val="00814ADA"/>
    <w:rsid w:val="008155E6"/>
    <w:rsid w:val="00815B39"/>
    <w:rsid w:val="00815BD2"/>
    <w:rsid w:val="00815EB2"/>
    <w:rsid w:val="0081681C"/>
    <w:rsid w:val="00816D0C"/>
    <w:rsid w:val="00816DA2"/>
    <w:rsid w:val="00817AFE"/>
    <w:rsid w:val="00820053"/>
    <w:rsid w:val="008200CC"/>
    <w:rsid w:val="008201C8"/>
    <w:rsid w:val="008201C9"/>
    <w:rsid w:val="0082036E"/>
    <w:rsid w:val="0082052A"/>
    <w:rsid w:val="00820928"/>
    <w:rsid w:val="00821784"/>
    <w:rsid w:val="008217CD"/>
    <w:rsid w:val="00821AAA"/>
    <w:rsid w:val="00822722"/>
    <w:rsid w:val="0082359F"/>
    <w:rsid w:val="008236D5"/>
    <w:rsid w:val="008251A8"/>
    <w:rsid w:val="0082523E"/>
    <w:rsid w:val="00825C38"/>
    <w:rsid w:val="00825DAD"/>
    <w:rsid w:val="008265BB"/>
    <w:rsid w:val="00826F0F"/>
    <w:rsid w:val="008278AE"/>
    <w:rsid w:val="00830353"/>
    <w:rsid w:val="008305FF"/>
    <w:rsid w:val="00830C9D"/>
    <w:rsid w:val="00830DF4"/>
    <w:rsid w:val="00830F68"/>
    <w:rsid w:val="0083119A"/>
    <w:rsid w:val="008318B5"/>
    <w:rsid w:val="00831C8C"/>
    <w:rsid w:val="00831E2F"/>
    <w:rsid w:val="0083210E"/>
    <w:rsid w:val="0083241D"/>
    <w:rsid w:val="0083289C"/>
    <w:rsid w:val="00832CD7"/>
    <w:rsid w:val="00832EC6"/>
    <w:rsid w:val="008331B6"/>
    <w:rsid w:val="00833C96"/>
    <w:rsid w:val="008342AF"/>
    <w:rsid w:val="008347CE"/>
    <w:rsid w:val="00834D32"/>
    <w:rsid w:val="00834F17"/>
    <w:rsid w:val="00835237"/>
    <w:rsid w:val="008352F9"/>
    <w:rsid w:val="008356FE"/>
    <w:rsid w:val="0083579A"/>
    <w:rsid w:val="0083590D"/>
    <w:rsid w:val="00835A95"/>
    <w:rsid w:val="00835CDC"/>
    <w:rsid w:val="008361C8"/>
    <w:rsid w:val="008364FE"/>
    <w:rsid w:val="00836588"/>
    <w:rsid w:val="0083668E"/>
    <w:rsid w:val="008367A1"/>
    <w:rsid w:val="00836935"/>
    <w:rsid w:val="008369C5"/>
    <w:rsid w:val="00836FD0"/>
    <w:rsid w:val="00837792"/>
    <w:rsid w:val="00837FDC"/>
    <w:rsid w:val="008400A6"/>
    <w:rsid w:val="008401E1"/>
    <w:rsid w:val="0084026A"/>
    <w:rsid w:val="00840406"/>
    <w:rsid w:val="0084170B"/>
    <w:rsid w:val="00841E0E"/>
    <w:rsid w:val="008423AE"/>
    <w:rsid w:val="0084249D"/>
    <w:rsid w:val="00842802"/>
    <w:rsid w:val="00842A4B"/>
    <w:rsid w:val="00842C1C"/>
    <w:rsid w:val="00842CA1"/>
    <w:rsid w:val="008436CB"/>
    <w:rsid w:val="00843989"/>
    <w:rsid w:val="00844011"/>
    <w:rsid w:val="00844639"/>
    <w:rsid w:val="00844D27"/>
    <w:rsid w:val="00844EC0"/>
    <w:rsid w:val="00844F06"/>
    <w:rsid w:val="008450FA"/>
    <w:rsid w:val="0084520C"/>
    <w:rsid w:val="0084545E"/>
    <w:rsid w:val="008458E5"/>
    <w:rsid w:val="00845956"/>
    <w:rsid w:val="00846188"/>
    <w:rsid w:val="008462A8"/>
    <w:rsid w:val="00846E85"/>
    <w:rsid w:val="00847686"/>
    <w:rsid w:val="00847E9B"/>
    <w:rsid w:val="0085011C"/>
    <w:rsid w:val="00850168"/>
    <w:rsid w:val="00850917"/>
    <w:rsid w:val="00850A1C"/>
    <w:rsid w:val="00850FBB"/>
    <w:rsid w:val="0085139F"/>
    <w:rsid w:val="00851878"/>
    <w:rsid w:val="00851F45"/>
    <w:rsid w:val="00852C79"/>
    <w:rsid w:val="00853693"/>
    <w:rsid w:val="00853746"/>
    <w:rsid w:val="00853D8D"/>
    <w:rsid w:val="00853DFE"/>
    <w:rsid w:val="00854556"/>
    <w:rsid w:val="00854692"/>
    <w:rsid w:val="00854825"/>
    <w:rsid w:val="008551FD"/>
    <w:rsid w:val="00855B56"/>
    <w:rsid w:val="00855B8F"/>
    <w:rsid w:val="00856B8B"/>
    <w:rsid w:val="00857012"/>
    <w:rsid w:val="00857089"/>
    <w:rsid w:val="008571EB"/>
    <w:rsid w:val="008572E2"/>
    <w:rsid w:val="00857693"/>
    <w:rsid w:val="008577AB"/>
    <w:rsid w:val="00857A9E"/>
    <w:rsid w:val="00857D5D"/>
    <w:rsid w:val="008605CD"/>
    <w:rsid w:val="00860C9A"/>
    <w:rsid w:val="0086146F"/>
    <w:rsid w:val="008617C8"/>
    <w:rsid w:val="008618CC"/>
    <w:rsid w:val="00862342"/>
    <w:rsid w:val="00862446"/>
    <w:rsid w:val="008624EC"/>
    <w:rsid w:val="00862918"/>
    <w:rsid w:val="00862DAC"/>
    <w:rsid w:val="00863114"/>
    <w:rsid w:val="0086319A"/>
    <w:rsid w:val="00863219"/>
    <w:rsid w:val="00863249"/>
    <w:rsid w:val="0086399C"/>
    <w:rsid w:val="008646D2"/>
    <w:rsid w:val="0086472E"/>
    <w:rsid w:val="00864961"/>
    <w:rsid w:val="00865072"/>
    <w:rsid w:val="008656E5"/>
    <w:rsid w:val="00865E7C"/>
    <w:rsid w:val="00866076"/>
    <w:rsid w:val="00867668"/>
    <w:rsid w:val="00867E97"/>
    <w:rsid w:val="00867FD1"/>
    <w:rsid w:val="008703C6"/>
    <w:rsid w:val="00870427"/>
    <w:rsid w:val="00870747"/>
    <w:rsid w:val="0087079F"/>
    <w:rsid w:val="00870804"/>
    <w:rsid w:val="0087095C"/>
    <w:rsid w:val="00870ED2"/>
    <w:rsid w:val="00871176"/>
    <w:rsid w:val="008717CA"/>
    <w:rsid w:val="0087193B"/>
    <w:rsid w:val="00871C5E"/>
    <w:rsid w:val="008722E8"/>
    <w:rsid w:val="0087265E"/>
    <w:rsid w:val="0087275A"/>
    <w:rsid w:val="00873236"/>
    <w:rsid w:val="008734E2"/>
    <w:rsid w:val="0087363C"/>
    <w:rsid w:val="00873892"/>
    <w:rsid w:val="00873D0C"/>
    <w:rsid w:val="00873D3F"/>
    <w:rsid w:val="00874392"/>
    <w:rsid w:val="00874A4A"/>
    <w:rsid w:val="00876602"/>
    <w:rsid w:val="00876C2C"/>
    <w:rsid w:val="008772CB"/>
    <w:rsid w:val="008772DC"/>
    <w:rsid w:val="00877305"/>
    <w:rsid w:val="00877775"/>
    <w:rsid w:val="008778BA"/>
    <w:rsid w:val="00880453"/>
    <w:rsid w:val="0088073D"/>
    <w:rsid w:val="00880AA2"/>
    <w:rsid w:val="00880C73"/>
    <w:rsid w:val="0088143E"/>
    <w:rsid w:val="00881487"/>
    <w:rsid w:val="0088185A"/>
    <w:rsid w:val="00881935"/>
    <w:rsid w:val="00881D46"/>
    <w:rsid w:val="008822EC"/>
    <w:rsid w:val="00882647"/>
    <w:rsid w:val="008826F1"/>
    <w:rsid w:val="008828F9"/>
    <w:rsid w:val="0088294A"/>
    <w:rsid w:val="008832A5"/>
    <w:rsid w:val="00883330"/>
    <w:rsid w:val="0088358E"/>
    <w:rsid w:val="008848AC"/>
    <w:rsid w:val="008848CB"/>
    <w:rsid w:val="00884EAB"/>
    <w:rsid w:val="00885136"/>
    <w:rsid w:val="008856C2"/>
    <w:rsid w:val="00885AD9"/>
    <w:rsid w:val="00885B47"/>
    <w:rsid w:val="00885EF7"/>
    <w:rsid w:val="008862F1"/>
    <w:rsid w:val="00886443"/>
    <w:rsid w:val="008865FE"/>
    <w:rsid w:val="008866F6"/>
    <w:rsid w:val="00886961"/>
    <w:rsid w:val="008870B6"/>
    <w:rsid w:val="008878D5"/>
    <w:rsid w:val="0088791A"/>
    <w:rsid w:val="00887FBA"/>
    <w:rsid w:val="0089036E"/>
    <w:rsid w:val="008906B1"/>
    <w:rsid w:val="00890A3F"/>
    <w:rsid w:val="00890B4C"/>
    <w:rsid w:val="00890DDF"/>
    <w:rsid w:val="00890E98"/>
    <w:rsid w:val="00892322"/>
    <w:rsid w:val="0089239B"/>
    <w:rsid w:val="00892648"/>
    <w:rsid w:val="00892AA1"/>
    <w:rsid w:val="00892CC7"/>
    <w:rsid w:val="00893269"/>
    <w:rsid w:val="0089394F"/>
    <w:rsid w:val="00893ABD"/>
    <w:rsid w:val="00893C89"/>
    <w:rsid w:val="00893F05"/>
    <w:rsid w:val="0089411A"/>
    <w:rsid w:val="008941ED"/>
    <w:rsid w:val="00894B6D"/>
    <w:rsid w:val="0089518B"/>
    <w:rsid w:val="008962B6"/>
    <w:rsid w:val="008964BF"/>
    <w:rsid w:val="00896501"/>
    <w:rsid w:val="008968C3"/>
    <w:rsid w:val="00897CE9"/>
    <w:rsid w:val="008A092F"/>
    <w:rsid w:val="008A1A99"/>
    <w:rsid w:val="008A1AF0"/>
    <w:rsid w:val="008A2277"/>
    <w:rsid w:val="008A2473"/>
    <w:rsid w:val="008A3E8A"/>
    <w:rsid w:val="008A43B5"/>
    <w:rsid w:val="008A4564"/>
    <w:rsid w:val="008A4845"/>
    <w:rsid w:val="008A4908"/>
    <w:rsid w:val="008A5A5E"/>
    <w:rsid w:val="008A5DEE"/>
    <w:rsid w:val="008A5ED0"/>
    <w:rsid w:val="008A6768"/>
    <w:rsid w:val="008A6774"/>
    <w:rsid w:val="008A6855"/>
    <w:rsid w:val="008A6B3D"/>
    <w:rsid w:val="008A7273"/>
    <w:rsid w:val="008A79AC"/>
    <w:rsid w:val="008A7B53"/>
    <w:rsid w:val="008A7F9C"/>
    <w:rsid w:val="008B06C1"/>
    <w:rsid w:val="008B0B37"/>
    <w:rsid w:val="008B0E67"/>
    <w:rsid w:val="008B12C0"/>
    <w:rsid w:val="008B185A"/>
    <w:rsid w:val="008B19E1"/>
    <w:rsid w:val="008B1C25"/>
    <w:rsid w:val="008B1F68"/>
    <w:rsid w:val="008B21D2"/>
    <w:rsid w:val="008B255C"/>
    <w:rsid w:val="008B30AF"/>
    <w:rsid w:val="008B3389"/>
    <w:rsid w:val="008B35F3"/>
    <w:rsid w:val="008B372F"/>
    <w:rsid w:val="008B3BCB"/>
    <w:rsid w:val="008B3C46"/>
    <w:rsid w:val="008B3CDF"/>
    <w:rsid w:val="008B42F4"/>
    <w:rsid w:val="008B468A"/>
    <w:rsid w:val="008B4B5A"/>
    <w:rsid w:val="008B4BAC"/>
    <w:rsid w:val="008B4C22"/>
    <w:rsid w:val="008B4D42"/>
    <w:rsid w:val="008B4EA7"/>
    <w:rsid w:val="008B4EB5"/>
    <w:rsid w:val="008B4FCB"/>
    <w:rsid w:val="008B517A"/>
    <w:rsid w:val="008B51F6"/>
    <w:rsid w:val="008B581E"/>
    <w:rsid w:val="008B5BAF"/>
    <w:rsid w:val="008B6272"/>
    <w:rsid w:val="008B71F6"/>
    <w:rsid w:val="008B721A"/>
    <w:rsid w:val="008B743E"/>
    <w:rsid w:val="008C0A57"/>
    <w:rsid w:val="008C0B53"/>
    <w:rsid w:val="008C0B70"/>
    <w:rsid w:val="008C0D09"/>
    <w:rsid w:val="008C0D60"/>
    <w:rsid w:val="008C0E32"/>
    <w:rsid w:val="008C2168"/>
    <w:rsid w:val="008C31A8"/>
    <w:rsid w:val="008C31E5"/>
    <w:rsid w:val="008C3336"/>
    <w:rsid w:val="008C36A0"/>
    <w:rsid w:val="008C3708"/>
    <w:rsid w:val="008C4827"/>
    <w:rsid w:val="008C4F8D"/>
    <w:rsid w:val="008C5712"/>
    <w:rsid w:val="008C6166"/>
    <w:rsid w:val="008C634F"/>
    <w:rsid w:val="008C6B08"/>
    <w:rsid w:val="008C6ECA"/>
    <w:rsid w:val="008C70F8"/>
    <w:rsid w:val="008C73B8"/>
    <w:rsid w:val="008C741F"/>
    <w:rsid w:val="008C795E"/>
    <w:rsid w:val="008C79F7"/>
    <w:rsid w:val="008C7C98"/>
    <w:rsid w:val="008C7F50"/>
    <w:rsid w:val="008D052C"/>
    <w:rsid w:val="008D0607"/>
    <w:rsid w:val="008D1293"/>
    <w:rsid w:val="008D133D"/>
    <w:rsid w:val="008D156B"/>
    <w:rsid w:val="008D2046"/>
    <w:rsid w:val="008D242D"/>
    <w:rsid w:val="008D2472"/>
    <w:rsid w:val="008D2603"/>
    <w:rsid w:val="008D26D5"/>
    <w:rsid w:val="008D29C0"/>
    <w:rsid w:val="008D2DD6"/>
    <w:rsid w:val="008D2F3E"/>
    <w:rsid w:val="008D32D8"/>
    <w:rsid w:val="008D33BE"/>
    <w:rsid w:val="008D3531"/>
    <w:rsid w:val="008D390D"/>
    <w:rsid w:val="008D3A75"/>
    <w:rsid w:val="008D3D1B"/>
    <w:rsid w:val="008D3DD4"/>
    <w:rsid w:val="008D41F3"/>
    <w:rsid w:val="008D43BA"/>
    <w:rsid w:val="008D4FE7"/>
    <w:rsid w:val="008D56B2"/>
    <w:rsid w:val="008D5D99"/>
    <w:rsid w:val="008D5E75"/>
    <w:rsid w:val="008D6031"/>
    <w:rsid w:val="008D6253"/>
    <w:rsid w:val="008D68F1"/>
    <w:rsid w:val="008D6A7E"/>
    <w:rsid w:val="008D7118"/>
    <w:rsid w:val="008D78D0"/>
    <w:rsid w:val="008D78F0"/>
    <w:rsid w:val="008D79AD"/>
    <w:rsid w:val="008D7A82"/>
    <w:rsid w:val="008D7EF0"/>
    <w:rsid w:val="008E04AE"/>
    <w:rsid w:val="008E0B99"/>
    <w:rsid w:val="008E0C27"/>
    <w:rsid w:val="008E0C88"/>
    <w:rsid w:val="008E0CDE"/>
    <w:rsid w:val="008E0E3F"/>
    <w:rsid w:val="008E0EED"/>
    <w:rsid w:val="008E17B6"/>
    <w:rsid w:val="008E1A0A"/>
    <w:rsid w:val="008E1FE7"/>
    <w:rsid w:val="008E2373"/>
    <w:rsid w:val="008E2D1A"/>
    <w:rsid w:val="008E2F0C"/>
    <w:rsid w:val="008E2FFC"/>
    <w:rsid w:val="008E30EF"/>
    <w:rsid w:val="008E37B1"/>
    <w:rsid w:val="008E3DA3"/>
    <w:rsid w:val="008E3EC5"/>
    <w:rsid w:val="008E3F4F"/>
    <w:rsid w:val="008E4260"/>
    <w:rsid w:val="008E4BA1"/>
    <w:rsid w:val="008E5F48"/>
    <w:rsid w:val="008E61FE"/>
    <w:rsid w:val="008E6DF2"/>
    <w:rsid w:val="008E700A"/>
    <w:rsid w:val="008E730C"/>
    <w:rsid w:val="008E7B42"/>
    <w:rsid w:val="008E7B8F"/>
    <w:rsid w:val="008F0260"/>
    <w:rsid w:val="008F04B7"/>
    <w:rsid w:val="008F0789"/>
    <w:rsid w:val="008F1002"/>
    <w:rsid w:val="008F1093"/>
    <w:rsid w:val="008F1154"/>
    <w:rsid w:val="008F1159"/>
    <w:rsid w:val="008F1737"/>
    <w:rsid w:val="008F17E5"/>
    <w:rsid w:val="008F1945"/>
    <w:rsid w:val="008F1ECA"/>
    <w:rsid w:val="008F240C"/>
    <w:rsid w:val="008F2878"/>
    <w:rsid w:val="008F2C94"/>
    <w:rsid w:val="008F2DAB"/>
    <w:rsid w:val="008F42ED"/>
    <w:rsid w:val="008F45B3"/>
    <w:rsid w:val="008F46C2"/>
    <w:rsid w:val="008F4ABC"/>
    <w:rsid w:val="008F5322"/>
    <w:rsid w:val="008F568F"/>
    <w:rsid w:val="008F5B53"/>
    <w:rsid w:val="008F5EF6"/>
    <w:rsid w:val="008F635A"/>
    <w:rsid w:val="008F6610"/>
    <w:rsid w:val="008F666D"/>
    <w:rsid w:val="008F6C5D"/>
    <w:rsid w:val="008F7104"/>
    <w:rsid w:val="008F7318"/>
    <w:rsid w:val="008F7635"/>
    <w:rsid w:val="008F76FF"/>
    <w:rsid w:val="008F7B4D"/>
    <w:rsid w:val="008F7B64"/>
    <w:rsid w:val="0090021F"/>
    <w:rsid w:val="00900895"/>
    <w:rsid w:val="00900AA1"/>
    <w:rsid w:val="00900E9E"/>
    <w:rsid w:val="009011CB"/>
    <w:rsid w:val="0090145C"/>
    <w:rsid w:val="009016B5"/>
    <w:rsid w:val="00901A0A"/>
    <w:rsid w:val="00901BD7"/>
    <w:rsid w:val="00901E58"/>
    <w:rsid w:val="00901F3F"/>
    <w:rsid w:val="009025B2"/>
    <w:rsid w:val="00902A4A"/>
    <w:rsid w:val="00902BF8"/>
    <w:rsid w:val="00903263"/>
    <w:rsid w:val="00903273"/>
    <w:rsid w:val="00903593"/>
    <w:rsid w:val="00903677"/>
    <w:rsid w:val="00903898"/>
    <w:rsid w:val="00903CF8"/>
    <w:rsid w:val="00903F9D"/>
    <w:rsid w:val="00904228"/>
    <w:rsid w:val="00904308"/>
    <w:rsid w:val="0090455E"/>
    <w:rsid w:val="00904C2F"/>
    <w:rsid w:val="00905467"/>
    <w:rsid w:val="00905515"/>
    <w:rsid w:val="00905526"/>
    <w:rsid w:val="00905809"/>
    <w:rsid w:val="00905A42"/>
    <w:rsid w:val="00906603"/>
    <w:rsid w:val="00906705"/>
    <w:rsid w:val="009067ED"/>
    <w:rsid w:val="00906BC6"/>
    <w:rsid w:val="00906F34"/>
    <w:rsid w:val="00906F3F"/>
    <w:rsid w:val="0090748D"/>
    <w:rsid w:val="00907614"/>
    <w:rsid w:val="009077C2"/>
    <w:rsid w:val="009109A8"/>
    <w:rsid w:val="00910D08"/>
    <w:rsid w:val="00910F91"/>
    <w:rsid w:val="00910FB3"/>
    <w:rsid w:val="00911A03"/>
    <w:rsid w:val="00911EF9"/>
    <w:rsid w:val="009121F5"/>
    <w:rsid w:val="009124CE"/>
    <w:rsid w:val="00912BB0"/>
    <w:rsid w:val="00912BEF"/>
    <w:rsid w:val="0091438B"/>
    <w:rsid w:val="009143AF"/>
    <w:rsid w:val="009143D3"/>
    <w:rsid w:val="009147E5"/>
    <w:rsid w:val="00914861"/>
    <w:rsid w:val="00914B79"/>
    <w:rsid w:val="00914C98"/>
    <w:rsid w:val="00914D93"/>
    <w:rsid w:val="00915006"/>
    <w:rsid w:val="009151C0"/>
    <w:rsid w:val="009154DA"/>
    <w:rsid w:val="009156BD"/>
    <w:rsid w:val="00916163"/>
    <w:rsid w:val="009165DF"/>
    <w:rsid w:val="009166E6"/>
    <w:rsid w:val="00916DFC"/>
    <w:rsid w:val="009171DA"/>
    <w:rsid w:val="009173E3"/>
    <w:rsid w:val="00917472"/>
    <w:rsid w:val="00917893"/>
    <w:rsid w:val="009178E4"/>
    <w:rsid w:val="00917A48"/>
    <w:rsid w:val="00920054"/>
    <w:rsid w:val="00920115"/>
    <w:rsid w:val="0092046E"/>
    <w:rsid w:val="009206A2"/>
    <w:rsid w:val="009206FB"/>
    <w:rsid w:val="009207D2"/>
    <w:rsid w:val="00920CCB"/>
    <w:rsid w:val="00920E5C"/>
    <w:rsid w:val="0092127A"/>
    <w:rsid w:val="00921BC5"/>
    <w:rsid w:val="00921ECC"/>
    <w:rsid w:val="009220ED"/>
    <w:rsid w:val="0092283B"/>
    <w:rsid w:val="00922A46"/>
    <w:rsid w:val="00922AFF"/>
    <w:rsid w:val="00922B60"/>
    <w:rsid w:val="00922CD6"/>
    <w:rsid w:val="009238CF"/>
    <w:rsid w:val="00923BE3"/>
    <w:rsid w:val="00923CA4"/>
    <w:rsid w:val="00923FA0"/>
    <w:rsid w:val="009248FF"/>
    <w:rsid w:val="00925462"/>
    <w:rsid w:val="00925C7B"/>
    <w:rsid w:val="0092628D"/>
    <w:rsid w:val="009268A5"/>
    <w:rsid w:val="00926959"/>
    <w:rsid w:val="00926A33"/>
    <w:rsid w:val="00927768"/>
    <w:rsid w:val="009277BF"/>
    <w:rsid w:val="00927848"/>
    <w:rsid w:val="00927E81"/>
    <w:rsid w:val="00927F99"/>
    <w:rsid w:val="00930434"/>
    <w:rsid w:val="00930B30"/>
    <w:rsid w:val="00930D6A"/>
    <w:rsid w:val="00930DB9"/>
    <w:rsid w:val="00931749"/>
    <w:rsid w:val="00931899"/>
    <w:rsid w:val="00931967"/>
    <w:rsid w:val="00931A16"/>
    <w:rsid w:val="00931E97"/>
    <w:rsid w:val="00932171"/>
    <w:rsid w:val="0093258F"/>
    <w:rsid w:val="00932A02"/>
    <w:rsid w:val="009332AD"/>
    <w:rsid w:val="009338A0"/>
    <w:rsid w:val="00933980"/>
    <w:rsid w:val="009342AE"/>
    <w:rsid w:val="009342C2"/>
    <w:rsid w:val="009345A9"/>
    <w:rsid w:val="00934935"/>
    <w:rsid w:val="0093531F"/>
    <w:rsid w:val="009362BF"/>
    <w:rsid w:val="009363F7"/>
    <w:rsid w:val="009371ED"/>
    <w:rsid w:val="0093737B"/>
    <w:rsid w:val="00937436"/>
    <w:rsid w:val="00937579"/>
    <w:rsid w:val="009376CB"/>
    <w:rsid w:val="00937701"/>
    <w:rsid w:val="009379B8"/>
    <w:rsid w:val="00937C31"/>
    <w:rsid w:val="00940303"/>
    <w:rsid w:val="00940BCA"/>
    <w:rsid w:val="00940D60"/>
    <w:rsid w:val="00941198"/>
    <w:rsid w:val="009415A3"/>
    <w:rsid w:val="00941694"/>
    <w:rsid w:val="009425B0"/>
    <w:rsid w:val="009426BF"/>
    <w:rsid w:val="0094280F"/>
    <w:rsid w:val="00942844"/>
    <w:rsid w:val="0094396B"/>
    <w:rsid w:val="00943BA6"/>
    <w:rsid w:val="00943CC8"/>
    <w:rsid w:val="00943E9E"/>
    <w:rsid w:val="00944596"/>
    <w:rsid w:val="009447B3"/>
    <w:rsid w:val="00944C30"/>
    <w:rsid w:val="00944FAA"/>
    <w:rsid w:val="00945955"/>
    <w:rsid w:val="00945DD9"/>
    <w:rsid w:val="009463F9"/>
    <w:rsid w:val="009469B3"/>
    <w:rsid w:val="00946A08"/>
    <w:rsid w:val="00946C09"/>
    <w:rsid w:val="00946D14"/>
    <w:rsid w:val="009474F0"/>
    <w:rsid w:val="00947651"/>
    <w:rsid w:val="00947791"/>
    <w:rsid w:val="00947989"/>
    <w:rsid w:val="00947F4C"/>
    <w:rsid w:val="009504BA"/>
    <w:rsid w:val="00950A07"/>
    <w:rsid w:val="0095140C"/>
    <w:rsid w:val="0095157A"/>
    <w:rsid w:val="00951FA3"/>
    <w:rsid w:val="0095215C"/>
    <w:rsid w:val="009523A5"/>
    <w:rsid w:val="009524DB"/>
    <w:rsid w:val="00952504"/>
    <w:rsid w:val="00952657"/>
    <w:rsid w:val="00952BA5"/>
    <w:rsid w:val="00952C65"/>
    <w:rsid w:val="00952E25"/>
    <w:rsid w:val="0095331B"/>
    <w:rsid w:val="00954278"/>
    <w:rsid w:val="009543A5"/>
    <w:rsid w:val="009543CC"/>
    <w:rsid w:val="00954AB8"/>
    <w:rsid w:val="00955B3A"/>
    <w:rsid w:val="00955D63"/>
    <w:rsid w:val="00955E32"/>
    <w:rsid w:val="00955F8B"/>
    <w:rsid w:val="00956BD2"/>
    <w:rsid w:val="0095736F"/>
    <w:rsid w:val="00957841"/>
    <w:rsid w:val="009604CA"/>
    <w:rsid w:val="00960678"/>
    <w:rsid w:val="00960894"/>
    <w:rsid w:val="00960D22"/>
    <w:rsid w:val="00960F12"/>
    <w:rsid w:val="0096130F"/>
    <w:rsid w:val="00961766"/>
    <w:rsid w:val="00961D19"/>
    <w:rsid w:val="0096287F"/>
    <w:rsid w:val="00962CCE"/>
    <w:rsid w:val="00962CDD"/>
    <w:rsid w:val="009636EE"/>
    <w:rsid w:val="00963961"/>
    <w:rsid w:val="00963C91"/>
    <w:rsid w:val="0096454E"/>
    <w:rsid w:val="009648E6"/>
    <w:rsid w:val="0096493A"/>
    <w:rsid w:val="00964974"/>
    <w:rsid w:val="00964F86"/>
    <w:rsid w:val="00965185"/>
    <w:rsid w:val="00965459"/>
    <w:rsid w:val="00965572"/>
    <w:rsid w:val="00965632"/>
    <w:rsid w:val="009657D6"/>
    <w:rsid w:val="00965C10"/>
    <w:rsid w:val="009667A4"/>
    <w:rsid w:val="0096689E"/>
    <w:rsid w:val="00966CE3"/>
    <w:rsid w:val="00966CEB"/>
    <w:rsid w:val="00966DF8"/>
    <w:rsid w:val="00967149"/>
    <w:rsid w:val="00967250"/>
    <w:rsid w:val="0096793A"/>
    <w:rsid w:val="0096798E"/>
    <w:rsid w:val="00967E0F"/>
    <w:rsid w:val="00970D56"/>
    <w:rsid w:val="009713C2"/>
    <w:rsid w:val="0097159F"/>
    <w:rsid w:val="00971896"/>
    <w:rsid w:val="0097191F"/>
    <w:rsid w:val="00971E6E"/>
    <w:rsid w:val="009724F7"/>
    <w:rsid w:val="009727F6"/>
    <w:rsid w:val="00972F3A"/>
    <w:rsid w:val="0097315B"/>
    <w:rsid w:val="0097318D"/>
    <w:rsid w:val="00973471"/>
    <w:rsid w:val="009735D0"/>
    <w:rsid w:val="00973A0E"/>
    <w:rsid w:val="00973E2E"/>
    <w:rsid w:val="00973F94"/>
    <w:rsid w:val="00974365"/>
    <w:rsid w:val="00974440"/>
    <w:rsid w:val="009748BA"/>
    <w:rsid w:val="00974D1E"/>
    <w:rsid w:val="00974DF5"/>
    <w:rsid w:val="009754C4"/>
    <w:rsid w:val="009758D7"/>
    <w:rsid w:val="00975A0C"/>
    <w:rsid w:val="00975B04"/>
    <w:rsid w:val="00975DB3"/>
    <w:rsid w:val="00975E8C"/>
    <w:rsid w:val="00976153"/>
    <w:rsid w:val="009764E6"/>
    <w:rsid w:val="00976683"/>
    <w:rsid w:val="00976E5A"/>
    <w:rsid w:val="00977810"/>
    <w:rsid w:val="0098045E"/>
    <w:rsid w:val="00980ACC"/>
    <w:rsid w:val="00980B11"/>
    <w:rsid w:val="00980BB0"/>
    <w:rsid w:val="00980FB0"/>
    <w:rsid w:val="0098136B"/>
    <w:rsid w:val="009819EE"/>
    <w:rsid w:val="00981B3F"/>
    <w:rsid w:val="00981C1A"/>
    <w:rsid w:val="00981D9E"/>
    <w:rsid w:val="00981F54"/>
    <w:rsid w:val="0098206B"/>
    <w:rsid w:val="00982273"/>
    <w:rsid w:val="0098251D"/>
    <w:rsid w:val="00982674"/>
    <w:rsid w:val="00982724"/>
    <w:rsid w:val="009831CB"/>
    <w:rsid w:val="00983702"/>
    <w:rsid w:val="009841BB"/>
    <w:rsid w:val="00984442"/>
    <w:rsid w:val="0098454E"/>
    <w:rsid w:val="00984AA1"/>
    <w:rsid w:val="00984F8C"/>
    <w:rsid w:val="00984FD9"/>
    <w:rsid w:val="00985148"/>
    <w:rsid w:val="009859F1"/>
    <w:rsid w:val="00985A3E"/>
    <w:rsid w:val="00985BAB"/>
    <w:rsid w:val="00986613"/>
    <w:rsid w:val="00986800"/>
    <w:rsid w:val="00987CB6"/>
    <w:rsid w:val="00987E5F"/>
    <w:rsid w:val="009902B5"/>
    <w:rsid w:val="009909ED"/>
    <w:rsid w:val="00991192"/>
    <w:rsid w:val="0099131B"/>
    <w:rsid w:val="0099163C"/>
    <w:rsid w:val="00992B0F"/>
    <w:rsid w:val="00992CE3"/>
    <w:rsid w:val="009937FA"/>
    <w:rsid w:val="00993ABD"/>
    <w:rsid w:val="009949DC"/>
    <w:rsid w:val="00994EDB"/>
    <w:rsid w:val="00996255"/>
    <w:rsid w:val="009966DB"/>
    <w:rsid w:val="00996B7D"/>
    <w:rsid w:val="00996B9F"/>
    <w:rsid w:val="00996D14"/>
    <w:rsid w:val="009971AC"/>
    <w:rsid w:val="009A02CB"/>
    <w:rsid w:val="009A0555"/>
    <w:rsid w:val="009A059D"/>
    <w:rsid w:val="009A065B"/>
    <w:rsid w:val="009A0880"/>
    <w:rsid w:val="009A11D0"/>
    <w:rsid w:val="009A1686"/>
    <w:rsid w:val="009A189A"/>
    <w:rsid w:val="009A193C"/>
    <w:rsid w:val="009A1B37"/>
    <w:rsid w:val="009A21CF"/>
    <w:rsid w:val="009A2776"/>
    <w:rsid w:val="009A2840"/>
    <w:rsid w:val="009A2EF0"/>
    <w:rsid w:val="009A303F"/>
    <w:rsid w:val="009A3476"/>
    <w:rsid w:val="009A35AA"/>
    <w:rsid w:val="009A3849"/>
    <w:rsid w:val="009A38C5"/>
    <w:rsid w:val="009A3C29"/>
    <w:rsid w:val="009A3D93"/>
    <w:rsid w:val="009A3F7F"/>
    <w:rsid w:val="009A4062"/>
    <w:rsid w:val="009A446F"/>
    <w:rsid w:val="009A4619"/>
    <w:rsid w:val="009A4633"/>
    <w:rsid w:val="009A4BA6"/>
    <w:rsid w:val="009A51F7"/>
    <w:rsid w:val="009A52C0"/>
    <w:rsid w:val="009A57CC"/>
    <w:rsid w:val="009A5BA8"/>
    <w:rsid w:val="009A6250"/>
    <w:rsid w:val="009A63FF"/>
    <w:rsid w:val="009A7ECB"/>
    <w:rsid w:val="009B0395"/>
    <w:rsid w:val="009B0CFF"/>
    <w:rsid w:val="009B137A"/>
    <w:rsid w:val="009B18ED"/>
    <w:rsid w:val="009B1B1B"/>
    <w:rsid w:val="009B1F37"/>
    <w:rsid w:val="009B238C"/>
    <w:rsid w:val="009B23B7"/>
    <w:rsid w:val="009B24CF"/>
    <w:rsid w:val="009B2D49"/>
    <w:rsid w:val="009B3369"/>
    <w:rsid w:val="009B39FA"/>
    <w:rsid w:val="009B3CFA"/>
    <w:rsid w:val="009B43BA"/>
    <w:rsid w:val="009B4D87"/>
    <w:rsid w:val="009B5589"/>
    <w:rsid w:val="009B5992"/>
    <w:rsid w:val="009B63E0"/>
    <w:rsid w:val="009B6650"/>
    <w:rsid w:val="009B6D35"/>
    <w:rsid w:val="009B74C5"/>
    <w:rsid w:val="009B7AC4"/>
    <w:rsid w:val="009B7E5E"/>
    <w:rsid w:val="009C019B"/>
    <w:rsid w:val="009C048E"/>
    <w:rsid w:val="009C04DB"/>
    <w:rsid w:val="009C05C1"/>
    <w:rsid w:val="009C0764"/>
    <w:rsid w:val="009C087F"/>
    <w:rsid w:val="009C0B72"/>
    <w:rsid w:val="009C0E9D"/>
    <w:rsid w:val="009C12B7"/>
    <w:rsid w:val="009C1EB3"/>
    <w:rsid w:val="009C2016"/>
    <w:rsid w:val="009C27B7"/>
    <w:rsid w:val="009C3300"/>
    <w:rsid w:val="009C3464"/>
    <w:rsid w:val="009C382E"/>
    <w:rsid w:val="009C3899"/>
    <w:rsid w:val="009C3904"/>
    <w:rsid w:val="009C3A11"/>
    <w:rsid w:val="009C3F04"/>
    <w:rsid w:val="009C4153"/>
    <w:rsid w:val="009C42A8"/>
    <w:rsid w:val="009C4C7A"/>
    <w:rsid w:val="009C56B6"/>
    <w:rsid w:val="009C5717"/>
    <w:rsid w:val="009C593A"/>
    <w:rsid w:val="009C60CB"/>
    <w:rsid w:val="009C60F0"/>
    <w:rsid w:val="009C6AB5"/>
    <w:rsid w:val="009C6EFD"/>
    <w:rsid w:val="009C70ED"/>
    <w:rsid w:val="009C71A1"/>
    <w:rsid w:val="009C7717"/>
    <w:rsid w:val="009C7736"/>
    <w:rsid w:val="009C795B"/>
    <w:rsid w:val="009D090C"/>
    <w:rsid w:val="009D0B04"/>
    <w:rsid w:val="009D0E0E"/>
    <w:rsid w:val="009D1245"/>
    <w:rsid w:val="009D1290"/>
    <w:rsid w:val="009D1360"/>
    <w:rsid w:val="009D14D8"/>
    <w:rsid w:val="009D18A3"/>
    <w:rsid w:val="009D19C9"/>
    <w:rsid w:val="009D2404"/>
    <w:rsid w:val="009D3D5C"/>
    <w:rsid w:val="009D3F61"/>
    <w:rsid w:val="009D467C"/>
    <w:rsid w:val="009D47DE"/>
    <w:rsid w:val="009D48BC"/>
    <w:rsid w:val="009D4D5D"/>
    <w:rsid w:val="009D537C"/>
    <w:rsid w:val="009D5774"/>
    <w:rsid w:val="009D6C84"/>
    <w:rsid w:val="009D6CB1"/>
    <w:rsid w:val="009D760E"/>
    <w:rsid w:val="009D7CD0"/>
    <w:rsid w:val="009E02EC"/>
    <w:rsid w:val="009E0741"/>
    <w:rsid w:val="009E0B70"/>
    <w:rsid w:val="009E0F10"/>
    <w:rsid w:val="009E12FA"/>
    <w:rsid w:val="009E16A6"/>
    <w:rsid w:val="009E1A69"/>
    <w:rsid w:val="009E1C0A"/>
    <w:rsid w:val="009E223A"/>
    <w:rsid w:val="009E228E"/>
    <w:rsid w:val="009E2A70"/>
    <w:rsid w:val="009E2A88"/>
    <w:rsid w:val="009E2E1B"/>
    <w:rsid w:val="009E3AEF"/>
    <w:rsid w:val="009E3DE7"/>
    <w:rsid w:val="009E40CF"/>
    <w:rsid w:val="009E43FF"/>
    <w:rsid w:val="009E4544"/>
    <w:rsid w:val="009E4615"/>
    <w:rsid w:val="009E47D5"/>
    <w:rsid w:val="009E4F83"/>
    <w:rsid w:val="009E5576"/>
    <w:rsid w:val="009E564C"/>
    <w:rsid w:val="009E6335"/>
    <w:rsid w:val="009E6849"/>
    <w:rsid w:val="009E6D38"/>
    <w:rsid w:val="009E764C"/>
    <w:rsid w:val="009E7D25"/>
    <w:rsid w:val="009F003F"/>
    <w:rsid w:val="009F05C4"/>
    <w:rsid w:val="009F0C63"/>
    <w:rsid w:val="009F0CBD"/>
    <w:rsid w:val="009F1161"/>
    <w:rsid w:val="009F1837"/>
    <w:rsid w:val="009F189F"/>
    <w:rsid w:val="009F1D04"/>
    <w:rsid w:val="009F1EBB"/>
    <w:rsid w:val="009F20E6"/>
    <w:rsid w:val="009F262B"/>
    <w:rsid w:val="009F2667"/>
    <w:rsid w:val="009F277D"/>
    <w:rsid w:val="009F27B7"/>
    <w:rsid w:val="009F283B"/>
    <w:rsid w:val="009F2909"/>
    <w:rsid w:val="009F2C52"/>
    <w:rsid w:val="009F3153"/>
    <w:rsid w:val="009F3D28"/>
    <w:rsid w:val="009F3FC8"/>
    <w:rsid w:val="009F41E1"/>
    <w:rsid w:val="009F4896"/>
    <w:rsid w:val="009F4B84"/>
    <w:rsid w:val="009F5D9B"/>
    <w:rsid w:val="009F6009"/>
    <w:rsid w:val="009F61CD"/>
    <w:rsid w:val="009F63C0"/>
    <w:rsid w:val="009F6961"/>
    <w:rsid w:val="009F6968"/>
    <w:rsid w:val="009F6982"/>
    <w:rsid w:val="009F7000"/>
    <w:rsid w:val="009F705C"/>
    <w:rsid w:val="009F7615"/>
    <w:rsid w:val="009F779C"/>
    <w:rsid w:val="009F7878"/>
    <w:rsid w:val="009F7B68"/>
    <w:rsid w:val="00A005C8"/>
    <w:rsid w:val="00A00952"/>
    <w:rsid w:val="00A00E3A"/>
    <w:rsid w:val="00A010B8"/>
    <w:rsid w:val="00A01896"/>
    <w:rsid w:val="00A01F51"/>
    <w:rsid w:val="00A0240E"/>
    <w:rsid w:val="00A026D7"/>
    <w:rsid w:val="00A02EA4"/>
    <w:rsid w:val="00A02FF0"/>
    <w:rsid w:val="00A03104"/>
    <w:rsid w:val="00A03268"/>
    <w:rsid w:val="00A0328E"/>
    <w:rsid w:val="00A03320"/>
    <w:rsid w:val="00A03E14"/>
    <w:rsid w:val="00A04008"/>
    <w:rsid w:val="00A04013"/>
    <w:rsid w:val="00A0465A"/>
    <w:rsid w:val="00A048BF"/>
    <w:rsid w:val="00A04915"/>
    <w:rsid w:val="00A050D8"/>
    <w:rsid w:val="00A0518B"/>
    <w:rsid w:val="00A05285"/>
    <w:rsid w:val="00A05823"/>
    <w:rsid w:val="00A05D1A"/>
    <w:rsid w:val="00A05DEA"/>
    <w:rsid w:val="00A05EF7"/>
    <w:rsid w:val="00A06931"/>
    <w:rsid w:val="00A06AA8"/>
    <w:rsid w:val="00A073FF"/>
    <w:rsid w:val="00A077E8"/>
    <w:rsid w:val="00A10E7D"/>
    <w:rsid w:val="00A114A5"/>
    <w:rsid w:val="00A114A6"/>
    <w:rsid w:val="00A11517"/>
    <w:rsid w:val="00A11620"/>
    <w:rsid w:val="00A11892"/>
    <w:rsid w:val="00A11A96"/>
    <w:rsid w:val="00A11C91"/>
    <w:rsid w:val="00A11C9C"/>
    <w:rsid w:val="00A1214C"/>
    <w:rsid w:val="00A123E5"/>
    <w:rsid w:val="00A1338E"/>
    <w:rsid w:val="00A1348C"/>
    <w:rsid w:val="00A1355B"/>
    <w:rsid w:val="00A1365E"/>
    <w:rsid w:val="00A13858"/>
    <w:rsid w:val="00A138EE"/>
    <w:rsid w:val="00A13C48"/>
    <w:rsid w:val="00A1407C"/>
    <w:rsid w:val="00A142DC"/>
    <w:rsid w:val="00A1430F"/>
    <w:rsid w:val="00A14414"/>
    <w:rsid w:val="00A144F7"/>
    <w:rsid w:val="00A14598"/>
    <w:rsid w:val="00A1471D"/>
    <w:rsid w:val="00A157FF"/>
    <w:rsid w:val="00A15EEA"/>
    <w:rsid w:val="00A1634F"/>
    <w:rsid w:val="00A165AE"/>
    <w:rsid w:val="00A167FF"/>
    <w:rsid w:val="00A1693D"/>
    <w:rsid w:val="00A169D1"/>
    <w:rsid w:val="00A16DEA"/>
    <w:rsid w:val="00A16DEF"/>
    <w:rsid w:val="00A16E0D"/>
    <w:rsid w:val="00A1775D"/>
    <w:rsid w:val="00A179DB"/>
    <w:rsid w:val="00A17A21"/>
    <w:rsid w:val="00A17F27"/>
    <w:rsid w:val="00A205BA"/>
    <w:rsid w:val="00A20909"/>
    <w:rsid w:val="00A2174A"/>
    <w:rsid w:val="00A21832"/>
    <w:rsid w:val="00A224B0"/>
    <w:rsid w:val="00A2279D"/>
    <w:rsid w:val="00A22939"/>
    <w:rsid w:val="00A22BDD"/>
    <w:rsid w:val="00A22CEA"/>
    <w:rsid w:val="00A22DAA"/>
    <w:rsid w:val="00A22E62"/>
    <w:rsid w:val="00A2374E"/>
    <w:rsid w:val="00A239F2"/>
    <w:rsid w:val="00A23BDC"/>
    <w:rsid w:val="00A23FB8"/>
    <w:rsid w:val="00A240B3"/>
    <w:rsid w:val="00A240E9"/>
    <w:rsid w:val="00A2451C"/>
    <w:rsid w:val="00A2459B"/>
    <w:rsid w:val="00A259C8"/>
    <w:rsid w:val="00A25B42"/>
    <w:rsid w:val="00A25BF1"/>
    <w:rsid w:val="00A26065"/>
    <w:rsid w:val="00A260CB"/>
    <w:rsid w:val="00A26D91"/>
    <w:rsid w:val="00A26ED0"/>
    <w:rsid w:val="00A26FBE"/>
    <w:rsid w:val="00A278E3"/>
    <w:rsid w:val="00A27D01"/>
    <w:rsid w:val="00A27F19"/>
    <w:rsid w:val="00A3047F"/>
    <w:rsid w:val="00A305F4"/>
    <w:rsid w:val="00A3096F"/>
    <w:rsid w:val="00A30A0F"/>
    <w:rsid w:val="00A30A57"/>
    <w:rsid w:val="00A3108F"/>
    <w:rsid w:val="00A313FD"/>
    <w:rsid w:val="00A32133"/>
    <w:rsid w:val="00A32685"/>
    <w:rsid w:val="00A32D38"/>
    <w:rsid w:val="00A33549"/>
    <w:rsid w:val="00A343F3"/>
    <w:rsid w:val="00A34504"/>
    <w:rsid w:val="00A3470D"/>
    <w:rsid w:val="00A34A71"/>
    <w:rsid w:val="00A34DE7"/>
    <w:rsid w:val="00A34FA7"/>
    <w:rsid w:val="00A351B1"/>
    <w:rsid w:val="00A355F7"/>
    <w:rsid w:val="00A35739"/>
    <w:rsid w:val="00A35EF8"/>
    <w:rsid w:val="00A3650D"/>
    <w:rsid w:val="00A36A94"/>
    <w:rsid w:val="00A370EE"/>
    <w:rsid w:val="00A37655"/>
    <w:rsid w:val="00A37A00"/>
    <w:rsid w:val="00A37D7D"/>
    <w:rsid w:val="00A4029F"/>
    <w:rsid w:val="00A4058B"/>
    <w:rsid w:val="00A40705"/>
    <w:rsid w:val="00A40BCD"/>
    <w:rsid w:val="00A41030"/>
    <w:rsid w:val="00A411D0"/>
    <w:rsid w:val="00A4138A"/>
    <w:rsid w:val="00A41568"/>
    <w:rsid w:val="00A41832"/>
    <w:rsid w:val="00A41B1F"/>
    <w:rsid w:val="00A41EB7"/>
    <w:rsid w:val="00A42267"/>
    <w:rsid w:val="00A424FC"/>
    <w:rsid w:val="00A427EF"/>
    <w:rsid w:val="00A42D19"/>
    <w:rsid w:val="00A43311"/>
    <w:rsid w:val="00A43D7B"/>
    <w:rsid w:val="00A44049"/>
    <w:rsid w:val="00A4446B"/>
    <w:rsid w:val="00A44518"/>
    <w:rsid w:val="00A447F3"/>
    <w:rsid w:val="00A44DE3"/>
    <w:rsid w:val="00A45DA3"/>
    <w:rsid w:val="00A46092"/>
    <w:rsid w:val="00A47AAE"/>
    <w:rsid w:val="00A47CEE"/>
    <w:rsid w:val="00A47E59"/>
    <w:rsid w:val="00A5016B"/>
    <w:rsid w:val="00A50DC6"/>
    <w:rsid w:val="00A51479"/>
    <w:rsid w:val="00A51548"/>
    <w:rsid w:val="00A51660"/>
    <w:rsid w:val="00A51754"/>
    <w:rsid w:val="00A51823"/>
    <w:rsid w:val="00A51CA6"/>
    <w:rsid w:val="00A5269F"/>
    <w:rsid w:val="00A52F2D"/>
    <w:rsid w:val="00A52FAE"/>
    <w:rsid w:val="00A52FE6"/>
    <w:rsid w:val="00A52FFF"/>
    <w:rsid w:val="00A534FB"/>
    <w:rsid w:val="00A5361C"/>
    <w:rsid w:val="00A53756"/>
    <w:rsid w:val="00A53D31"/>
    <w:rsid w:val="00A54272"/>
    <w:rsid w:val="00A54308"/>
    <w:rsid w:val="00A548D5"/>
    <w:rsid w:val="00A54FB8"/>
    <w:rsid w:val="00A55572"/>
    <w:rsid w:val="00A55796"/>
    <w:rsid w:val="00A56099"/>
    <w:rsid w:val="00A56331"/>
    <w:rsid w:val="00A565A7"/>
    <w:rsid w:val="00A56968"/>
    <w:rsid w:val="00A570CB"/>
    <w:rsid w:val="00A573E8"/>
    <w:rsid w:val="00A57503"/>
    <w:rsid w:val="00A602E3"/>
    <w:rsid w:val="00A60941"/>
    <w:rsid w:val="00A60A9D"/>
    <w:rsid w:val="00A60BD6"/>
    <w:rsid w:val="00A60C65"/>
    <w:rsid w:val="00A60CBD"/>
    <w:rsid w:val="00A60E56"/>
    <w:rsid w:val="00A60E8D"/>
    <w:rsid w:val="00A60F40"/>
    <w:rsid w:val="00A610E3"/>
    <w:rsid w:val="00A610EA"/>
    <w:rsid w:val="00A61D13"/>
    <w:rsid w:val="00A61D9A"/>
    <w:rsid w:val="00A61E29"/>
    <w:rsid w:val="00A638FC"/>
    <w:rsid w:val="00A6391A"/>
    <w:rsid w:val="00A63D98"/>
    <w:rsid w:val="00A64ACC"/>
    <w:rsid w:val="00A657E1"/>
    <w:rsid w:val="00A669DA"/>
    <w:rsid w:val="00A66D82"/>
    <w:rsid w:val="00A67086"/>
    <w:rsid w:val="00A67316"/>
    <w:rsid w:val="00A6770B"/>
    <w:rsid w:val="00A704F1"/>
    <w:rsid w:val="00A711B4"/>
    <w:rsid w:val="00A716F4"/>
    <w:rsid w:val="00A71A34"/>
    <w:rsid w:val="00A71EBB"/>
    <w:rsid w:val="00A72528"/>
    <w:rsid w:val="00A728D2"/>
    <w:rsid w:val="00A72E04"/>
    <w:rsid w:val="00A72ED8"/>
    <w:rsid w:val="00A7309E"/>
    <w:rsid w:val="00A7316F"/>
    <w:rsid w:val="00A73308"/>
    <w:rsid w:val="00A7334D"/>
    <w:rsid w:val="00A73D59"/>
    <w:rsid w:val="00A73FBB"/>
    <w:rsid w:val="00A746BB"/>
    <w:rsid w:val="00A75038"/>
    <w:rsid w:val="00A75391"/>
    <w:rsid w:val="00A757B4"/>
    <w:rsid w:val="00A75DB6"/>
    <w:rsid w:val="00A7603B"/>
    <w:rsid w:val="00A7675C"/>
    <w:rsid w:val="00A76B2D"/>
    <w:rsid w:val="00A76DD0"/>
    <w:rsid w:val="00A773BE"/>
    <w:rsid w:val="00A776B4"/>
    <w:rsid w:val="00A80125"/>
    <w:rsid w:val="00A80367"/>
    <w:rsid w:val="00A8120B"/>
    <w:rsid w:val="00A81548"/>
    <w:rsid w:val="00A8159C"/>
    <w:rsid w:val="00A818DB"/>
    <w:rsid w:val="00A82653"/>
    <w:rsid w:val="00A82E79"/>
    <w:rsid w:val="00A8329C"/>
    <w:rsid w:val="00A83550"/>
    <w:rsid w:val="00A835CF"/>
    <w:rsid w:val="00A835E1"/>
    <w:rsid w:val="00A841C1"/>
    <w:rsid w:val="00A842CF"/>
    <w:rsid w:val="00A842DE"/>
    <w:rsid w:val="00A844ED"/>
    <w:rsid w:val="00A84E1C"/>
    <w:rsid w:val="00A85598"/>
    <w:rsid w:val="00A8574F"/>
    <w:rsid w:val="00A858E5"/>
    <w:rsid w:val="00A86B90"/>
    <w:rsid w:val="00A86FED"/>
    <w:rsid w:val="00A8767C"/>
    <w:rsid w:val="00A8783E"/>
    <w:rsid w:val="00A8799B"/>
    <w:rsid w:val="00A91A55"/>
    <w:rsid w:val="00A925CF"/>
    <w:rsid w:val="00A9262F"/>
    <w:rsid w:val="00A929E3"/>
    <w:rsid w:val="00A92D66"/>
    <w:rsid w:val="00A92DD7"/>
    <w:rsid w:val="00A92F7C"/>
    <w:rsid w:val="00A93258"/>
    <w:rsid w:val="00A94205"/>
    <w:rsid w:val="00A942E5"/>
    <w:rsid w:val="00A943A8"/>
    <w:rsid w:val="00A94835"/>
    <w:rsid w:val="00A95570"/>
    <w:rsid w:val="00A95C68"/>
    <w:rsid w:val="00A965C4"/>
    <w:rsid w:val="00A968C3"/>
    <w:rsid w:val="00A972A3"/>
    <w:rsid w:val="00A9796A"/>
    <w:rsid w:val="00A97A49"/>
    <w:rsid w:val="00AA00D6"/>
    <w:rsid w:val="00AA03CE"/>
    <w:rsid w:val="00AA079B"/>
    <w:rsid w:val="00AA0940"/>
    <w:rsid w:val="00AA0BAB"/>
    <w:rsid w:val="00AA14F1"/>
    <w:rsid w:val="00AA2899"/>
    <w:rsid w:val="00AA29B3"/>
    <w:rsid w:val="00AA340F"/>
    <w:rsid w:val="00AA36F7"/>
    <w:rsid w:val="00AA37FC"/>
    <w:rsid w:val="00AA4446"/>
    <w:rsid w:val="00AA4BEC"/>
    <w:rsid w:val="00AA4CE6"/>
    <w:rsid w:val="00AA5576"/>
    <w:rsid w:val="00AA65EA"/>
    <w:rsid w:val="00AB11BA"/>
    <w:rsid w:val="00AB1213"/>
    <w:rsid w:val="00AB132D"/>
    <w:rsid w:val="00AB1573"/>
    <w:rsid w:val="00AB175C"/>
    <w:rsid w:val="00AB197B"/>
    <w:rsid w:val="00AB1A8D"/>
    <w:rsid w:val="00AB1C29"/>
    <w:rsid w:val="00AB1FB7"/>
    <w:rsid w:val="00AB2223"/>
    <w:rsid w:val="00AB2973"/>
    <w:rsid w:val="00AB2BB5"/>
    <w:rsid w:val="00AB3240"/>
    <w:rsid w:val="00AB336C"/>
    <w:rsid w:val="00AB34B5"/>
    <w:rsid w:val="00AB3C00"/>
    <w:rsid w:val="00AB3DE9"/>
    <w:rsid w:val="00AB3E85"/>
    <w:rsid w:val="00AB4095"/>
    <w:rsid w:val="00AB4748"/>
    <w:rsid w:val="00AB47CB"/>
    <w:rsid w:val="00AB485B"/>
    <w:rsid w:val="00AB492A"/>
    <w:rsid w:val="00AB4AA5"/>
    <w:rsid w:val="00AB4CEB"/>
    <w:rsid w:val="00AB4DEF"/>
    <w:rsid w:val="00AB540E"/>
    <w:rsid w:val="00AB570E"/>
    <w:rsid w:val="00AB5981"/>
    <w:rsid w:val="00AB5B20"/>
    <w:rsid w:val="00AB5BD2"/>
    <w:rsid w:val="00AB610F"/>
    <w:rsid w:val="00AB627A"/>
    <w:rsid w:val="00AB6300"/>
    <w:rsid w:val="00AB6A0D"/>
    <w:rsid w:val="00AB6DAE"/>
    <w:rsid w:val="00AB6EB9"/>
    <w:rsid w:val="00AB728F"/>
    <w:rsid w:val="00AB76A6"/>
    <w:rsid w:val="00AB781C"/>
    <w:rsid w:val="00AB7820"/>
    <w:rsid w:val="00AB78CF"/>
    <w:rsid w:val="00AB7F96"/>
    <w:rsid w:val="00AC0087"/>
    <w:rsid w:val="00AC0188"/>
    <w:rsid w:val="00AC02BB"/>
    <w:rsid w:val="00AC0361"/>
    <w:rsid w:val="00AC0B39"/>
    <w:rsid w:val="00AC0BF0"/>
    <w:rsid w:val="00AC0C37"/>
    <w:rsid w:val="00AC0CCF"/>
    <w:rsid w:val="00AC0DF6"/>
    <w:rsid w:val="00AC0FFF"/>
    <w:rsid w:val="00AC1680"/>
    <w:rsid w:val="00AC1885"/>
    <w:rsid w:val="00AC189D"/>
    <w:rsid w:val="00AC1C36"/>
    <w:rsid w:val="00AC232A"/>
    <w:rsid w:val="00AC3303"/>
    <w:rsid w:val="00AC3765"/>
    <w:rsid w:val="00AC388B"/>
    <w:rsid w:val="00AC3891"/>
    <w:rsid w:val="00AC4448"/>
    <w:rsid w:val="00AC44FC"/>
    <w:rsid w:val="00AC51BE"/>
    <w:rsid w:val="00AC5408"/>
    <w:rsid w:val="00AC55F3"/>
    <w:rsid w:val="00AC607F"/>
    <w:rsid w:val="00AC6395"/>
    <w:rsid w:val="00AC6AB7"/>
    <w:rsid w:val="00AC72F1"/>
    <w:rsid w:val="00AC78F7"/>
    <w:rsid w:val="00AC7AA5"/>
    <w:rsid w:val="00AC7B55"/>
    <w:rsid w:val="00AC7F79"/>
    <w:rsid w:val="00AD0093"/>
    <w:rsid w:val="00AD0225"/>
    <w:rsid w:val="00AD0951"/>
    <w:rsid w:val="00AD0BA9"/>
    <w:rsid w:val="00AD0C15"/>
    <w:rsid w:val="00AD0D45"/>
    <w:rsid w:val="00AD1026"/>
    <w:rsid w:val="00AD1054"/>
    <w:rsid w:val="00AD17A3"/>
    <w:rsid w:val="00AD17BF"/>
    <w:rsid w:val="00AD20EA"/>
    <w:rsid w:val="00AD238D"/>
    <w:rsid w:val="00AD25C4"/>
    <w:rsid w:val="00AD2BD0"/>
    <w:rsid w:val="00AD3472"/>
    <w:rsid w:val="00AD384D"/>
    <w:rsid w:val="00AD39B8"/>
    <w:rsid w:val="00AD3CC2"/>
    <w:rsid w:val="00AD3DB5"/>
    <w:rsid w:val="00AD40AF"/>
    <w:rsid w:val="00AD42F3"/>
    <w:rsid w:val="00AD485F"/>
    <w:rsid w:val="00AD4EF0"/>
    <w:rsid w:val="00AD4EF1"/>
    <w:rsid w:val="00AD5479"/>
    <w:rsid w:val="00AD641F"/>
    <w:rsid w:val="00AD68F5"/>
    <w:rsid w:val="00AD70A4"/>
    <w:rsid w:val="00AD74AA"/>
    <w:rsid w:val="00AD77FF"/>
    <w:rsid w:val="00AD78CF"/>
    <w:rsid w:val="00AD7A5D"/>
    <w:rsid w:val="00AD7DE1"/>
    <w:rsid w:val="00AE01B6"/>
    <w:rsid w:val="00AE0F58"/>
    <w:rsid w:val="00AE1338"/>
    <w:rsid w:val="00AE16DA"/>
    <w:rsid w:val="00AE19E8"/>
    <w:rsid w:val="00AE1EA9"/>
    <w:rsid w:val="00AE2310"/>
    <w:rsid w:val="00AE288B"/>
    <w:rsid w:val="00AE2C77"/>
    <w:rsid w:val="00AE328E"/>
    <w:rsid w:val="00AE3589"/>
    <w:rsid w:val="00AE389A"/>
    <w:rsid w:val="00AE3D12"/>
    <w:rsid w:val="00AE3DC3"/>
    <w:rsid w:val="00AE4A4A"/>
    <w:rsid w:val="00AE4B66"/>
    <w:rsid w:val="00AE4B68"/>
    <w:rsid w:val="00AE4F16"/>
    <w:rsid w:val="00AE525E"/>
    <w:rsid w:val="00AE5585"/>
    <w:rsid w:val="00AE5680"/>
    <w:rsid w:val="00AE5951"/>
    <w:rsid w:val="00AE5E98"/>
    <w:rsid w:val="00AE645B"/>
    <w:rsid w:val="00AE65C2"/>
    <w:rsid w:val="00AE6DC4"/>
    <w:rsid w:val="00AE6F9E"/>
    <w:rsid w:val="00AE7579"/>
    <w:rsid w:val="00AE791D"/>
    <w:rsid w:val="00AE7CAD"/>
    <w:rsid w:val="00AE7EB3"/>
    <w:rsid w:val="00AE7F98"/>
    <w:rsid w:val="00AF00C1"/>
    <w:rsid w:val="00AF00DB"/>
    <w:rsid w:val="00AF04BB"/>
    <w:rsid w:val="00AF05FA"/>
    <w:rsid w:val="00AF08F1"/>
    <w:rsid w:val="00AF0A36"/>
    <w:rsid w:val="00AF0A66"/>
    <w:rsid w:val="00AF0CC5"/>
    <w:rsid w:val="00AF0DC6"/>
    <w:rsid w:val="00AF0F06"/>
    <w:rsid w:val="00AF1188"/>
    <w:rsid w:val="00AF11F8"/>
    <w:rsid w:val="00AF152D"/>
    <w:rsid w:val="00AF1990"/>
    <w:rsid w:val="00AF1E6A"/>
    <w:rsid w:val="00AF1ED1"/>
    <w:rsid w:val="00AF2397"/>
    <w:rsid w:val="00AF26F9"/>
    <w:rsid w:val="00AF2A5A"/>
    <w:rsid w:val="00AF2DA1"/>
    <w:rsid w:val="00AF3666"/>
    <w:rsid w:val="00AF3C26"/>
    <w:rsid w:val="00AF3FDD"/>
    <w:rsid w:val="00AF49A7"/>
    <w:rsid w:val="00AF4A71"/>
    <w:rsid w:val="00AF4C85"/>
    <w:rsid w:val="00AF54AF"/>
    <w:rsid w:val="00AF570D"/>
    <w:rsid w:val="00AF5799"/>
    <w:rsid w:val="00AF58AC"/>
    <w:rsid w:val="00AF6AE2"/>
    <w:rsid w:val="00AF6CAF"/>
    <w:rsid w:val="00AF6F8E"/>
    <w:rsid w:val="00AF712F"/>
    <w:rsid w:val="00AF75B5"/>
    <w:rsid w:val="00AF75CD"/>
    <w:rsid w:val="00AF7D15"/>
    <w:rsid w:val="00B0095D"/>
    <w:rsid w:val="00B00BAE"/>
    <w:rsid w:val="00B00BBB"/>
    <w:rsid w:val="00B017AE"/>
    <w:rsid w:val="00B01D60"/>
    <w:rsid w:val="00B01FCA"/>
    <w:rsid w:val="00B025E9"/>
    <w:rsid w:val="00B0295C"/>
    <w:rsid w:val="00B029FE"/>
    <w:rsid w:val="00B02B63"/>
    <w:rsid w:val="00B02C5F"/>
    <w:rsid w:val="00B034C8"/>
    <w:rsid w:val="00B039BC"/>
    <w:rsid w:val="00B03D0F"/>
    <w:rsid w:val="00B03D7F"/>
    <w:rsid w:val="00B040EF"/>
    <w:rsid w:val="00B04577"/>
    <w:rsid w:val="00B048E3"/>
    <w:rsid w:val="00B04B91"/>
    <w:rsid w:val="00B05372"/>
    <w:rsid w:val="00B05F90"/>
    <w:rsid w:val="00B06374"/>
    <w:rsid w:val="00B06BEE"/>
    <w:rsid w:val="00B06C7C"/>
    <w:rsid w:val="00B070EB"/>
    <w:rsid w:val="00B07C97"/>
    <w:rsid w:val="00B1022C"/>
    <w:rsid w:val="00B10B92"/>
    <w:rsid w:val="00B10F7C"/>
    <w:rsid w:val="00B112D1"/>
    <w:rsid w:val="00B1275A"/>
    <w:rsid w:val="00B12918"/>
    <w:rsid w:val="00B12D94"/>
    <w:rsid w:val="00B13439"/>
    <w:rsid w:val="00B1346C"/>
    <w:rsid w:val="00B13869"/>
    <w:rsid w:val="00B140A5"/>
    <w:rsid w:val="00B14D6C"/>
    <w:rsid w:val="00B154D9"/>
    <w:rsid w:val="00B15E14"/>
    <w:rsid w:val="00B167CC"/>
    <w:rsid w:val="00B16883"/>
    <w:rsid w:val="00B168A9"/>
    <w:rsid w:val="00B1695E"/>
    <w:rsid w:val="00B169F4"/>
    <w:rsid w:val="00B16BAF"/>
    <w:rsid w:val="00B16DFC"/>
    <w:rsid w:val="00B175B8"/>
    <w:rsid w:val="00B177E4"/>
    <w:rsid w:val="00B17D7C"/>
    <w:rsid w:val="00B17F55"/>
    <w:rsid w:val="00B2013D"/>
    <w:rsid w:val="00B20A23"/>
    <w:rsid w:val="00B20A7E"/>
    <w:rsid w:val="00B20DE9"/>
    <w:rsid w:val="00B212B8"/>
    <w:rsid w:val="00B2132F"/>
    <w:rsid w:val="00B2147B"/>
    <w:rsid w:val="00B222FB"/>
    <w:rsid w:val="00B231E5"/>
    <w:rsid w:val="00B236AD"/>
    <w:rsid w:val="00B2398A"/>
    <w:rsid w:val="00B2419B"/>
    <w:rsid w:val="00B2439F"/>
    <w:rsid w:val="00B248E5"/>
    <w:rsid w:val="00B24C44"/>
    <w:rsid w:val="00B25584"/>
    <w:rsid w:val="00B255DA"/>
    <w:rsid w:val="00B27132"/>
    <w:rsid w:val="00B27C5E"/>
    <w:rsid w:val="00B27E47"/>
    <w:rsid w:val="00B27F3F"/>
    <w:rsid w:val="00B305D0"/>
    <w:rsid w:val="00B3082E"/>
    <w:rsid w:val="00B309F7"/>
    <w:rsid w:val="00B30D20"/>
    <w:rsid w:val="00B31018"/>
    <w:rsid w:val="00B312FB"/>
    <w:rsid w:val="00B31A6B"/>
    <w:rsid w:val="00B32DF3"/>
    <w:rsid w:val="00B33253"/>
    <w:rsid w:val="00B3381C"/>
    <w:rsid w:val="00B33BEC"/>
    <w:rsid w:val="00B34258"/>
    <w:rsid w:val="00B34381"/>
    <w:rsid w:val="00B346D1"/>
    <w:rsid w:val="00B34BA0"/>
    <w:rsid w:val="00B34BA7"/>
    <w:rsid w:val="00B35872"/>
    <w:rsid w:val="00B3624E"/>
    <w:rsid w:val="00B366A3"/>
    <w:rsid w:val="00B36703"/>
    <w:rsid w:val="00B3755D"/>
    <w:rsid w:val="00B37A0F"/>
    <w:rsid w:val="00B404CE"/>
    <w:rsid w:val="00B40E9A"/>
    <w:rsid w:val="00B4181B"/>
    <w:rsid w:val="00B41A68"/>
    <w:rsid w:val="00B41C12"/>
    <w:rsid w:val="00B41D5E"/>
    <w:rsid w:val="00B41E1C"/>
    <w:rsid w:val="00B42088"/>
    <w:rsid w:val="00B42232"/>
    <w:rsid w:val="00B42240"/>
    <w:rsid w:val="00B423E0"/>
    <w:rsid w:val="00B426FE"/>
    <w:rsid w:val="00B42CC6"/>
    <w:rsid w:val="00B43715"/>
    <w:rsid w:val="00B43785"/>
    <w:rsid w:val="00B44099"/>
    <w:rsid w:val="00B44188"/>
    <w:rsid w:val="00B441DE"/>
    <w:rsid w:val="00B44767"/>
    <w:rsid w:val="00B44ED6"/>
    <w:rsid w:val="00B45173"/>
    <w:rsid w:val="00B4522D"/>
    <w:rsid w:val="00B459E2"/>
    <w:rsid w:val="00B45A85"/>
    <w:rsid w:val="00B45F1E"/>
    <w:rsid w:val="00B4618C"/>
    <w:rsid w:val="00B46824"/>
    <w:rsid w:val="00B47342"/>
    <w:rsid w:val="00B47589"/>
    <w:rsid w:val="00B47945"/>
    <w:rsid w:val="00B47B56"/>
    <w:rsid w:val="00B47DF8"/>
    <w:rsid w:val="00B47F84"/>
    <w:rsid w:val="00B50EEE"/>
    <w:rsid w:val="00B513D4"/>
    <w:rsid w:val="00B5150D"/>
    <w:rsid w:val="00B5172C"/>
    <w:rsid w:val="00B51790"/>
    <w:rsid w:val="00B51A95"/>
    <w:rsid w:val="00B51B6E"/>
    <w:rsid w:val="00B51C0E"/>
    <w:rsid w:val="00B51C8C"/>
    <w:rsid w:val="00B51CF7"/>
    <w:rsid w:val="00B51DA5"/>
    <w:rsid w:val="00B5248A"/>
    <w:rsid w:val="00B52831"/>
    <w:rsid w:val="00B52958"/>
    <w:rsid w:val="00B52A2D"/>
    <w:rsid w:val="00B52ADE"/>
    <w:rsid w:val="00B52BAC"/>
    <w:rsid w:val="00B52E0F"/>
    <w:rsid w:val="00B53333"/>
    <w:rsid w:val="00B538D0"/>
    <w:rsid w:val="00B53B88"/>
    <w:rsid w:val="00B53BBB"/>
    <w:rsid w:val="00B54177"/>
    <w:rsid w:val="00B5444B"/>
    <w:rsid w:val="00B55686"/>
    <w:rsid w:val="00B55996"/>
    <w:rsid w:val="00B55A13"/>
    <w:rsid w:val="00B55BB2"/>
    <w:rsid w:val="00B56058"/>
    <w:rsid w:val="00B56A52"/>
    <w:rsid w:val="00B56A68"/>
    <w:rsid w:val="00B56E85"/>
    <w:rsid w:val="00B575A4"/>
    <w:rsid w:val="00B57B87"/>
    <w:rsid w:val="00B57D29"/>
    <w:rsid w:val="00B60983"/>
    <w:rsid w:val="00B61192"/>
    <w:rsid w:val="00B61823"/>
    <w:rsid w:val="00B61AA4"/>
    <w:rsid w:val="00B61F88"/>
    <w:rsid w:val="00B6227C"/>
    <w:rsid w:val="00B62761"/>
    <w:rsid w:val="00B62CC2"/>
    <w:rsid w:val="00B62E85"/>
    <w:rsid w:val="00B62F2A"/>
    <w:rsid w:val="00B63110"/>
    <w:rsid w:val="00B63121"/>
    <w:rsid w:val="00B633CE"/>
    <w:rsid w:val="00B63623"/>
    <w:rsid w:val="00B63AF0"/>
    <w:rsid w:val="00B63FC4"/>
    <w:rsid w:val="00B64629"/>
    <w:rsid w:val="00B65A7D"/>
    <w:rsid w:val="00B65CD2"/>
    <w:rsid w:val="00B65E42"/>
    <w:rsid w:val="00B65F2E"/>
    <w:rsid w:val="00B66B29"/>
    <w:rsid w:val="00B66C73"/>
    <w:rsid w:val="00B66D4A"/>
    <w:rsid w:val="00B66F0F"/>
    <w:rsid w:val="00B66FAE"/>
    <w:rsid w:val="00B670FA"/>
    <w:rsid w:val="00B67290"/>
    <w:rsid w:val="00B67B32"/>
    <w:rsid w:val="00B67B41"/>
    <w:rsid w:val="00B67B6F"/>
    <w:rsid w:val="00B70038"/>
    <w:rsid w:val="00B701BD"/>
    <w:rsid w:val="00B70682"/>
    <w:rsid w:val="00B7084D"/>
    <w:rsid w:val="00B70939"/>
    <w:rsid w:val="00B70BF7"/>
    <w:rsid w:val="00B713A7"/>
    <w:rsid w:val="00B714BD"/>
    <w:rsid w:val="00B71CDE"/>
    <w:rsid w:val="00B71E97"/>
    <w:rsid w:val="00B7241C"/>
    <w:rsid w:val="00B724F3"/>
    <w:rsid w:val="00B72C1B"/>
    <w:rsid w:val="00B73B08"/>
    <w:rsid w:val="00B73BC5"/>
    <w:rsid w:val="00B7408F"/>
    <w:rsid w:val="00B7430D"/>
    <w:rsid w:val="00B743DB"/>
    <w:rsid w:val="00B746F2"/>
    <w:rsid w:val="00B747FD"/>
    <w:rsid w:val="00B7494E"/>
    <w:rsid w:val="00B7498F"/>
    <w:rsid w:val="00B749DC"/>
    <w:rsid w:val="00B75061"/>
    <w:rsid w:val="00B750BC"/>
    <w:rsid w:val="00B7547A"/>
    <w:rsid w:val="00B758CA"/>
    <w:rsid w:val="00B75B2E"/>
    <w:rsid w:val="00B760B4"/>
    <w:rsid w:val="00B76788"/>
    <w:rsid w:val="00B769AF"/>
    <w:rsid w:val="00B76AAD"/>
    <w:rsid w:val="00B76B13"/>
    <w:rsid w:val="00B770AA"/>
    <w:rsid w:val="00B77761"/>
    <w:rsid w:val="00B77F06"/>
    <w:rsid w:val="00B808D6"/>
    <w:rsid w:val="00B80BE0"/>
    <w:rsid w:val="00B8149E"/>
    <w:rsid w:val="00B817A7"/>
    <w:rsid w:val="00B8255C"/>
    <w:rsid w:val="00B82AC8"/>
    <w:rsid w:val="00B82CA6"/>
    <w:rsid w:val="00B82DF6"/>
    <w:rsid w:val="00B82F6E"/>
    <w:rsid w:val="00B831D3"/>
    <w:rsid w:val="00B84189"/>
    <w:rsid w:val="00B84207"/>
    <w:rsid w:val="00B846AA"/>
    <w:rsid w:val="00B846D4"/>
    <w:rsid w:val="00B849CB"/>
    <w:rsid w:val="00B84F8F"/>
    <w:rsid w:val="00B8524A"/>
    <w:rsid w:val="00B8542C"/>
    <w:rsid w:val="00B85A71"/>
    <w:rsid w:val="00B85FDC"/>
    <w:rsid w:val="00B86348"/>
    <w:rsid w:val="00B868A3"/>
    <w:rsid w:val="00B87BC2"/>
    <w:rsid w:val="00B87E64"/>
    <w:rsid w:val="00B90A17"/>
    <w:rsid w:val="00B90A61"/>
    <w:rsid w:val="00B90D4D"/>
    <w:rsid w:val="00B90F65"/>
    <w:rsid w:val="00B914E0"/>
    <w:rsid w:val="00B91DE2"/>
    <w:rsid w:val="00B91F9D"/>
    <w:rsid w:val="00B92266"/>
    <w:rsid w:val="00B92A17"/>
    <w:rsid w:val="00B9354C"/>
    <w:rsid w:val="00B9357A"/>
    <w:rsid w:val="00B9362F"/>
    <w:rsid w:val="00B94221"/>
    <w:rsid w:val="00B94541"/>
    <w:rsid w:val="00B95046"/>
    <w:rsid w:val="00B95595"/>
    <w:rsid w:val="00B95D8A"/>
    <w:rsid w:val="00B96279"/>
    <w:rsid w:val="00B96304"/>
    <w:rsid w:val="00B9684E"/>
    <w:rsid w:val="00B96863"/>
    <w:rsid w:val="00B96A50"/>
    <w:rsid w:val="00B96A6A"/>
    <w:rsid w:val="00B96BC7"/>
    <w:rsid w:val="00B97FC1"/>
    <w:rsid w:val="00BA032A"/>
    <w:rsid w:val="00BA0AF3"/>
    <w:rsid w:val="00BA1071"/>
    <w:rsid w:val="00BA22CD"/>
    <w:rsid w:val="00BA2339"/>
    <w:rsid w:val="00BA25CF"/>
    <w:rsid w:val="00BA372E"/>
    <w:rsid w:val="00BA3F8C"/>
    <w:rsid w:val="00BA40B0"/>
    <w:rsid w:val="00BA4104"/>
    <w:rsid w:val="00BA4D4B"/>
    <w:rsid w:val="00BA4EE8"/>
    <w:rsid w:val="00BA54AC"/>
    <w:rsid w:val="00BA55B3"/>
    <w:rsid w:val="00BA5B2D"/>
    <w:rsid w:val="00BA6038"/>
    <w:rsid w:val="00BA61F5"/>
    <w:rsid w:val="00BA6DB6"/>
    <w:rsid w:val="00BA714E"/>
    <w:rsid w:val="00BA780D"/>
    <w:rsid w:val="00BA7DA4"/>
    <w:rsid w:val="00BB03DF"/>
    <w:rsid w:val="00BB078A"/>
    <w:rsid w:val="00BB0A6E"/>
    <w:rsid w:val="00BB0B85"/>
    <w:rsid w:val="00BB1936"/>
    <w:rsid w:val="00BB1AF2"/>
    <w:rsid w:val="00BB1CC9"/>
    <w:rsid w:val="00BB20D4"/>
    <w:rsid w:val="00BB34A1"/>
    <w:rsid w:val="00BB3C72"/>
    <w:rsid w:val="00BB3FEB"/>
    <w:rsid w:val="00BB3FFE"/>
    <w:rsid w:val="00BB42FA"/>
    <w:rsid w:val="00BB44F7"/>
    <w:rsid w:val="00BB5405"/>
    <w:rsid w:val="00BB5666"/>
    <w:rsid w:val="00BB5704"/>
    <w:rsid w:val="00BB5832"/>
    <w:rsid w:val="00BB6ACC"/>
    <w:rsid w:val="00BB6DAF"/>
    <w:rsid w:val="00BB6FC0"/>
    <w:rsid w:val="00BB773F"/>
    <w:rsid w:val="00BB78F7"/>
    <w:rsid w:val="00BC0158"/>
    <w:rsid w:val="00BC0CD0"/>
    <w:rsid w:val="00BC105E"/>
    <w:rsid w:val="00BC1345"/>
    <w:rsid w:val="00BC1731"/>
    <w:rsid w:val="00BC197A"/>
    <w:rsid w:val="00BC19C3"/>
    <w:rsid w:val="00BC1FF2"/>
    <w:rsid w:val="00BC204B"/>
    <w:rsid w:val="00BC2414"/>
    <w:rsid w:val="00BC2C86"/>
    <w:rsid w:val="00BC39DE"/>
    <w:rsid w:val="00BC505B"/>
    <w:rsid w:val="00BC5288"/>
    <w:rsid w:val="00BC5664"/>
    <w:rsid w:val="00BC5B56"/>
    <w:rsid w:val="00BC5DF5"/>
    <w:rsid w:val="00BC69D0"/>
    <w:rsid w:val="00BC6A2E"/>
    <w:rsid w:val="00BC70D8"/>
    <w:rsid w:val="00BC7392"/>
    <w:rsid w:val="00BC7437"/>
    <w:rsid w:val="00BD1C9C"/>
    <w:rsid w:val="00BD232C"/>
    <w:rsid w:val="00BD2442"/>
    <w:rsid w:val="00BD2535"/>
    <w:rsid w:val="00BD2B76"/>
    <w:rsid w:val="00BD2CF0"/>
    <w:rsid w:val="00BD3114"/>
    <w:rsid w:val="00BD3D1A"/>
    <w:rsid w:val="00BD420A"/>
    <w:rsid w:val="00BD4AA1"/>
    <w:rsid w:val="00BD4CCF"/>
    <w:rsid w:val="00BD5340"/>
    <w:rsid w:val="00BD54B6"/>
    <w:rsid w:val="00BD60CE"/>
    <w:rsid w:val="00BD6655"/>
    <w:rsid w:val="00BD74DD"/>
    <w:rsid w:val="00BD7875"/>
    <w:rsid w:val="00BD7B1C"/>
    <w:rsid w:val="00BE0120"/>
    <w:rsid w:val="00BE0A6D"/>
    <w:rsid w:val="00BE10DD"/>
    <w:rsid w:val="00BE11F8"/>
    <w:rsid w:val="00BE17CB"/>
    <w:rsid w:val="00BE1D6F"/>
    <w:rsid w:val="00BE2028"/>
    <w:rsid w:val="00BE25E3"/>
    <w:rsid w:val="00BE2ABD"/>
    <w:rsid w:val="00BE300C"/>
    <w:rsid w:val="00BE31D4"/>
    <w:rsid w:val="00BE32E9"/>
    <w:rsid w:val="00BE35BD"/>
    <w:rsid w:val="00BE3FA2"/>
    <w:rsid w:val="00BE42DA"/>
    <w:rsid w:val="00BE45E2"/>
    <w:rsid w:val="00BE4775"/>
    <w:rsid w:val="00BE4C59"/>
    <w:rsid w:val="00BE4D8B"/>
    <w:rsid w:val="00BE4FA7"/>
    <w:rsid w:val="00BE5411"/>
    <w:rsid w:val="00BE57B8"/>
    <w:rsid w:val="00BE59C4"/>
    <w:rsid w:val="00BE5BB7"/>
    <w:rsid w:val="00BE5C2D"/>
    <w:rsid w:val="00BE5CA2"/>
    <w:rsid w:val="00BE5E9B"/>
    <w:rsid w:val="00BE5F8E"/>
    <w:rsid w:val="00BE60CB"/>
    <w:rsid w:val="00BE671C"/>
    <w:rsid w:val="00BE7667"/>
    <w:rsid w:val="00BE7B76"/>
    <w:rsid w:val="00BE7BB7"/>
    <w:rsid w:val="00BE7F0F"/>
    <w:rsid w:val="00BF0EAA"/>
    <w:rsid w:val="00BF12A0"/>
    <w:rsid w:val="00BF1A98"/>
    <w:rsid w:val="00BF1FE6"/>
    <w:rsid w:val="00BF2467"/>
    <w:rsid w:val="00BF2E12"/>
    <w:rsid w:val="00BF320E"/>
    <w:rsid w:val="00BF3276"/>
    <w:rsid w:val="00BF32C0"/>
    <w:rsid w:val="00BF3471"/>
    <w:rsid w:val="00BF395C"/>
    <w:rsid w:val="00BF3DB2"/>
    <w:rsid w:val="00BF3E2C"/>
    <w:rsid w:val="00BF4002"/>
    <w:rsid w:val="00BF40EB"/>
    <w:rsid w:val="00BF41C1"/>
    <w:rsid w:val="00BF4547"/>
    <w:rsid w:val="00BF4B3A"/>
    <w:rsid w:val="00BF5EC7"/>
    <w:rsid w:val="00BF6D90"/>
    <w:rsid w:val="00BF6F12"/>
    <w:rsid w:val="00BF6FFD"/>
    <w:rsid w:val="00BF7651"/>
    <w:rsid w:val="00BF7ABD"/>
    <w:rsid w:val="00BF7D37"/>
    <w:rsid w:val="00C0029E"/>
    <w:rsid w:val="00C006AE"/>
    <w:rsid w:val="00C00CEB"/>
    <w:rsid w:val="00C00F9B"/>
    <w:rsid w:val="00C01B03"/>
    <w:rsid w:val="00C01E15"/>
    <w:rsid w:val="00C0229A"/>
    <w:rsid w:val="00C02AE7"/>
    <w:rsid w:val="00C02DFA"/>
    <w:rsid w:val="00C02E37"/>
    <w:rsid w:val="00C0307A"/>
    <w:rsid w:val="00C031C4"/>
    <w:rsid w:val="00C035A9"/>
    <w:rsid w:val="00C035F2"/>
    <w:rsid w:val="00C041B2"/>
    <w:rsid w:val="00C0431A"/>
    <w:rsid w:val="00C044A7"/>
    <w:rsid w:val="00C048B3"/>
    <w:rsid w:val="00C04C4B"/>
    <w:rsid w:val="00C04CC9"/>
    <w:rsid w:val="00C05090"/>
    <w:rsid w:val="00C05419"/>
    <w:rsid w:val="00C057C2"/>
    <w:rsid w:val="00C05ADB"/>
    <w:rsid w:val="00C05CCE"/>
    <w:rsid w:val="00C06431"/>
    <w:rsid w:val="00C06A9D"/>
    <w:rsid w:val="00C07219"/>
    <w:rsid w:val="00C07590"/>
    <w:rsid w:val="00C07D23"/>
    <w:rsid w:val="00C07DCA"/>
    <w:rsid w:val="00C102D6"/>
    <w:rsid w:val="00C10307"/>
    <w:rsid w:val="00C1031F"/>
    <w:rsid w:val="00C109D3"/>
    <w:rsid w:val="00C111AF"/>
    <w:rsid w:val="00C11327"/>
    <w:rsid w:val="00C11878"/>
    <w:rsid w:val="00C1187B"/>
    <w:rsid w:val="00C11C28"/>
    <w:rsid w:val="00C11DFF"/>
    <w:rsid w:val="00C11EF9"/>
    <w:rsid w:val="00C11F35"/>
    <w:rsid w:val="00C12AFA"/>
    <w:rsid w:val="00C12B74"/>
    <w:rsid w:val="00C12D47"/>
    <w:rsid w:val="00C12FD1"/>
    <w:rsid w:val="00C1331D"/>
    <w:rsid w:val="00C13321"/>
    <w:rsid w:val="00C135C0"/>
    <w:rsid w:val="00C13866"/>
    <w:rsid w:val="00C13DEB"/>
    <w:rsid w:val="00C13FB6"/>
    <w:rsid w:val="00C14629"/>
    <w:rsid w:val="00C14A24"/>
    <w:rsid w:val="00C14ADA"/>
    <w:rsid w:val="00C14B07"/>
    <w:rsid w:val="00C15369"/>
    <w:rsid w:val="00C1593F"/>
    <w:rsid w:val="00C1594E"/>
    <w:rsid w:val="00C1630D"/>
    <w:rsid w:val="00C16883"/>
    <w:rsid w:val="00C16A75"/>
    <w:rsid w:val="00C16B36"/>
    <w:rsid w:val="00C16B7B"/>
    <w:rsid w:val="00C16F2C"/>
    <w:rsid w:val="00C17152"/>
    <w:rsid w:val="00C171AF"/>
    <w:rsid w:val="00C175D3"/>
    <w:rsid w:val="00C1764C"/>
    <w:rsid w:val="00C178CE"/>
    <w:rsid w:val="00C17F83"/>
    <w:rsid w:val="00C203AC"/>
    <w:rsid w:val="00C2063D"/>
    <w:rsid w:val="00C2064E"/>
    <w:rsid w:val="00C21196"/>
    <w:rsid w:val="00C21864"/>
    <w:rsid w:val="00C21919"/>
    <w:rsid w:val="00C22229"/>
    <w:rsid w:val="00C22289"/>
    <w:rsid w:val="00C22534"/>
    <w:rsid w:val="00C22B21"/>
    <w:rsid w:val="00C23302"/>
    <w:rsid w:val="00C23745"/>
    <w:rsid w:val="00C23B1E"/>
    <w:rsid w:val="00C2432D"/>
    <w:rsid w:val="00C243CD"/>
    <w:rsid w:val="00C2455A"/>
    <w:rsid w:val="00C249D8"/>
    <w:rsid w:val="00C24B80"/>
    <w:rsid w:val="00C25218"/>
    <w:rsid w:val="00C252EB"/>
    <w:rsid w:val="00C25978"/>
    <w:rsid w:val="00C25979"/>
    <w:rsid w:val="00C26653"/>
    <w:rsid w:val="00C266A3"/>
    <w:rsid w:val="00C2697E"/>
    <w:rsid w:val="00C26FCB"/>
    <w:rsid w:val="00C2730B"/>
    <w:rsid w:val="00C274F0"/>
    <w:rsid w:val="00C275A8"/>
    <w:rsid w:val="00C278F1"/>
    <w:rsid w:val="00C30037"/>
    <w:rsid w:val="00C31686"/>
    <w:rsid w:val="00C31881"/>
    <w:rsid w:val="00C3194F"/>
    <w:rsid w:val="00C31BAF"/>
    <w:rsid w:val="00C31EEB"/>
    <w:rsid w:val="00C31F42"/>
    <w:rsid w:val="00C3253B"/>
    <w:rsid w:val="00C328AB"/>
    <w:rsid w:val="00C33220"/>
    <w:rsid w:val="00C339CD"/>
    <w:rsid w:val="00C342AC"/>
    <w:rsid w:val="00C34503"/>
    <w:rsid w:val="00C346C0"/>
    <w:rsid w:val="00C34B81"/>
    <w:rsid w:val="00C34F4F"/>
    <w:rsid w:val="00C35AD7"/>
    <w:rsid w:val="00C35ADC"/>
    <w:rsid w:val="00C3619B"/>
    <w:rsid w:val="00C365C8"/>
    <w:rsid w:val="00C36901"/>
    <w:rsid w:val="00C3694B"/>
    <w:rsid w:val="00C36C20"/>
    <w:rsid w:val="00C36E6C"/>
    <w:rsid w:val="00C36FDB"/>
    <w:rsid w:val="00C37095"/>
    <w:rsid w:val="00C3748C"/>
    <w:rsid w:val="00C37B24"/>
    <w:rsid w:val="00C37CF3"/>
    <w:rsid w:val="00C40034"/>
    <w:rsid w:val="00C40762"/>
    <w:rsid w:val="00C4083C"/>
    <w:rsid w:val="00C409D1"/>
    <w:rsid w:val="00C40B09"/>
    <w:rsid w:val="00C40FA8"/>
    <w:rsid w:val="00C41728"/>
    <w:rsid w:val="00C4229D"/>
    <w:rsid w:val="00C42663"/>
    <w:rsid w:val="00C42DDF"/>
    <w:rsid w:val="00C430D1"/>
    <w:rsid w:val="00C4328A"/>
    <w:rsid w:val="00C43666"/>
    <w:rsid w:val="00C43678"/>
    <w:rsid w:val="00C4377A"/>
    <w:rsid w:val="00C43E73"/>
    <w:rsid w:val="00C43F15"/>
    <w:rsid w:val="00C44539"/>
    <w:rsid w:val="00C44897"/>
    <w:rsid w:val="00C44AEE"/>
    <w:rsid w:val="00C44B6A"/>
    <w:rsid w:val="00C451FE"/>
    <w:rsid w:val="00C45C3E"/>
    <w:rsid w:val="00C45EE1"/>
    <w:rsid w:val="00C4604A"/>
    <w:rsid w:val="00C46560"/>
    <w:rsid w:val="00C46767"/>
    <w:rsid w:val="00C4715B"/>
    <w:rsid w:val="00C4727B"/>
    <w:rsid w:val="00C4773D"/>
    <w:rsid w:val="00C47A39"/>
    <w:rsid w:val="00C5017E"/>
    <w:rsid w:val="00C5087D"/>
    <w:rsid w:val="00C50972"/>
    <w:rsid w:val="00C510B2"/>
    <w:rsid w:val="00C5166B"/>
    <w:rsid w:val="00C51B46"/>
    <w:rsid w:val="00C51B66"/>
    <w:rsid w:val="00C52156"/>
    <w:rsid w:val="00C52521"/>
    <w:rsid w:val="00C5276D"/>
    <w:rsid w:val="00C52DEC"/>
    <w:rsid w:val="00C53034"/>
    <w:rsid w:val="00C53072"/>
    <w:rsid w:val="00C535B1"/>
    <w:rsid w:val="00C53768"/>
    <w:rsid w:val="00C53913"/>
    <w:rsid w:val="00C5391A"/>
    <w:rsid w:val="00C53D14"/>
    <w:rsid w:val="00C53D7C"/>
    <w:rsid w:val="00C53E97"/>
    <w:rsid w:val="00C541B2"/>
    <w:rsid w:val="00C541FA"/>
    <w:rsid w:val="00C54286"/>
    <w:rsid w:val="00C54BEE"/>
    <w:rsid w:val="00C54FD4"/>
    <w:rsid w:val="00C555A7"/>
    <w:rsid w:val="00C55B2A"/>
    <w:rsid w:val="00C561EC"/>
    <w:rsid w:val="00C56932"/>
    <w:rsid w:val="00C56F30"/>
    <w:rsid w:val="00C56FF8"/>
    <w:rsid w:val="00C572CD"/>
    <w:rsid w:val="00C60250"/>
    <w:rsid w:val="00C60262"/>
    <w:rsid w:val="00C608E8"/>
    <w:rsid w:val="00C60A39"/>
    <w:rsid w:val="00C61B42"/>
    <w:rsid w:val="00C626DA"/>
    <w:rsid w:val="00C62966"/>
    <w:rsid w:val="00C6336A"/>
    <w:rsid w:val="00C63885"/>
    <w:rsid w:val="00C63FCE"/>
    <w:rsid w:val="00C64B92"/>
    <w:rsid w:val="00C64C80"/>
    <w:rsid w:val="00C64CC1"/>
    <w:rsid w:val="00C64E2E"/>
    <w:rsid w:val="00C651C4"/>
    <w:rsid w:val="00C65293"/>
    <w:rsid w:val="00C65326"/>
    <w:rsid w:val="00C65BB2"/>
    <w:rsid w:val="00C65EA6"/>
    <w:rsid w:val="00C6607B"/>
    <w:rsid w:val="00C673C3"/>
    <w:rsid w:val="00C678EC"/>
    <w:rsid w:val="00C70B1C"/>
    <w:rsid w:val="00C719EB"/>
    <w:rsid w:val="00C7205E"/>
    <w:rsid w:val="00C72D2D"/>
    <w:rsid w:val="00C7324A"/>
    <w:rsid w:val="00C73AED"/>
    <w:rsid w:val="00C73D5F"/>
    <w:rsid w:val="00C7427F"/>
    <w:rsid w:val="00C743B8"/>
    <w:rsid w:val="00C74411"/>
    <w:rsid w:val="00C74543"/>
    <w:rsid w:val="00C754BF"/>
    <w:rsid w:val="00C75648"/>
    <w:rsid w:val="00C757B3"/>
    <w:rsid w:val="00C7639F"/>
    <w:rsid w:val="00C76766"/>
    <w:rsid w:val="00C768DD"/>
    <w:rsid w:val="00C76C2A"/>
    <w:rsid w:val="00C76F71"/>
    <w:rsid w:val="00C7711A"/>
    <w:rsid w:val="00C773EF"/>
    <w:rsid w:val="00C77E3A"/>
    <w:rsid w:val="00C77E69"/>
    <w:rsid w:val="00C80922"/>
    <w:rsid w:val="00C80B1D"/>
    <w:rsid w:val="00C80B3A"/>
    <w:rsid w:val="00C815FA"/>
    <w:rsid w:val="00C819DB"/>
    <w:rsid w:val="00C81B19"/>
    <w:rsid w:val="00C81CE7"/>
    <w:rsid w:val="00C825AF"/>
    <w:rsid w:val="00C833B7"/>
    <w:rsid w:val="00C83577"/>
    <w:rsid w:val="00C83948"/>
    <w:rsid w:val="00C83A2D"/>
    <w:rsid w:val="00C8400B"/>
    <w:rsid w:val="00C84DD0"/>
    <w:rsid w:val="00C84E5C"/>
    <w:rsid w:val="00C85CB1"/>
    <w:rsid w:val="00C86086"/>
    <w:rsid w:val="00C86991"/>
    <w:rsid w:val="00C87E4D"/>
    <w:rsid w:val="00C90030"/>
    <w:rsid w:val="00C906B1"/>
    <w:rsid w:val="00C9070E"/>
    <w:rsid w:val="00C91030"/>
    <w:rsid w:val="00C910FE"/>
    <w:rsid w:val="00C91156"/>
    <w:rsid w:val="00C911D6"/>
    <w:rsid w:val="00C9125C"/>
    <w:rsid w:val="00C91A16"/>
    <w:rsid w:val="00C91B4C"/>
    <w:rsid w:val="00C91ECF"/>
    <w:rsid w:val="00C9268C"/>
    <w:rsid w:val="00C92F20"/>
    <w:rsid w:val="00C93145"/>
    <w:rsid w:val="00C932CF"/>
    <w:rsid w:val="00C93335"/>
    <w:rsid w:val="00C93608"/>
    <w:rsid w:val="00C93823"/>
    <w:rsid w:val="00C93A88"/>
    <w:rsid w:val="00C93B74"/>
    <w:rsid w:val="00C93B8E"/>
    <w:rsid w:val="00C9479E"/>
    <w:rsid w:val="00C94B04"/>
    <w:rsid w:val="00C95BC0"/>
    <w:rsid w:val="00C96347"/>
    <w:rsid w:val="00C96A19"/>
    <w:rsid w:val="00C96F17"/>
    <w:rsid w:val="00C97025"/>
    <w:rsid w:val="00C97907"/>
    <w:rsid w:val="00C97F6C"/>
    <w:rsid w:val="00CA00DC"/>
    <w:rsid w:val="00CA0550"/>
    <w:rsid w:val="00CA08C0"/>
    <w:rsid w:val="00CA0A37"/>
    <w:rsid w:val="00CA0AC3"/>
    <w:rsid w:val="00CA14B6"/>
    <w:rsid w:val="00CA17AA"/>
    <w:rsid w:val="00CA187C"/>
    <w:rsid w:val="00CA1AD5"/>
    <w:rsid w:val="00CA2229"/>
    <w:rsid w:val="00CA23F4"/>
    <w:rsid w:val="00CA25F5"/>
    <w:rsid w:val="00CA2644"/>
    <w:rsid w:val="00CA2751"/>
    <w:rsid w:val="00CA2837"/>
    <w:rsid w:val="00CA28CA"/>
    <w:rsid w:val="00CA2A77"/>
    <w:rsid w:val="00CA350E"/>
    <w:rsid w:val="00CA3534"/>
    <w:rsid w:val="00CA3AA7"/>
    <w:rsid w:val="00CA3DA1"/>
    <w:rsid w:val="00CA3E42"/>
    <w:rsid w:val="00CA42BF"/>
    <w:rsid w:val="00CA47EF"/>
    <w:rsid w:val="00CA5013"/>
    <w:rsid w:val="00CA509E"/>
    <w:rsid w:val="00CA7315"/>
    <w:rsid w:val="00CA7947"/>
    <w:rsid w:val="00CA7D39"/>
    <w:rsid w:val="00CB0F60"/>
    <w:rsid w:val="00CB15B5"/>
    <w:rsid w:val="00CB16A0"/>
    <w:rsid w:val="00CB18E4"/>
    <w:rsid w:val="00CB2161"/>
    <w:rsid w:val="00CB259A"/>
    <w:rsid w:val="00CB26C1"/>
    <w:rsid w:val="00CB28F5"/>
    <w:rsid w:val="00CB2AA2"/>
    <w:rsid w:val="00CB2B8C"/>
    <w:rsid w:val="00CB2E14"/>
    <w:rsid w:val="00CB2F1B"/>
    <w:rsid w:val="00CB3323"/>
    <w:rsid w:val="00CB34D3"/>
    <w:rsid w:val="00CB354D"/>
    <w:rsid w:val="00CB3826"/>
    <w:rsid w:val="00CB3883"/>
    <w:rsid w:val="00CB38A2"/>
    <w:rsid w:val="00CB3C23"/>
    <w:rsid w:val="00CB3FA6"/>
    <w:rsid w:val="00CB417A"/>
    <w:rsid w:val="00CB41D1"/>
    <w:rsid w:val="00CB4718"/>
    <w:rsid w:val="00CB4925"/>
    <w:rsid w:val="00CB5461"/>
    <w:rsid w:val="00CB56BB"/>
    <w:rsid w:val="00CB5DE2"/>
    <w:rsid w:val="00CB5EE8"/>
    <w:rsid w:val="00CB5F3F"/>
    <w:rsid w:val="00CB683E"/>
    <w:rsid w:val="00CB6C2B"/>
    <w:rsid w:val="00CB7129"/>
    <w:rsid w:val="00CB7552"/>
    <w:rsid w:val="00CB75AE"/>
    <w:rsid w:val="00CB7B64"/>
    <w:rsid w:val="00CB7E76"/>
    <w:rsid w:val="00CC084C"/>
    <w:rsid w:val="00CC099E"/>
    <w:rsid w:val="00CC0B9D"/>
    <w:rsid w:val="00CC14F2"/>
    <w:rsid w:val="00CC1B7C"/>
    <w:rsid w:val="00CC1C38"/>
    <w:rsid w:val="00CC1C60"/>
    <w:rsid w:val="00CC2769"/>
    <w:rsid w:val="00CC27F8"/>
    <w:rsid w:val="00CC2A2F"/>
    <w:rsid w:val="00CC2BC6"/>
    <w:rsid w:val="00CC2BDF"/>
    <w:rsid w:val="00CC2F39"/>
    <w:rsid w:val="00CC3841"/>
    <w:rsid w:val="00CC3CAA"/>
    <w:rsid w:val="00CC4352"/>
    <w:rsid w:val="00CC4ACF"/>
    <w:rsid w:val="00CC4D4F"/>
    <w:rsid w:val="00CC4EA8"/>
    <w:rsid w:val="00CC51F2"/>
    <w:rsid w:val="00CC5444"/>
    <w:rsid w:val="00CC56CD"/>
    <w:rsid w:val="00CC5709"/>
    <w:rsid w:val="00CC59D6"/>
    <w:rsid w:val="00CC654B"/>
    <w:rsid w:val="00CC70EC"/>
    <w:rsid w:val="00CC71AA"/>
    <w:rsid w:val="00CC721F"/>
    <w:rsid w:val="00CC76EF"/>
    <w:rsid w:val="00CC7ADC"/>
    <w:rsid w:val="00CC7FA9"/>
    <w:rsid w:val="00CC7FFC"/>
    <w:rsid w:val="00CD0178"/>
    <w:rsid w:val="00CD0362"/>
    <w:rsid w:val="00CD0A70"/>
    <w:rsid w:val="00CD14F6"/>
    <w:rsid w:val="00CD175A"/>
    <w:rsid w:val="00CD1803"/>
    <w:rsid w:val="00CD2052"/>
    <w:rsid w:val="00CD25A8"/>
    <w:rsid w:val="00CD285B"/>
    <w:rsid w:val="00CD28C7"/>
    <w:rsid w:val="00CD3944"/>
    <w:rsid w:val="00CD3A81"/>
    <w:rsid w:val="00CD4104"/>
    <w:rsid w:val="00CD42BC"/>
    <w:rsid w:val="00CD45E2"/>
    <w:rsid w:val="00CD48C5"/>
    <w:rsid w:val="00CD4BE6"/>
    <w:rsid w:val="00CD4C35"/>
    <w:rsid w:val="00CD4DDD"/>
    <w:rsid w:val="00CD4F2C"/>
    <w:rsid w:val="00CD553A"/>
    <w:rsid w:val="00CD598A"/>
    <w:rsid w:val="00CD5D59"/>
    <w:rsid w:val="00CD6C6A"/>
    <w:rsid w:val="00CD70A0"/>
    <w:rsid w:val="00CD747B"/>
    <w:rsid w:val="00CD7F9E"/>
    <w:rsid w:val="00CE04C2"/>
    <w:rsid w:val="00CE0611"/>
    <w:rsid w:val="00CE0D99"/>
    <w:rsid w:val="00CE16AB"/>
    <w:rsid w:val="00CE1CFA"/>
    <w:rsid w:val="00CE1EFA"/>
    <w:rsid w:val="00CE1FA9"/>
    <w:rsid w:val="00CE24A3"/>
    <w:rsid w:val="00CE2FA7"/>
    <w:rsid w:val="00CE311E"/>
    <w:rsid w:val="00CE351C"/>
    <w:rsid w:val="00CE3FC2"/>
    <w:rsid w:val="00CE4113"/>
    <w:rsid w:val="00CE4341"/>
    <w:rsid w:val="00CE44A5"/>
    <w:rsid w:val="00CE4737"/>
    <w:rsid w:val="00CE521A"/>
    <w:rsid w:val="00CE56C6"/>
    <w:rsid w:val="00CE5B44"/>
    <w:rsid w:val="00CE6907"/>
    <w:rsid w:val="00CE6E5F"/>
    <w:rsid w:val="00CE70A8"/>
    <w:rsid w:val="00CE7187"/>
    <w:rsid w:val="00CE770D"/>
    <w:rsid w:val="00CE79B9"/>
    <w:rsid w:val="00CE7B94"/>
    <w:rsid w:val="00CE7CED"/>
    <w:rsid w:val="00CF0736"/>
    <w:rsid w:val="00CF09DF"/>
    <w:rsid w:val="00CF0AB3"/>
    <w:rsid w:val="00CF0B87"/>
    <w:rsid w:val="00CF13A0"/>
    <w:rsid w:val="00CF1B39"/>
    <w:rsid w:val="00CF1B8C"/>
    <w:rsid w:val="00CF209E"/>
    <w:rsid w:val="00CF21E5"/>
    <w:rsid w:val="00CF2420"/>
    <w:rsid w:val="00CF2444"/>
    <w:rsid w:val="00CF2A91"/>
    <w:rsid w:val="00CF2D80"/>
    <w:rsid w:val="00CF2F45"/>
    <w:rsid w:val="00CF34C5"/>
    <w:rsid w:val="00CF3721"/>
    <w:rsid w:val="00CF3AC5"/>
    <w:rsid w:val="00CF45E7"/>
    <w:rsid w:val="00CF48D1"/>
    <w:rsid w:val="00CF4B1F"/>
    <w:rsid w:val="00CF4B67"/>
    <w:rsid w:val="00CF4BA2"/>
    <w:rsid w:val="00CF4D36"/>
    <w:rsid w:val="00CF4E32"/>
    <w:rsid w:val="00CF5322"/>
    <w:rsid w:val="00CF5754"/>
    <w:rsid w:val="00CF5779"/>
    <w:rsid w:val="00CF60DC"/>
    <w:rsid w:val="00CF61D4"/>
    <w:rsid w:val="00CF701E"/>
    <w:rsid w:val="00CF705C"/>
    <w:rsid w:val="00CF70B5"/>
    <w:rsid w:val="00CF71A6"/>
    <w:rsid w:val="00CF7242"/>
    <w:rsid w:val="00CF77BC"/>
    <w:rsid w:val="00CF7D25"/>
    <w:rsid w:val="00CF7ED7"/>
    <w:rsid w:val="00CF7F64"/>
    <w:rsid w:val="00CF7FC3"/>
    <w:rsid w:val="00D0080A"/>
    <w:rsid w:val="00D00C95"/>
    <w:rsid w:val="00D01593"/>
    <w:rsid w:val="00D016A5"/>
    <w:rsid w:val="00D016F6"/>
    <w:rsid w:val="00D019CC"/>
    <w:rsid w:val="00D01C6E"/>
    <w:rsid w:val="00D02322"/>
    <w:rsid w:val="00D02499"/>
    <w:rsid w:val="00D025EA"/>
    <w:rsid w:val="00D029A3"/>
    <w:rsid w:val="00D02B38"/>
    <w:rsid w:val="00D02F5D"/>
    <w:rsid w:val="00D02F8C"/>
    <w:rsid w:val="00D0304F"/>
    <w:rsid w:val="00D0380B"/>
    <w:rsid w:val="00D03E38"/>
    <w:rsid w:val="00D04076"/>
    <w:rsid w:val="00D04894"/>
    <w:rsid w:val="00D04C69"/>
    <w:rsid w:val="00D05B4B"/>
    <w:rsid w:val="00D05EDC"/>
    <w:rsid w:val="00D05EEF"/>
    <w:rsid w:val="00D065A3"/>
    <w:rsid w:val="00D066B1"/>
    <w:rsid w:val="00D06AB4"/>
    <w:rsid w:val="00D06ABC"/>
    <w:rsid w:val="00D070E9"/>
    <w:rsid w:val="00D07467"/>
    <w:rsid w:val="00D075E1"/>
    <w:rsid w:val="00D07FB0"/>
    <w:rsid w:val="00D1071C"/>
    <w:rsid w:val="00D10945"/>
    <w:rsid w:val="00D10A54"/>
    <w:rsid w:val="00D112E5"/>
    <w:rsid w:val="00D11918"/>
    <w:rsid w:val="00D1193D"/>
    <w:rsid w:val="00D11E54"/>
    <w:rsid w:val="00D1241F"/>
    <w:rsid w:val="00D125FE"/>
    <w:rsid w:val="00D12677"/>
    <w:rsid w:val="00D12EA7"/>
    <w:rsid w:val="00D13726"/>
    <w:rsid w:val="00D139AC"/>
    <w:rsid w:val="00D13B8C"/>
    <w:rsid w:val="00D14E7D"/>
    <w:rsid w:val="00D151D8"/>
    <w:rsid w:val="00D157B9"/>
    <w:rsid w:val="00D15B43"/>
    <w:rsid w:val="00D15C2A"/>
    <w:rsid w:val="00D15E81"/>
    <w:rsid w:val="00D15FD9"/>
    <w:rsid w:val="00D16C3A"/>
    <w:rsid w:val="00D1741B"/>
    <w:rsid w:val="00D17C44"/>
    <w:rsid w:val="00D17F2D"/>
    <w:rsid w:val="00D20346"/>
    <w:rsid w:val="00D20429"/>
    <w:rsid w:val="00D20F09"/>
    <w:rsid w:val="00D21422"/>
    <w:rsid w:val="00D215ED"/>
    <w:rsid w:val="00D2163F"/>
    <w:rsid w:val="00D2184C"/>
    <w:rsid w:val="00D21EB0"/>
    <w:rsid w:val="00D22809"/>
    <w:rsid w:val="00D228CE"/>
    <w:rsid w:val="00D22B48"/>
    <w:rsid w:val="00D22CF4"/>
    <w:rsid w:val="00D22E7D"/>
    <w:rsid w:val="00D235DC"/>
    <w:rsid w:val="00D2408D"/>
    <w:rsid w:val="00D240A9"/>
    <w:rsid w:val="00D244B1"/>
    <w:rsid w:val="00D244C1"/>
    <w:rsid w:val="00D24670"/>
    <w:rsid w:val="00D24D75"/>
    <w:rsid w:val="00D25004"/>
    <w:rsid w:val="00D25011"/>
    <w:rsid w:val="00D251F6"/>
    <w:rsid w:val="00D25480"/>
    <w:rsid w:val="00D256F4"/>
    <w:rsid w:val="00D26231"/>
    <w:rsid w:val="00D264A5"/>
    <w:rsid w:val="00D264D6"/>
    <w:rsid w:val="00D2692A"/>
    <w:rsid w:val="00D271E7"/>
    <w:rsid w:val="00D272D9"/>
    <w:rsid w:val="00D279F1"/>
    <w:rsid w:val="00D305BF"/>
    <w:rsid w:val="00D306EE"/>
    <w:rsid w:val="00D307E1"/>
    <w:rsid w:val="00D30930"/>
    <w:rsid w:val="00D30A1E"/>
    <w:rsid w:val="00D30C71"/>
    <w:rsid w:val="00D311E6"/>
    <w:rsid w:val="00D31353"/>
    <w:rsid w:val="00D31E7E"/>
    <w:rsid w:val="00D32195"/>
    <w:rsid w:val="00D32688"/>
    <w:rsid w:val="00D3270C"/>
    <w:rsid w:val="00D32732"/>
    <w:rsid w:val="00D32989"/>
    <w:rsid w:val="00D3341E"/>
    <w:rsid w:val="00D3389D"/>
    <w:rsid w:val="00D338A2"/>
    <w:rsid w:val="00D338C9"/>
    <w:rsid w:val="00D339FE"/>
    <w:rsid w:val="00D33DC0"/>
    <w:rsid w:val="00D34366"/>
    <w:rsid w:val="00D34E05"/>
    <w:rsid w:val="00D35495"/>
    <w:rsid w:val="00D354ED"/>
    <w:rsid w:val="00D361F5"/>
    <w:rsid w:val="00D3627D"/>
    <w:rsid w:val="00D36322"/>
    <w:rsid w:val="00D36909"/>
    <w:rsid w:val="00D36D6F"/>
    <w:rsid w:val="00D3718D"/>
    <w:rsid w:val="00D374ED"/>
    <w:rsid w:val="00D40076"/>
    <w:rsid w:val="00D40C7B"/>
    <w:rsid w:val="00D40DC0"/>
    <w:rsid w:val="00D40DCE"/>
    <w:rsid w:val="00D41A2E"/>
    <w:rsid w:val="00D41EAA"/>
    <w:rsid w:val="00D42530"/>
    <w:rsid w:val="00D42A49"/>
    <w:rsid w:val="00D42E63"/>
    <w:rsid w:val="00D431FC"/>
    <w:rsid w:val="00D433C3"/>
    <w:rsid w:val="00D43B05"/>
    <w:rsid w:val="00D44393"/>
    <w:rsid w:val="00D4468B"/>
    <w:rsid w:val="00D448B9"/>
    <w:rsid w:val="00D4496E"/>
    <w:rsid w:val="00D449CA"/>
    <w:rsid w:val="00D44ADE"/>
    <w:rsid w:val="00D44F18"/>
    <w:rsid w:val="00D44FC0"/>
    <w:rsid w:val="00D451C1"/>
    <w:rsid w:val="00D45619"/>
    <w:rsid w:val="00D45645"/>
    <w:rsid w:val="00D45D8C"/>
    <w:rsid w:val="00D46181"/>
    <w:rsid w:val="00D46A02"/>
    <w:rsid w:val="00D46B29"/>
    <w:rsid w:val="00D46C7F"/>
    <w:rsid w:val="00D46EBC"/>
    <w:rsid w:val="00D46F14"/>
    <w:rsid w:val="00D472E8"/>
    <w:rsid w:val="00D47D89"/>
    <w:rsid w:val="00D50771"/>
    <w:rsid w:val="00D50B27"/>
    <w:rsid w:val="00D50FDF"/>
    <w:rsid w:val="00D51CB2"/>
    <w:rsid w:val="00D51CD3"/>
    <w:rsid w:val="00D51D47"/>
    <w:rsid w:val="00D51EF8"/>
    <w:rsid w:val="00D52011"/>
    <w:rsid w:val="00D5400E"/>
    <w:rsid w:val="00D54816"/>
    <w:rsid w:val="00D54C97"/>
    <w:rsid w:val="00D55729"/>
    <w:rsid w:val="00D55A45"/>
    <w:rsid w:val="00D55D57"/>
    <w:rsid w:val="00D55F93"/>
    <w:rsid w:val="00D56415"/>
    <w:rsid w:val="00D5648F"/>
    <w:rsid w:val="00D57850"/>
    <w:rsid w:val="00D578ED"/>
    <w:rsid w:val="00D579EF"/>
    <w:rsid w:val="00D57A22"/>
    <w:rsid w:val="00D57EAC"/>
    <w:rsid w:val="00D57F25"/>
    <w:rsid w:val="00D60131"/>
    <w:rsid w:val="00D6082E"/>
    <w:rsid w:val="00D60E40"/>
    <w:rsid w:val="00D62276"/>
    <w:rsid w:val="00D62286"/>
    <w:rsid w:val="00D623D0"/>
    <w:rsid w:val="00D6251D"/>
    <w:rsid w:val="00D627D4"/>
    <w:rsid w:val="00D62B5F"/>
    <w:rsid w:val="00D62E7B"/>
    <w:rsid w:val="00D6323F"/>
    <w:rsid w:val="00D632E3"/>
    <w:rsid w:val="00D63AEA"/>
    <w:rsid w:val="00D6433E"/>
    <w:rsid w:val="00D648C9"/>
    <w:rsid w:val="00D649B4"/>
    <w:rsid w:val="00D64B53"/>
    <w:rsid w:val="00D65A87"/>
    <w:rsid w:val="00D65B04"/>
    <w:rsid w:val="00D66302"/>
    <w:rsid w:val="00D66C9C"/>
    <w:rsid w:val="00D66E58"/>
    <w:rsid w:val="00D66F5D"/>
    <w:rsid w:val="00D66FC5"/>
    <w:rsid w:val="00D6720B"/>
    <w:rsid w:val="00D6772D"/>
    <w:rsid w:val="00D67D8B"/>
    <w:rsid w:val="00D67F6B"/>
    <w:rsid w:val="00D7019D"/>
    <w:rsid w:val="00D7040A"/>
    <w:rsid w:val="00D70D73"/>
    <w:rsid w:val="00D72B96"/>
    <w:rsid w:val="00D72D30"/>
    <w:rsid w:val="00D7360E"/>
    <w:rsid w:val="00D73851"/>
    <w:rsid w:val="00D73E58"/>
    <w:rsid w:val="00D74E25"/>
    <w:rsid w:val="00D7583B"/>
    <w:rsid w:val="00D75A3C"/>
    <w:rsid w:val="00D75AAD"/>
    <w:rsid w:val="00D75E27"/>
    <w:rsid w:val="00D75F08"/>
    <w:rsid w:val="00D76C84"/>
    <w:rsid w:val="00D77423"/>
    <w:rsid w:val="00D77548"/>
    <w:rsid w:val="00D7758A"/>
    <w:rsid w:val="00D7786E"/>
    <w:rsid w:val="00D779C1"/>
    <w:rsid w:val="00D8017C"/>
    <w:rsid w:val="00D80220"/>
    <w:rsid w:val="00D802AF"/>
    <w:rsid w:val="00D80AFE"/>
    <w:rsid w:val="00D8100B"/>
    <w:rsid w:val="00D81053"/>
    <w:rsid w:val="00D81397"/>
    <w:rsid w:val="00D813D3"/>
    <w:rsid w:val="00D81778"/>
    <w:rsid w:val="00D81F92"/>
    <w:rsid w:val="00D820D1"/>
    <w:rsid w:val="00D83B0F"/>
    <w:rsid w:val="00D83CC7"/>
    <w:rsid w:val="00D84094"/>
    <w:rsid w:val="00D84736"/>
    <w:rsid w:val="00D84A09"/>
    <w:rsid w:val="00D84EA8"/>
    <w:rsid w:val="00D84F53"/>
    <w:rsid w:val="00D8521E"/>
    <w:rsid w:val="00D85473"/>
    <w:rsid w:val="00D858B4"/>
    <w:rsid w:val="00D8592C"/>
    <w:rsid w:val="00D85ADD"/>
    <w:rsid w:val="00D85CE5"/>
    <w:rsid w:val="00D85D3B"/>
    <w:rsid w:val="00D86AB0"/>
    <w:rsid w:val="00D86ED7"/>
    <w:rsid w:val="00D8762A"/>
    <w:rsid w:val="00D8791B"/>
    <w:rsid w:val="00D879D8"/>
    <w:rsid w:val="00D87F84"/>
    <w:rsid w:val="00D87FB4"/>
    <w:rsid w:val="00D906C6"/>
    <w:rsid w:val="00D91155"/>
    <w:rsid w:val="00D9126C"/>
    <w:rsid w:val="00D91AC4"/>
    <w:rsid w:val="00D92052"/>
    <w:rsid w:val="00D9247A"/>
    <w:rsid w:val="00D92F8A"/>
    <w:rsid w:val="00D93207"/>
    <w:rsid w:val="00D933B9"/>
    <w:rsid w:val="00D940F1"/>
    <w:rsid w:val="00D947C3"/>
    <w:rsid w:val="00D948A6"/>
    <w:rsid w:val="00D94B66"/>
    <w:rsid w:val="00D951B3"/>
    <w:rsid w:val="00D95439"/>
    <w:rsid w:val="00D9546D"/>
    <w:rsid w:val="00D95492"/>
    <w:rsid w:val="00D95A19"/>
    <w:rsid w:val="00D962CF"/>
    <w:rsid w:val="00D9651C"/>
    <w:rsid w:val="00D96EE6"/>
    <w:rsid w:val="00D9703B"/>
    <w:rsid w:val="00D9731C"/>
    <w:rsid w:val="00D97638"/>
    <w:rsid w:val="00D97754"/>
    <w:rsid w:val="00D97775"/>
    <w:rsid w:val="00D97A58"/>
    <w:rsid w:val="00D97BCE"/>
    <w:rsid w:val="00DA0BB6"/>
    <w:rsid w:val="00DA0E82"/>
    <w:rsid w:val="00DA1042"/>
    <w:rsid w:val="00DA109B"/>
    <w:rsid w:val="00DA12ED"/>
    <w:rsid w:val="00DA1427"/>
    <w:rsid w:val="00DA151E"/>
    <w:rsid w:val="00DA171B"/>
    <w:rsid w:val="00DA1BAE"/>
    <w:rsid w:val="00DA2225"/>
    <w:rsid w:val="00DA275F"/>
    <w:rsid w:val="00DA27E1"/>
    <w:rsid w:val="00DA2D3E"/>
    <w:rsid w:val="00DA2EE1"/>
    <w:rsid w:val="00DA2FDE"/>
    <w:rsid w:val="00DA3C1D"/>
    <w:rsid w:val="00DA3F89"/>
    <w:rsid w:val="00DA415E"/>
    <w:rsid w:val="00DA5073"/>
    <w:rsid w:val="00DA5412"/>
    <w:rsid w:val="00DA5AD8"/>
    <w:rsid w:val="00DA5D20"/>
    <w:rsid w:val="00DA6A7D"/>
    <w:rsid w:val="00DA6A9E"/>
    <w:rsid w:val="00DA7444"/>
    <w:rsid w:val="00DB02AC"/>
    <w:rsid w:val="00DB0565"/>
    <w:rsid w:val="00DB0B11"/>
    <w:rsid w:val="00DB0BC3"/>
    <w:rsid w:val="00DB0C0D"/>
    <w:rsid w:val="00DB0D44"/>
    <w:rsid w:val="00DB0DFB"/>
    <w:rsid w:val="00DB120C"/>
    <w:rsid w:val="00DB13D5"/>
    <w:rsid w:val="00DB1831"/>
    <w:rsid w:val="00DB1C5F"/>
    <w:rsid w:val="00DB2597"/>
    <w:rsid w:val="00DB2750"/>
    <w:rsid w:val="00DB2B66"/>
    <w:rsid w:val="00DB2B92"/>
    <w:rsid w:val="00DB2CD2"/>
    <w:rsid w:val="00DB3110"/>
    <w:rsid w:val="00DB327F"/>
    <w:rsid w:val="00DB3553"/>
    <w:rsid w:val="00DB4897"/>
    <w:rsid w:val="00DB494F"/>
    <w:rsid w:val="00DB4ACC"/>
    <w:rsid w:val="00DB4D05"/>
    <w:rsid w:val="00DB5625"/>
    <w:rsid w:val="00DB579E"/>
    <w:rsid w:val="00DB597D"/>
    <w:rsid w:val="00DB5FAA"/>
    <w:rsid w:val="00DB615B"/>
    <w:rsid w:val="00DB67B5"/>
    <w:rsid w:val="00DB6A1F"/>
    <w:rsid w:val="00DB6C33"/>
    <w:rsid w:val="00DB72C6"/>
    <w:rsid w:val="00DB77A9"/>
    <w:rsid w:val="00DB7FCF"/>
    <w:rsid w:val="00DC0F63"/>
    <w:rsid w:val="00DC130D"/>
    <w:rsid w:val="00DC2409"/>
    <w:rsid w:val="00DC2867"/>
    <w:rsid w:val="00DC28D6"/>
    <w:rsid w:val="00DC2AB8"/>
    <w:rsid w:val="00DC2EA2"/>
    <w:rsid w:val="00DC2FF7"/>
    <w:rsid w:val="00DC3151"/>
    <w:rsid w:val="00DC3B83"/>
    <w:rsid w:val="00DC4175"/>
    <w:rsid w:val="00DC45CB"/>
    <w:rsid w:val="00DC4634"/>
    <w:rsid w:val="00DC4D75"/>
    <w:rsid w:val="00DC4E40"/>
    <w:rsid w:val="00DC56FA"/>
    <w:rsid w:val="00DC596B"/>
    <w:rsid w:val="00DC5BE0"/>
    <w:rsid w:val="00DC5CAE"/>
    <w:rsid w:val="00DC61E7"/>
    <w:rsid w:val="00DC7033"/>
    <w:rsid w:val="00DC7A98"/>
    <w:rsid w:val="00DC7BB6"/>
    <w:rsid w:val="00DD00B7"/>
    <w:rsid w:val="00DD11CF"/>
    <w:rsid w:val="00DD251E"/>
    <w:rsid w:val="00DD2982"/>
    <w:rsid w:val="00DD3C77"/>
    <w:rsid w:val="00DD3F3C"/>
    <w:rsid w:val="00DD4C34"/>
    <w:rsid w:val="00DD5657"/>
    <w:rsid w:val="00DD57A0"/>
    <w:rsid w:val="00DD60DC"/>
    <w:rsid w:val="00DD6128"/>
    <w:rsid w:val="00DD6B3C"/>
    <w:rsid w:val="00DD6B9F"/>
    <w:rsid w:val="00DD6D4D"/>
    <w:rsid w:val="00DD6E49"/>
    <w:rsid w:val="00DD72B6"/>
    <w:rsid w:val="00DD7B05"/>
    <w:rsid w:val="00DE07DA"/>
    <w:rsid w:val="00DE0AC8"/>
    <w:rsid w:val="00DE0B34"/>
    <w:rsid w:val="00DE1964"/>
    <w:rsid w:val="00DE1E92"/>
    <w:rsid w:val="00DE23E2"/>
    <w:rsid w:val="00DE259A"/>
    <w:rsid w:val="00DE27C1"/>
    <w:rsid w:val="00DE2891"/>
    <w:rsid w:val="00DE3A57"/>
    <w:rsid w:val="00DE41A6"/>
    <w:rsid w:val="00DE4479"/>
    <w:rsid w:val="00DE4B2F"/>
    <w:rsid w:val="00DE5084"/>
    <w:rsid w:val="00DE58A9"/>
    <w:rsid w:val="00DE5F19"/>
    <w:rsid w:val="00DE5F2A"/>
    <w:rsid w:val="00DE6C24"/>
    <w:rsid w:val="00DE7128"/>
    <w:rsid w:val="00DE73A9"/>
    <w:rsid w:val="00DE73B7"/>
    <w:rsid w:val="00DE7861"/>
    <w:rsid w:val="00DE7B90"/>
    <w:rsid w:val="00DF0AEE"/>
    <w:rsid w:val="00DF134E"/>
    <w:rsid w:val="00DF14A2"/>
    <w:rsid w:val="00DF1794"/>
    <w:rsid w:val="00DF1852"/>
    <w:rsid w:val="00DF1DF2"/>
    <w:rsid w:val="00DF1E44"/>
    <w:rsid w:val="00DF1E7F"/>
    <w:rsid w:val="00DF1F86"/>
    <w:rsid w:val="00DF284E"/>
    <w:rsid w:val="00DF2A2D"/>
    <w:rsid w:val="00DF2A86"/>
    <w:rsid w:val="00DF2B2C"/>
    <w:rsid w:val="00DF2B81"/>
    <w:rsid w:val="00DF2FF1"/>
    <w:rsid w:val="00DF31DD"/>
    <w:rsid w:val="00DF34B2"/>
    <w:rsid w:val="00DF3BB9"/>
    <w:rsid w:val="00DF40CC"/>
    <w:rsid w:val="00DF40EA"/>
    <w:rsid w:val="00DF41BE"/>
    <w:rsid w:val="00DF51DD"/>
    <w:rsid w:val="00DF52AD"/>
    <w:rsid w:val="00DF5439"/>
    <w:rsid w:val="00DF5B24"/>
    <w:rsid w:val="00DF5E2E"/>
    <w:rsid w:val="00DF6203"/>
    <w:rsid w:val="00DF654C"/>
    <w:rsid w:val="00DF6D69"/>
    <w:rsid w:val="00DF71A6"/>
    <w:rsid w:val="00DF7361"/>
    <w:rsid w:val="00E0036A"/>
    <w:rsid w:val="00E00735"/>
    <w:rsid w:val="00E007D8"/>
    <w:rsid w:val="00E0083F"/>
    <w:rsid w:val="00E00D24"/>
    <w:rsid w:val="00E00D92"/>
    <w:rsid w:val="00E00EA2"/>
    <w:rsid w:val="00E01389"/>
    <w:rsid w:val="00E01521"/>
    <w:rsid w:val="00E01614"/>
    <w:rsid w:val="00E02C86"/>
    <w:rsid w:val="00E030AB"/>
    <w:rsid w:val="00E03C03"/>
    <w:rsid w:val="00E03E7A"/>
    <w:rsid w:val="00E0402F"/>
    <w:rsid w:val="00E05E34"/>
    <w:rsid w:val="00E06258"/>
    <w:rsid w:val="00E06673"/>
    <w:rsid w:val="00E06C11"/>
    <w:rsid w:val="00E06DB0"/>
    <w:rsid w:val="00E06F5A"/>
    <w:rsid w:val="00E072E0"/>
    <w:rsid w:val="00E07E4A"/>
    <w:rsid w:val="00E10295"/>
    <w:rsid w:val="00E10309"/>
    <w:rsid w:val="00E10502"/>
    <w:rsid w:val="00E108D7"/>
    <w:rsid w:val="00E10B82"/>
    <w:rsid w:val="00E1191A"/>
    <w:rsid w:val="00E11989"/>
    <w:rsid w:val="00E11B05"/>
    <w:rsid w:val="00E11EF9"/>
    <w:rsid w:val="00E127C3"/>
    <w:rsid w:val="00E1298E"/>
    <w:rsid w:val="00E12A0C"/>
    <w:rsid w:val="00E12DB0"/>
    <w:rsid w:val="00E12FF4"/>
    <w:rsid w:val="00E1307C"/>
    <w:rsid w:val="00E13260"/>
    <w:rsid w:val="00E13326"/>
    <w:rsid w:val="00E13570"/>
    <w:rsid w:val="00E1430D"/>
    <w:rsid w:val="00E14376"/>
    <w:rsid w:val="00E146E0"/>
    <w:rsid w:val="00E14ADA"/>
    <w:rsid w:val="00E15071"/>
    <w:rsid w:val="00E150E4"/>
    <w:rsid w:val="00E15930"/>
    <w:rsid w:val="00E15BFD"/>
    <w:rsid w:val="00E164BE"/>
    <w:rsid w:val="00E16910"/>
    <w:rsid w:val="00E16963"/>
    <w:rsid w:val="00E16B78"/>
    <w:rsid w:val="00E16BC9"/>
    <w:rsid w:val="00E16FA9"/>
    <w:rsid w:val="00E1758A"/>
    <w:rsid w:val="00E178E6"/>
    <w:rsid w:val="00E17914"/>
    <w:rsid w:val="00E17F39"/>
    <w:rsid w:val="00E20292"/>
    <w:rsid w:val="00E20703"/>
    <w:rsid w:val="00E20C27"/>
    <w:rsid w:val="00E20CE4"/>
    <w:rsid w:val="00E213EC"/>
    <w:rsid w:val="00E21710"/>
    <w:rsid w:val="00E21ADF"/>
    <w:rsid w:val="00E2252E"/>
    <w:rsid w:val="00E2298A"/>
    <w:rsid w:val="00E22D2D"/>
    <w:rsid w:val="00E23062"/>
    <w:rsid w:val="00E2324D"/>
    <w:rsid w:val="00E2327A"/>
    <w:rsid w:val="00E234F6"/>
    <w:rsid w:val="00E24637"/>
    <w:rsid w:val="00E24C96"/>
    <w:rsid w:val="00E25668"/>
    <w:rsid w:val="00E26660"/>
    <w:rsid w:val="00E2789C"/>
    <w:rsid w:val="00E300BD"/>
    <w:rsid w:val="00E302B2"/>
    <w:rsid w:val="00E309F3"/>
    <w:rsid w:val="00E30A5F"/>
    <w:rsid w:val="00E3105A"/>
    <w:rsid w:val="00E3140E"/>
    <w:rsid w:val="00E31472"/>
    <w:rsid w:val="00E31931"/>
    <w:rsid w:val="00E3239E"/>
    <w:rsid w:val="00E32771"/>
    <w:rsid w:val="00E32887"/>
    <w:rsid w:val="00E329B0"/>
    <w:rsid w:val="00E32B52"/>
    <w:rsid w:val="00E32D4C"/>
    <w:rsid w:val="00E32E1F"/>
    <w:rsid w:val="00E32FB4"/>
    <w:rsid w:val="00E330C8"/>
    <w:rsid w:val="00E332B1"/>
    <w:rsid w:val="00E3352F"/>
    <w:rsid w:val="00E338BA"/>
    <w:rsid w:val="00E33B40"/>
    <w:rsid w:val="00E33EDA"/>
    <w:rsid w:val="00E33F20"/>
    <w:rsid w:val="00E33FC2"/>
    <w:rsid w:val="00E34029"/>
    <w:rsid w:val="00E34437"/>
    <w:rsid w:val="00E344CA"/>
    <w:rsid w:val="00E34D82"/>
    <w:rsid w:val="00E357B6"/>
    <w:rsid w:val="00E3588A"/>
    <w:rsid w:val="00E361E4"/>
    <w:rsid w:val="00E369D6"/>
    <w:rsid w:val="00E3717B"/>
    <w:rsid w:val="00E37206"/>
    <w:rsid w:val="00E37347"/>
    <w:rsid w:val="00E3743D"/>
    <w:rsid w:val="00E37D2E"/>
    <w:rsid w:val="00E37D9A"/>
    <w:rsid w:val="00E37E1B"/>
    <w:rsid w:val="00E40097"/>
    <w:rsid w:val="00E40709"/>
    <w:rsid w:val="00E40CB7"/>
    <w:rsid w:val="00E40E62"/>
    <w:rsid w:val="00E40EB1"/>
    <w:rsid w:val="00E40FA0"/>
    <w:rsid w:val="00E40FD0"/>
    <w:rsid w:val="00E415EB"/>
    <w:rsid w:val="00E41ADC"/>
    <w:rsid w:val="00E41CCC"/>
    <w:rsid w:val="00E41DA9"/>
    <w:rsid w:val="00E422BD"/>
    <w:rsid w:val="00E42871"/>
    <w:rsid w:val="00E42D51"/>
    <w:rsid w:val="00E42D6E"/>
    <w:rsid w:val="00E436C2"/>
    <w:rsid w:val="00E43876"/>
    <w:rsid w:val="00E44260"/>
    <w:rsid w:val="00E4462F"/>
    <w:rsid w:val="00E44687"/>
    <w:rsid w:val="00E44A31"/>
    <w:rsid w:val="00E455A4"/>
    <w:rsid w:val="00E455BF"/>
    <w:rsid w:val="00E45B0E"/>
    <w:rsid w:val="00E45C2E"/>
    <w:rsid w:val="00E45DD9"/>
    <w:rsid w:val="00E46562"/>
    <w:rsid w:val="00E465BF"/>
    <w:rsid w:val="00E466BE"/>
    <w:rsid w:val="00E46965"/>
    <w:rsid w:val="00E46CD6"/>
    <w:rsid w:val="00E50DB9"/>
    <w:rsid w:val="00E51373"/>
    <w:rsid w:val="00E51439"/>
    <w:rsid w:val="00E516A0"/>
    <w:rsid w:val="00E51C93"/>
    <w:rsid w:val="00E51D11"/>
    <w:rsid w:val="00E520AE"/>
    <w:rsid w:val="00E523BD"/>
    <w:rsid w:val="00E5242E"/>
    <w:rsid w:val="00E524D3"/>
    <w:rsid w:val="00E52721"/>
    <w:rsid w:val="00E52CB3"/>
    <w:rsid w:val="00E52E1B"/>
    <w:rsid w:val="00E52E21"/>
    <w:rsid w:val="00E52EEB"/>
    <w:rsid w:val="00E53244"/>
    <w:rsid w:val="00E53474"/>
    <w:rsid w:val="00E53679"/>
    <w:rsid w:val="00E53E9F"/>
    <w:rsid w:val="00E53EC3"/>
    <w:rsid w:val="00E54BF9"/>
    <w:rsid w:val="00E54CC2"/>
    <w:rsid w:val="00E557F5"/>
    <w:rsid w:val="00E55A4C"/>
    <w:rsid w:val="00E55C19"/>
    <w:rsid w:val="00E5651A"/>
    <w:rsid w:val="00E567F4"/>
    <w:rsid w:val="00E567F5"/>
    <w:rsid w:val="00E60E2C"/>
    <w:rsid w:val="00E60FB2"/>
    <w:rsid w:val="00E61F35"/>
    <w:rsid w:val="00E62151"/>
    <w:rsid w:val="00E62976"/>
    <w:rsid w:val="00E62A9B"/>
    <w:rsid w:val="00E62D2B"/>
    <w:rsid w:val="00E63227"/>
    <w:rsid w:val="00E633A2"/>
    <w:rsid w:val="00E64043"/>
    <w:rsid w:val="00E6421C"/>
    <w:rsid w:val="00E6467E"/>
    <w:rsid w:val="00E649DE"/>
    <w:rsid w:val="00E64D83"/>
    <w:rsid w:val="00E64E88"/>
    <w:rsid w:val="00E64FD9"/>
    <w:rsid w:val="00E65393"/>
    <w:rsid w:val="00E65599"/>
    <w:rsid w:val="00E65928"/>
    <w:rsid w:val="00E6599B"/>
    <w:rsid w:val="00E65AE5"/>
    <w:rsid w:val="00E65CAC"/>
    <w:rsid w:val="00E65EE5"/>
    <w:rsid w:val="00E662EF"/>
    <w:rsid w:val="00E6654F"/>
    <w:rsid w:val="00E6755E"/>
    <w:rsid w:val="00E67C58"/>
    <w:rsid w:val="00E67DCE"/>
    <w:rsid w:val="00E67E64"/>
    <w:rsid w:val="00E70576"/>
    <w:rsid w:val="00E705B4"/>
    <w:rsid w:val="00E7068B"/>
    <w:rsid w:val="00E706B2"/>
    <w:rsid w:val="00E708D0"/>
    <w:rsid w:val="00E7097C"/>
    <w:rsid w:val="00E70EB6"/>
    <w:rsid w:val="00E7104D"/>
    <w:rsid w:val="00E71076"/>
    <w:rsid w:val="00E71129"/>
    <w:rsid w:val="00E71177"/>
    <w:rsid w:val="00E717CB"/>
    <w:rsid w:val="00E718E5"/>
    <w:rsid w:val="00E71947"/>
    <w:rsid w:val="00E71F23"/>
    <w:rsid w:val="00E7229B"/>
    <w:rsid w:val="00E723A6"/>
    <w:rsid w:val="00E72FFD"/>
    <w:rsid w:val="00E736DF"/>
    <w:rsid w:val="00E7374B"/>
    <w:rsid w:val="00E73C23"/>
    <w:rsid w:val="00E73FC5"/>
    <w:rsid w:val="00E74368"/>
    <w:rsid w:val="00E74638"/>
    <w:rsid w:val="00E748D4"/>
    <w:rsid w:val="00E75183"/>
    <w:rsid w:val="00E7590C"/>
    <w:rsid w:val="00E76289"/>
    <w:rsid w:val="00E76575"/>
    <w:rsid w:val="00E767CB"/>
    <w:rsid w:val="00E76B90"/>
    <w:rsid w:val="00E76FA4"/>
    <w:rsid w:val="00E772F3"/>
    <w:rsid w:val="00E773F1"/>
    <w:rsid w:val="00E77A4F"/>
    <w:rsid w:val="00E8079B"/>
    <w:rsid w:val="00E80D69"/>
    <w:rsid w:val="00E81013"/>
    <w:rsid w:val="00E81546"/>
    <w:rsid w:val="00E81EC9"/>
    <w:rsid w:val="00E8215E"/>
    <w:rsid w:val="00E822F6"/>
    <w:rsid w:val="00E82370"/>
    <w:rsid w:val="00E82951"/>
    <w:rsid w:val="00E82EC7"/>
    <w:rsid w:val="00E82F3B"/>
    <w:rsid w:val="00E830FB"/>
    <w:rsid w:val="00E83907"/>
    <w:rsid w:val="00E84B11"/>
    <w:rsid w:val="00E84E21"/>
    <w:rsid w:val="00E84F29"/>
    <w:rsid w:val="00E8526F"/>
    <w:rsid w:val="00E85ED5"/>
    <w:rsid w:val="00E85F07"/>
    <w:rsid w:val="00E85FED"/>
    <w:rsid w:val="00E8687C"/>
    <w:rsid w:val="00E86E74"/>
    <w:rsid w:val="00E8728E"/>
    <w:rsid w:val="00E8756C"/>
    <w:rsid w:val="00E878F7"/>
    <w:rsid w:val="00E87F72"/>
    <w:rsid w:val="00E9036E"/>
    <w:rsid w:val="00E90A9F"/>
    <w:rsid w:val="00E90B0A"/>
    <w:rsid w:val="00E90FB7"/>
    <w:rsid w:val="00E9176F"/>
    <w:rsid w:val="00E91827"/>
    <w:rsid w:val="00E91C2B"/>
    <w:rsid w:val="00E91DF1"/>
    <w:rsid w:val="00E93BEA"/>
    <w:rsid w:val="00E93C2E"/>
    <w:rsid w:val="00E94AD0"/>
    <w:rsid w:val="00E94B53"/>
    <w:rsid w:val="00E956E0"/>
    <w:rsid w:val="00E95BE7"/>
    <w:rsid w:val="00E969C6"/>
    <w:rsid w:val="00E96CE8"/>
    <w:rsid w:val="00E97350"/>
    <w:rsid w:val="00E97431"/>
    <w:rsid w:val="00E97A4A"/>
    <w:rsid w:val="00E97C16"/>
    <w:rsid w:val="00E97F8E"/>
    <w:rsid w:val="00E97FC7"/>
    <w:rsid w:val="00EA017A"/>
    <w:rsid w:val="00EA0E07"/>
    <w:rsid w:val="00EA14FC"/>
    <w:rsid w:val="00EA1A1C"/>
    <w:rsid w:val="00EA2088"/>
    <w:rsid w:val="00EA21E5"/>
    <w:rsid w:val="00EA25F6"/>
    <w:rsid w:val="00EA2744"/>
    <w:rsid w:val="00EA2EC1"/>
    <w:rsid w:val="00EA3568"/>
    <w:rsid w:val="00EA38E4"/>
    <w:rsid w:val="00EA3AE7"/>
    <w:rsid w:val="00EA3B84"/>
    <w:rsid w:val="00EA40C8"/>
    <w:rsid w:val="00EA44A5"/>
    <w:rsid w:val="00EA4941"/>
    <w:rsid w:val="00EA4A16"/>
    <w:rsid w:val="00EA4F2A"/>
    <w:rsid w:val="00EA56FF"/>
    <w:rsid w:val="00EA5CC2"/>
    <w:rsid w:val="00EA5F44"/>
    <w:rsid w:val="00EA6050"/>
    <w:rsid w:val="00EA6082"/>
    <w:rsid w:val="00EA68DD"/>
    <w:rsid w:val="00EA6AAF"/>
    <w:rsid w:val="00EA6C53"/>
    <w:rsid w:val="00EA75EE"/>
    <w:rsid w:val="00EA7855"/>
    <w:rsid w:val="00EA78B1"/>
    <w:rsid w:val="00EA791B"/>
    <w:rsid w:val="00EA7E33"/>
    <w:rsid w:val="00EA7EB6"/>
    <w:rsid w:val="00EB036B"/>
    <w:rsid w:val="00EB04FD"/>
    <w:rsid w:val="00EB0F31"/>
    <w:rsid w:val="00EB145A"/>
    <w:rsid w:val="00EB2DB6"/>
    <w:rsid w:val="00EB2EDA"/>
    <w:rsid w:val="00EB31F5"/>
    <w:rsid w:val="00EB3269"/>
    <w:rsid w:val="00EB32C5"/>
    <w:rsid w:val="00EB342B"/>
    <w:rsid w:val="00EB37B1"/>
    <w:rsid w:val="00EB3F80"/>
    <w:rsid w:val="00EB4399"/>
    <w:rsid w:val="00EB44B1"/>
    <w:rsid w:val="00EB45FD"/>
    <w:rsid w:val="00EB4881"/>
    <w:rsid w:val="00EB4FFD"/>
    <w:rsid w:val="00EB5302"/>
    <w:rsid w:val="00EB547B"/>
    <w:rsid w:val="00EB5DB6"/>
    <w:rsid w:val="00EB62A7"/>
    <w:rsid w:val="00EB68F4"/>
    <w:rsid w:val="00EB6AE9"/>
    <w:rsid w:val="00EB6B5D"/>
    <w:rsid w:val="00EB718F"/>
    <w:rsid w:val="00EB796D"/>
    <w:rsid w:val="00EB79C6"/>
    <w:rsid w:val="00EC00BD"/>
    <w:rsid w:val="00EC03F8"/>
    <w:rsid w:val="00EC0BB3"/>
    <w:rsid w:val="00EC0F05"/>
    <w:rsid w:val="00EC1184"/>
    <w:rsid w:val="00EC1203"/>
    <w:rsid w:val="00EC1957"/>
    <w:rsid w:val="00EC1C0E"/>
    <w:rsid w:val="00EC20DD"/>
    <w:rsid w:val="00EC2205"/>
    <w:rsid w:val="00EC27E5"/>
    <w:rsid w:val="00EC296C"/>
    <w:rsid w:val="00EC297B"/>
    <w:rsid w:val="00EC441E"/>
    <w:rsid w:val="00EC49E5"/>
    <w:rsid w:val="00EC4CC8"/>
    <w:rsid w:val="00EC5940"/>
    <w:rsid w:val="00EC5D93"/>
    <w:rsid w:val="00EC5D96"/>
    <w:rsid w:val="00EC6042"/>
    <w:rsid w:val="00EC61BF"/>
    <w:rsid w:val="00EC648D"/>
    <w:rsid w:val="00EC64EC"/>
    <w:rsid w:val="00EC6E8B"/>
    <w:rsid w:val="00EC6EFA"/>
    <w:rsid w:val="00EC6FAC"/>
    <w:rsid w:val="00EC7BCB"/>
    <w:rsid w:val="00ED034B"/>
    <w:rsid w:val="00ED04EC"/>
    <w:rsid w:val="00ED08F5"/>
    <w:rsid w:val="00ED0A70"/>
    <w:rsid w:val="00ED13DC"/>
    <w:rsid w:val="00ED2DD3"/>
    <w:rsid w:val="00ED3211"/>
    <w:rsid w:val="00ED34AD"/>
    <w:rsid w:val="00ED3584"/>
    <w:rsid w:val="00ED3614"/>
    <w:rsid w:val="00ED390E"/>
    <w:rsid w:val="00ED3B26"/>
    <w:rsid w:val="00ED4332"/>
    <w:rsid w:val="00ED4731"/>
    <w:rsid w:val="00ED4F79"/>
    <w:rsid w:val="00ED5057"/>
    <w:rsid w:val="00ED5624"/>
    <w:rsid w:val="00ED5738"/>
    <w:rsid w:val="00ED578F"/>
    <w:rsid w:val="00ED59A1"/>
    <w:rsid w:val="00ED59AC"/>
    <w:rsid w:val="00ED59B7"/>
    <w:rsid w:val="00ED5A19"/>
    <w:rsid w:val="00ED5FB6"/>
    <w:rsid w:val="00ED649A"/>
    <w:rsid w:val="00ED6F1D"/>
    <w:rsid w:val="00ED7435"/>
    <w:rsid w:val="00ED753B"/>
    <w:rsid w:val="00ED7F0B"/>
    <w:rsid w:val="00EE00C2"/>
    <w:rsid w:val="00EE0114"/>
    <w:rsid w:val="00EE02C4"/>
    <w:rsid w:val="00EE0485"/>
    <w:rsid w:val="00EE07C3"/>
    <w:rsid w:val="00EE07F5"/>
    <w:rsid w:val="00EE0954"/>
    <w:rsid w:val="00EE0C7B"/>
    <w:rsid w:val="00EE0D46"/>
    <w:rsid w:val="00EE0D8C"/>
    <w:rsid w:val="00EE19E4"/>
    <w:rsid w:val="00EE1B5F"/>
    <w:rsid w:val="00EE1BD6"/>
    <w:rsid w:val="00EE2193"/>
    <w:rsid w:val="00EE235F"/>
    <w:rsid w:val="00EE2E2F"/>
    <w:rsid w:val="00EE4587"/>
    <w:rsid w:val="00EE4A61"/>
    <w:rsid w:val="00EE4B15"/>
    <w:rsid w:val="00EE4CD4"/>
    <w:rsid w:val="00EE55B9"/>
    <w:rsid w:val="00EE594F"/>
    <w:rsid w:val="00EE5CBE"/>
    <w:rsid w:val="00EE60C1"/>
    <w:rsid w:val="00EE6477"/>
    <w:rsid w:val="00EE64EF"/>
    <w:rsid w:val="00EE652B"/>
    <w:rsid w:val="00EE687D"/>
    <w:rsid w:val="00EE68FC"/>
    <w:rsid w:val="00EE7043"/>
    <w:rsid w:val="00EE711F"/>
    <w:rsid w:val="00EE71A4"/>
    <w:rsid w:val="00EE71F5"/>
    <w:rsid w:val="00EE7B33"/>
    <w:rsid w:val="00EF049E"/>
    <w:rsid w:val="00EF05C7"/>
    <w:rsid w:val="00EF0C82"/>
    <w:rsid w:val="00EF0D94"/>
    <w:rsid w:val="00EF0E3A"/>
    <w:rsid w:val="00EF1032"/>
    <w:rsid w:val="00EF1D39"/>
    <w:rsid w:val="00EF1DAA"/>
    <w:rsid w:val="00EF1F96"/>
    <w:rsid w:val="00EF240D"/>
    <w:rsid w:val="00EF25D7"/>
    <w:rsid w:val="00EF2811"/>
    <w:rsid w:val="00EF2DB9"/>
    <w:rsid w:val="00EF4699"/>
    <w:rsid w:val="00EF47E8"/>
    <w:rsid w:val="00EF49FA"/>
    <w:rsid w:val="00EF4A60"/>
    <w:rsid w:val="00EF4C3B"/>
    <w:rsid w:val="00EF4E33"/>
    <w:rsid w:val="00EF50F1"/>
    <w:rsid w:val="00EF5353"/>
    <w:rsid w:val="00EF5971"/>
    <w:rsid w:val="00EF5E04"/>
    <w:rsid w:val="00EF5F1B"/>
    <w:rsid w:val="00EF6FD8"/>
    <w:rsid w:val="00EF7207"/>
    <w:rsid w:val="00EF760C"/>
    <w:rsid w:val="00EF7C9D"/>
    <w:rsid w:val="00F00A41"/>
    <w:rsid w:val="00F00BBF"/>
    <w:rsid w:val="00F00FF7"/>
    <w:rsid w:val="00F025F0"/>
    <w:rsid w:val="00F027C9"/>
    <w:rsid w:val="00F02BC9"/>
    <w:rsid w:val="00F031BB"/>
    <w:rsid w:val="00F031ED"/>
    <w:rsid w:val="00F03334"/>
    <w:rsid w:val="00F03C9D"/>
    <w:rsid w:val="00F03FA2"/>
    <w:rsid w:val="00F0406E"/>
    <w:rsid w:val="00F04398"/>
    <w:rsid w:val="00F046A7"/>
    <w:rsid w:val="00F04D6F"/>
    <w:rsid w:val="00F050B5"/>
    <w:rsid w:val="00F050B6"/>
    <w:rsid w:val="00F05110"/>
    <w:rsid w:val="00F05317"/>
    <w:rsid w:val="00F054B7"/>
    <w:rsid w:val="00F059AF"/>
    <w:rsid w:val="00F05A61"/>
    <w:rsid w:val="00F05A76"/>
    <w:rsid w:val="00F05BB5"/>
    <w:rsid w:val="00F05D99"/>
    <w:rsid w:val="00F05F68"/>
    <w:rsid w:val="00F0721F"/>
    <w:rsid w:val="00F07307"/>
    <w:rsid w:val="00F07645"/>
    <w:rsid w:val="00F07A38"/>
    <w:rsid w:val="00F07A73"/>
    <w:rsid w:val="00F10120"/>
    <w:rsid w:val="00F10670"/>
    <w:rsid w:val="00F1071C"/>
    <w:rsid w:val="00F109D0"/>
    <w:rsid w:val="00F10BCE"/>
    <w:rsid w:val="00F10DCC"/>
    <w:rsid w:val="00F10F0A"/>
    <w:rsid w:val="00F10FA4"/>
    <w:rsid w:val="00F11015"/>
    <w:rsid w:val="00F1119E"/>
    <w:rsid w:val="00F127AB"/>
    <w:rsid w:val="00F1293F"/>
    <w:rsid w:val="00F12992"/>
    <w:rsid w:val="00F12B74"/>
    <w:rsid w:val="00F139BA"/>
    <w:rsid w:val="00F139EF"/>
    <w:rsid w:val="00F13A96"/>
    <w:rsid w:val="00F13C79"/>
    <w:rsid w:val="00F13E1F"/>
    <w:rsid w:val="00F141B5"/>
    <w:rsid w:val="00F1473C"/>
    <w:rsid w:val="00F14778"/>
    <w:rsid w:val="00F149AC"/>
    <w:rsid w:val="00F14CF9"/>
    <w:rsid w:val="00F153A7"/>
    <w:rsid w:val="00F1580C"/>
    <w:rsid w:val="00F162C8"/>
    <w:rsid w:val="00F166F1"/>
    <w:rsid w:val="00F16731"/>
    <w:rsid w:val="00F16B7E"/>
    <w:rsid w:val="00F172F3"/>
    <w:rsid w:val="00F1738F"/>
    <w:rsid w:val="00F17663"/>
    <w:rsid w:val="00F17BE5"/>
    <w:rsid w:val="00F205FF"/>
    <w:rsid w:val="00F20874"/>
    <w:rsid w:val="00F218CD"/>
    <w:rsid w:val="00F2213D"/>
    <w:rsid w:val="00F225F2"/>
    <w:rsid w:val="00F23A42"/>
    <w:rsid w:val="00F23B24"/>
    <w:rsid w:val="00F23B6A"/>
    <w:rsid w:val="00F23F58"/>
    <w:rsid w:val="00F23F86"/>
    <w:rsid w:val="00F243BF"/>
    <w:rsid w:val="00F24CA1"/>
    <w:rsid w:val="00F24CFF"/>
    <w:rsid w:val="00F25AD2"/>
    <w:rsid w:val="00F25CAE"/>
    <w:rsid w:val="00F25CFE"/>
    <w:rsid w:val="00F25E3A"/>
    <w:rsid w:val="00F26303"/>
    <w:rsid w:val="00F264D9"/>
    <w:rsid w:val="00F2690C"/>
    <w:rsid w:val="00F26EFA"/>
    <w:rsid w:val="00F275DB"/>
    <w:rsid w:val="00F27723"/>
    <w:rsid w:val="00F27A23"/>
    <w:rsid w:val="00F308BB"/>
    <w:rsid w:val="00F30B08"/>
    <w:rsid w:val="00F30B61"/>
    <w:rsid w:val="00F30DDD"/>
    <w:rsid w:val="00F312C1"/>
    <w:rsid w:val="00F3145E"/>
    <w:rsid w:val="00F31786"/>
    <w:rsid w:val="00F32318"/>
    <w:rsid w:val="00F323C6"/>
    <w:rsid w:val="00F32650"/>
    <w:rsid w:val="00F32BDC"/>
    <w:rsid w:val="00F33223"/>
    <w:rsid w:val="00F33572"/>
    <w:rsid w:val="00F33F87"/>
    <w:rsid w:val="00F345B8"/>
    <w:rsid w:val="00F359EE"/>
    <w:rsid w:val="00F367D4"/>
    <w:rsid w:val="00F367FE"/>
    <w:rsid w:val="00F36C65"/>
    <w:rsid w:val="00F36CF8"/>
    <w:rsid w:val="00F371C9"/>
    <w:rsid w:val="00F37638"/>
    <w:rsid w:val="00F37649"/>
    <w:rsid w:val="00F37E1E"/>
    <w:rsid w:val="00F37F8F"/>
    <w:rsid w:val="00F4069C"/>
    <w:rsid w:val="00F411A8"/>
    <w:rsid w:val="00F41818"/>
    <w:rsid w:val="00F41B51"/>
    <w:rsid w:val="00F41E6C"/>
    <w:rsid w:val="00F41EC9"/>
    <w:rsid w:val="00F42457"/>
    <w:rsid w:val="00F42654"/>
    <w:rsid w:val="00F42C93"/>
    <w:rsid w:val="00F42D8D"/>
    <w:rsid w:val="00F44394"/>
    <w:rsid w:val="00F4492B"/>
    <w:rsid w:val="00F44EEC"/>
    <w:rsid w:val="00F4609D"/>
    <w:rsid w:val="00F46EE4"/>
    <w:rsid w:val="00F475DF"/>
    <w:rsid w:val="00F476AF"/>
    <w:rsid w:val="00F477DE"/>
    <w:rsid w:val="00F479F1"/>
    <w:rsid w:val="00F47FBE"/>
    <w:rsid w:val="00F50388"/>
    <w:rsid w:val="00F50BBA"/>
    <w:rsid w:val="00F50BC5"/>
    <w:rsid w:val="00F516A3"/>
    <w:rsid w:val="00F519D5"/>
    <w:rsid w:val="00F51D0C"/>
    <w:rsid w:val="00F522D6"/>
    <w:rsid w:val="00F524C3"/>
    <w:rsid w:val="00F530EF"/>
    <w:rsid w:val="00F5363D"/>
    <w:rsid w:val="00F53700"/>
    <w:rsid w:val="00F537E0"/>
    <w:rsid w:val="00F53B79"/>
    <w:rsid w:val="00F53EE3"/>
    <w:rsid w:val="00F53F03"/>
    <w:rsid w:val="00F54113"/>
    <w:rsid w:val="00F5460E"/>
    <w:rsid w:val="00F54AA6"/>
    <w:rsid w:val="00F54C18"/>
    <w:rsid w:val="00F5503D"/>
    <w:rsid w:val="00F554D5"/>
    <w:rsid w:val="00F554E0"/>
    <w:rsid w:val="00F55A36"/>
    <w:rsid w:val="00F55CF7"/>
    <w:rsid w:val="00F56BD7"/>
    <w:rsid w:val="00F56D4A"/>
    <w:rsid w:val="00F57CCF"/>
    <w:rsid w:val="00F57D86"/>
    <w:rsid w:val="00F57DB3"/>
    <w:rsid w:val="00F6047D"/>
    <w:rsid w:val="00F60ADB"/>
    <w:rsid w:val="00F61329"/>
    <w:rsid w:val="00F613BD"/>
    <w:rsid w:val="00F61439"/>
    <w:rsid w:val="00F618E4"/>
    <w:rsid w:val="00F61A53"/>
    <w:rsid w:val="00F624DA"/>
    <w:rsid w:val="00F6302E"/>
    <w:rsid w:val="00F6325D"/>
    <w:rsid w:val="00F63292"/>
    <w:rsid w:val="00F6355F"/>
    <w:rsid w:val="00F63E14"/>
    <w:rsid w:val="00F6514B"/>
    <w:rsid w:val="00F65445"/>
    <w:rsid w:val="00F65507"/>
    <w:rsid w:val="00F65FC4"/>
    <w:rsid w:val="00F6618D"/>
    <w:rsid w:val="00F70659"/>
    <w:rsid w:val="00F707C9"/>
    <w:rsid w:val="00F70AC6"/>
    <w:rsid w:val="00F70C6D"/>
    <w:rsid w:val="00F7131C"/>
    <w:rsid w:val="00F716A1"/>
    <w:rsid w:val="00F722A9"/>
    <w:rsid w:val="00F727AE"/>
    <w:rsid w:val="00F72DEF"/>
    <w:rsid w:val="00F73426"/>
    <w:rsid w:val="00F739B6"/>
    <w:rsid w:val="00F7408F"/>
    <w:rsid w:val="00F740BB"/>
    <w:rsid w:val="00F74433"/>
    <w:rsid w:val="00F74795"/>
    <w:rsid w:val="00F74A9B"/>
    <w:rsid w:val="00F74BBE"/>
    <w:rsid w:val="00F74CBA"/>
    <w:rsid w:val="00F74CE2"/>
    <w:rsid w:val="00F74D75"/>
    <w:rsid w:val="00F74FEE"/>
    <w:rsid w:val="00F752F0"/>
    <w:rsid w:val="00F754BE"/>
    <w:rsid w:val="00F755CE"/>
    <w:rsid w:val="00F75661"/>
    <w:rsid w:val="00F7589C"/>
    <w:rsid w:val="00F75955"/>
    <w:rsid w:val="00F75C44"/>
    <w:rsid w:val="00F760E3"/>
    <w:rsid w:val="00F76C4A"/>
    <w:rsid w:val="00F76F67"/>
    <w:rsid w:val="00F77312"/>
    <w:rsid w:val="00F77395"/>
    <w:rsid w:val="00F776CE"/>
    <w:rsid w:val="00F77AEC"/>
    <w:rsid w:val="00F77CF4"/>
    <w:rsid w:val="00F77D09"/>
    <w:rsid w:val="00F77F5E"/>
    <w:rsid w:val="00F80324"/>
    <w:rsid w:val="00F8038F"/>
    <w:rsid w:val="00F80414"/>
    <w:rsid w:val="00F8068D"/>
    <w:rsid w:val="00F80BDF"/>
    <w:rsid w:val="00F80C29"/>
    <w:rsid w:val="00F80F98"/>
    <w:rsid w:val="00F81233"/>
    <w:rsid w:val="00F81405"/>
    <w:rsid w:val="00F8146C"/>
    <w:rsid w:val="00F81A01"/>
    <w:rsid w:val="00F81C27"/>
    <w:rsid w:val="00F81D94"/>
    <w:rsid w:val="00F82748"/>
    <w:rsid w:val="00F82A73"/>
    <w:rsid w:val="00F82F78"/>
    <w:rsid w:val="00F83027"/>
    <w:rsid w:val="00F8375B"/>
    <w:rsid w:val="00F83BE7"/>
    <w:rsid w:val="00F846C4"/>
    <w:rsid w:val="00F84EF8"/>
    <w:rsid w:val="00F85485"/>
    <w:rsid w:val="00F85E3B"/>
    <w:rsid w:val="00F86470"/>
    <w:rsid w:val="00F86ACD"/>
    <w:rsid w:val="00F86B7C"/>
    <w:rsid w:val="00F86D12"/>
    <w:rsid w:val="00F86DDA"/>
    <w:rsid w:val="00F870A9"/>
    <w:rsid w:val="00F87193"/>
    <w:rsid w:val="00F9001A"/>
    <w:rsid w:val="00F909E3"/>
    <w:rsid w:val="00F90E04"/>
    <w:rsid w:val="00F91B5C"/>
    <w:rsid w:val="00F91F80"/>
    <w:rsid w:val="00F92140"/>
    <w:rsid w:val="00F928A7"/>
    <w:rsid w:val="00F92C69"/>
    <w:rsid w:val="00F92CB7"/>
    <w:rsid w:val="00F93A06"/>
    <w:rsid w:val="00F942DB"/>
    <w:rsid w:val="00F94B3D"/>
    <w:rsid w:val="00F94DC3"/>
    <w:rsid w:val="00F94E59"/>
    <w:rsid w:val="00F94FDF"/>
    <w:rsid w:val="00F95569"/>
    <w:rsid w:val="00F9559A"/>
    <w:rsid w:val="00F956EA"/>
    <w:rsid w:val="00F95C5F"/>
    <w:rsid w:val="00F95CCB"/>
    <w:rsid w:val="00F96009"/>
    <w:rsid w:val="00F96C43"/>
    <w:rsid w:val="00F97149"/>
    <w:rsid w:val="00F97259"/>
    <w:rsid w:val="00F97945"/>
    <w:rsid w:val="00FA02FB"/>
    <w:rsid w:val="00FA0302"/>
    <w:rsid w:val="00FA09D1"/>
    <w:rsid w:val="00FA0CF6"/>
    <w:rsid w:val="00FA1487"/>
    <w:rsid w:val="00FA14A4"/>
    <w:rsid w:val="00FA1B7A"/>
    <w:rsid w:val="00FA207B"/>
    <w:rsid w:val="00FA2457"/>
    <w:rsid w:val="00FA2A7A"/>
    <w:rsid w:val="00FA37B9"/>
    <w:rsid w:val="00FA37CA"/>
    <w:rsid w:val="00FA3961"/>
    <w:rsid w:val="00FA41C8"/>
    <w:rsid w:val="00FA4A75"/>
    <w:rsid w:val="00FA4DD6"/>
    <w:rsid w:val="00FA4F48"/>
    <w:rsid w:val="00FA5316"/>
    <w:rsid w:val="00FA5342"/>
    <w:rsid w:val="00FA54DD"/>
    <w:rsid w:val="00FA568F"/>
    <w:rsid w:val="00FA6478"/>
    <w:rsid w:val="00FA6A2F"/>
    <w:rsid w:val="00FA6CE5"/>
    <w:rsid w:val="00FA6D47"/>
    <w:rsid w:val="00FA6EF7"/>
    <w:rsid w:val="00FA6EF9"/>
    <w:rsid w:val="00FA6F42"/>
    <w:rsid w:val="00FA7144"/>
    <w:rsid w:val="00FA7234"/>
    <w:rsid w:val="00FA7633"/>
    <w:rsid w:val="00FA7759"/>
    <w:rsid w:val="00FA789D"/>
    <w:rsid w:val="00FA79CA"/>
    <w:rsid w:val="00FB001A"/>
    <w:rsid w:val="00FB062E"/>
    <w:rsid w:val="00FB0841"/>
    <w:rsid w:val="00FB0B0A"/>
    <w:rsid w:val="00FB0CCF"/>
    <w:rsid w:val="00FB0D16"/>
    <w:rsid w:val="00FB0D93"/>
    <w:rsid w:val="00FB15A0"/>
    <w:rsid w:val="00FB16AD"/>
    <w:rsid w:val="00FB1B34"/>
    <w:rsid w:val="00FB1B3B"/>
    <w:rsid w:val="00FB200F"/>
    <w:rsid w:val="00FB2396"/>
    <w:rsid w:val="00FB2D63"/>
    <w:rsid w:val="00FB329B"/>
    <w:rsid w:val="00FB3B95"/>
    <w:rsid w:val="00FB3CB3"/>
    <w:rsid w:val="00FB4346"/>
    <w:rsid w:val="00FB4352"/>
    <w:rsid w:val="00FB45F9"/>
    <w:rsid w:val="00FB49BC"/>
    <w:rsid w:val="00FB4B43"/>
    <w:rsid w:val="00FB5428"/>
    <w:rsid w:val="00FB5927"/>
    <w:rsid w:val="00FB619F"/>
    <w:rsid w:val="00FB67C7"/>
    <w:rsid w:val="00FB7103"/>
    <w:rsid w:val="00FB7684"/>
    <w:rsid w:val="00FB775B"/>
    <w:rsid w:val="00FB78C3"/>
    <w:rsid w:val="00FC0729"/>
    <w:rsid w:val="00FC0BE7"/>
    <w:rsid w:val="00FC1799"/>
    <w:rsid w:val="00FC18FB"/>
    <w:rsid w:val="00FC1AFE"/>
    <w:rsid w:val="00FC1BC2"/>
    <w:rsid w:val="00FC20A4"/>
    <w:rsid w:val="00FC2682"/>
    <w:rsid w:val="00FC2C30"/>
    <w:rsid w:val="00FC3B0A"/>
    <w:rsid w:val="00FC3FE1"/>
    <w:rsid w:val="00FC40D4"/>
    <w:rsid w:val="00FC4159"/>
    <w:rsid w:val="00FC456C"/>
    <w:rsid w:val="00FC4865"/>
    <w:rsid w:val="00FC50BD"/>
    <w:rsid w:val="00FC5658"/>
    <w:rsid w:val="00FC5E52"/>
    <w:rsid w:val="00FC5E6E"/>
    <w:rsid w:val="00FC5F18"/>
    <w:rsid w:val="00FC602C"/>
    <w:rsid w:val="00FC657F"/>
    <w:rsid w:val="00FC6859"/>
    <w:rsid w:val="00FC6CA5"/>
    <w:rsid w:val="00FC6FA7"/>
    <w:rsid w:val="00FC7945"/>
    <w:rsid w:val="00FC7A8B"/>
    <w:rsid w:val="00FC7C00"/>
    <w:rsid w:val="00FC7F3D"/>
    <w:rsid w:val="00FD03D1"/>
    <w:rsid w:val="00FD057A"/>
    <w:rsid w:val="00FD0BA8"/>
    <w:rsid w:val="00FD1556"/>
    <w:rsid w:val="00FD26DD"/>
    <w:rsid w:val="00FD2848"/>
    <w:rsid w:val="00FD2898"/>
    <w:rsid w:val="00FD3332"/>
    <w:rsid w:val="00FD3469"/>
    <w:rsid w:val="00FD3493"/>
    <w:rsid w:val="00FD34BA"/>
    <w:rsid w:val="00FD3904"/>
    <w:rsid w:val="00FD3A3F"/>
    <w:rsid w:val="00FD3DF1"/>
    <w:rsid w:val="00FD3E96"/>
    <w:rsid w:val="00FD54BE"/>
    <w:rsid w:val="00FD563F"/>
    <w:rsid w:val="00FD564D"/>
    <w:rsid w:val="00FD5749"/>
    <w:rsid w:val="00FD597C"/>
    <w:rsid w:val="00FD5E98"/>
    <w:rsid w:val="00FD6181"/>
    <w:rsid w:val="00FD62CD"/>
    <w:rsid w:val="00FD6759"/>
    <w:rsid w:val="00FD6F19"/>
    <w:rsid w:val="00FD7198"/>
    <w:rsid w:val="00FD7594"/>
    <w:rsid w:val="00FD7FE7"/>
    <w:rsid w:val="00FE06BF"/>
    <w:rsid w:val="00FE09DD"/>
    <w:rsid w:val="00FE0B4F"/>
    <w:rsid w:val="00FE0CAE"/>
    <w:rsid w:val="00FE21FD"/>
    <w:rsid w:val="00FE264A"/>
    <w:rsid w:val="00FE31F1"/>
    <w:rsid w:val="00FE3AB1"/>
    <w:rsid w:val="00FE3B23"/>
    <w:rsid w:val="00FE3D20"/>
    <w:rsid w:val="00FE428F"/>
    <w:rsid w:val="00FE4D75"/>
    <w:rsid w:val="00FE53CF"/>
    <w:rsid w:val="00FE571C"/>
    <w:rsid w:val="00FE5B70"/>
    <w:rsid w:val="00FE602A"/>
    <w:rsid w:val="00FE6116"/>
    <w:rsid w:val="00FE6206"/>
    <w:rsid w:val="00FE679D"/>
    <w:rsid w:val="00FE691E"/>
    <w:rsid w:val="00FE6DEE"/>
    <w:rsid w:val="00FE7372"/>
    <w:rsid w:val="00FE7790"/>
    <w:rsid w:val="00FE7DB1"/>
    <w:rsid w:val="00FF0A8F"/>
    <w:rsid w:val="00FF10EA"/>
    <w:rsid w:val="00FF1E50"/>
    <w:rsid w:val="00FF29A5"/>
    <w:rsid w:val="00FF2F28"/>
    <w:rsid w:val="00FF3346"/>
    <w:rsid w:val="00FF3423"/>
    <w:rsid w:val="00FF41C2"/>
    <w:rsid w:val="00FF4408"/>
    <w:rsid w:val="00FF48F7"/>
    <w:rsid w:val="00FF4A2E"/>
    <w:rsid w:val="00FF5185"/>
    <w:rsid w:val="00FF51DF"/>
    <w:rsid w:val="00FF5391"/>
    <w:rsid w:val="00FF5EE9"/>
    <w:rsid w:val="00FF6A38"/>
    <w:rsid w:val="00FF6ADD"/>
    <w:rsid w:val="00FF6B22"/>
    <w:rsid w:val="00FF783D"/>
    <w:rsid w:val="00FF7EB3"/>
  </w:rsids>
  <m:mathPr>
    <m:mathFont m:val="Cambria Math"/>
    <m:brkBin m:val="before"/>
    <m:brkBinSub m:val="--"/>
    <m:smallFrac/>
    <m:dispDef/>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51D9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2BB"/>
    <w:pPr>
      <w:spacing w:after="160"/>
    </w:pPr>
    <w:rPr>
      <w:rFonts w:ascii="Times New Roman" w:hAnsi="Times New Roman"/>
      <w:color w:val="141313" w:themeColor="text1"/>
      <w:sz w:val="24"/>
      <w:szCs w:val="18"/>
    </w:rPr>
  </w:style>
  <w:style w:type="paragraph" w:styleId="Heading1">
    <w:name w:val="heading 1"/>
    <w:next w:val="Normal"/>
    <w:link w:val="Heading1Char"/>
    <w:qFormat/>
    <w:rsid w:val="00C518C9"/>
    <w:pPr>
      <w:keepNext/>
      <w:keepLines/>
      <w:numPr>
        <w:numId w:val="1"/>
      </w:numPr>
      <w:spacing w:before="440" w:after="120" w:line="440" w:lineRule="exact"/>
      <w:outlineLvl w:val="0"/>
    </w:pPr>
    <w:rPr>
      <w:rFonts w:asciiTheme="majorHAnsi" w:eastAsiaTheme="majorEastAsia" w:hAnsiTheme="majorHAnsi" w:cstheme="majorBidi"/>
      <w:b/>
      <w:bCs/>
      <w:color w:val="141313" w:themeColor="text1"/>
      <w:sz w:val="32"/>
      <w:szCs w:val="32"/>
    </w:rPr>
  </w:style>
  <w:style w:type="paragraph" w:styleId="Heading2">
    <w:name w:val="heading 2"/>
    <w:next w:val="Normal"/>
    <w:link w:val="Heading2Char"/>
    <w:unhideWhenUsed/>
    <w:qFormat/>
    <w:rsid w:val="00EB62A7"/>
    <w:pPr>
      <w:keepNext/>
      <w:keepLines/>
      <w:numPr>
        <w:ilvl w:val="1"/>
        <w:numId w:val="1"/>
      </w:numPr>
      <w:spacing w:before="360" w:after="120"/>
      <w:ind w:hanging="756"/>
      <w:outlineLvl w:val="1"/>
    </w:pPr>
    <w:rPr>
      <w:rFonts w:asciiTheme="majorHAnsi" w:eastAsiaTheme="majorEastAsia" w:hAnsiTheme="majorHAnsi" w:cstheme="majorBidi"/>
      <w:b/>
      <w:bCs/>
      <w:color w:val="141313" w:themeColor="text1"/>
      <w:sz w:val="24"/>
      <w:szCs w:val="24"/>
    </w:rPr>
  </w:style>
  <w:style w:type="paragraph" w:styleId="Heading3">
    <w:name w:val="heading 3"/>
    <w:next w:val="Normal"/>
    <w:link w:val="Heading3Char"/>
    <w:unhideWhenUsed/>
    <w:qFormat/>
    <w:rsid w:val="00686F18"/>
    <w:pPr>
      <w:keepNext/>
      <w:keepLines/>
      <w:numPr>
        <w:ilvl w:val="2"/>
        <w:numId w:val="1"/>
      </w:numPr>
      <w:spacing w:before="280" w:after="120"/>
      <w:outlineLvl w:val="2"/>
    </w:pPr>
    <w:rPr>
      <w:rFonts w:asciiTheme="majorHAnsi" w:eastAsiaTheme="majorEastAsia" w:hAnsiTheme="majorHAnsi" w:cstheme="majorBidi"/>
      <w:b/>
      <w:bCs/>
      <w:color w:val="141313" w:themeColor="text1"/>
    </w:rPr>
  </w:style>
  <w:style w:type="paragraph" w:styleId="Heading4">
    <w:name w:val="heading 4"/>
    <w:basedOn w:val="Normal"/>
    <w:next w:val="Normal"/>
    <w:link w:val="Heading4Char"/>
    <w:unhideWhenUsed/>
    <w:qFormat/>
    <w:rsid w:val="00367685"/>
    <w:pPr>
      <w:keepNext/>
      <w:keepLines/>
      <w:numPr>
        <w:ilvl w:val="3"/>
        <w:numId w:val="1"/>
      </w:numPr>
      <w:spacing w:before="200" w:after="0"/>
      <w:outlineLvl w:val="3"/>
    </w:pPr>
    <w:rPr>
      <w:rFonts w:asciiTheme="majorHAnsi" w:eastAsiaTheme="majorEastAsia" w:hAnsiTheme="majorHAnsi" w:cstheme="majorBidi"/>
      <w:b/>
      <w:bCs/>
      <w:iCs/>
      <w:color w:val="auto"/>
      <w:sz w:val="20"/>
      <w:szCs w:val="20"/>
    </w:rPr>
  </w:style>
  <w:style w:type="paragraph" w:styleId="Heading5">
    <w:name w:val="heading 5"/>
    <w:basedOn w:val="Normal"/>
    <w:next w:val="Normal"/>
    <w:link w:val="Heading5Char"/>
    <w:unhideWhenUsed/>
    <w:qFormat/>
    <w:rsid w:val="00AE6DC4"/>
    <w:pPr>
      <w:keepNext/>
      <w:keepLines/>
      <w:numPr>
        <w:ilvl w:val="4"/>
        <w:numId w:val="1"/>
      </w:numPr>
      <w:spacing w:before="200" w:after="0"/>
      <w:outlineLvl w:val="4"/>
    </w:pPr>
    <w:rPr>
      <w:rFonts w:eastAsiaTheme="majorEastAsia" w:cstheme="majorBidi"/>
      <w:color w:val="004F5A" w:themeColor="accent1" w:themeShade="7F"/>
      <w:sz w:val="20"/>
    </w:rPr>
  </w:style>
  <w:style w:type="paragraph" w:styleId="Heading6">
    <w:name w:val="heading 6"/>
    <w:basedOn w:val="Normal"/>
    <w:next w:val="Normal"/>
    <w:link w:val="Heading6Char"/>
    <w:unhideWhenUsed/>
    <w:qFormat/>
    <w:rsid w:val="008C2E07"/>
    <w:pPr>
      <w:keepNext/>
      <w:keepLines/>
      <w:numPr>
        <w:ilvl w:val="5"/>
        <w:numId w:val="1"/>
      </w:numPr>
      <w:spacing w:before="200" w:after="0"/>
      <w:outlineLvl w:val="5"/>
    </w:pPr>
    <w:rPr>
      <w:rFonts w:asciiTheme="majorHAnsi" w:eastAsiaTheme="majorEastAsia" w:hAnsiTheme="majorHAnsi" w:cstheme="majorBidi"/>
      <w:i/>
      <w:iCs/>
      <w:color w:val="004F5A" w:themeColor="accent1" w:themeShade="7F"/>
    </w:rPr>
  </w:style>
  <w:style w:type="paragraph" w:styleId="Heading7">
    <w:name w:val="heading 7"/>
    <w:basedOn w:val="Normal"/>
    <w:next w:val="Normal"/>
    <w:link w:val="Heading7Char"/>
    <w:unhideWhenUsed/>
    <w:qFormat/>
    <w:rsid w:val="008C2E07"/>
    <w:pPr>
      <w:keepNext/>
      <w:keepLines/>
      <w:numPr>
        <w:ilvl w:val="6"/>
        <w:numId w:val="1"/>
      </w:numPr>
      <w:spacing w:before="200" w:after="0"/>
      <w:outlineLvl w:val="6"/>
    </w:pPr>
    <w:rPr>
      <w:rFonts w:asciiTheme="majorHAnsi" w:eastAsiaTheme="majorEastAsia" w:hAnsiTheme="majorHAnsi" w:cstheme="majorBidi"/>
      <w:i/>
      <w:iCs/>
      <w:color w:val="504C4C" w:themeColor="text1" w:themeTint="BF"/>
    </w:rPr>
  </w:style>
  <w:style w:type="paragraph" w:styleId="Heading8">
    <w:name w:val="heading 8"/>
    <w:basedOn w:val="Normal"/>
    <w:next w:val="Normal"/>
    <w:link w:val="Heading8Char"/>
    <w:unhideWhenUsed/>
    <w:qFormat/>
    <w:rsid w:val="008C2E07"/>
    <w:pPr>
      <w:keepNext/>
      <w:keepLines/>
      <w:numPr>
        <w:ilvl w:val="7"/>
        <w:numId w:val="1"/>
      </w:numPr>
      <w:spacing w:before="200" w:after="0"/>
      <w:outlineLvl w:val="7"/>
    </w:pPr>
    <w:rPr>
      <w:rFonts w:asciiTheme="majorHAnsi" w:eastAsiaTheme="majorEastAsia" w:hAnsiTheme="majorHAnsi" w:cstheme="majorBidi"/>
      <w:color w:val="504C4C" w:themeColor="text1" w:themeTint="BF"/>
      <w:sz w:val="20"/>
      <w:szCs w:val="20"/>
    </w:rPr>
  </w:style>
  <w:style w:type="paragraph" w:styleId="Heading9">
    <w:name w:val="heading 9"/>
    <w:basedOn w:val="Normal"/>
    <w:next w:val="Normal"/>
    <w:link w:val="Heading9Char"/>
    <w:unhideWhenUsed/>
    <w:qFormat/>
    <w:rsid w:val="008C2E07"/>
    <w:pPr>
      <w:keepNext/>
      <w:keepLines/>
      <w:numPr>
        <w:ilvl w:val="8"/>
        <w:numId w:val="1"/>
      </w:numPr>
      <w:spacing w:before="200" w:after="0"/>
      <w:outlineLvl w:val="8"/>
    </w:pPr>
    <w:rPr>
      <w:rFonts w:asciiTheme="majorHAnsi" w:eastAsiaTheme="majorEastAsia" w:hAnsiTheme="majorHAnsi" w:cstheme="majorBidi"/>
      <w:i/>
      <w:iCs/>
      <w:color w:val="504C4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18C9"/>
    <w:rPr>
      <w:rFonts w:asciiTheme="majorHAnsi" w:eastAsiaTheme="majorEastAsia" w:hAnsiTheme="majorHAnsi" w:cstheme="majorBidi"/>
      <w:b/>
      <w:bCs/>
      <w:color w:val="141313" w:themeColor="text1"/>
      <w:sz w:val="32"/>
      <w:szCs w:val="32"/>
    </w:rPr>
  </w:style>
  <w:style w:type="character" w:customStyle="1" w:styleId="Heading2Char">
    <w:name w:val="Heading 2 Char"/>
    <w:basedOn w:val="DefaultParagraphFont"/>
    <w:link w:val="Heading2"/>
    <w:rsid w:val="00EB62A7"/>
    <w:rPr>
      <w:rFonts w:asciiTheme="majorHAnsi" w:eastAsiaTheme="majorEastAsia" w:hAnsiTheme="majorHAnsi" w:cstheme="majorBidi"/>
      <w:b/>
      <w:bCs/>
      <w:color w:val="141313" w:themeColor="text1"/>
      <w:sz w:val="24"/>
      <w:szCs w:val="24"/>
    </w:rPr>
  </w:style>
  <w:style w:type="character" w:customStyle="1" w:styleId="Heading3Char">
    <w:name w:val="Heading 3 Char"/>
    <w:basedOn w:val="DefaultParagraphFont"/>
    <w:link w:val="Heading3"/>
    <w:qFormat/>
    <w:rsid w:val="00686F18"/>
    <w:rPr>
      <w:rFonts w:asciiTheme="majorHAnsi" w:eastAsiaTheme="majorEastAsia" w:hAnsiTheme="majorHAnsi" w:cstheme="majorBidi"/>
      <w:b/>
      <w:bCs/>
      <w:color w:val="141313" w:themeColor="text1"/>
    </w:rPr>
  </w:style>
  <w:style w:type="character" w:customStyle="1" w:styleId="Heading4Char">
    <w:name w:val="Heading 4 Char"/>
    <w:basedOn w:val="DefaultParagraphFont"/>
    <w:link w:val="Heading4"/>
    <w:rsid w:val="00367685"/>
    <w:rPr>
      <w:rFonts w:asciiTheme="majorHAnsi" w:eastAsiaTheme="majorEastAsia" w:hAnsiTheme="majorHAnsi" w:cstheme="majorBidi"/>
      <w:b/>
      <w:bCs/>
      <w:iCs/>
    </w:rPr>
  </w:style>
  <w:style w:type="character" w:customStyle="1" w:styleId="Heading5Char">
    <w:name w:val="Heading 5 Char"/>
    <w:basedOn w:val="DefaultParagraphFont"/>
    <w:link w:val="Heading5"/>
    <w:rsid w:val="00AE6DC4"/>
    <w:rPr>
      <w:rFonts w:ascii="Times New Roman" w:eastAsiaTheme="majorEastAsia" w:hAnsi="Times New Roman" w:cstheme="majorBidi"/>
      <w:color w:val="004F5A" w:themeColor="accent1" w:themeShade="7F"/>
      <w:szCs w:val="18"/>
    </w:rPr>
  </w:style>
  <w:style w:type="character" w:customStyle="1" w:styleId="Heading6Char">
    <w:name w:val="Heading 6 Char"/>
    <w:basedOn w:val="DefaultParagraphFont"/>
    <w:link w:val="Heading6"/>
    <w:rsid w:val="008C2E07"/>
    <w:rPr>
      <w:rFonts w:asciiTheme="majorHAnsi" w:eastAsiaTheme="majorEastAsia" w:hAnsiTheme="majorHAnsi" w:cstheme="majorBidi"/>
      <w:i/>
      <w:iCs/>
      <w:color w:val="004F5A" w:themeColor="accent1" w:themeShade="7F"/>
      <w:sz w:val="24"/>
      <w:szCs w:val="18"/>
    </w:rPr>
  </w:style>
  <w:style w:type="character" w:customStyle="1" w:styleId="Heading7Char">
    <w:name w:val="Heading 7 Char"/>
    <w:basedOn w:val="DefaultParagraphFont"/>
    <w:link w:val="Heading7"/>
    <w:rsid w:val="008C2E07"/>
    <w:rPr>
      <w:rFonts w:asciiTheme="majorHAnsi" w:eastAsiaTheme="majorEastAsia" w:hAnsiTheme="majorHAnsi" w:cstheme="majorBidi"/>
      <w:i/>
      <w:iCs/>
      <w:color w:val="504C4C" w:themeColor="text1" w:themeTint="BF"/>
      <w:sz w:val="24"/>
      <w:szCs w:val="18"/>
    </w:rPr>
  </w:style>
  <w:style w:type="character" w:customStyle="1" w:styleId="Heading8Char">
    <w:name w:val="Heading 8 Char"/>
    <w:basedOn w:val="DefaultParagraphFont"/>
    <w:link w:val="Heading8"/>
    <w:rsid w:val="008C2E07"/>
    <w:rPr>
      <w:rFonts w:asciiTheme="majorHAnsi" w:eastAsiaTheme="majorEastAsia" w:hAnsiTheme="majorHAnsi" w:cstheme="majorBidi"/>
      <w:color w:val="504C4C" w:themeColor="text1" w:themeTint="BF"/>
    </w:rPr>
  </w:style>
  <w:style w:type="character" w:customStyle="1" w:styleId="Heading9Char">
    <w:name w:val="Heading 9 Char"/>
    <w:basedOn w:val="DefaultParagraphFont"/>
    <w:link w:val="Heading9"/>
    <w:rsid w:val="008C2E07"/>
    <w:rPr>
      <w:rFonts w:asciiTheme="majorHAnsi" w:eastAsiaTheme="majorEastAsia" w:hAnsiTheme="majorHAnsi" w:cstheme="majorBidi"/>
      <w:i/>
      <w:iCs/>
      <w:color w:val="504C4C" w:themeColor="text1" w:themeTint="BF"/>
    </w:rPr>
  </w:style>
  <w:style w:type="paragraph" w:styleId="BalloonText">
    <w:name w:val="Balloon Text"/>
    <w:basedOn w:val="Normal"/>
    <w:link w:val="BalloonTextChar1"/>
    <w:unhideWhenUsed/>
    <w:rsid w:val="00194CC3"/>
    <w:pPr>
      <w:spacing w:after="0"/>
    </w:pPr>
    <w:rPr>
      <w:rFonts w:ascii="Lucida Grande" w:hAnsi="Lucida Grande" w:cs="Lucida Grande"/>
    </w:rPr>
  </w:style>
  <w:style w:type="character" w:customStyle="1" w:styleId="BalloonTextChar1">
    <w:name w:val="Balloon Text Char1"/>
    <w:basedOn w:val="DefaultParagraphFont"/>
    <w:link w:val="BalloonText"/>
    <w:uiPriority w:val="99"/>
    <w:rsid w:val="00194CC3"/>
    <w:rPr>
      <w:rFonts w:ascii="Lucida Grande" w:hAnsi="Lucida Grande" w:cs="Lucida Grande"/>
      <w:color w:val="141313" w:themeColor="text1"/>
      <w:sz w:val="18"/>
      <w:szCs w:val="18"/>
    </w:rPr>
  </w:style>
  <w:style w:type="character" w:customStyle="1" w:styleId="BalloonTextChar">
    <w:name w:val="Balloon Text Char"/>
    <w:basedOn w:val="DefaultParagraphFont"/>
    <w:uiPriority w:val="99"/>
    <w:rsid w:val="005A45B8"/>
    <w:rPr>
      <w:rFonts w:ascii="Lucida Grande" w:hAnsi="Lucida Grande" w:cs="Lucida Grande"/>
      <w:sz w:val="18"/>
      <w:szCs w:val="18"/>
    </w:rPr>
  </w:style>
  <w:style w:type="paragraph" w:styleId="MacroText">
    <w:name w:val="macro"/>
    <w:link w:val="MacroTextChar"/>
    <w:rsid w:val="00F54436"/>
    <w:pPr>
      <w:tabs>
        <w:tab w:val="left" w:pos="576"/>
        <w:tab w:val="left" w:pos="1152"/>
        <w:tab w:val="left" w:pos="1728"/>
        <w:tab w:val="left" w:pos="2304"/>
        <w:tab w:val="left" w:pos="2880"/>
        <w:tab w:val="left" w:pos="3456"/>
        <w:tab w:val="left" w:pos="4032"/>
      </w:tabs>
    </w:pPr>
    <w:rPr>
      <w:rFonts w:ascii="Courier" w:hAnsi="Courier"/>
      <w:color w:val="504C4C" w:themeColor="text1" w:themeTint="BF"/>
      <w:sz w:val="16"/>
    </w:rPr>
  </w:style>
  <w:style w:type="character" w:customStyle="1" w:styleId="MacroTextChar">
    <w:name w:val="Macro Text Char"/>
    <w:basedOn w:val="DefaultParagraphFont"/>
    <w:link w:val="MacroText"/>
    <w:rsid w:val="00F54436"/>
    <w:rPr>
      <w:rFonts w:ascii="Courier" w:hAnsi="Courier"/>
      <w:color w:val="504C4C" w:themeColor="text1" w:themeTint="BF"/>
      <w:sz w:val="16"/>
    </w:rPr>
  </w:style>
  <w:style w:type="paragraph" w:styleId="Title">
    <w:name w:val="Title"/>
    <w:next w:val="Normal"/>
    <w:link w:val="TitleChar"/>
    <w:uiPriority w:val="10"/>
    <w:qFormat/>
    <w:rsid w:val="00513ED9"/>
    <w:pPr>
      <w:spacing w:after="300"/>
      <w:contextualSpacing/>
    </w:pPr>
    <w:rPr>
      <w:rFonts w:asciiTheme="majorHAnsi" w:eastAsiaTheme="majorEastAsia" w:hAnsiTheme="majorHAnsi" w:cstheme="majorBidi"/>
      <w:color w:val="141313" w:themeColor="text1"/>
      <w:spacing w:val="5"/>
      <w:kern w:val="28"/>
      <w:sz w:val="40"/>
      <w:szCs w:val="40"/>
    </w:rPr>
  </w:style>
  <w:style w:type="character" w:customStyle="1" w:styleId="TitleChar">
    <w:name w:val="Title Char"/>
    <w:basedOn w:val="DefaultParagraphFont"/>
    <w:link w:val="Title"/>
    <w:uiPriority w:val="10"/>
    <w:rsid w:val="00513ED9"/>
    <w:rPr>
      <w:rFonts w:asciiTheme="majorHAnsi" w:eastAsiaTheme="majorEastAsia" w:hAnsiTheme="majorHAnsi" w:cstheme="majorBidi"/>
      <w:color w:val="141313" w:themeColor="text1"/>
      <w:spacing w:val="5"/>
      <w:kern w:val="28"/>
      <w:sz w:val="40"/>
      <w:szCs w:val="40"/>
    </w:rPr>
  </w:style>
  <w:style w:type="paragraph" w:styleId="Header">
    <w:name w:val="header"/>
    <w:basedOn w:val="Normal"/>
    <w:link w:val="HeaderChar"/>
    <w:unhideWhenUsed/>
    <w:rsid w:val="00FB2274"/>
    <w:pPr>
      <w:tabs>
        <w:tab w:val="center" w:pos="4320"/>
        <w:tab w:val="right" w:pos="9360"/>
      </w:tabs>
      <w:spacing w:after="0"/>
    </w:pPr>
    <w:rPr>
      <w:rFonts w:asciiTheme="minorHAnsi" w:hAnsiTheme="minorHAnsi"/>
      <w:sz w:val="16"/>
    </w:rPr>
  </w:style>
  <w:style w:type="character" w:customStyle="1" w:styleId="HeaderChar">
    <w:name w:val="Header Char"/>
    <w:basedOn w:val="DefaultParagraphFont"/>
    <w:link w:val="Header"/>
    <w:uiPriority w:val="99"/>
    <w:rsid w:val="00FB2274"/>
    <w:rPr>
      <w:color w:val="141313" w:themeColor="text1"/>
      <w:sz w:val="16"/>
      <w:szCs w:val="18"/>
    </w:rPr>
  </w:style>
  <w:style w:type="paragraph" w:styleId="Footer">
    <w:name w:val="footer"/>
    <w:basedOn w:val="Normal"/>
    <w:link w:val="FooterChar"/>
    <w:uiPriority w:val="99"/>
    <w:unhideWhenUsed/>
    <w:rsid w:val="00FB2274"/>
    <w:pPr>
      <w:tabs>
        <w:tab w:val="center" w:pos="4320"/>
        <w:tab w:val="right" w:pos="9360"/>
      </w:tabs>
      <w:spacing w:after="0"/>
    </w:pPr>
    <w:rPr>
      <w:rFonts w:asciiTheme="minorHAnsi" w:hAnsiTheme="minorHAnsi"/>
      <w:sz w:val="16"/>
    </w:rPr>
  </w:style>
  <w:style w:type="character" w:customStyle="1" w:styleId="FooterChar">
    <w:name w:val="Footer Char"/>
    <w:basedOn w:val="DefaultParagraphFont"/>
    <w:link w:val="Footer"/>
    <w:uiPriority w:val="99"/>
    <w:rsid w:val="00FB2274"/>
    <w:rPr>
      <w:color w:val="141313" w:themeColor="text1"/>
      <w:sz w:val="16"/>
      <w:szCs w:val="18"/>
    </w:rPr>
  </w:style>
  <w:style w:type="character" w:styleId="Hyperlink">
    <w:name w:val="Hyperlink"/>
    <w:aliases w:val="超级链接"/>
    <w:basedOn w:val="DefaultParagraphFont"/>
    <w:uiPriority w:val="99"/>
    <w:unhideWhenUsed/>
    <w:rsid w:val="00893099"/>
    <w:rPr>
      <w:color w:val="00899F" w:themeColor="hyperlink"/>
      <w:u w:val="single"/>
    </w:rPr>
  </w:style>
  <w:style w:type="paragraph" w:styleId="ListParagraph">
    <w:name w:val="List Paragraph"/>
    <w:aliases w:val="Equipment,Figure_name,Numbered Indented Text,List Paragraph Char Char Char,List Paragraph Char Char,Bullet 1,List Paragraph1,b1,Alpha List Paragraph,Ref,lp1,List Paragraph11,Bullet List,List - bullets,Use Case List Paragraph Char"/>
    <w:basedOn w:val="Normal"/>
    <w:link w:val="ListParagraphChar"/>
    <w:uiPriority w:val="34"/>
    <w:qFormat/>
    <w:rsid w:val="00C518C9"/>
    <w:pPr>
      <w:ind w:left="720"/>
      <w:contextualSpacing/>
    </w:pPr>
  </w:style>
  <w:style w:type="character" w:customStyle="1" w:styleId="ListParagraphChar">
    <w:name w:val="List Paragraph Char"/>
    <w:aliases w:val="Equipment Char,Figure_name Char,Numbered Indented Text Char,List Paragraph Char Char Char Char,List Paragraph Char Char Char1,Bullet 1 Char,List Paragraph1 Char,b1 Char,Alpha List Paragraph Char,Ref Char,lp1 Char,Bullet List Char"/>
    <w:basedOn w:val="DefaultParagraphFont"/>
    <w:link w:val="ListParagraph"/>
    <w:uiPriority w:val="34"/>
    <w:qFormat/>
    <w:rsid w:val="00AC55F3"/>
    <w:rPr>
      <w:rFonts w:ascii="Times New Roman" w:hAnsi="Times New Roman"/>
      <w:color w:val="141313" w:themeColor="text1"/>
      <w:sz w:val="24"/>
      <w:szCs w:val="18"/>
    </w:rPr>
  </w:style>
  <w:style w:type="paragraph" w:styleId="Caption">
    <w:name w:val="caption"/>
    <w:aliases w:val="Caption below"/>
    <w:basedOn w:val="Normal"/>
    <w:next w:val="Normal"/>
    <w:link w:val="CaptionChar"/>
    <w:unhideWhenUsed/>
    <w:qFormat/>
    <w:rsid w:val="00056851"/>
    <w:pPr>
      <w:spacing w:before="120" w:after="240"/>
      <w:jc w:val="center"/>
    </w:pPr>
    <w:rPr>
      <w:rFonts w:asciiTheme="minorHAnsi" w:hAnsiTheme="minorHAnsi"/>
      <w:sz w:val="20"/>
      <w:szCs w:val="16"/>
    </w:rPr>
  </w:style>
  <w:style w:type="character" w:customStyle="1" w:styleId="CaptionChar">
    <w:name w:val="Caption Char"/>
    <w:aliases w:val="Caption below Char"/>
    <w:basedOn w:val="DefaultParagraphFont"/>
    <w:link w:val="Caption"/>
    <w:qFormat/>
    <w:rsid w:val="002D551F"/>
    <w:rPr>
      <w:color w:val="141313" w:themeColor="text1"/>
      <w:szCs w:val="16"/>
    </w:rPr>
  </w:style>
  <w:style w:type="paragraph" w:styleId="PlainText">
    <w:name w:val="Plain Text"/>
    <w:basedOn w:val="Normal"/>
    <w:link w:val="PlainTextChar"/>
    <w:uiPriority w:val="99"/>
    <w:unhideWhenUsed/>
    <w:qFormat/>
    <w:rsid w:val="007F42BB"/>
    <w:pPr>
      <w:spacing w:after="0"/>
    </w:pPr>
    <w:rPr>
      <w:rFonts w:ascii="Courier" w:hAnsi="Courier"/>
      <w:sz w:val="18"/>
      <w:szCs w:val="21"/>
    </w:rPr>
  </w:style>
  <w:style w:type="character" w:customStyle="1" w:styleId="PlainTextChar">
    <w:name w:val="Plain Text Char"/>
    <w:basedOn w:val="DefaultParagraphFont"/>
    <w:link w:val="PlainText"/>
    <w:uiPriority w:val="99"/>
    <w:rsid w:val="007F42BB"/>
    <w:rPr>
      <w:rFonts w:ascii="Courier" w:hAnsi="Courier"/>
      <w:color w:val="141313" w:themeColor="text1"/>
      <w:sz w:val="18"/>
      <w:szCs w:val="21"/>
    </w:rPr>
  </w:style>
  <w:style w:type="table" w:styleId="TableGrid">
    <w:name w:val="Table Grid"/>
    <w:basedOn w:val="TableNormal"/>
    <w:uiPriority w:val="39"/>
    <w:qFormat/>
    <w:rsid w:val="00EB1C43"/>
    <w:rPr>
      <w:sz w:val="18"/>
      <w:szCs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jc w:val="center"/>
    </w:trPr>
    <w:tcPr>
      <w:shd w:val="clear" w:color="auto" w:fill="auto"/>
      <w:vAlign w:val="center"/>
    </w:tcPr>
  </w:style>
  <w:style w:type="paragraph" w:styleId="TOC1">
    <w:name w:val="toc 1"/>
    <w:basedOn w:val="Normal"/>
    <w:next w:val="Normal"/>
    <w:autoRedefine/>
    <w:uiPriority w:val="39"/>
    <w:unhideWhenUsed/>
    <w:qFormat/>
    <w:rsid w:val="00EB145A"/>
    <w:pPr>
      <w:tabs>
        <w:tab w:val="right" w:leader="dot" w:pos="10348"/>
      </w:tabs>
      <w:spacing w:before="120" w:after="0" w:line="440" w:lineRule="exact"/>
      <w:jc w:val="both"/>
    </w:pPr>
    <w:rPr>
      <w:rFonts w:asciiTheme="minorHAnsi" w:hAnsiTheme="minorHAnsi" w:cstheme="minorHAnsi"/>
      <w:b/>
      <w:sz w:val="20"/>
      <w:szCs w:val="24"/>
    </w:rPr>
  </w:style>
  <w:style w:type="paragraph" w:styleId="TOC2">
    <w:name w:val="toc 2"/>
    <w:basedOn w:val="Normal"/>
    <w:next w:val="Normal"/>
    <w:autoRedefine/>
    <w:uiPriority w:val="39"/>
    <w:unhideWhenUsed/>
    <w:qFormat/>
    <w:rsid w:val="00EB145A"/>
    <w:pPr>
      <w:tabs>
        <w:tab w:val="left" w:pos="897"/>
        <w:tab w:val="right" w:leader="dot" w:pos="10348"/>
      </w:tabs>
      <w:spacing w:before="60" w:after="0"/>
      <w:ind w:left="432"/>
    </w:pPr>
    <w:rPr>
      <w:rFonts w:asciiTheme="minorHAnsi" w:hAnsiTheme="minorHAnsi" w:cstheme="minorHAnsi"/>
      <w:sz w:val="20"/>
      <w:szCs w:val="22"/>
    </w:rPr>
  </w:style>
  <w:style w:type="paragraph" w:styleId="TOC3">
    <w:name w:val="toc 3"/>
    <w:basedOn w:val="Normal"/>
    <w:next w:val="Normal"/>
    <w:autoRedefine/>
    <w:uiPriority w:val="39"/>
    <w:unhideWhenUsed/>
    <w:qFormat/>
    <w:rsid w:val="00C76C2A"/>
    <w:pPr>
      <w:tabs>
        <w:tab w:val="left" w:pos="1464"/>
        <w:tab w:val="right" w:leader="dot" w:pos="10348"/>
      </w:tabs>
      <w:spacing w:before="60" w:after="0"/>
      <w:ind w:left="864"/>
    </w:pPr>
    <w:rPr>
      <w:rFonts w:asciiTheme="minorHAnsi" w:hAnsiTheme="minorHAnsi" w:cstheme="minorHAnsi"/>
      <w:sz w:val="20"/>
      <w:szCs w:val="22"/>
    </w:rPr>
  </w:style>
  <w:style w:type="paragraph" w:styleId="TableofFigures">
    <w:name w:val="table of figures"/>
    <w:aliases w:val="List of Figures,Tables"/>
    <w:basedOn w:val="Normal"/>
    <w:next w:val="Normal"/>
    <w:uiPriority w:val="99"/>
    <w:unhideWhenUsed/>
    <w:qFormat/>
    <w:rsid w:val="00040AE3"/>
    <w:pPr>
      <w:spacing w:before="60"/>
      <w:ind w:left="360" w:hanging="360"/>
    </w:pPr>
    <w:rPr>
      <w:rFonts w:asciiTheme="minorHAnsi" w:hAnsiTheme="minorHAnsi"/>
      <w:sz w:val="20"/>
    </w:rPr>
  </w:style>
  <w:style w:type="paragraph" w:styleId="TOCHeading">
    <w:name w:val="TOC Heading"/>
    <w:next w:val="Normal"/>
    <w:uiPriority w:val="39"/>
    <w:unhideWhenUsed/>
    <w:qFormat/>
    <w:rsid w:val="00EA5109"/>
    <w:pPr>
      <w:spacing w:after="120"/>
    </w:pPr>
    <w:rPr>
      <w:rFonts w:asciiTheme="majorHAnsi" w:eastAsiaTheme="majorEastAsia" w:hAnsiTheme="majorHAnsi" w:cstheme="majorBidi"/>
      <w:b/>
      <w:bCs/>
      <w:sz w:val="28"/>
      <w:szCs w:val="32"/>
    </w:rPr>
  </w:style>
  <w:style w:type="character" w:styleId="Strong">
    <w:name w:val="Strong"/>
    <w:basedOn w:val="DefaultParagraphFont"/>
    <w:uiPriority w:val="22"/>
    <w:qFormat/>
    <w:rsid w:val="0030303C"/>
    <w:rPr>
      <w:b/>
      <w:bCs/>
    </w:rPr>
  </w:style>
  <w:style w:type="character" w:styleId="Emphasis">
    <w:name w:val="Emphasis"/>
    <w:basedOn w:val="DefaultParagraphFont"/>
    <w:uiPriority w:val="20"/>
    <w:qFormat/>
    <w:rsid w:val="0030303C"/>
    <w:rPr>
      <w:i/>
      <w:iCs/>
    </w:rPr>
  </w:style>
  <w:style w:type="paragraph" w:styleId="BodyText">
    <w:name w:val="Body Text"/>
    <w:basedOn w:val="Normal"/>
    <w:link w:val="BodyTextChar"/>
    <w:uiPriority w:val="99"/>
    <w:unhideWhenUsed/>
    <w:rsid w:val="00EB1C43"/>
    <w:pPr>
      <w:spacing w:after="120"/>
    </w:pPr>
  </w:style>
  <w:style w:type="character" w:customStyle="1" w:styleId="BodyTextChar">
    <w:name w:val="Body Text Char"/>
    <w:basedOn w:val="DefaultParagraphFont"/>
    <w:link w:val="BodyText"/>
    <w:uiPriority w:val="99"/>
    <w:rsid w:val="00EB1C43"/>
    <w:rPr>
      <w:rFonts w:ascii="Georgia" w:hAnsi="Georgia"/>
      <w:color w:val="141313" w:themeColor="text1"/>
      <w:sz w:val="18"/>
      <w:szCs w:val="18"/>
    </w:rPr>
  </w:style>
  <w:style w:type="paragraph" w:styleId="BodyText2">
    <w:name w:val="Body Text 2"/>
    <w:basedOn w:val="Normal"/>
    <w:link w:val="BodyText2Char"/>
    <w:uiPriority w:val="99"/>
    <w:unhideWhenUsed/>
    <w:rsid w:val="00EB1C43"/>
    <w:pPr>
      <w:spacing w:after="120" w:line="480" w:lineRule="auto"/>
    </w:pPr>
  </w:style>
  <w:style w:type="character" w:customStyle="1" w:styleId="BodyText2Char">
    <w:name w:val="Body Text 2 Char"/>
    <w:basedOn w:val="DefaultParagraphFont"/>
    <w:link w:val="BodyText2"/>
    <w:uiPriority w:val="99"/>
    <w:rsid w:val="00EB1C43"/>
    <w:rPr>
      <w:rFonts w:ascii="Georgia" w:hAnsi="Georgia"/>
      <w:color w:val="141313" w:themeColor="text1"/>
      <w:sz w:val="18"/>
      <w:szCs w:val="18"/>
    </w:rPr>
  </w:style>
  <w:style w:type="paragraph" w:styleId="BodyText3">
    <w:name w:val="Body Text 3"/>
    <w:basedOn w:val="Normal"/>
    <w:link w:val="BodyText3Char"/>
    <w:uiPriority w:val="99"/>
    <w:unhideWhenUsed/>
    <w:rsid w:val="00EB1C43"/>
    <w:pPr>
      <w:spacing w:after="120"/>
    </w:pPr>
    <w:rPr>
      <w:sz w:val="16"/>
      <w:szCs w:val="16"/>
    </w:rPr>
  </w:style>
  <w:style w:type="character" w:customStyle="1" w:styleId="BodyText3Char">
    <w:name w:val="Body Text 3 Char"/>
    <w:basedOn w:val="DefaultParagraphFont"/>
    <w:link w:val="BodyText3"/>
    <w:uiPriority w:val="99"/>
    <w:rsid w:val="00EB1C43"/>
    <w:rPr>
      <w:rFonts w:ascii="Georgia" w:hAnsi="Georgia"/>
      <w:color w:val="141313" w:themeColor="text1"/>
      <w:sz w:val="16"/>
      <w:szCs w:val="16"/>
    </w:rPr>
  </w:style>
  <w:style w:type="paragraph" w:styleId="BlockText">
    <w:name w:val="Block Text"/>
    <w:basedOn w:val="Normal"/>
    <w:uiPriority w:val="99"/>
    <w:unhideWhenUsed/>
    <w:rsid w:val="00EB1C43"/>
    <w:pPr>
      <w:pBdr>
        <w:top w:val="single" w:sz="2" w:space="10" w:color="00A0B6" w:themeColor="accent1" w:shadow="1" w:frame="1"/>
        <w:left w:val="single" w:sz="2" w:space="10" w:color="00A0B6" w:themeColor="accent1" w:shadow="1" w:frame="1"/>
        <w:bottom w:val="single" w:sz="2" w:space="10" w:color="00A0B6" w:themeColor="accent1" w:shadow="1" w:frame="1"/>
        <w:right w:val="single" w:sz="2" w:space="10" w:color="00A0B6" w:themeColor="accent1" w:shadow="1" w:frame="1"/>
      </w:pBdr>
      <w:ind w:left="1152" w:right="1152"/>
    </w:pPr>
    <w:rPr>
      <w:rFonts w:asciiTheme="minorHAnsi" w:hAnsiTheme="minorHAnsi"/>
      <w:i/>
      <w:iCs/>
      <w:color w:val="00A0B6" w:themeColor="accent1"/>
    </w:rPr>
  </w:style>
  <w:style w:type="paragraph" w:styleId="NoSpacing">
    <w:name w:val="No Spacing"/>
    <w:aliases w:val="Table Text"/>
    <w:link w:val="NoSpacingChar"/>
    <w:uiPriority w:val="1"/>
    <w:qFormat/>
    <w:rsid w:val="00CB6716"/>
    <w:rPr>
      <w:rFonts w:ascii="Times New Roman" w:hAnsi="Times New Roman"/>
      <w:color w:val="141313" w:themeColor="text1"/>
      <w:sz w:val="22"/>
      <w:szCs w:val="18"/>
    </w:rPr>
  </w:style>
  <w:style w:type="paragraph" w:customStyle="1" w:styleId="TableCaption">
    <w:name w:val="Table Caption"/>
    <w:basedOn w:val="Caption"/>
    <w:qFormat/>
    <w:rsid w:val="00524B91"/>
    <w:pPr>
      <w:keepNext/>
      <w:spacing w:before="360"/>
    </w:pPr>
  </w:style>
  <w:style w:type="paragraph" w:customStyle="1" w:styleId="FigureCaption">
    <w:name w:val="Figure Caption"/>
    <w:basedOn w:val="Caption"/>
    <w:qFormat/>
    <w:rsid w:val="00DD5657"/>
    <w:rPr>
      <w:rFonts w:ascii="Times New Roman" w:hAnsi="Times New Roman"/>
      <w:b/>
    </w:rPr>
  </w:style>
  <w:style w:type="character" w:styleId="FollowedHyperlink">
    <w:name w:val="FollowedHyperlink"/>
    <w:basedOn w:val="DefaultParagraphFont"/>
    <w:unhideWhenUsed/>
    <w:rsid w:val="00EC648D"/>
    <w:rPr>
      <w:color w:val="595959" w:themeColor="followedHyperlink"/>
      <w:u w:val="single"/>
    </w:rPr>
  </w:style>
  <w:style w:type="paragraph" w:customStyle="1" w:styleId="Hyperlink1">
    <w:name w:val="Hyperlink1"/>
    <w:basedOn w:val="Normal"/>
    <w:qFormat/>
    <w:rsid w:val="00EC648D"/>
    <w:pPr>
      <w:spacing w:after="0"/>
    </w:pPr>
    <w:rPr>
      <w:color w:val="00A0B6" w:themeColor="accent1"/>
    </w:rPr>
  </w:style>
  <w:style w:type="paragraph" w:styleId="DocumentMap">
    <w:name w:val="Document Map"/>
    <w:basedOn w:val="Normal"/>
    <w:link w:val="DocumentMapChar"/>
    <w:unhideWhenUsed/>
    <w:rsid w:val="00452673"/>
    <w:pPr>
      <w:spacing w:after="0"/>
    </w:pPr>
    <w:rPr>
      <w:rFonts w:ascii="Lucida Grande" w:hAnsi="Lucida Grande" w:cs="Lucida Grande"/>
      <w:szCs w:val="24"/>
    </w:rPr>
  </w:style>
  <w:style w:type="character" w:customStyle="1" w:styleId="DocumentMapChar">
    <w:name w:val="Document Map Char"/>
    <w:basedOn w:val="DefaultParagraphFont"/>
    <w:link w:val="DocumentMap"/>
    <w:uiPriority w:val="99"/>
    <w:rsid w:val="00452673"/>
    <w:rPr>
      <w:rFonts w:ascii="Lucida Grande" w:hAnsi="Lucida Grande" w:cs="Lucida Grande"/>
      <w:color w:val="141313" w:themeColor="text1"/>
      <w:sz w:val="24"/>
      <w:szCs w:val="24"/>
    </w:rPr>
  </w:style>
  <w:style w:type="paragraph" w:styleId="FootnoteText">
    <w:name w:val="footnote text"/>
    <w:basedOn w:val="Normal"/>
    <w:link w:val="FootnoteTextChar"/>
    <w:uiPriority w:val="99"/>
    <w:semiHidden/>
    <w:unhideWhenUsed/>
    <w:rsid w:val="00CF61D4"/>
    <w:pPr>
      <w:spacing w:after="0"/>
    </w:pPr>
    <w:rPr>
      <w:sz w:val="20"/>
      <w:szCs w:val="20"/>
    </w:rPr>
  </w:style>
  <w:style w:type="character" w:customStyle="1" w:styleId="FootnoteTextChar">
    <w:name w:val="Footnote Text Char"/>
    <w:basedOn w:val="DefaultParagraphFont"/>
    <w:link w:val="FootnoteText"/>
    <w:uiPriority w:val="99"/>
    <w:semiHidden/>
    <w:rsid w:val="00CF61D4"/>
    <w:rPr>
      <w:rFonts w:ascii="Times New Roman" w:hAnsi="Times New Roman"/>
      <w:color w:val="141313" w:themeColor="text1"/>
    </w:rPr>
  </w:style>
  <w:style w:type="character" w:styleId="FootnoteReference">
    <w:name w:val="footnote reference"/>
    <w:basedOn w:val="DefaultParagraphFont"/>
    <w:uiPriority w:val="99"/>
    <w:semiHidden/>
    <w:unhideWhenUsed/>
    <w:rsid w:val="00CF61D4"/>
    <w:rPr>
      <w:vertAlign w:val="superscript"/>
    </w:rPr>
  </w:style>
  <w:style w:type="character" w:styleId="CommentReference">
    <w:name w:val="annotation reference"/>
    <w:basedOn w:val="DefaultParagraphFont"/>
    <w:uiPriority w:val="99"/>
    <w:unhideWhenUsed/>
    <w:qFormat/>
    <w:rsid w:val="00DF1F86"/>
    <w:rPr>
      <w:sz w:val="16"/>
      <w:szCs w:val="16"/>
    </w:rPr>
  </w:style>
  <w:style w:type="paragraph" w:styleId="CommentText">
    <w:name w:val="annotation text"/>
    <w:basedOn w:val="Normal"/>
    <w:link w:val="CommentTextChar"/>
    <w:uiPriority w:val="99"/>
    <w:unhideWhenUsed/>
    <w:qFormat/>
    <w:rsid w:val="00DF1F86"/>
    <w:rPr>
      <w:sz w:val="20"/>
      <w:szCs w:val="20"/>
    </w:rPr>
  </w:style>
  <w:style w:type="character" w:customStyle="1" w:styleId="CommentTextChar">
    <w:name w:val="Comment Text Char"/>
    <w:basedOn w:val="DefaultParagraphFont"/>
    <w:link w:val="CommentText"/>
    <w:uiPriority w:val="99"/>
    <w:qFormat/>
    <w:rsid w:val="00DF1F86"/>
    <w:rPr>
      <w:rFonts w:ascii="Times New Roman" w:hAnsi="Times New Roman"/>
      <w:color w:val="141313" w:themeColor="text1"/>
    </w:rPr>
  </w:style>
  <w:style w:type="paragraph" w:styleId="CommentSubject">
    <w:name w:val="annotation subject"/>
    <w:basedOn w:val="CommentText"/>
    <w:next w:val="CommentText"/>
    <w:link w:val="CommentSubjectChar"/>
    <w:unhideWhenUsed/>
    <w:rsid w:val="00DF1F86"/>
    <w:rPr>
      <w:b/>
      <w:bCs/>
    </w:rPr>
  </w:style>
  <w:style w:type="character" w:customStyle="1" w:styleId="CommentSubjectChar">
    <w:name w:val="Comment Subject Char"/>
    <w:basedOn w:val="CommentTextChar"/>
    <w:link w:val="CommentSubject"/>
    <w:uiPriority w:val="99"/>
    <w:rsid w:val="00DF1F86"/>
    <w:rPr>
      <w:rFonts w:ascii="Times New Roman" w:hAnsi="Times New Roman"/>
      <w:b/>
      <w:bCs/>
      <w:color w:val="141313" w:themeColor="text1"/>
    </w:rPr>
  </w:style>
  <w:style w:type="paragraph" w:customStyle="1" w:styleId="Tablehead">
    <w:name w:val="Table_head"/>
    <w:basedOn w:val="Normal"/>
    <w:next w:val="Tabletext"/>
    <w:rsid w:val="008F710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cs="Times New Roman"/>
      <w:b/>
      <w:color w:val="auto"/>
      <w:sz w:val="22"/>
      <w:szCs w:val="20"/>
      <w:lang w:val="en-GB" w:eastAsia="en-US"/>
    </w:rPr>
  </w:style>
  <w:style w:type="paragraph" w:customStyle="1" w:styleId="Tabletext">
    <w:name w:val="Table_text"/>
    <w:basedOn w:val="Normal"/>
    <w:rsid w:val="008F710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cs="Times New Roman"/>
      <w:color w:val="auto"/>
      <w:sz w:val="22"/>
      <w:szCs w:val="20"/>
      <w:lang w:val="en-GB" w:eastAsia="en-US"/>
    </w:rPr>
  </w:style>
  <w:style w:type="paragraph" w:customStyle="1" w:styleId="TableNoTitle">
    <w:name w:val="Table_NoTitle"/>
    <w:basedOn w:val="Normal"/>
    <w:next w:val="Tablehead"/>
    <w:rsid w:val="008F7104"/>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eastAsia="Times New Roman" w:cs="Times New Roman"/>
      <w:b/>
      <w:color w:val="auto"/>
      <w:szCs w:val="20"/>
      <w:lang w:val="en-GB" w:eastAsia="en-US"/>
    </w:rPr>
  </w:style>
  <w:style w:type="paragraph" w:styleId="ListBullet">
    <w:name w:val="List Bullet"/>
    <w:basedOn w:val="Normal"/>
    <w:rsid w:val="00350974"/>
    <w:pPr>
      <w:numPr>
        <w:numId w:val="2"/>
      </w:numPr>
      <w:spacing w:before="120" w:after="0"/>
    </w:pPr>
    <w:rPr>
      <w:rFonts w:ascii="Arial" w:eastAsia="Times New Roman" w:hAnsi="Arial" w:cs="Times New Roman"/>
      <w:color w:val="auto"/>
      <w:sz w:val="20"/>
      <w:szCs w:val="24"/>
      <w:lang w:eastAsia="en-US"/>
    </w:rPr>
  </w:style>
  <w:style w:type="paragraph" w:styleId="ListBullet2">
    <w:name w:val="List Bullet 2"/>
    <w:basedOn w:val="Normal"/>
    <w:rsid w:val="00350974"/>
    <w:pPr>
      <w:tabs>
        <w:tab w:val="num" w:pos="720"/>
      </w:tabs>
      <w:spacing w:before="120" w:after="0"/>
      <w:ind w:left="720" w:hanging="360"/>
    </w:pPr>
    <w:rPr>
      <w:rFonts w:ascii="Arial" w:eastAsia="Times New Roman" w:hAnsi="Arial" w:cs="Times New Roman"/>
      <w:color w:val="auto"/>
      <w:sz w:val="20"/>
      <w:szCs w:val="24"/>
      <w:lang w:eastAsia="en-US"/>
    </w:rPr>
  </w:style>
  <w:style w:type="paragraph" w:styleId="ListBullet3">
    <w:name w:val="List Bullet 3"/>
    <w:basedOn w:val="Normal"/>
    <w:rsid w:val="00350974"/>
    <w:pPr>
      <w:tabs>
        <w:tab w:val="num" w:pos="1080"/>
      </w:tabs>
      <w:spacing w:before="120" w:after="0"/>
      <w:ind w:left="1080" w:hanging="360"/>
    </w:pPr>
    <w:rPr>
      <w:rFonts w:ascii="Arial" w:eastAsia="Times New Roman" w:hAnsi="Arial" w:cs="Times New Roman"/>
      <w:color w:val="auto"/>
      <w:sz w:val="20"/>
      <w:szCs w:val="24"/>
      <w:lang w:eastAsia="en-US"/>
    </w:rPr>
  </w:style>
  <w:style w:type="paragraph" w:styleId="ListBullet4">
    <w:name w:val="List Bullet 4"/>
    <w:basedOn w:val="Normal"/>
    <w:rsid w:val="00350974"/>
    <w:pPr>
      <w:tabs>
        <w:tab w:val="num" w:pos="1440"/>
      </w:tabs>
      <w:spacing w:before="120" w:after="0"/>
      <w:ind w:left="1440" w:hanging="360"/>
    </w:pPr>
    <w:rPr>
      <w:rFonts w:ascii="Arial" w:eastAsia="Times New Roman" w:hAnsi="Arial" w:cs="Times New Roman"/>
      <w:color w:val="auto"/>
      <w:sz w:val="20"/>
      <w:szCs w:val="24"/>
      <w:lang w:eastAsia="en-US"/>
    </w:rPr>
  </w:style>
  <w:style w:type="paragraph" w:styleId="ListBullet5">
    <w:name w:val="List Bullet 5"/>
    <w:basedOn w:val="Normal"/>
    <w:rsid w:val="00350974"/>
    <w:pPr>
      <w:tabs>
        <w:tab w:val="num" w:pos="1800"/>
      </w:tabs>
      <w:spacing w:before="120" w:after="0"/>
      <w:ind w:left="1800" w:hanging="360"/>
    </w:pPr>
    <w:rPr>
      <w:rFonts w:ascii="Arial" w:eastAsia="Times New Roman" w:hAnsi="Arial" w:cs="Times New Roman"/>
      <w:color w:val="auto"/>
      <w:sz w:val="20"/>
      <w:szCs w:val="24"/>
      <w:lang w:eastAsia="en-US"/>
    </w:rPr>
  </w:style>
  <w:style w:type="paragraph" w:styleId="TOC4">
    <w:name w:val="toc 4"/>
    <w:basedOn w:val="Normal"/>
    <w:next w:val="Normal"/>
    <w:autoRedefine/>
    <w:uiPriority w:val="39"/>
    <w:unhideWhenUsed/>
    <w:rsid w:val="00C76C2A"/>
    <w:pPr>
      <w:tabs>
        <w:tab w:val="left" w:pos="2127"/>
        <w:tab w:val="right" w:leader="dot" w:pos="10348"/>
      </w:tabs>
      <w:spacing w:after="100" w:line="276" w:lineRule="auto"/>
      <w:ind w:left="1134"/>
    </w:pPr>
    <w:rPr>
      <w:rFonts w:asciiTheme="minorHAnsi" w:hAnsiTheme="minorHAnsi"/>
      <w:noProof/>
      <w:color w:val="auto"/>
      <w:sz w:val="20"/>
      <w:szCs w:val="22"/>
      <w:lang w:val="de-DE" w:eastAsia="de-DE"/>
    </w:rPr>
  </w:style>
  <w:style w:type="paragraph" w:styleId="TOC5">
    <w:name w:val="toc 5"/>
    <w:basedOn w:val="Normal"/>
    <w:next w:val="Normal"/>
    <w:autoRedefine/>
    <w:uiPriority w:val="39"/>
    <w:unhideWhenUsed/>
    <w:rsid w:val="00530021"/>
    <w:pPr>
      <w:spacing w:after="100" w:line="276" w:lineRule="auto"/>
      <w:ind w:left="880"/>
    </w:pPr>
    <w:rPr>
      <w:rFonts w:asciiTheme="minorHAnsi" w:hAnsiTheme="minorHAnsi"/>
      <w:color w:val="auto"/>
      <w:sz w:val="22"/>
      <w:szCs w:val="22"/>
      <w:lang w:val="de-DE" w:eastAsia="de-DE"/>
    </w:rPr>
  </w:style>
  <w:style w:type="paragraph" w:styleId="TOC6">
    <w:name w:val="toc 6"/>
    <w:basedOn w:val="Normal"/>
    <w:next w:val="Normal"/>
    <w:autoRedefine/>
    <w:uiPriority w:val="39"/>
    <w:unhideWhenUsed/>
    <w:rsid w:val="00530021"/>
    <w:pPr>
      <w:spacing w:after="100" w:line="276" w:lineRule="auto"/>
      <w:ind w:left="1100"/>
    </w:pPr>
    <w:rPr>
      <w:rFonts w:asciiTheme="minorHAnsi" w:hAnsiTheme="minorHAnsi"/>
      <w:color w:val="auto"/>
      <w:sz w:val="22"/>
      <w:szCs w:val="22"/>
      <w:lang w:val="de-DE" w:eastAsia="de-DE"/>
    </w:rPr>
  </w:style>
  <w:style w:type="paragraph" w:styleId="TOC7">
    <w:name w:val="toc 7"/>
    <w:basedOn w:val="Normal"/>
    <w:next w:val="Normal"/>
    <w:autoRedefine/>
    <w:uiPriority w:val="39"/>
    <w:unhideWhenUsed/>
    <w:rsid w:val="00530021"/>
    <w:pPr>
      <w:spacing w:after="100" w:line="276" w:lineRule="auto"/>
      <w:ind w:left="1320"/>
    </w:pPr>
    <w:rPr>
      <w:rFonts w:asciiTheme="minorHAnsi" w:hAnsiTheme="minorHAnsi"/>
      <w:color w:val="auto"/>
      <w:sz w:val="22"/>
      <w:szCs w:val="22"/>
      <w:lang w:val="de-DE" w:eastAsia="de-DE"/>
    </w:rPr>
  </w:style>
  <w:style w:type="paragraph" w:styleId="TOC8">
    <w:name w:val="toc 8"/>
    <w:basedOn w:val="Normal"/>
    <w:next w:val="Normal"/>
    <w:autoRedefine/>
    <w:uiPriority w:val="39"/>
    <w:unhideWhenUsed/>
    <w:rsid w:val="00530021"/>
    <w:pPr>
      <w:spacing w:after="100" w:line="276" w:lineRule="auto"/>
      <w:ind w:left="1540"/>
    </w:pPr>
    <w:rPr>
      <w:rFonts w:asciiTheme="minorHAnsi" w:hAnsiTheme="minorHAnsi"/>
      <w:color w:val="auto"/>
      <w:sz w:val="22"/>
      <w:szCs w:val="22"/>
      <w:lang w:val="de-DE" w:eastAsia="de-DE"/>
    </w:rPr>
  </w:style>
  <w:style w:type="paragraph" w:styleId="TOC9">
    <w:name w:val="toc 9"/>
    <w:basedOn w:val="Normal"/>
    <w:next w:val="Normal"/>
    <w:autoRedefine/>
    <w:uiPriority w:val="39"/>
    <w:unhideWhenUsed/>
    <w:rsid w:val="00530021"/>
    <w:pPr>
      <w:spacing w:after="100" w:line="276" w:lineRule="auto"/>
      <w:ind w:left="1760"/>
    </w:pPr>
    <w:rPr>
      <w:rFonts w:asciiTheme="minorHAnsi" w:hAnsiTheme="minorHAnsi"/>
      <w:color w:val="auto"/>
      <w:sz w:val="22"/>
      <w:szCs w:val="22"/>
      <w:lang w:val="de-DE" w:eastAsia="de-DE"/>
    </w:rPr>
  </w:style>
  <w:style w:type="paragraph" w:customStyle="1" w:styleId="AnnexNotitle">
    <w:name w:val="Annex_No &amp; titl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olor w:val="auto"/>
      <w:sz w:val="28"/>
      <w:szCs w:val="20"/>
      <w:lang w:val="en-GB" w:eastAsia="en-US"/>
    </w:rPr>
  </w:style>
  <w:style w:type="character" w:customStyle="1" w:styleId="Appdef">
    <w:name w:val="App_def"/>
    <w:rsid w:val="00AC55F3"/>
    <w:rPr>
      <w:rFonts w:ascii="Times New Roman" w:hAnsi="Times New Roman"/>
      <w:b/>
    </w:rPr>
  </w:style>
  <w:style w:type="character" w:customStyle="1" w:styleId="Appref">
    <w:name w:val="App_ref"/>
    <w:basedOn w:val="DefaultParagraphFont"/>
    <w:rsid w:val="00AC55F3"/>
  </w:style>
  <w:style w:type="paragraph" w:customStyle="1" w:styleId="AppendixNotitle">
    <w:name w:val="Appendix_No &amp; title"/>
    <w:basedOn w:val="AnnexNotitle"/>
    <w:next w:val="Normal"/>
    <w:rsid w:val="00AC55F3"/>
  </w:style>
  <w:style w:type="character" w:customStyle="1" w:styleId="Artdef">
    <w:name w:val="Art_def"/>
    <w:rsid w:val="00AC55F3"/>
    <w:rPr>
      <w:rFonts w:ascii="Times New Roman" w:hAnsi="Times New Roman"/>
      <w:b/>
    </w:rPr>
  </w:style>
  <w:style w:type="paragraph" w:customStyle="1" w:styleId="Artheading">
    <w:name w:val="Art_heading"/>
    <w:basedOn w:val="Normal"/>
    <w:next w:val="Normal"/>
    <w:rsid w:val="00AC55F3"/>
    <w:pPr>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olor w:val="auto"/>
      <w:sz w:val="28"/>
      <w:szCs w:val="20"/>
      <w:lang w:val="en-GB" w:eastAsia="en-US"/>
    </w:rPr>
  </w:style>
  <w:style w:type="paragraph" w:customStyle="1" w:styleId="ArtNo">
    <w:name w:val="Art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caps/>
      <w:color w:val="auto"/>
      <w:sz w:val="28"/>
      <w:szCs w:val="20"/>
      <w:lang w:val="en-GB" w:eastAsia="en-US"/>
    </w:rPr>
  </w:style>
  <w:style w:type="character" w:customStyle="1" w:styleId="Artref">
    <w:name w:val="Art_ref"/>
    <w:basedOn w:val="DefaultParagraphFont"/>
    <w:rsid w:val="00AC55F3"/>
  </w:style>
  <w:style w:type="paragraph" w:customStyle="1" w:styleId="Arttitle">
    <w:name w:val="Art_titl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40" w:after="0"/>
      <w:jc w:val="center"/>
      <w:textAlignment w:val="baseline"/>
    </w:pPr>
    <w:rPr>
      <w:rFonts w:cs="Times New Roman"/>
      <w:b/>
      <w:color w:val="auto"/>
      <w:sz w:val="28"/>
      <w:szCs w:val="20"/>
      <w:lang w:val="en-GB" w:eastAsia="en-US"/>
    </w:rPr>
  </w:style>
  <w:style w:type="paragraph" w:customStyle="1" w:styleId="ASN1">
    <w:name w:val="ASN.1"/>
    <w:basedOn w:val="Normal"/>
    <w:rsid w:val="00AC55F3"/>
    <w:pPr>
      <w:tabs>
        <w:tab w:val="left" w:pos="567"/>
        <w:tab w:val="left" w:pos="1134"/>
        <w:tab w:val="left" w:pos="1701"/>
        <w:tab w:val="left" w:pos="2268"/>
        <w:tab w:val="left" w:pos="2835"/>
        <w:tab w:val="left" w:pos="3402"/>
        <w:tab w:val="left" w:pos="3969"/>
        <w:tab w:val="left" w:pos="4536"/>
        <w:tab w:val="left" w:pos="5103"/>
        <w:tab w:val="left" w:pos="5670"/>
      </w:tabs>
      <w:overflowPunct w:val="0"/>
      <w:autoSpaceDE w:val="0"/>
      <w:autoSpaceDN w:val="0"/>
      <w:adjustRightInd w:val="0"/>
      <w:spacing w:after="0"/>
      <w:textAlignment w:val="baseline"/>
    </w:pPr>
    <w:rPr>
      <w:rFonts w:ascii="Courier New" w:hAnsi="Courier New" w:cs="Times New Roman"/>
      <w:b/>
      <w:noProof/>
      <w:color w:val="auto"/>
      <w:sz w:val="20"/>
      <w:szCs w:val="20"/>
      <w:lang w:val="en-GB" w:eastAsia="en-US"/>
    </w:rPr>
  </w:style>
  <w:style w:type="paragraph" w:customStyle="1" w:styleId="Call">
    <w:name w:val="Call"/>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160" w:after="0"/>
      <w:ind w:left="794"/>
      <w:textAlignment w:val="baseline"/>
    </w:pPr>
    <w:rPr>
      <w:rFonts w:cs="Times New Roman"/>
      <w:i/>
      <w:color w:val="auto"/>
      <w:szCs w:val="20"/>
      <w:lang w:val="en-GB" w:eastAsia="en-US"/>
    </w:rPr>
  </w:style>
  <w:style w:type="paragraph" w:customStyle="1" w:styleId="ChapNo">
    <w:name w:val="Chap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aps/>
      <w:color w:val="auto"/>
      <w:sz w:val="28"/>
      <w:szCs w:val="20"/>
      <w:lang w:val="en-GB" w:eastAsia="en-US"/>
    </w:rPr>
  </w:style>
  <w:style w:type="paragraph" w:customStyle="1" w:styleId="Chaptitle">
    <w:name w:val="Chap_titl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40" w:after="0"/>
      <w:jc w:val="center"/>
      <w:textAlignment w:val="baseline"/>
    </w:pPr>
    <w:rPr>
      <w:rFonts w:cs="Times New Roman"/>
      <w:b/>
      <w:color w:val="auto"/>
      <w:sz w:val="28"/>
      <w:szCs w:val="20"/>
      <w:lang w:val="en-GB" w:eastAsia="en-US"/>
    </w:rPr>
  </w:style>
  <w:style w:type="paragraph" w:customStyle="1" w:styleId="enumlev1">
    <w:name w:val="enumlev1"/>
    <w:basedOn w:val="Normal"/>
    <w:rsid w:val="00AC55F3"/>
    <w:pPr>
      <w:tabs>
        <w:tab w:val="left" w:pos="794"/>
        <w:tab w:val="left" w:pos="1191"/>
        <w:tab w:val="left" w:pos="1588"/>
        <w:tab w:val="left" w:pos="1985"/>
      </w:tabs>
      <w:overflowPunct w:val="0"/>
      <w:autoSpaceDE w:val="0"/>
      <w:autoSpaceDN w:val="0"/>
      <w:adjustRightInd w:val="0"/>
      <w:spacing w:before="80" w:after="0"/>
      <w:ind w:left="794" w:hanging="794"/>
      <w:textAlignment w:val="baseline"/>
    </w:pPr>
    <w:rPr>
      <w:rFonts w:cs="Times New Roman"/>
      <w:color w:val="auto"/>
      <w:szCs w:val="20"/>
      <w:lang w:val="en-GB" w:eastAsia="en-US"/>
    </w:rPr>
  </w:style>
  <w:style w:type="paragraph" w:customStyle="1" w:styleId="enumlev2">
    <w:name w:val="enumlev2"/>
    <w:basedOn w:val="enumlev1"/>
    <w:rsid w:val="00AC55F3"/>
    <w:pPr>
      <w:ind w:left="1191" w:hanging="397"/>
    </w:pPr>
  </w:style>
  <w:style w:type="paragraph" w:customStyle="1" w:styleId="enumlev3">
    <w:name w:val="enumlev3"/>
    <w:basedOn w:val="enumlev2"/>
    <w:rsid w:val="00AC55F3"/>
    <w:pPr>
      <w:ind w:left="1588"/>
    </w:pPr>
  </w:style>
  <w:style w:type="paragraph" w:customStyle="1" w:styleId="Equation">
    <w:name w:val="Equation"/>
    <w:basedOn w:val="Normal"/>
    <w:rsid w:val="00AC55F3"/>
    <w:pPr>
      <w:tabs>
        <w:tab w:val="left" w:pos="794"/>
        <w:tab w:val="center" w:pos="4820"/>
        <w:tab w:val="right" w:pos="9639"/>
      </w:tabs>
      <w:overflowPunct w:val="0"/>
      <w:autoSpaceDE w:val="0"/>
      <w:autoSpaceDN w:val="0"/>
      <w:adjustRightInd w:val="0"/>
      <w:spacing w:before="120" w:after="0"/>
      <w:textAlignment w:val="baseline"/>
    </w:pPr>
    <w:rPr>
      <w:rFonts w:cs="Times New Roman"/>
      <w:color w:val="auto"/>
      <w:szCs w:val="20"/>
      <w:lang w:val="en-GB" w:eastAsia="en-US"/>
    </w:rPr>
  </w:style>
  <w:style w:type="paragraph" w:customStyle="1" w:styleId="Equationlegend">
    <w:name w:val="Equation_legend"/>
    <w:basedOn w:val="Normal"/>
    <w:rsid w:val="00AC55F3"/>
    <w:pPr>
      <w:tabs>
        <w:tab w:val="right" w:pos="1814"/>
        <w:tab w:val="left" w:pos="1985"/>
      </w:tabs>
      <w:overflowPunct w:val="0"/>
      <w:autoSpaceDE w:val="0"/>
      <w:autoSpaceDN w:val="0"/>
      <w:adjustRightInd w:val="0"/>
      <w:spacing w:before="80" w:after="0"/>
      <w:ind w:left="1985" w:hanging="1985"/>
      <w:textAlignment w:val="baseline"/>
    </w:pPr>
    <w:rPr>
      <w:rFonts w:cs="Times New Roman"/>
      <w:color w:val="auto"/>
      <w:szCs w:val="20"/>
      <w:lang w:val="en-GB" w:eastAsia="en-US"/>
    </w:rPr>
  </w:style>
  <w:style w:type="paragraph" w:customStyle="1" w:styleId="Figure">
    <w:name w:val="Figur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cs="Times New Roman"/>
      <w:color w:val="auto"/>
      <w:szCs w:val="20"/>
      <w:lang w:val="en-GB" w:eastAsia="en-US"/>
    </w:rPr>
  </w:style>
  <w:style w:type="paragraph" w:customStyle="1" w:styleId="Figurelegend">
    <w:name w:val="Figure_legend"/>
    <w:basedOn w:val="Normal"/>
    <w:rsid w:val="00AC55F3"/>
    <w:pPr>
      <w:keepNext/>
      <w:keepLines/>
      <w:overflowPunct w:val="0"/>
      <w:autoSpaceDE w:val="0"/>
      <w:autoSpaceDN w:val="0"/>
      <w:adjustRightInd w:val="0"/>
      <w:spacing w:before="20" w:after="20"/>
      <w:textAlignment w:val="baseline"/>
    </w:pPr>
    <w:rPr>
      <w:rFonts w:cs="Times New Roman"/>
      <w:color w:val="auto"/>
      <w:sz w:val="18"/>
      <w:szCs w:val="20"/>
      <w:lang w:val="en-GB" w:eastAsia="en-US"/>
    </w:rPr>
  </w:style>
  <w:style w:type="paragraph" w:customStyle="1" w:styleId="FigureNotitle">
    <w:name w:val="Figure_No &amp; title"/>
    <w:basedOn w:val="Normal"/>
    <w:next w:val="Normal"/>
    <w:rsid w:val="00AC55F3"/>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cs="Times New Roman"/>
      <w:b/>
      <w:color w:val="auto"/>
      <w:szCs w:val="20"/>
      <w:lang w:val="en-GB" w:eastAsia="en-US"/>
    </w:rPr>
  </w:style>
  <w:style w:type="paragraph" w:customStyle="1" w:styleId="FigureNoBR">
    <w:name w:val="Figure_No_BR"/>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120"/>
      <w:jc w:val="center"/>
      <w:textAlignment w:val="baseline"/>
    </w:pPr>
    <w:rPr>
      <w:rFonts w:cs="Times New Roman"/>
      <w:caps/>
      <w:color w:val="auto"/>
      <w:szCs w:val="20"/>
      <w:lang w:val="en-GB" w:eastAsia="en-US"/>
    </w:rPr>
  </w:style>
  <w:style w:type="paragraph" w:customStyle="1" w:styleId="TabletitleBR">
    <w:name w:val="Table_title_BR"/>
    <w:basedOn w:val="Normal"/>
    <w:next w:val="Normal"/>
    <w:rsid w:val="00AC55F3"/>
    <w:pPr>
      <w:keepNext/>
      <w:keepLines/>
      <w:tabs>
        <w:tab w:val="left" w:pos="794"/>
        <w:tab w:val="left" w:pos="1191"/>
        <w:tab w:val="left" w:pos="1588"/>
        <w:tab w:val="left" w:pos="1985"/>
      </w:tabs>
      <w:overflowPunct w:val="0"/>
      <w:autoSpaceDE w:val="0"/>
      <w:autoSpaceDN w:val="0"/>
      <w:adjustRightInd w:val="0"/>
      <w:spacing w:after="120"/>
      <w:jc w:val="center"/>
      <w:textAlignment w:val="baseline"/>
    </w:pPr>
    <w:rPr>
      <w:rFonts w:cs="Times New Roman"/>
      <w:b/>
      <w:color w:val="auto"/>
      <w:szCs w:val="20"/>
      <w:lang w:val="en-GB" w:eastAsia="en-US"/>
    </w:rPr>
  </w:style>
  <w:style w:type="paragraph" w:customStyle="1" w:styleId="FiguretitleBR">
    <w:name w:val="Figure_title_BR"/>
    <w:basedOn w:val="TabletitleBR"/>
    <w:next w:val="Normal"/>
    <w:rsid w:val="00AC55F3"/>
    <w:pPr>
      <w:keepNext w:val="0"/>
      <w:spacing w:after="480"/>
    </w:pPr>
  </w:style>
  <w:style w:type="paragraph" w:customStyle="1" w:styleId="Figurewithouttitle">
    <w:name w:val="Figure_without_title"/>
    <w:basedOn w:val="Normal"/>
    <w:next w:val="Normal"/>
    <w:rsid w:val="00AC55F3"/>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cs="Times New Roman"/>
      <w:color w:val="auto"/>
      <w:szCs w:val="20"/>
      <w:lang w:val="en-GB" w:eastAsia="en-US"/>
    </w:rPr>
  </w:style>
  <w:style w:type="paragraph" w:customStyle="1" w:styleId="FirstFooter">
    <w:name w:val="FirstFooter"/>
    <w:basedOn w:val="Footer"/>
    <w:rsid w:val="00AC55F3"/>
    <w:pPr>
      <w:tabs>
        <w:tab w:val="clear" w:pos="4320"/>
        <w:tab w:val="clear" w:pos="9360"/>
      </w:tabs>
      <w:spacing w:before="40"/>
    </w:pPr>
    <w:rPr>
      <w:rFonts w:ascii="Times New Roman" w:hAnsi="Times New Roman" w:cs="Times New Roman"/>
      <w:color w:val="auto"/>
      <w:szCs w:val="20"/>
      <w:lang w:val="en-GB" w:eastAsia="en-US"/>
    </w:rPr>
  </w:style>
  <w:style w:type="paragraph" w:customStyle="1" w:styleId="FooterQP">
    <w:name w:val="Footer_QP"/>
    <w:basedOn w:val="Normal"/>
    <w:rsid w:val="00AC55F3"/>
    <w:pPr>
      <w:tabs>
        <w:tab w:val="left" w:pos="907"/>
        <w:tab w:val="right" w:pos="8789"/>
        <w:tab w:val="right" w:pos="9639"/>
      </w:tabs>
      <w:overflowPunct w:val="0"/>
      <w:autoSpaceDE w:val="0"/>
      <w:autoSpaceDN w:val="0"/>
      <w:adjustRightInd w:val="0"/>
      <w:spacing w:after="0"/>
      <w:textAlignment w:val="baseline"/>
    </w:pPr>
    <w:rPr>
      <w:rFonts w:cs="Times New Roman"/>
      <w:b/>
      <w:color w:val="auto"/>
      <w:sz w:val="22"/>
      <w:szCs w:val="20"/>
      <w:lang w:val="en-GB" w:eastAsia="en-US"/>
    </w:rPr>
  </w:style>
  <w:style w:type="paragraph" w:customStyle="1" w:styleId="Note">
    <w:name w:val="Note"/>
    <w:basedOn w:val="Normal"/>
    <w:rsid w:val="00AC55F3"/>
    <w:pPr>
      <w:tabs>
        <w:tab w:val="left" w:pos="794"/>
        <w:tab w:val="left" w:pos="1191"/>
        <w:tab w:val="left" w:pos="1588"/>
        <w:tab w:val="left" w:pos="1985"/>
      </w:tabs>
      <w:overflowPunct w:val="0"/>
      <w:autoSpaceDE w:val="0"/>
      <w:autoSpaceDN w:val="0"/>
      <w:adjustRightInd w:val="0"/>
      <w:spacing w:before="80" w:after="0"/>
      <w:textAlignment w:val="baseline"/>
    </w:pPr>
    <w:rPr>
      <w:rFonts w:cs="Times New Roman"/>
      <w:color w:val="auto"/>
      <w:szCs w:val="20"/>
      <w:lang w:val="en-GB" w:eastAsia="en-US"/>
    </w:rPr>
  </w:style>
  <w:style w:type="paragraph" w:customStyle="1" w:styleId="Formal">
    <w:name w:val="Formal"/>
    <w:basedOn w:val="ASN1"/>
    <w:rsid w:val="00AC55F3"/>
    <w:rPr>
      <w:b w:val="0"/>
    </w:rPr>
  </w:style>
  <w:style w:type="paragraph" w:customStyle="1" w:styleId="Headingb">
    <w:name w:val="Heading_b"/>
    <w:basedOn w:val="Normal"/>
    <w:next w:val="Normal"/>
    <w:rsid w:val="00AC55F3"/>
    <w:pPr>
      <w:keepNext/>
      <w:tabs>
        <w:tab w:val="left" w:pos="794"/>
        <w:tab w:val="left" w:pos="1191"/>
        <w:tab w:val="left" w:pos="1588"/>
        <w:tab w:val="left" w:pos="1985"/>
      </w:tabs>
      <w:overflowPunct w:val="0"/>
      <w:autoSpaceDE w:val="0"/>
      <w:autoSpaceDN w:val="0"/>
      <w:adjustRightInd w:val="0"/>
      <w:spacing w:before="160" w:after="0"/>
      <w:textAlignment w:val="baseline"/>
    </w:pPr>
    <w:rPr>
      <w:rFonts w:cs="Times New Roman"/>
      <w:b/>
      <w:color w:val="auto"/>
      <w:szCs w:val="20"/>
      <w:lang w:val="en-GB" w:eastAsia="en-US"/>
    </w:rPr>
  </w:style>
  <w:style w:type="paragraph" w:customStyle="1" w:styleId="Headingi">
    <w:name w:val="Heading_i"/>
    <w:basedOn w:val="Normal"/>
    <w:next w:val="Normal"/>
    <w:rsid w:val="00AC55F3"/>
    <w:pPr>
      <w:keepNext/>
      <w:tabs>
        <w:tab w:val="left" w:pos="794"/>
        <w:tab w:val="left" w:pos="1191"/>
        <w:tab w:val="left" w:pos="1588"/>
        <w:tab w:val="left" w:pos="1985"/>
      </w:tabs>
      <w:overflowPunct w:val="0"/>
      <w:autoSpaceDE w:val="0"/>
      <w:autoSpaceDN w:val="0"/>
      <w:adjustRightInd w:val="0"/>
      <w:spacing w:before="160" w:after="0"/>
      <w:textAlignment w:val="baseline"/>
    </w:pPr>
    <w:rPr>
      <w:rFonts w:cs="Times New Roman"/>
      <w:i/>
      <w:color w:val="auto"/>
      <w:szCs w:val="20"/>
      <w:lang w:val="en-GB" w:eastAsia="en-US"/>
    </w:rPr>
  </w:style>
  <w:style w:type="paragraph" w:customStyle="1" w:styleId="Normalaftertitle">
    <w:name w:val="Normal_after_title"/>
    <w:basedOn w:val="Normal"/>
    <w:next w:val="Normal"/>
    <w:rsid w:val="00AC55F3"/>
    <w:pPr>
      <w:tabs>
        <w:tab w:val="left" w:pos="794"/>
        <w:tab w:val="left" w:pos="1191"/>
        <w:tab w:val="left" w:pos="1588"/>
        <w:tab w:val="left" w:pos="1985"/>
      </w:tabs>
      <w:overflowPunct w:val="0"/>
      <w:autoSpaceDE w:val="0"/>
      <w:autoSpaceDN w:val="0"/>
      <w:adjustRightInd w:val="0"/>
      <w:spacing w:before="360" w:after="0"/>
      <w:textAlignment w:val="baseline"/>
    </w:pPr>
    <w:rPr>
      <w:rFonts w:cs="Times New Roman"/>
      <w:color w:val="auto"/>
      <w:szCs w:val="20"/>
      <w:lang w:val="en-GB" w:eastAsia="en-US"/>
    </w:rPr>
  </w:style>
  <w:style w:type="character" w:styleId="PageNumber">
    <w:name w:val="page number"/>
    <w:basedOn w:val="DefaultParagraphFont"/>
    <w:rsid w:val="00AC55F3"/>
  </w:style>
  <w:style w:type="paragraph" w:customStyle="1" w:styleId="PartNo">
    <w:name w:val="Part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cs="Times New Roman"/>
      <w:caps/>
      <w:color w:val="auto"/>
      <w:sz w:val="28"/>
      <w:szCs w:val="20"/>
      <w:lang w:val="en-GB" w:eastAsia="en-US"/>
    </w:rPr>
  </w:style>
  <w:style w:type="paragraph" w:customStyle="1" w:styleId="Partref">
    <w:name w:val="Part_ref"/>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80" w:after="0"/>
      <w:jc w:val="center"/>
      <w:textAlignment w:val="baseline"/>
    </w:pPr>
    <w:rPr>
      <w:rFonts w:cs="Times New Roman"/>
      <w:color w:val="auto"/>
      <w:szCs w:val="20"/>
      <w:lang w:val="en-GB" w:eastAsia="en-US"/>
    </w:rPr>
  </w:style>
  <w:style w:type="paragraph" w:customStyle="1" w:styleId="Parttitle">
    <w:name w:val="Part_title"/>
    <w:basedOn w:val="Normal"/>
    <w:next w:val="Normalaftertitle"/>
    <w:rsid w:val="00AC55F3"/>
    <w:pPr>
      <w:keepNext/>
      <w:keepLines/>
      <w:tabs>
        <w:tab w:val="left" w:pos="794"/>
        <w:tab w:val="left" w:pos="1191"/>
        <w:tab w:val="left" w:pos="1588"/>
        <w:tab w:val="left" w:pos="1985"/>
      </w:tabs>
      <w:overflowPunct w:val="0"/>
      <w:autoSpaceDE w:val="0"/>
      <w:autoSpaceDN w:val="0"/>
      <w:adjustRightInd w:val="0"/>
      <w:spacing w:before="240" w:after="280"/>
      <w:jc w:val="center"/>
      <w:textAlignment w:val="baseline"/>
    </w:pPr>
    <w:rPr>
      <w:rFonts w:cs="Times New Roman"/>
      <w:b/>
      <w:color w:val="auto"/>
      <w:sz w:val="28"/>
      <w:szCs w:val="20"/>
      <w:lang w:val="en-GB" w:eastAsia="en-US"/>
    </w:rPr>
  </w:style>
  <w:style w:type="paragraph" w:customStyle="1" w:styleId="Recdate">
    <w:name w:val="Rec_date"/>
    <w:basedOn w:val="Normal"/>
    <w:next w:val="Normalaftertitle"/>
    <w:rsid w:val="00AC55F3"/>
    <w:pPr>
      <w:keepNext/>
      <w:keepLines/>
      <w:overflowPunct w:val="0"/>
      <w:autoSpaceDE w:val="0"/>
      <w:autoSpaceDN w:val="0"/>
      <w:adjustRightInd w:val="0"/>
      <w:spacing w:before="120" w:after="0"/>
      <w:jc w:val="right"/>
      <w:textAlignment w:val="baseline"/>
    </w:pPr>
    <w:rPr>
      <w:rFonts w:cs="Times New Roman"/>
      <w:i/>
      <w:color w:val="auto"/>
      <w:sz w:val="22"/>
      <w:szCs w:val="20"/>
      <w:lang w:val="en-GB" w:eastAsia="en-US"/>
    </w:rPr>
  </w:style>
  <w:style w:type="paragraph" w:customStyle="1" w:styleId="Questiondate">
    <w:name w:val="Question_date"/>
    <w:basedOn w:val="Recdate"/>
    <w:next w:val="Normalaftertitle"/>
    <w:rsid w:val="00AC55F3"/>
  </w:style>
  <w:style w:type="paragraph" w:customStyle="1" w:styleId="RecNo">
    <w:name w:val="Rec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after="0"/>
      <w:textAlignment w:val="baseline"/>
    </w:pPr>
    <w:rPr>
      <w:rFonts w:cs="Times New Roman"/>
      <w:b/>
      <w:color w:val="auto"/>
      <w:sz w:val="28"/>
      <w:szCs w:val="20"/>
      <w:lang w:val="en-GB" w:eastAsia="en-US"/>
    </w:rPr>
  </w:style>
  <w:style w:type="paragraph" w:customStyle="1" w:styleId="QuestionNo">
    <w:name w:val="Question_No"/>
    <w:basedOn w:val="RecNo"/>
    <w:next w:val="Normal"/>
    <w:rsid w:val="00AC55F3"/>
  </w:style>
  <w:style w:type="paragraph" w:customStyle="1" w:styleId="RecNoBR">
    <w:name w:val="Rec_No_BR"/>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caps/>
      <w:color w:val="auto"/>
      <w:sz w:val="28"/>
      <w:szCs w:val="20"/>
      <w:lang w:val="en-GB" w:eastAsia="en-US"/>
    </w:rPr>
  </w:style>
  <w:style w:type="paragraph" w:customStyle="1" w:styleId="QuestionNoBR">
    <w:name w:val="Question_No_BR"/>
    <w:basedOn w:val="RecNoBR"/>
    <w:next w:val="Normal"/>
    <w:rsid w:val="00AC55F3"/>
  </w:style>
  <w:style w:type="paragraph" w:customStyle="1" w:styleId="Recref">
    <w:name w:val="Rec_ref"/>
    <w:basedOn w:val="Normal"/>
    <w:next w:val="Recdate"/>
    <w:rsid w:val="00AC55F3"/>
    <w:pPr>
      <w:keepNext/>
      <w:keepLines/>
      <w:overflowPunct w:val="0"/>
      <w:autoSpaceDE w:val="0"/>
      <w:autoSpaceDN w:val="0"/>
      <w:adjustRightInd w:val="0"/>
      <w:spacing w:before="120" w:after="0"/>
      <w:jc w:val="center"/>
      <w:textAlignment w:val="baseline"/>
    </w:pPr>
    <w:rPr>
      <w:rFonts w:cs="Times New Roman"/>
      <w:i/>
      <w:color w:val="auto"/>
      <w:szCs w:val="20"/>
      <w:lang w:val="en-GB" w:eastAsia="en-US"/>
    </w:rPr>
  </w:style>
  <w:style w:type="paragraph" w:customStyle="1" w:styleId="Questionref">
    <w:name w:val="Question_ref"/>
    <w:basedOn w:val="Recref"/>
    <w:next w:val="Questiondate"/>
    <w:rsid w:val="00AC55F3"/>
  </w:style>
  <w:style w:type="paragraph" w:customStyle="1" w:styleId="Rectitle">
    <w:name w:val="Rec_title"/>
    <w:basedOn w:val="Normal"/>
    <w:next w:val="Normalaftertitle"/>
    <w:rsid w:val="00AC55F3"/>
    <w:pPr>
      <w:keepNext/>
      <w:keepLines/>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b/>
      <w:color w:val="auto"/>
      <w:sz w:val="28"/>
      <w:szCs w:val="20"/>
      <w:lang w:val="en-GB" w:eastAsia="en-US"/>
    </w:rPr>
  </w:style>
  <w:style w:type="paragraph" w:customStyle="1" w:styleId="Questiontitle">
    <w:name w:val="Question_title"/>
    <w:basedOn w:val="Rectitle"/>
    <w:next w:val="Questionref"/>
    <w:rsid w:val="00AC55F3"/>
  </w:style>
  <w:style w:type="character" w:customStyle="1" w:styleId="Recdef">
    <w:name w:val="Rec_def"/>
    <w:rsid w:val="00AC55F3"/>
    <w:rPr>
      <w:b/>
    </w:rPr>
  </w:style>
  <w:style w:type="paragraph" w:customStyle="1" w:styleId="Reftext">
    <w:name w:val="Ref_text"/>
    <w:basedOn w:val="Normal"/>
    <w:rsid w:val="00AC55F3"/>
    <w:pPr>
      <w:tabs>
        <w:tab w:val="left" w:pos="794"/>
        <w:tab w:val="left" w:pos="1191"/>
        <w:tab w:val="left" w:pos="1588"/>
        <w:tab w:val="left" w:pos="1985"/>
      </w:tabs>
      <w:overflowPunct w:val="0"/>
      <w:autoSpaceDE w:val="0"/>
      <w:autoSpaceDN w:val="0"/>
      <w:adjustRightInd w:val="0"/>
      <w:spacing w:before="120" w:after="0"/>
      <w:ind w:left="794" w:hanging="794"/>
      <w:textAlignment w:val="baseline"/>
    </w:pPr>
    <w:rPr>
      <w:rFonts w:cs="Times New Roman"/>
      <w:color w:val="auto"/>
      <w:szCs w:val="20"/>
      <w:lang w:val="en-GB" w:eastAsia="en-US"/>
    </w:rPr>
  </w:style>
  <w:style w:type="paragraph" w:customStyle="1" w:styleId="Reftitle">
    <w:name w:val="Ref_title"/>
    <w:basedOn w:val="Normal"/>
    <w:next w:val="Reftext"/>
    <w:rsid w:val="00AC55F3"/>
    <w:pPr>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olor w:val="auto"/>
      <w:szCs w:val="20"/>
      <w:lang w:val="en-GB" w:eastAsia="en-US"/>
    </w:rPr>
  </w:style>
  <w:style w:type="paragraph" w:customStyle="1" w:styleId="Repdate">
    <w:name w:val="Rep_date"/>
    <w:basedOn w:val="Recdate"/>
    <w:next w:val="Normalaftertitle"/>
    <w:rsid w:val="00AC55F3"/>
  </w:style>
  <w:style w:type="paragraph" w:customStyle="1" w:styleId="RepNo">
    <w:name w:val="Rep_No"/>
    <w:basedOn w:val="RecNo"/>
    <w:next w:val="Normal"/>
    <w:rsid w:val="00AC55F3"/>
  </w:style>
  <w:style w:type="paragraph" w:customStyle="1" w:styleId="RepNoBR">
    <w:name w:val="Rep_No_BR"/>
    <w:basedOn w:val="RecNoBR"/>
    <w:next w:val="Normal"/>
    <w:rsid w:val="00AC55F3"/>
  </w:style>
  <w:style w:type="paragraph" w:customStyle="1" w:styleId="Repref">
    <w:name w:val="Rep_ref"/>
    <w:basedOn w:val="Recref"/>
    <w:next w:val="Repdate"/>
    <w:rsid w:val="00AC55F3"/>
  </w:style>
  <w:style w:type="paragraph" w:customStyle="1" w:styleId="Reptitle">
    <w:name w:val="Rep_title"/>
    <w:basedOn w:val="Rectitle"/>
    <w:next w:val="Repref"/>
    <w:rsid w:val="00AC55F3"/>
  </w:style>
  <w:style w:type="paragraph" w:customStyle="1" w:styleId="Resdate">
    <w:name w:val="Res_date"/>
    <w:basedOn w:val="Recdate"/>
    <w:next w:val="Normalaftertitle"/>
    <w:rsid w:val="00AC55F3"/>
  </w:style>
  <w:style w:type="character" w:customStyle="1" w:styleId="Resdef">
    <w:name w:val="Res_def"/>
    <w:rsid w:val="00AC55F3"/>
    <w:rPr>
      <w:rFonts w:ascii="Times New Roman" w:hAnsi="Times New Roman"/>
      <w:b/>
    </w:rPr>
  </w:style>
  <w:style w:type="paragraph" w:customStyle="1" w:styleId="ResNo">
    <w:name w:val="Res_No"/>
    <w:basedOn w:val="RecNo"/>
    <w:next w:val="Normal"/>
    <w:rsid w:val="00AC55F3"/>
  </w:style>
  <w:style w:type="paragraph" w:customStyle="1" w:styleId="ResNoBR">
    <w:name w:val="Res_No_BR"/>
    <w:basedOn w:val="RecNoBR"/>
    <w:next w:val="Normal"/>
    <w:rsid w:val="00AC55F3"/>
  </w:style>
  <w:style w:type="paragraph" w:customStyle="1" w:styleId="Resref">
    <w:name w:val="Res_ref"/>
    <w:basedOn w:val="Recref"/>
    <w:next w:val="Resdate"/>
    <w:rsid w:val="00AC55F3"/>
  </w:style>
  <w:style w:type="paragraph" w:customStyle="1" w:styleId="Restitle">
    <w:name w:val="Res_title"/>
    <w:basedOn w:val="Rectitle"/>
    <w:next w:val="Resref"/>
    <w:rsid w:val="00AC55F3"/>
  </w:style>
  <w:style w:type="paragraph" w:customStyle="1" w:styleId="Section1">
    <w:name w:val="Section_1"/>
    <w:basedOn w:val="Normal"/>
    <w:next w:val="Normal"/>
    <w:rsid w:val="00AC55F3"/>
    <w:pPr>
      <w:overflowPunct w:val="0"/>
      <w:autoSpaceDE w:val="0"/>
      <w:autoSpaceDN w:val="0"/>
      <w:adjustRightInd w:val="0"/>
      <w:spacing w:before="624" w:after="0"/>
      <w:jc w:val="center"/>
      <w:textAlignment w:val="baseline"/>
    </w:pPr>
    <w:rPr>
      <w:rFonts w:cs="Times New Roman"/>
      <w:b/>
      <w:color w:val="auto"/>
      <w:szCs w:val="20"/>
      <w:lang w:val="en-GB" w:eastAsia="en-US"/>
    </w:rPr>
  </w:style>
  <w:style w:type="paragraph" w:customStyle="1" w:styleId="Section2">
    <w:name w:val="Section_2"/>
    <w:basedOn w:val="Normal"/>
    <w:next w:val="Normal"/>
    <w:rsid w:val="00AC55F3"/>
    <w:pPr>
      <w:overflowPunct w:val="0"/>
      <w:autoSpaceDE w:val="0"/>
      <w:autoSpaceDN w:val="0"/>
      <w:adjustRightInd w:val="0"/>
      <w:spacing w:before="240" w:after="0"/>
      <w:jc w:val="center"/>
      <w:textAlignment w:val="baseline"/>
    </w:pPr>
    <w:rPr>
      <w:rFonts w:cs="Times New Roman"/>
      <w:i/>
      <w:color w:val="auto"/>
      <w:szCs w:val="20"/>
      <w:lang w:val="en-GB" w:eastAsia="en-US"/>
    </w:rPr>
  </w:style>
  <w:style w:type="paragraph" w:customStyle="1" w:styleId="SectionNo">
    <w:name w:val="Section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cs="Times New Roman"/>
      <w:caps/>
      <w:color w:val="auto"/>
      <w:sz w:val="28"/>
      <w:szCs w:val="20"/>
      <w:lang w:val="en-GB" w:eastAsia="en-US"/>
    </w:rPr>
  </w:style>
  <w:style w:type="paragraph" w:customStyle="1" w:styleId="Sectiontitle">
    <w:name w:val="Section_title"/>
    <w:basedOn w:val="Normal"/>
    <w:next w:val="Normalaftertitle"/>
    <w:rsid w:val="00AC55F3"/>
    <w:pPr>
      <w:keepNext/>
      <w:keepLines/>
      <w:tabs>
        <w:tab w:val="left" w:pos="794"/>
        <w:tab w:val="left" w:pos="1191"/>
        <w:tab w:val="left" w:pos="1588"/>
        <w:tab w:val="left" w:pos="1985"/>
      </w:tabs>
      <w:overflowPunct w:val="0"/>
      <w:autoSpaceDE w:val="0"/>
      <w:autoSpaceDN w:val="0"/>
      <w:adjustRightInd w:val="0"/>
      <w:spacing w:before="480" w:after="280"/>
      <w:jc w:val="center"/>
      <w:textAlignment w:val="baseline"/>
    </w:pPr>
    <w:rPr>
      <w:rFonts w:cs="Times New Roman"/>
      <w:b/>
      <w:color w:val="auto"/>
      <w:sz w:val="28"/>
      <w:szCs w:val="20"/>
      <w:lang w:val="en-GB" w:eastAsia="en-US"/>
    </w:rPr>
  </w:style>
  <w:style w:type="paragraph" w:customStyle="1" w:styleId="Source">
    <w:name w:val="Source"/>
    <w:basedOn w:val="Normal"/>
    <w:next w:val="Normalaftertitle"/>
    <w:rsid w:val="00AC55F3"/>
    <w:pPr>
      <w:tabs>
        <w:tab w:val="left" w:pos="794"/>
        <w:tab w:val="left" w:pos="1191"/>
        <w:tab w:val="left" w:pos="1588"/>
        <w:tab w:val="left" w:pos="1985"/>
      </w:tabs>
      <w:overflowPunct w:val="0"/>
      <w:autoSpaceDE w:val="0"/>
      <w:autoSpaceDN w:val="0"/>
      <w:adjustRightInd w:val="0"/>
      <w:spacing w:before="840" w:after="200"/>
      <w:jc w:val="center"/>
      <w:textAlignment w:val="baseline"/>
    </w:pPr>
    <w:rPr>
      <w:rFonts w:cs="Times New Roman"/>
      <w:b/>
      <w:color w:val="auto"/>
      <w:sz w:val="28"/>
      <w:szCs w:val="20"/>
      <w:lang w:val="en-GB" w:eastAsia="en-US"/>
    </w:rPr>
  </w:style>
  <w:style w:type="paragraph" w:customStyle="1" w:styleId="SpecialFooter">
    <w:name w:val="Special Footer"/>
    <w:basedOn w:val="Footer"/>
    <w:rsid w:val="00AC55F3"/>
    <w:pPr>
      <w:tabs>
        <w:tab w:val="clear" w:pos="4320"/>
        <w:tab w:val="clear" w:pos="9360"/>
        <w:tab w:val="left" w:pos="567"/>
        <w:tab w:val="left" w:pos="1134"/>
        <w:tab w:val="left" w:pos="1701"/>
        <w:tab w:val="left" w:pos="2268"/>
        <w:tab w:val="left" w:pos="2835"/>
        <w:tab w:val="left" w:pos="5954"/>
        <w:tab w:val="right" w:pos="9639"/>
      </w:tabs>
      <w:overflowPunct w:val="0"/>
      <w:autoSpaceDE w:val="0"/>
      <w:autoSpaceDN w:val="0"/>
      <w:adjustRightInd w:val="0"/>
      <w:jc w:val="both"/>
      <w:textAlignment w:val="baseline"/>
    </w:pPr>
    <w:rPr>
      <w:rFonts w:ascii="Times New Roman" w:hAnsi="Times New Roman" w:cs="Times New Roman"/>
      <w:color w:val="auto"/>
      <w:szCs w:val="20"/>
      <w:lang w:val="en-GB" w:eastAsia="en-US"/>
    </w:rPr>
  </w:style>
  <w:style w:type="character" w:customStyle="1" w:styleId="Tablefreq">
    <w:name w:val="Table_freq"/>
    <w:rsid w:val="00AC55F3"/>
    <w:rPr>
      <w:b/>
      <w:color w:val="auto"/>
    </w:rPr>
  </w:style>
  <w:style w:type="paragraph" w:customStyle="1" w:styleId="Tablelegend">
    <w:name w:val="Table_legend"/>
    <w:basedOn w:val="Normal"/>
    <w:rsid w:val="00AC55F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120" w:after="40"/>
      <w:textAlignment w:val="baseline"/>
    </w:pPr>
    <w:rPr>
      <w:rFonts w:cs="Times New Roman"/>
      <w:color w:val="auto"/>
      <w:sz w:val="22"/>
      <w:szCs w:val="20"/>
      <w:lang w:val="en-GB" w:eastAsia="en-US"/>
    </w:rPr>
  </w:style>
  <w:style w:type="paragraph" w:customStyle="1" w:styleId="TableNotitle0">
    <w:name w:val="Table_No &amp; title"/>
    <w:basedOn w:val="Normal"/>
    <w:next w:val="Tablehead"/>
    <w:rsid w:val="00AC55F3"/>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cs="Times New Roman"/>
      <w:b/>
      <w:color w:val="auto"/>
      <w:szCs w:val="20"/>
      <w:lang w:val="en-GB" w:eastAsia="en-US"/>
    </w:rPr>
  </w:style>
  <w:style w:type="paragraph" w:customStyle="1" w:styleId="TableNoBR">
    <w:name w:val="Table_No_BR"/>
    <w:basedOn w:val="Normal"/>
    <w:next w:val="TabletitleBR"/>
    <w:rsid w:val="00AC55F3"/>
    <w:pPr>
      <w:keepNext/>
      <w:tabs>
        <w:tab w:val="left" w:pos="794"/>
        <w:tab w:val="left" w:pos="1191"/>
        <w:tab w:val="left" w:pos="1588"/>
        <w:tab w:val="left" w:pos="1985"/>
      </w:tabs>
      <w:overflowPunct w:val="0"/>
      <w:autoSpaceDE w:val="0"/>
      <w:autoSpaceDN w:val="0"/>
      <w:adjustRightInd w:val="0"/>
      <w:spacing w:before="560" w:after="120"/>
      <w:jc w:val="center"/>
      <w:textAlignment w:val="baseline"/>
    </w:pPr>
    <w:rPr>
      <w:rFonts w:cs="Times New Roman"/>
      <w:caps/>
      <w:color w:val="auto"/>
      <w:szCs w:val="20"/>
      <w:lang w:val="en-GB" w:eastAsia="en-US"/>
    </w:rPr>
  </w:style>
  <w:style w:type="paragraph" w:customStyle="1" w:styleId="Tableref">
    <w:name w:val="Table_ref"/>
    <w:basedOn w:val="Normal"/>
    <w:next w:val="TabletitleBR"/>
    <w:rsid w:val="00AC55F3"/>
    <w:pPr>
      <w:keepNext/>
      <w:tabs>
        <w:tab w:val="left" w:pos="794"/>
        <w:tab w:val="left" w:pos="1191"/>
        <w:tab w:val="left" w:pos="1588"/>
        <w:tab w:val="left" w:pos="1985"/>
      </w:tabs>
      <w:overflowPunct w:val="0"/>
      <w:autoSpaceDE w:val="0"/>
      <w:autoSpaceDN w:val="0"/>
      <w:adjustRightInd w:val="0"/>
      <w:spacing w:after="120"/>
      <w:jc w:val="center"/>
      <w:textAlignment w:val="baseline"/>
    </w:pPr>
    <w:rPr>
      <w:rFonts w:cs="Times New Roman"/>
      <w:color w:val="auto"/>
      <w:szCs w:val="20"/>
      <w:lang w:val="en-GB" w:eastAsia="en-US"/>
    </w:rPr>
  </w:style>
  <w:style w:type="paragraph" w:customStyle="1" w:styleId="Title1">
    <w:name w:val="Title 1"/>
    <w:basedOn w:val="Source"/>
    <w:next w:val="Normal"/>
    <w:rsid w:val="00AC55F3"/>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AC55F3"/>
  </w:style>
  <w:style w:type="paragraph" w:customStyle="1" w:styleId="Title3">
    <w:name w:val="Title 3"/>
    <w:basedOn w:val="Title2"/>
    <w:next w:val="Normal"/>
    <w:rsid w:val="00AC55F3"/>
    <w:rPr>
      <w:caps w:val="0"/>
    </w:rPr>
  </w:style>
  <w:style w:type="paragraph" w:customStyle="1" w:styleId="Title4">
    <w:name w:val="Title 4"/>
    <w:basedOn w:val="Title3"/>
    <w:next w:val="Heading1"/>
    <w:rsid w:val="00AC55F3"/>
    <w:rPr>
      <w:b/>
    </w:rPr>
  </w:style>
  <w:style w:type="paragraph" w:customStyle="1" w:styleId="toc0">
    <w:name w:val="toc 0"/>
    <w:basedOn w:val="Normal"/>
    <w:next w:val="TOC1"/>
    <w:rsid w:val="00AC55F3"/>
    <w:pPr>
      <w:tabs>
        <w:tab w:val="right" w:pos="9639"/>
      </w:tabs>
      <w:overflowPunct w:val="0"/>
      <w:autoSpaceDE w:val="0"/>
      <w:autoSpaceDN w:val="0"/>
      <w:adjustRightInd w:val="0"/>
      <w:spacing w:before="120" w:after="0"/>
      <w:textAlignment w:val="baseline"/>
    </w:pPr>
    <w:rPr>
      <w:rFonts w:cs="Times New Roman"/>
      <w:b/>
      <w:color w:val="auto"/>
      <w:szCs w:val="20"/>
      <w:lang w:val="en-GB" w:eastAsia="en-US"/>
    </w:rPr>
  </w:style>
  <w:style w:type="paragraph" w:customStyle="1" w:styleId="Hyperlink11">
    <w:name w:val="Hyperlink11"/>
    <w:basedOn w:val="Normal"/>
    <w:qFormat/>
    <w:rsid w:val="00AC55F3"/>
    <w:pPr>
      <w:spacing w:after="0"/>
    </w:pPr>
    <w:rPr>
      <w:color w:val="00A0B6" w:themeColor="accent1"/>
    </w:rPr>
  </w:style>
  <w:style w:type="paragraph" w:customStyle="1" w:styleId="Docnumber">
    <w:name w:val="Docnumber"/>
    <w:basedOn w:val="Normal"/>
    <w:link w:val="DocnumberChar"/>
    <w:rsid w:val="00AC55F3"/>
    <w:pPr>
      <w:tabs>
        <w:tab w:val="left" w:pos="794"/>
        <w:tab w:val="left" w:pos="1191"/>
        <w:tab w:val="left" w:pos="1588"/>
        <w:tab w:val="left" w:pos="1985"/>
      </w:tabs>
      <w:overflowPunct w:val="0"/>
      <w:autoSpaceDE w:val="0"/>
      <w:autoSpaceDN w:val="0"/>
      <w:adjustRightInd w:val="0"/>
      <w:spacing w:before="120" w:after="0"/>
      <w:jc w:val="right"/>
      <w:textAlignment w:val="baseline"/>
    </w:pPr>
    <w:rPr>
      <w:rFonts w:cs="Times New Roman"/>
      <w:b/>
      <w:bCs/>
      <w:color w:val="auto"/>
      <w:sz w:val="40"/>
      <w:szCs w:val="20"/>
      <w:lang w:val="en-GB" w:eastAsia="en-US"/>
    </w:rPr>
  </w:style>
  <w:style w:type="character" w:customStyle="1" w:styleId="DocnumberChar">
    <w:name w:val="Docnumber Char"/>
    <w:basedOn w:val="DefaultParagraphFont"/>
    <w:link w:val="Docnumber"/>
    <w:rsid w:val="00AC55F3"/>
    <w:rPr>
      <w:rFonts w:ascii="Times New Roman" w:hAnsi="Times New Roman" w:cs="Times New Roman"/>
      <w:b/>
      <w:bCs/>
      <w:sz w:val="40"/>
      <w:lang w:val="en-GB" w:eastAsia="en-US"/>
    </w:rPr>
  </w:style>
  <w:style w:type="paragraph" w:styleId="ListNumber4">
    <w:name w:val="List Number 4"/>
    <w:basedOn w:val="Normal"/>
    <w:semiHidden/>
    <w:rsid w:val="004417D1"/>
    <w:pPr>
      <w:tabs>
        <w:tab w:val="left" w:pos="432"/>
        <w:tab w:val="left" w:pos="864"/>
        <w:tab w:val="left" w:pos="1296"/>
        <w:tab w:val="num" w:pos="144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1440" w:hanging="360"/>
    </w:pPr>
    <w:rPr>
      <w:rFonts w:ascii="Courier New" w:eastAsia="Batang" w:hAnsi="Courier New" w:cs="Courier New"/>
      <w:color w:val="auto"/>
      <w:szCs w:val="24"/>
      <w:lang w:eastAsia="en-US"/>
    </w:rPr>
  </w:style>
  <w:style w:type="paragraph" w:styleId="Revision">
    <w:name w:val="Revision"/>
    <w:hidden/>
    <w:uiPriority w:val="99"/>
    <w:semiHidden/>
    <w:rsid w:val="00F85E3B"/>
    <w:rPr>
      <w:rFonts w:ascii="Times New Roman" w:hAnsi="Times New Roman"/>
      <w:color w:val="141313" w:themeColor="text1"/>
      <w:sz w:val="24"/>
      <w:szCs w:val="18"/>
    </w:rPr>
  </w:style>
  <w:style w:type="paragraph" w:customStyle="1" w:styleId="Default">
    <w:name w:val="Default"/>
    <w:rsid w:val="00107D21"/>
    <w:pPr>
      <w:autoSpaceDE w:val="0"/>
      <w:autoSpaceDN w:val="0"/>
      <w:adjustRightInd w:val="0"/>
    </w:pPr>
    <w:rPr>
      <w:rFonts w:ascii="Courier New" w:eastAsiaTheme="minorHAnsi" w:hAnsi="Courier New" w:cs="Courier New"/>
      <w:color w:val="000000"/>
      <w:sz w:val="24"/>
      <w:szCs w:val="24"/>
      <w:lang w:eastAsia="en-US"/>
    </w:rPr>
  </w:style>
  <w:style w:type="character" w:customStyle="1" w:styleId="Mention1">
    <w:name w:val="Mention1"/>
    <w:basedOn w:val="DefaultParagraphFont"/>
    <w:uiPriority w:val="99"/>
    <w:semiHidden/>
    <w:unhideWhenUsed/>
    <w:rsid w:val="00DD3C77"/>
    <w:rPr>
      <w:color w:val="2B579A"/>
      <w:shd w:val="clear" w:color="auto" w:fill="E6E6E6"/>
    </w:rPr>
  </w:style>
  <w:style w:type="character" w:customStyle="1" w:styleId="UnresolvedMention1">
    <w:name w:val="Unresolved Mention1"/>
    <w:basedOn w:val="DefaultParagraphFont"/>
    <w:uiPriority w:val="99"/>
    <w:semiHidden/>
    <w:unhideWhenUsed/>
    <w:rsid w:val="00B63FC4"/>
    <w:rPr>
      <w:color w:val="808080"/>
      <w:shd w:val="clear" w:color="auto" w:fill="E6E6E6"/>
    </w:rPr>
  </w:style>
  <w:style w:type="paragraph" w:customStyle="1" w:styleId="FrontKapitel">
    <w:name w:val="Front Kapitel"/>
    <w:basedOn w:val="FrontTitel"/>
    <w:next w:val="Text"/>
    <w:rsid w:val="002D551F"/>
    <w:pPr>
      <w:jc w:val="left"/>
    </w:pPr>
    <w:rPr>
      <w:sz w:val="40"/>
    </w:rPr>
  </w:style>
  <w:style w:type="paragraph" w:customStyle="1" w:styleId="FrontTitel">
    <w:name w:val="Front Titel"/>
    <w:basedOn w:val="Normal"/>
    <w:next w:val="Text"/>
    <w:rsid w:val="002D551F"/>
    <w:pPr>
      <w:tabs>
        <w:tab w:val="left" w:pos="2410"/>
      </w:tabs>
      <w:suppressAutoHyphens/>
      <w:spacing w:after="0"/>
      <w:jc w:val="center"/>
    </w:pPr>
    <w:rPr>
      <w:rFonts w:ascii="Arial" w:eastAsia="Times New Roman" w:hAnsi="Arial" w:cs="Times New Roman"/>
      <w:b/>
      <w:bCs/>
      <w:color w:val="auto"/>
      <w:sz w:val="48"/>
      <w:szCs w:val="20"/>
      <w:lang w:eastAsia="ar-SA"/>
    </w:rPr>
  </w:style>
  <w:style w:type="paragraph" w:customStyle="1" w:styleId="Text">
    <w:name w:val="Text"/>
    <w:basedOn w:val="Normal"/>
    <w:link w:val="TextChar"/>
    <w:uiPriority w:val="99"/>
    <w:qFormat/>
    <w:rsid w:val="002D551F"/>
    <w:pPr>
      <w:suppressAutoHyphens/>
      <w:spacing w:after="120"/>
      <w:jc w:val="both"/>
    </w:pPr>
    <w:rPr>
      <w:rFonts w:ascii="Arial" w:eastAsia="Times New Roman" w:hAnsi="Arial" w:cs="Arial"/>
      <w:color w:val="auto"/>
      <w:sz w:val="20"/>
      <w:szCs w:val="24"/>
      <w:lang w:eastAsia="ar-SA"/>
    </w:rPr>
  </w:style>
  <w:style w:type="character" w:customStyle="1" w:styleId="TextChar">
    <w:name w:val="Text Char"/>
    <w:link w:val="Text"/>
    <w:uiPriority w:val="99"/>
    <w:qFormat/>
    <w:locked/>
    <w:rsid w:val="002D551F"/>
    <w:rPr>
      <w:rFonts w:ascii="Arial" w:eastAsia="Times New Roman" w:hAnsi="Arial" w:cs="Arial"/>
      <w:szCs w:val="24"/>
      <w:lang w:eastAsia="ar-SA"/>
    </w:rPr>
  </w:style>
  <w:style w:type="paragraph" w:customStyle="1" w:styleId="Summary">
    <w:name w:val="Summary"/>
    <w:basedOn w:val="IntenseQuote"/>
    <w:link w:val="SummaryZchn"/>
    <w:rsid w:val="002D551F"/>
    <w:pPr>
      <w:keepNext/>
      <w:pBdr>
        <w:top w:val="single" w:sz="4" w:space="10" w:color="808080" w:themeColor="background1" w:themeShade="80"/>
        <w:bottom w:val="single" w:sz="4" w:space="10" w:color="808080" w:themeColor="background1" w:themeShade="80"/>
      </w:pBdr>
      <w:ind w:left="862" w:right="862"/>
    </w:pPr>
    <w:rPr>
      <w:color w:val="808080" w:themeColor="background1" w:themeShade="80"/>
      <w:sz w:val="24"/>
    </w:rPr>
  </w:style>
  <w:style w:type="paragraph" w:styleId="IntenseQuote">
    <w:name w:val="Intense Quote"/>
    <w:basedOn w:val="Normal"/>
    <w:next w:val="Normal"/>
    <w:link w:val="IntenseQuoteChar"/>
    <w:qFormat/>
    <w:rsid w:val="002D551F"/>
    <w:pPr>
      <w:pBdr>
        <w:top w:val="single" w:sz="4" w:space="10" w:color="00A0B6" w:themeColor="accent1"/>
        <w:bottom w:val="single" w:sz="4" w:space="10" w:color="00A0B6" w:themeColor="accent1"/>
      </w:pBdr>
      <w:tabs>
        <w:tab w:val="left" w:pos="2410"/>
      </w:tabs>
      <w:suppressAutoHyphens/>
      <w:spacing w:before="360" w:after="360"/>
      <w:ind w:left="864" w:right="864"/>
      <w:jc w:val="center"/>
    </w:pPr>
    <w:rPr>
      <w:rFonts w:ascii="Arial" w:eastAsia="Times New Roman" w:hAnsi="Arial" w:cs="Arial"/>
      <w:i/>
      <w:iCs/>
      <w:color w:val="00A0B6" w:themeColor="accent1"/>
      <w:sz w:val="20"/>
      <w:szCs w:val="24"/>
      <w:lang w:eastAsia="ar-SA"/>
    </w:rPr>
  </w:style>
  <w:style w:type="character" w:customStyle="1" w:styleId="IntenseQuoteChar">
    <w:name w:val="Intense Quote Char"/>
    <w:basedOn w:val="DefaultParagraphFont"/>
    <w:link w:val="IntenseQuote"/>
    <w:rsid w:val="002D551F"/>
    <w:rPr>
      <w:rFonts w:ascii="Arial" w:eastAsia="Times New Roman" w:hAnsi="Arial" w:cs="Arial"/>
      <w:i/>
      <w:iCs/>
      <w:color w:val="00A0B6" w:themeColor="accent1"/>
      <w:szCs w:val="24"/>
      <w:lang w:eastAsia="ar-SA"/>
    </w:rPr>
  </w:style>
  <w:style w:type="character" w:customStyle="1" w:styleId="SummaryZchn">
    <w:name w:val="Summary Zchn"/>
    <w:basedOn w:val="IntenseQuoteChar"/>
    <w:link w:val="Summary"/>
    <w:rsid w:val="002D551F"/>
    <w:rPr>
      <w:rFonts w:ascii="Arial" w:eastAsia="Times New Roman" w:hAnsi="Arial" w:cs="Arial"/>
      <w:b/>
      <w:bCs/>
      <w:i/>
      <w:iCs/>
      <w:color w:val="808080" w:themeColor="background1" w:themeShade="80"/>
      <w:szCs w:val="24"/>
      <w:lang w:eastAsia="ar-SA"/>
    </w:rPr>
  </w:style>
  <w:style w:type="paragraph" w:customStyle="1" w:styleId="NormalCenteredBold">
    <w:name w:val="Normal Centered Bold"/>
    <w:basedOn w:val="Normal"/>
    <w:next w:val="Text"/>
    <w:qFormat/>
    <w:rsid w:val="002D551F"/>
    <w:pPr>
      <w:tabs>
        <w:tab w:val="left" w:pos="2410"/>
      </w:tabs>
      <w:suppressAutoHyphens/>
      <w:spacing w:after="0"/>
      <w:jc w:val="center"/>
    </w:pPr>
    <w:rPr>
      <w:rFonts w:ascii="Arial" w:eastAsia="Times New Roman" w:hAnsi="Arial" w:cs="Arial"/>
      <w:b/>
      <w:color w:val="auto"/>
      <w:sz w:val="20"/>
      <w:szCs w:val="24"/>
      <w:lang w:eastAsia="ar-SA"/>
    </w:rPr>
  </w:style>
  <w:style w:type="paragraph" w:customStyle="1" w:styleId="KommentarRAP">
    <w:name w:val="Kommentar RAP"/>
    <w:basedOn w:val="Normal"/>
    <w:next w:val="Text"/>
    <w:qFormat/>
    <w:rsid w:val="002D551F"/>
    <w:pPr>
      <w:tabs>
        <w:tab w:val="left" w:pos="2410"/>
      </w:tabs>
      <w:suppressAutoHyphens/>
      <w:spacing w:after="0"/>
      <w:jc w:val="both"/>
    </w:pPr>
    <w:rPr>
      <w:rFonts w:ascii="Arial" w:eastAsia="Times New Roman" w:hAnsi="Arial" w:cs="Arial"/>
      <w:color w:val="FF9900"/>
      <w:sz w:val="20"/>
      <w:szCs w:val="24"/>
      <w:lang w:eastAsia="ar-SA"/>
    </w:rPr>
  </w:style>
  <w:style w:type="paragraph" w:customStyle="1" w:styleId="KommentarFAP">
    <w:name w:val="Kommentar FAP"/>
    <w:basedOn w:val="Normal"/>
    <w:next w:val="Text"/>
    <w:link w:val="KommentarFAPChar"/>
    <w:qFormat/>
    <w:rsid w:val="002D551F"/>
    <w:pPr>
      <w:tabs>
        <w:tab w:val="left" w:pos="2410"/>
      </w:tabs>
      <w:suppressAutoHyphens/>
      <w:spacing w:after="0"/>
      <w:jc w:val="both"/>
    </w:pPr>
    <w:rPr>
      <w:rFonts w:ascii="Arial" w:eastAsia="Times New Roman" w:hAnsi="Arial" w:cs="Arial"/>
      <w:color w:val="00CCFF"/>
      <w:sz w:val="20"/>
      <w:szCs w:val="24"/>
      <w:lang w:eastAsia="ar-SA"/>
    </w:rPr>
  </w:style>
  <w:style w:type="character" w:customStyle="1" w:styleId="KommentarFAPChar">
    <w:name w:val="Kommentar FAP Char"/>
    <w:basedOn w:val="DefaultParagraphFont"/>
    <w:link w:val="KommentarFAP"/>
    <w:locked/>
    <w:rsid w:val="002D551F"/>
    <w:rPr>
      <w:rFonts w:ascii="Arial" w:eastAsia="Times New Roman" w:hAnsi="Arial" w:cs="Arial"/>
      <w:color w:val="00CCFF"/>
      <w:szCs w:val="24"/>
      <w:lang w:eastAsia="ar-SA"/>
    </w:rPr>
  </w:style>
  <w:style w:type="paragraph" w:customStyle="1" w:styleId="FormatvorlageBeschriftung">
    <w:name w:val="Formatvorlage Beschriftung"/>
    <w:basedOn w:val="Normal"/>
    <w:next w:val="Text"/>
    <w:link w:val="FormatvorlageBeschriftungZchn"/>
    <w:qFormat/>
    <w:rsid w:val="002D551F"/>
    <w:pPr>
      <w:tabs>
        <w:tab w:val="left" w:pos="2410"/>
      </w:tabs>
      <w:suppressAutoHyphens/>
      <w:spacing w:before="120" w:after="240" w:line="360" w:lineRule="auto"/>
      <w:ind w:right="1982"/>
      <w:contextualSpacing/>
      <w:jc w:val="center"/>
    </w:pPr>
    <w:rPr>
      <w:rFonts w:ascii="Arial" w:eastAsia="Times New Roman" w:hAnsi="Arial" w:cs="Times New Roman"/>
      <w:b/>
      <w:bCs/>
      <w:color w:val="auto"/>
      <w:sz w:val="20"/>
      <w:szCs w:val="20"/>
      <w:lang w:eastAsia="ar-SA"/>
    </w:rPr>
  </w:style>
  <w:style w:type="character" w:customStyle="1" w:styleId="FormatvorlageBeschriftungZchn">
    <w:name w:val="Formatvorlage Beschriftung Zchn"/>
    <w:link w:val="FormatvorlageBeschriftung"/>
    <w:locked/>
    <w:rsid w:val="002D551F"/>
    <w:rPr>
      <w:rFonts w:ascii="Arial" w:eastAsia="Times New Roman" w:hAnsi="Arial" w:cs="Times New Roman"/>
      <w:b/>
      <w:bCs/>
      <w:lang w:eastAsia="ar-SA"/>
    </w:rPr>
  </w:style>
  <w:style w:type="paragraph" w:customStyle="1" w:styleId="NormalCentered">
    <w:name w:val="Normal Centered"/>
    <w:basedOn w:val="Normal"/>
    <w:next w:val="Text"/>
    <w:qFormat/>
    <w:rsid w:val="002D551F"/>
    <w:pPr>
      <w:tabs>
        <w:tab w:val="left" w:pos="2410"/>
      </w:tabs>
      <w:suppressAutoHyphens/>
      <w:spacing w:after="0"/>
      <w:jc w:val="center"/>
    </w:pPr>
    <w:rPr>
      <w:rFonts w:ascii="Arial" w:eastAsia="Times New Roman" w:hAnsi="Arial" w:cs="Arial"/>
      <w:color w:val="auto"/>
      <w:sz w:val="20"/>
      <w:szCs w:val="24"/>
      <w:lang w:eastAsia="ar-SA"/>
    </w:rPr>
  </w:style>
  <w:style w:type="paragraph" w:customStyle="1" w:styleId="KommentarKVB">
    <w:name w:val="Kommentar KVB"/>
    <w:basedOn w:val="KommentarRAP"/>
    <w:next w:val="Text"/>
    <w:qFormat/>
    <w:rsid w:val="002D551F"/>
    <w:rPr>
      <w:color w:val="993366"/>
    </w:rPr>
  </w:style>
  <w:style w:type="paragraph" w:customStyle="1" w:styleId="Vertraulich">
    <w:name w:val="Vertraulich"/>
    <w:basedOn w:val="Normal"/>
    <w:link w:val="VertraulichZchn"/>
    <w:semiHidden/>
    <w:rsid w:val="002D551F"/>
    <w:pPr>
      <w:tabs>
        <w:tab w:val="left" w:pos="2410"/>
      </w:tabs>
      <w:suppressAutoHyphens/>
      <w:spacing w:after="0"/>
      <w:jc w:val="center"/>
    </w:pPr>
    <w:rPr>
      <w:rFonts w:eastAsia="Times New Roman" w:cs="Times New Roman"/>
      <w:color w:val="FF0000"/>
      <w:sz w:val="20"/>
      <w:szCs w:val="20"/>
      <w:lang w:val="x-none" w:eastAsia="x-none"/>
    </w:rPr>
  </w:style>
  <w:style w:type="character" w:customStyle="1" w:styleId="VertraulichZchn">
    <w:name w:val="Vertraulich Zchn"/>
    <w:link w:val="Vertraulich"/>
    <w:semiHidden/>
    <w:rsid w:val="002D551F"/>
    <w:rPr>
      <w:rFonts w:ascii="Times New Roman" w:eastAsia="Times New Roman" w:hAnsi="Times New Roman" w:cs="Times New Roman"/>
      <w:color w:val="FF0000"/>
      <w:lang w:val="x-none" w:eastAsia="x-none"/>
    </w:rPr>
  </w:style>
  <w:style w:type="paragraph" w:customStyle="1" w:styleId="AufzhlungNummern">
    <w:name w:val="Aufzählung (Nummern)"/>
    <w:basedOn w:val="Normal"/>
    <w:semiHidden/>
    <w:qFormat/>
    <w:rsid w:val="002D551F"/>
    <w:pPr>
      <w:keepLines/>
      <w:numPr>
        <w:numId w:val="4"/>
      </w:numPr>
      <w:suppressAutoHyphens/>
      <w:spacing w:before="120" w:after="180"/>
      <w:contextualSpacing/>
      <w:jc w:val="both"/>
    </w:pPr>
    <w:rPr>
      <w:rFonts w:ascii="Arial" w:eastAsia="Times New Roman" w:hAnsi="Arial" w:cs="Arial"/>
      <w:color w:val="auto"/>
      <w:sz w:val="20"/>
      <w:szCs w:val="24"/>
      <w:lang w:eastAsia="ar-SA"/>
    </w:rPr>
  </w:style>
  <w:style w:type="character" w:customStyle="1" w:styleId="EndnoteTextChar">
    <w:name w:val="Endnote Text Char"/>
    <w:basedOn w:val="DefaultParagraphFont"/>
    <w:link w:val="EndnoteText"/>
    <w:semiHidden/>
    <w:rsid w:val="002D551F"/>
    <w:rPr>
      <w:rFonts w:ascii="Arial" w:eastAsia="Times New Roman" w:hAnsi="Arial" w:cs="Arial"/>
      <w:lang w:eastAsia="ar-SA"/>
    </w:rPr>
  </w:style>
  <w:style w:type="paragraph" w:styleId="EndnoteText">
    <w:name w:val="endnote text"/>
    <w:basedOn w:val="Normal"/>
    <w:link w:val="EndnoteTextChar"/>
    <w:semiHidden/>
    <w:rsid w:val="002D551F"/>
    <w:pPr>
      <w:tabs>
        <w:tab w:val="left" w:pos="2410"/>
      </w:tabs>
      <w:suppressAutoHyphens/>
      <w:spacing w:after="0"/>
      <w:jc w:val="both"/>
    </w:pPr>
    <w:rPr>
      <w:rFonts w:ascii="Arial" w:eastAsia="Times New Roman" w:hAnsi="Arial" w:cs="Arial"/>
      <w:color w:val="auto"/>
      <w:sz w:val="20"/>
      <w:szCs w:val="20"/>
      <w:lang w:eastAsia="ar-SA"/>
    </w:rPr>
  </w:style>
  <w:style w:type="paragraph" w:customStyle="1" w:styleId="Bull">
    <w:name w:val="Bull"/>
    <w:basedOn w:val="Normal"/>
    <w:rsid w:val="002D551F"/>
    <w:pPr>
      <w:keepLines/>
      <w:numPr>
        <w:numId w:val="3"/>
      </w:numPr>
      <w:suppressAutoHyphens/>
      <w:spacing w:after="60"/>
      <w:ind w:left="426" w:right="1982"/>
      <w:contextualSpacing/>
      <w:jc w:val="both"/>
    </w:pPr>
    <w:rPr>
      <w:rFonts w:ascii="Arial" w:eastAsia="Times New Roman" w:hAnsi="Arial" w:cs="Arial"/>
      <w:color w:val="auto"/>
      <w:sz w:val="20"/>
      <w:szCs w:val="24"/>
      <w:lang w:eastAsia="de-DE"/>
    </w:rPr>
  </w:style>
  <w:style w:type="paragraph" w:customStyle="1" w:styleId="Bull2">
    <w:name w:val="Bull 2"/>
    <w:basedOn w:val="Bull"/>
    <w:rsid w:val="002D551F"/>
    <w:pPr>
      <w:numPr>
        <w:ilvl w:val="1"/>
      </w:numPr>
      <w:ind w:left="709"/>
    </w:pPr>
  </w:style>
  <w:style w:type="paragraph" w:customStyle="1" w:styleId="SummaryBold">
    <w:name w:val="Summary Bold"/>
    <w:basedOn w:val="Summary"/>
    <w:next w:val="Text"/>
    <w:link w:val="SummaryBoldZchn"/>
    <w:rsid w:val="002D551F"/>
    <w:pPr>
      <w:ind w:left="864" w:right="864"/>
    </w:pPr>
    <w:rPr>
      <w:b/>
      <w:bCs/>
      <w:iCs w:val="0"/>
      <w:color w:val="201E1E" w:themeColor="text1" w:themeTint="F2"/>
    </w:rPr>
  </w:style>
  <w:style w:type="character" w:customStyle="1" w:styleId="SummaryBoldZchn">
    <w:name w:val="Summary Bold Zchn"/>
    <w:basedOn w:val="SummaryZchn"/>
    <w:link w:val="SummaryBold"/>
    <w:rsid w:val="002D551F"/>
    <w:rPr>
      <w:rFonts w:ascii="Arial" w:eastAsia="Times New Roman" w:hAnsi="Arial" w:cs="Arial"/>
      <w:b/>
      <w:bCs/>
      <w:i/>
      <w:iCs w:val="0"/>
      <w:color w:val="201E1E" w:themeColor="text1" w:themeTint="F2"/>
      <w:sz w:val="24"/>
      <w:szCs w:val="24"/>
      <w:lang w:eastAsia="ar-SA"/>
    </w:rPr>
  </w:style>
  <w:style w:type="paragraph" w:customStyle="1" w:styleId="Implementation">
    <w:name w:val="Implementation"/>
    <w:basedOn w:val="Normal"/>
    <w:next w:val="Text"/>
    <w:qFormat/>
    <w:rsid w:val="002D551F"/>
    <w:pPr>
      <w:keepNext/>
      <w:tabs>
        <w:tab w:val="left" w:pos="2410"/>
        <w:tab w:val="right" w:pos="9343"/>
      </w:tabs>
      <w:suppressAutoHyphens/>
      <w:spacing w:before="120" w:after="60"/>
      <w:jc w:val="both"/>
      <w:outlineLvl w:val="8"/>
    </w:pPr>
    <w:rPr>
      <w:rFonts w:ascii="Arial" w:eastAsia="Times New Roman" w:hAnsi="Arial" w:cs="Arial"/>
      <w:b/>
      <w:color w:val="auto"/>
      <w:sz w:val="20"/>
      <w:szCs w:val="24"/>
      <w:lang w:eastAsia="ar-SA"/>
    </w:rPr>
  </w:style>
  <w:style w:type="paragraph" w:customStyle="1" w:styleId="Randbemerkung">
    <w:name w:val="Randbemerkung"/>
    <w:basedOn w:val="Normal"/>
    <w:qFormat/>
    <w:rsid w:val="002D551F"/>
    <w:pPr>
      <w:tabs>
        <w:tab w:val="left" w:pos="2410"/>
      </w:tabs>
      <w:suppressAutoHyphens/>
      <w:spacing w:after="0"/>
    </w:pPr>
    <w:rPr>
      <w:rFonts w:ascii="Arial" w:eastAsia="Times New Roman" w:hAnsi="Arial" w:cs="Arial"/>
      <w:color w:val="FF0000"/>
      <w:sz w:val="16"/>
      <w:szCs w:val="24"/>
      <w:lang w:eastAsia="ar-SA"/>
    </w:rPr>
  </w:style>
  <w:style w:type="paragraph" w:customStyle="1" w:styleId="TextRequirements">
    <w:name w:val="Text Requirements"/>
    <w:basedOn w:val="Text"/>
    <w:qFormat/>
    <w:rsid w:val="002D551F"/>
    <w:pPr>
      <w:ind w:right="1982"/>
    </w:pPr>
  </w:style>
  <w:style w:type="paragraph" w:customStyle="1" w:styleId="Corpo-de-texto">
    <w:name w:val="Corpo-de-texto"/>
    <w:basedOn w:val="Normal"/>
    <w:rsid w:val="002D551F"/>
    <w:pPr>
      <w:spacing w:after="120"/>
      <w:jc w:val="both"/>
    </w:pPr>
    <w:rPr>
      <w:rFonts w:ascii="Arial" w:eastAsia="Times New Roman" w:hAnsi="Arial" w:cs="Times New Roman"/>
      <w:snapToGrid w:val="0"/>
      <w:color w:val="auto"/>
      <w:szCs w:val="20"/>
      <w:lang w:val="es-CO" w:eastAsia="pt-BR"/>
    </w:rPr>
  </w:style>
  <w:style w:type="character" w:customStyle="1" w:styleId="string">
    <w:name w:val="string"/>
    <w:basedOn w:val="DefaultParagraphFont"/>
    <w:rsid w:val="002D551F"/>
  </w:style>
  <w:style w:type="character" w:customStyle="1" w:styleId="preprocessor">
    <w:name w:val="preprocessor"/>
    <w:basedOn w:val="DefaultParagraphFont"/>
    <w:rsid w:val="002D551F"/>
  </w:style>
  <w:style w:type="character" w:customStyle="1" w:styleId="keyword">
    <w:name w:val="keyword"/>
    <w:basedOn w:val="DefaultParagraphFont"/>
    <w:rsid w:val="002D551F"/>
  </w:style>
  <w:style w:type="character" w:customStyle="1" w:styleId="HTMLPreformattedChar">
    <w:name w:val="HTML Preformatted Char"/>
    <w:basedOn w:val="DefaultParagraphFont"/>
    <w:link w:val="HTMLPreformatted"/>
    <w:uiPriority w:val="99"/>
    <w:semiHidden/>
    <w:rsid w:val="002D551F"/>
    <w:rPr>
      <w:rFonts w:ascii="Courier" w:eastAsia="Times New Roman" w:hAnsi="Courier" w:cs="Arial"/>
      <w:lang w:eastAsia="ar-SA"/>
    </w:rPr>
  </w:style>
  <w:style w:type="paragraph" w:styleId="HTMLPreformatted">
    <w:name w:val="HTML Preformatted"/>
    <w:basedOn w:val="Normal"/>
    <w:link w:val="HTMLPreformattedChar"/>
    <w:uiPriority w:val="99"/>
    <w:semiHidden/>
    <w:unhideWhenUsed/>
    <w:rsid w:val="002D551F"/>
    <w:pPr>
      <w:tabs>
        <w:tab w:val="left" w:pos="2410"/>
      </w:tabs>
      <w:suppressAutoHyphens/>
      <w:spacing w:after="0"/>
      <w:jc w:val="both"/>
    </w:pPr>
    <w:rPr>
      <w:rFonts w:ascii="Courier" w:eastAsia="Times New Roman" w:hAnsi="Courier" w:cs="Arial"/>
      <w:color w:val="auto"/>
      <w:sz w:val="20"/>
      <w:szCs w:val="20"/>
      <w:lang w:eastAsia="ar-SA"/>
    </w:rPr>
  </w:style>
  <w:style w:type="table" w:styleId="MediumShading1-Accent1">
    <w:name w:val="Medium Shading 1 Accent 1"/>
    <w:basedOn w:val="TableNormal"/>
    <w:uiPriority w:val="63"/>
    <w:rsid w:val="002D551F"/>
    <w:pPr>
      <w:jc w:val="both"/>
    </w:pPr>
    <w:rPr>
      <w:rFonts w:ascii="Times New Roman" w:eastAsia="Times New Roman" w:hAnsi="Times New Roman" w:cs="Times New Roman"/>
      <w:lang w:val="es-ES" w:eastAsia="es-ES"/>
    </w:rPr>
    <w:tblPr>
      <w:tblStyleRowBandSize w:val="1"/>
      <w:tblStyleColBandSize w:val="1"/>
      <w:tblBorders>
        <w:top w:val="single" w:sz="8" w:space="0" w:color="09E1FF" w:themeColor="accent1" w:themeTint="BF"/>
        <w:left w:val="single" w:sz="8" w:space="0" w:color="09E1FF" w:themeColor="accent1" w:themeTint="BF"/>
        <w:bottom w:val="single" w:sz="8" w:space="0" w:color="09E1FF" w:themeColor="accent1" w:themeTint="BF"/>
        <w:right w:val="single" w:sz="8" w:space="0" w:color="09E1FF" w:themeColor="accent1" w:themeTint="BF"/>
        <w:insideH w:val="single" w:sz="8" w:space="0" w:color="09E1FF" w:themeColor="accent1" w:themeTint="BF"/>
      </w:tblBorders>
    </w:tblPr>
    <w:tblStylePr w:type="firstRow">
      <w:pPr>
        <w:spacing w:before="0" w:after="0" w:line="240" w:lineRule="auto"/>
      </w:pPr>
      <w:rPr>
        <w:b/>
        <w:bCs/>
        <w:color w:val="FFFFFF" w:themeColor="background1"/>
      </w:rPr>
      <w:tblPr/>
      <w:tcPr>
        <w:tcBorders>
          <w:top w:val="single" w:sz="8" w:space="0" w:color="09E1FF" w:themeColor="accent1" w:themeTint="BF"/>
          <w:left w:val="single" w:sz="8" w:space="0" w:color="09E1FF" w:themeColor="accent1" w:themeTint="BF"/>
          <w:bottom w:val="single" w:sz="8" w:space="0" w:color="09E1FF" w:themeColor="accent1" w:themeTint="BF"/>
          <w:right w:val="single" w:sz="8" w:space="0" w:color="09E1FF" w:themeColor="accent1" w:themeTint="BF"/>
          <w:insideH w:val="nil"/>
          <w:insideV w:val="nil"/>
        </w:tcBorders>
        <w:shd w:val="clear" w:color="auto" w:fill="00A0B6" w:themeFill="accent1"/>
      </w:tcPr>
    </w:tblStylePr>
    <w:tblStylePr w:type="lastRow">
      <w:pPr>
        <w:spacing w:before="0" w:after="0" w:line="240" w:lineRule="auto"/>
      </w:pPr>
      <w:rPr>
        <w:b/>
        <w:bCs/>
      </w:rPr>
      <w:tblPr/>
      <w:tcPr>
        <w:tcBorders>
          <w:top w:val="double" w:sz="6" w:space="0" w:color="09E1FF" w:themeColor="accent1" w:themeTint="BF"/>
          <w:left w:val="single" w:sz="8" w:space="0" w:color="09E1FF" w:themeColor="accent1" w:themeTint="BF"/>
          <w:bottom w:val="single" w:sz="8" w:space="0" w:color="09E1FF" w:themeColor="accent1" w:themeTint="BF"/>
          <w:right w:val="single" w:sz="8" w:space="0" w:color="09E1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DF5FF" w:themeFill="accent1" w:themeFillTint="3F"/>
      </w:tcPr>
    </w:tblStylePr>
    <w:tblStylePr w:type="band1Horz">
      <w:tblPr/>
      <w:tcPr>
        <w:tcBorders>
          <w:insideH w:val="nil"/>
          <w:insideV w:val="nil"/>
        </w:tcBorders>
        <w:shd w:val="clear" w:color="auto" w:fill="ADF5FF" w:themeFill="accent1" w:themeFillTint="3F"/>
      </w:tcPr>
    </w:tblStylePr>
    <w:tblStylePr w:type="band2Horz">
      <w:tblPr/>
      <w:tcPr>
        <w:tcBorders>
          <w:insideH w:val="nil"/>
          <w:insideV w:val="nil"/>
        </w:tcBorders>
      </w:tcPr>
    </w:tblStylePr>
  </w:style>
  <w:style w:type="table" w:styleId="LightShading-Accent1">
    <w:name w:val="Light Shading Accent 1"/>
    <w:basedOn w:val="TableNormal"/>
    <w:uiPriority w:val="60"/>
    <w:rsid w:val="002D551F"/>
    <w:rPr>
      <w:rFonts w:ascii="Times New Roman" w:eastAsia="Times New Roman" w:hAnsi="Times New Roman" w:cs="Times New Roman"/>
      <w:color w:val="007788" w:themeColor="accent1" w:themeShade="BF"/>
      <w:lang w:val="de-DE" w:eastAsia="de-DE"/>
    </w:rPr>
    <w:tblPr>
      <w:tblStyleRowBandSize w:val="1"/>
      <w:tblStyleColBandSize w:val="1"/>
      <w:tblBorders>
        <w:top w:val="single" w:sz="8" w:space="0" w:color="00A0B6" w:themeColor="accent1"/>
        <w:bottom w:val="single" w:sz="8" w:space="0" w:color="00A0B6" w:themeColor="accent1"/>
      </w:tblBorders>
    </w:tblPr>
    <w:tblStylePr w:type="firstRow">
      <w:pPr>
        <w:spacing w:before="0" w:after="0" w:line="240" w:lineRule="auto"/>
      </w:pPr>
      <w:rPr>
        <w:b/>
        <w:bCs/>
      </w:rPr>
      <w:tblPr/>
      <w:tcPr>
        <w:tcBorders>
          <w:top w:val="single" w:sz="8" w:space="0" w:color="00A0B6" w:themeColor="accent1"/>
          <w:left w:val="nil"/>
          <w:bottom w:val="single" w:sz="8" w:space="0" w:color="00A0B6" w:themeColor="accent1"/>
          <w:right w:val="nil"/>
          <w:insideH w:val="nil"/>
          <w:insideV w:val="nil"/>
        </w:tcBorders>
      </w:tcPr>
    </w:tblStylePr>
    <w:tblStylePr w:type="lastRow">
      <w:pPr>
        <w:spacing w:before="0" w:after="0" w:line="240" w:lineRule="auto"/>
      </w:pPr>
      <w:rPr>
        <w:b/>
        <w:bCs/>
      </w:rPr>
      <w:tblPr/>
      <w:tcPr>
        <w:tcBorders>
          <w:top w:val="single" w:sz="8" w:space="0" w:color="00A0B6" w:themeColor="accent1"/>
          <w:left w:val="nil"/>
          <w:bottom w:val="single" w:sz="8" w:space="0" w:color="00A0B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5FF" w:themeFill="accent1" w:themeFillTint="3F"/>
      </w:tcPr>
    </w:tblStylePr>
    <w:tblStylePr w:type="band1Horz">
      <w:tblPr/>
      <w:tcPr>
        <w:tcBorders>
          <w:left w:val="nil"/>
          <w:right w:val="nil"/>
          <w:insideH w:val="nil"/>
          <w:insideV w:val="nil"/>
        </w:tcBorders>
        <w:shd w:val="clear" w:color="auto" w:fill="ADF5FF" w:themeFill="accent1" w:themeFillTint="3F"/>
      </w:tcPr>
    </w:tblStylePr>
  </w:style>
  <w:style w:type="character" w:customStyle="1" w:styleId="css-truncate">
    <w:name w:val="css-truncate"/>
    <w:basedOn w:val="DefaultParagraphFont"/>
    <w:rsid w:val="002D551F"/>
  </w:style>
  <w:style w:type="character" w:customStyle="1" w:styleId="pl-s">
    <w:name w:val="pl-s"/>
    <w:basedOn w:val="DefaultParagraphFont"/>
    <w:rsid w:val="002D551F"/>
  </w:style>
  <w:style w:type="paragraph" w:customStyle="1" w:styleId="yang-tree">
    <w:name w:val="yang-tree"/>
    <w:basedOn w:val="Text"/>
    <w:link w:val="yang-treeCar"/>
    <w:qFormat/>
    <w:rsid w:val="002D551F"/>
    <w:pPr>
      <w:pBdr>
        <w:top w:val="single" w:sz="4" w:space="1" w:color="437F27" w:themeColor="accent5" w:themeShade="BF" w:shadow="1"/>
        <w:left w:val="single" w:sz="4" w:space="0" w:color="437F27" w:themeColor="accent5" w:themeShade="BF" w:shadow="1"/>
        <w:bottom w:val="single" w:sz="4" w:space="1" w:color="437F27" w:themeColor="accent5" w:themeShade="BF" w:shadow="1"/>
        <w:right w:val="single" w:sz="4" w:space="4" w:color="437F27" w:themeColor="accent5" w:themeShade="BF" w:shadow="1"/>
      </w:pBdr>
      <w:shd w:val="clear" w:color="auto" w:fill="BDF7FF" w:themeFill="accent1" w:themeFillTint="33"/>
      <w:spacing w:after="0"/>
      <w:jc w:val="left"/>
    </w:pPr>
    <w:rPr>
      <w:rFonts w:ascii="Courier New" w:hAnsi="Courier New" w:cs="Courier New"/>
    </w:rPr>
  </w:style>
  <w:style w:type="character" w:customStyle="1" w:styleId="yang-treeCar">
    <w:name w:val="yang-tree Car"/>
    <w:basedOn w:val="TextChar"/>
    <w:link w:val="yang-tree"/>
    <w:rsid w:val="002D551F"/>
    <w:rPr>
      <w:rFonts w:ascii="Courier New" w:eastAsia="Times New Roman" w:hAnsi="Courier New" w:cs="Courier New"/>
      <w:szCs w:val="24"/>
      <w:shd w:val="clear" w:color="auto" w:fill="BDF7FF" w:themeFill="accent1" w:themeFillTint="33"/>
      <w:lang w:eastAsia="ar-SA"/>
    </w:rPr>
  </w:style>
  <w:style w:type="table" w:styleId="MediumShading2-Accent1">
    <w:name w:val="Medium Shading 2 Accent 1"/>
    <w:basedOn w:val="TableNormal"/>
    <w:uiPriority w:val="64"/>
    <w:rsid w:val="002D551F"/>
    <w:rPr>
      <w:rFonts w:ascii="Times New Roman" w:eastAsia="Times New Roman" w:hAnsi="Times New Roman" w:cs="Times New Roman"/>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0B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0B6" w:themeFill="accent1"/>
      </w:tcPr>
    </w:tblStylePr>
    <w:tblStylePr w:type="lastCol">
      <w:rPr>
        <w:b/>
        <w:bCs/>
        <w:color w:val="FFFFFF" w:themeColor="background1"/>
      </w:rPr>
      <w:tblPr/>
      <w:tcPr>
        <w:tcBorders>
          <w:left w:val="nil"/>
          <w:right w:val="nil"/>
          <w:insideH w:val="nil"/>
          <w:insideV w:val="nil"/>
        </w:tcBorders>
        <w:shd w:val="clear" w:color="auto" w:fill="00A0B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uadrculamedia3-nfasis56">
    <w:name w:val="Cuadrícula media 3 - Énfasis 56"/>
    <w:basedOn w:val="TableNormal"/>
    <w:next w:val="MediumGrid3-Accent5"/>
    <w:uiPriority w:val="69"/>
    <w:rsid w:val="002D551F"/>
    <w:rPr>
      <w:rFonts w:ascii="Calibri" w:eastAsia="Times New Roman" w:hAnsi="Calibri" w:cs="Times New Roman"/>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5">
    <w:name w:val="Medium Grid 3 Accent 5"/>
    <w:basedOn w:val="TableNormal"/>
    <w:uiPriority w:val="69"/>
    <w:rsid w:val="002D551F"/>
    <w:rPr>
      <w:rFonts w:ascii="Times New Roman" w:eastAsia="Times New Roman" w:hAnsi="Times New Roman" w:cs="Times New Roman"/>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EE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B3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B3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B3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B3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DD9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DD92" w:themeFill="accent5" w:themeFillTint="7F"/>
      </w:tcPr>
    </w:tblStylePr>
  </w:style>
  <w:style w:type="paragraph" w:customStyle="1" w:styleId="paragraph">
    <w:name w:val="paragraph"/>
    <w:basedOn w:val="Normal"/>
    <w:rsid w:val="002D551F"/>
    <w:pPr>
      <w:spacing w:before="100" w:beforeAutospacing="1" w:after="100" w:afterAutospacing="1"/>
    </w:pPr>
    <w:rPr>
      <w:rFonts w:eastAsia="Times New Roman" w:cs="Times New Roman"/>
      <w:color w:val="auto"/>
      <w:szCs w:val="24"/>
      <w:lang w:eastAsia="en-US"/>
    </w:rPr>
  </w:style>
  <w:style w:type="character" w:customStyle="1" w:styleId="normaltextrun">
    <w:name w:val="normaltextrun"/>
    <w:basedOn w:val="DefaultParagraphFont"/>
    <w:rsid w:val="002D551F"/>
  </w:style>
  <w:style w:type="character" w:customStyle="1" w:styleId="eop">
    <w:name w:val="eop"/>
    <w:basedOn w:val="DefaultParagraphFont"/>
    <w:rsid w:val="002D551F"/>
  </w:style>
  <w:style w:type="table" w:styleId="MediumList1-Accent3">
    <w:name w:val="Medium List 1 Accent 3"/>
    <w:basedOn w:val="TableNormal"/>
    <w:uiPriority w:val="65"/>
    <w:rsid w:val="00793C25"/>
    <w:rPr>
      <w:color w:val="141313" w:themeColor="text1"/>
    </w:rPr>
    <w:tblPr>
      <w:tblStyleRowBandSize w:val="1"/>
      <w:tblStyleColBandSize w:val="1"/>
      <w:tblBorders>
        <w:top w:val="single" w:sz="8" w:space="0" w:color="0A3161" w:themeColor="accent3"/>
        <w:bottom w:val="single" w:sz="8" w:space="0" w:color="0A3161" w:themeColor="accent3"/>
      </w:tblBorders>
    </w:tblPr>
    <w:tblStylePr w:type="firstRow">
      <w:rPr>
        <w:rFonts w:asciiTheme="majorHAnsi" w:eastAsiaTheme="majorEastAsia" w:hAnsiTheme="majorHAnsi" w:cstheme="majorBidi"/>
      </w:rPr>
      <w:tblPr/>
      <w:tcPr>
        <w:tcBorders>
          <w:top w:val="nil"/>
          <w:bottom w:val="single" w:sz="8" w:space="0" w:color="0A3161" w:themeColor="accent3"/>
        </w:tcBorders>
      </w:tcPr>
    </w:tblStylePr>
    <w:tblStylePr w:type="lastRow">
      <w:rPr>
        <w:b/>
        <w:bCs/>
        <w:color w:val="0A3161" w:themeColor="text2"/>
      </w:rPr>
      <w:tblPr/>
      <w:tcPr>
        <w:tcBorders>
          <w:top w:val="single" w:sz="8" w:space="0" w:color="0A3161" w:themeColor="accent3"/>
          <w:bottom w:val="single" w:sz="8" w:space="0" w:color="0A3161" w:themeColor="accent3"/>
        </w:tcBorders>
      </w:tcPr>
    </w:tblStylePr>
    <w:tblStylePr w:type="firstCol">
      <w:rPr>
        <w:b/>
        <w:bCs/>
      </w:rPr>
    </w:tblStylePr>
    <w:tblStylePr w:type="lastCol">
      <w:rPr>
        <w:b/>
        <w:bCs/>
      </w:rPr>
      <w:tblPr/>
      <w:tcPr>
        <w:tcBorders>
          <w:top w:val="single" w:sz="8" w:space="0" w:color="0A3161" w:themeColor="accent3"/>
          <w:bottom w:val="single" w:sz="8" w:space="0" w:color="0A3161" w:themeColor="accent3"/>
        </w:tcBorders>
      </w:tcPr>
    </w:tblStylePr>
    <w:tblStylePr w:type="band1Vert">
      <w:tblPr/>
      <w:tcPr>
        <w:shd w:val="clear" w:color="auto" w:fill="A4C8F5" w:themeFill="accent3" w:themeFillTint="3F"/>
      </w:tcPr>
    </w:tblStylePr>
    <w:tblStylePr w:type="band1Horz">
      <w:tblPr/>
      <w:tcPr>
        <w:shd w:val="clear" w:color="auto" w:fill="A4C8F5" w:themeFill="accent3" w:themeFillTint="3F"/>
      </w:tcPr>
    </w:tblStylePr>
  </w:style>
  <w:style w:type="table" w:styleId="LightShading-Accent3">
    <w:name w:val="Light Shading Accent 3"/>
    <w:basedOn w:val="TableNormal"/>
    <w:uiPriority w:val="60"/>
    <w:rsid w:val="00793C25"/>
    <w:rPr>
      <w:color w:val="072448" w:themeColor="accent3" w:themeShade="BF"/>
    </w:rPr>
    <w:tblPr>
      <w:tblStyleRowBandSize w:val="1"/>
      <w:tblStyleColBandSize w:val="1"/>
      <w:tblBorders>
        <w:top w:val="single" w:sz="8" w:space="0" w:color="0A3161" w:themeColor="accent3"/>
        <w:bottom w:val="single" w:sz="8" w:space="0" w:color="0A3161" w:themeColor="accent3"/>
      </w:tblBorders>
    </w:tblPr>
    <w:tblStylePr w:type="firstRow">
      <w:pPr>
        <w:spacing w:before="0" w:after="0" w:line="240" w:lineRule="auto"/>
      </w:pPr>
      <w:rPr>
        <w:b/>
        <w:bCs/>
      </w:rPr>
      <w:tblPr/>
      <w:tcPr>
        <w:tcBorders>
          <w:top w:val="single" w:sz="8" w:space="0" w:color="0A3161" w:themeColor="accent3"/>
          <w:left w:val="nil"/>
          <w:bottom w:val="single" w:sz="8" w:space="0" w:color="0A3161" w:themeColor="accent3"/>
          <w:right w:val="nil"/>
          <w:insideH w:val="nil"/>
          <w:insideV w:val="nil"/>
        </w:tcBorders>
      </w:tcPr>
    </w:tblStylePr>
    <w:tblStylePr w:type="lastRow">
      <w:pPr>
        <w:spacing w:before="0" w:after="0" w:line="240" w:lineRule="auto"/>
      </w:pPr>
      <w:rPr>
        <w:b/>
        <w:bCs/>
      </w:rPr>
      <w:tblPr/>
      <w:tcPr>
        <w:tcBorders>
          <w:top w:val="single" w:sz="8" w:space="0" w:color="0A3161" w:themeColor="accent3"/>
          <w:left w:val="nil"/>
          <w:bottom w:val="single" w:sz="8" w:space="0" w:color="0A316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C8F5" w:themeFill="accent3" w:themeFillTint="3F"/>
      </w:tcPr>
    </w:tblStylePr>
    <w:tblStylePr w:type="band1Horz">
      <w:tblPr/>
      <w:tcPr>
        <w:tcBorders>
          <w:left w:val="nil"/>
          <w:right w:val="nil"/>
          <w:insideH w:val="nil"/>
          <w:insideV w:val="nil"/>
        </w:tcBorders>
        <w:shd w:val="clear" w:color="auto" w:fill="A4C8F5" w:themeFill="accent3" w:themeFillTint="3F"/>
      </w:tcPr>
    </w:tblStylePr>
  </w:style>
  <w:style w:type="table" w:styleId="LightShading-Accent4">
    <w:name w:val="Light Shading Accent 4"/>
    <w:basedOn w:val="TableNormal"/>
    <w:uiPriority w:val="60"/>
    <w:rsid w:val="00793C25"/>
    <w:rPr>
      <w:color w:val="AF7C18" w:themeColor="accent4" w:themeShade="BF"/>
    </w:rPr>
    <w:tblPr>
      <w:tblStyleRowBandSize w:val="1"/>
      <w:tblStyleColBandSize w:val="1"/>
      <w:tblBorders>
        <w:top w:val="single" w:sz="8" w:space="0" w:color="E2A429" w:themeColor="accent4"/>
        <w:bottom w:val="single" w:sz="8" w:space="0" w:color="E2A429" w:themeColor="accent4"/>
      </w:tblBorders>
    </w:tblPr>
    <w:tblStylePr w:type="firstRow">
      <w:pPr>
        <w:spacing w:before="0" w:after="0" w:line="240" w:lineRule="auto"/>
      </w:pPr>
      <w:rPr>
        <w:b/>
        <w:bCs/>
      </w:rPr>
      <w:tblPr/>
      <w:tcPr>
        <w:tcBorders>
          <w:top w:val="single" w:sz="8" w:space="0" w:color="E2A429" w:themeColor="accent4"/>
          <w:left w:val="nil"/>
          <w:bottom w:val="single" w:sz="8" w:space="0" w:color="E2A429" w:themeColor="accent4"/>
          <w:right w:val="nil"/>
          <w:insideH w:val="nil"/>
          <w:insideV w:val="nil"/>
        </w:tcBorders>
      </w:tcPr>
    </w:tblStylePr>
    <w:tblStylePr w:type="lastRow">
      <w:pPr>
        <w:spacing w:before="0" w:after="0" w:line="240" w:lineRule="auto"/>
      </w:pPr>
      <w:rPr>
        <w:b/>
        <w:bCs/>
      </w:rPr>
      <w:tblPr/>
      <w:tcPr>
        <w:tcBorders>
          <w:top w:val="single" w:sz="8" w:space="0" w:color="E2A429" w:themeColor="accent4"/>
          <w:left w:val="nil"/>
          <w:bottom w:val="single" w:sz="8" w:space="0" w:color="E2A42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8C9" w:themeFill="accent4" w:themeFillTint="3F"/>
      </w:tcPr>
    </w:tblStylePr>
    <w:tblStylePr w:type="band1Horz">
      <w:tblPr/>
      <w:tcPr>
        <w:tcBorders>
          <w:left w:val="nil"/>
          <w:right w:val="nil"/>
          <w:insideH w:val="nil"/>
          <w:insideV w:val="nil"/>
        </w:tcBorders>
        <w:shd w:val="clear" w:color="auto" w:fill="F7E8C9" w:themeFill="accent4" w:themeFillTint="3F"/>
      </w:tcPr>
    </w:tblStylePr>
  </w:style>
  <w:style w:type="character" w:styleId="UnresolvedMention">
    <w:name w:val="Unresolved Mention"/>
    <w:basedOn w:val="DefaultParagraphFont"/>
    <w:uiPriority w:val="99"/>
    <w:semiHidden/>
    <w:unhideWhenUsed/>
    <w:rsid w:val="00B4522D"/>
    <w:rPr>
      <w:color w:val="605E5C"/>
      <w:shd w:val="clear" w:color="auto" w:fill="E1DFDD"/>
    </w:rPr>
  </w:style>
  <w:style w:type="table" w:styleId="GridTable2-Accent4">
    <w:name w:val="Grid Table 2 Accent 4"/>
    <w:basedOn w:val="TableNormal"/>
    <w:uiPriority w:val="47"/>
    <w:rsid w:val="00D72B96"/>
    <w:tblPr>
      <w:tblStyleRowBandSize w:val="1"/>
      <w:tblStyleColBandSize w:val="1"/>
      <w:tblBorders>
        <w:top w:val="single" w:sz="2" w:space="0" w:color="EDC87E" w:themeColor="accent4" w:themeTint="99"/>
        <w:bottom w:val="single" w:sz="2" w:space="0" w:color="EDC87E" w:themeColor="accent4" w:themeTint="99"/>
        <w:insideH w:val="single" w:sz="2" w:space="0" w:color="EDC87E" w:themeColor="accent4" w:themeTint="99"/>
        <w:insideV w:val="single" w:sz="2" w:space="0" w:color="EDC87E" w:themeColor="accent4" w:themeTint="99"/>
      </w:tblBorders>
    </w:tblPr>
    <w:tblStylePr w:type="firstRow">
      <w:rPr>
        <w:b/>
        <w:bCs/>
      </w:rPr>
      <w:tblPr/>
      <w:tcPr>
        <w:tcBorders>
          <w:top w:val="nil"/>
          <w:bottom w:val="single" w:sz="12" w:space="0" w:color="EDC87E" w:themeColor="accent4" w:themeTint="99"/>
          <w:insideH w:val="nil"/>
          <w:insideV w:val="nil"/>
        </w:tcBorders>
        <w:shd w:val="clear" w:color="auto" w:fill="FFFFFF" w:themeFill="background1"/>
      </w:tcPr>
    </w:tblStylePr>
    <w:tblStylePr w:type="lastRow">
      <w:rPr>
        <w:b/>
        <w:bCs/>
      </w:rPr>
      <w:tblPr/>
      <w:tcPr>
        <w:tcBorders>
          <w:top w:val="double" w:sz="2" w:space="0" w:color="EDC87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character" w:customStyle="1" w:styleId="NoSpacingChar">
    <w:name w:val="No Spacing Char"/>
    <w:aliases w:val="Table Text Char"/>
    <w:link w:val="NoSpacing"/>
    <w:uiPriority w:val="1"/>
    <w:rsid w:val="00237F5F"/>
    <w:rPr>
      <w:rFonts w:ascii="Times New Roman" w:hAnsi="Times New Roman"/>
      <w:color w:val="141313" w:themeColor="text1"/>
      <w:sz w:val="22"/>
      <w:szCs w:val="18"/>
    </w:rPr>
  </w:style>
  <w:style w:type="table" w:styleId="GridTable4-Accent5">
    <w:name w:val="Grid Table 4 Accent 5"/>
    <w:basedOn w:val="TableNormal"/>
    <w:uiPriority w:val="49"/>
    <w:rsid w:val="00237F5F"/>
    <w:rPr>
      <w:rFonts w:ascii="Times New Roman" w:eastAsia="Times New Roman" w:hAnsi="Times New Roman" w:cs="Times New Roman"/>
      <w:lang w:val="de-DE" w:eastAsia="de-DE"/>
    </w:rPr>
    <w:tblPr>
      <w:tblStyleRowBandSize w:val="1"/>
      <w:tblStyleColBandSize w:val="1"/>
      <w:tblBorders>
        <w:top w:val="single" w:sz="4" w:space="0" w:color="97D67C" w:themeColor="accent5" w:themeTint="99"/>
        <w:left w:val="single" w:sz="4" w:space="0" w:color="97D67C" w:themeColor="accent5" w:themeTint="99"/>
        <w:bottom w:val="single" w:sz="4" w:space="0" w:color="97D67C" w:themeColor="accent5" w:themeTint="99"/>
        <w:right w:val="single" w:sz="4" w:space="0" w:color="97D67C" w:themeColor="accent5" w:themeTint="99"/>
        <w:insideH w:val="single" w:sz="4" w:space="0" w:color="97D67C" w:themeColor="accent5" w:themeTint="99"/>
        <w:insideV w:val="single" w:sz="4" w:space="0" w:color="97D67C" w:themeColor="accent5" w:themeTint="99"/>
      </w:tblBorders>
    </w:tblPr>
    <w:tblStylePr w:type="firstRow">
      <w:rPr>
        <w:b/>
        <w:bCs/>
        <w:color w:val="FFFFFF" w:themeColor="background1"/>
      </w:rPr>
      <w:tblPr/>
      <w:tcPr>
        <w:tcBorders>
          <w:top w:val="single" w:sz="4" w:space="0" w:color="5AAB35" w:themeColor="accent5"/>
          <w:left w:val="single" w:sz="4" w:space="0" w:color="5AAB35" w:themeColor="accent5"/>
          <w:bottom w:val="single" w:sz="4" w:space="0" w:color="5AAB35" w:themeColor="accent5"/>
          <w:right w:val="single" w:sz="4" w:space="0" w:color="5AAB35" w:themeColor="accent5"/>
          <w:insideH w:val="nil"/>
          <w:insideV w:val="nil"/>
        </w:tcBorders>
        <w:shd w:val="clear" w:color="auto" w:fill="5AAB35" w:themeFill="accent5"/>
      </w:tcPr>
    </w:tblStylePr>
    <w:tblStylePr w:type="lastRow">
      <w:rPr>
        <w:b/>
        <w:bCs/>
      </w:rPr>
      <w:tblPr/>
      <w:tcPr>
        <w:tcBorders>
          <w:top w:val="double" w:sz="4" w:space="0" w:color="5AAB35" w:themeColor="accent5"/>
        </w:tcBorders>
      </w:tcPr>
    </w:tblStylePr>
    <w:tblStylePr w:type="firstCol">
      <w:rPr>
        <w:b/>
        <w:bCs/>
      </w:rPr>
    </w:tblStylePr>
    <w:tblStylePr w:type="lastCol">
      <w:rPr>
        <w:b/>
        <w:bCs/>
      </w:rPr>
    </w:tblStylePr>
    <w:tblStylePr w:type="band1Vert">
      <w:tblPr/>
      <w:tcPr>
        <w:shd w:val="clear" w:color="auto" w:fill="DCF1D3" w:themeFill="accent5" w:themeFillTint="33"/>
      </w:tcPr>
    </w:tblStylePr>
    <w:tblStylePr w:type="band1Horz">
      <w:tblPr/>
      <w:tcPr>
        <w:shd w:val="clear" w:color="auto" w:fill="DCF1D3" w:themeFill="accent5" w:themeFillTint="33"/>
      </w:tcPr>
    </w:tblStylePr>
  </w:style>
  <w:style w:type="table" w:styleId="ListTable1Light-Accent4">
    <w:name w:val="List Table 1 Light Accent 4"/>
    <w:basedOn w:val="TableNormal"/>
    <w:uiPriority w:val="46"/>
    <w:rsid w:val="00237F5F"/>
    <w:tblPr>
      <w:tblStyleRowBandSize w:val="1"/>
      <w:tblStyleColBandSize w:val="1"/>
    </w:tblPr>
    <w:tblStylePr w:type="firstRow">
      <w:rPr>
        <w:b/>
        <w:bCs/>
      </w:rPr>
      <w:tblPr/>
      <w:tcPr>
        <w:tcBorders>
          <w:bottom w:val="single" w:sz="4" w:space="0" w:color="EDC87E" w:themeColor="accent4" w:themeTint="99"/>
        </w:tcBorders>
      </w:tcPr>
    </w:tblStylePr>
    <w:tblStylePr w:type="lastRow">
      <w:rPr>
        <w:b/>
        <w:bCs/>
      </w:rPr>
      <w:tblPr/>
      <w:tcPr>
        <w:tcBorders>
          <w:top w:val="single" w:sz="4" w:space="0" w:color="EDC87E" w:themeColor="accent4" w:themeTint="99"/>
        </w:tcBorders>
      </w:tc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table" w:styleId="ListTable2-Accent4">
    <w:name w:val="List Table 2 Accent 4"/>
    <w:basedOn w:val="TableNormal"/>
    <w:uiPriority w:val="47"/>
    <w:rsid w:val="00237F5F"/>
    <w:tblPr>
      <w:tblStyleRowBandSize w:val="1"/>
      <w:tblStyleColBandSize w:val="1"/>
      <w:tblBorders>
        <w:top w:val="single" w:sz="4" w:space="0" w:color="EDC87E" w:themeColor="accent4" w:themeTint="99"/>
        <w:bottom w:val="single" w:sz="4" w:space="0" w:color="EDC87E" w:themeColor="accent4" w:themeTint="99"/>
        <w:insideH w:val="single" w:sz="4" w:space="0" w:color="EDC87E"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table" w:styleId="ListTable6ColourfulAccent4">
    <w:name w:val="List Table 6 Colorful Accent 4"/>
    <w:basedOn w:val="TableNormal"/>
    <w:uiPriority w:val="51"/>
    <w:rsid w:val="00237F5F"/>
    <w:rPr>
      <w:color w:val="AF7C18" w:themeColor="accent4" w:themeShade="BF"/>
    </w:rPr>
    <w:tblPr>
      <w:tblStyleRowBandSize w:val="1"/>
      <w:tblStyleColBandSize w:val="1"/>
      <w:tblBorders>
        <w:top w:val="single" w:sz="4" w:space="0" w:color="E2A429" w:themeColor="accent4"/>
        <w:bottom w:val="single" w:sz="4" w:space="0" w:color="E2A429" w:themeColor="accent4"/>
      </w:tblBorders>
    </w:tblPr>
    <w:tblStylePr w:type="firstRow">
      <w:rPr>
        <w:b/>
        <w:bCs/>
      </w:rPr>
      <w:tblPr/>
      <w:tcPr>
        <w:tcBorders>
          <w:bottom w:val="single" w:sz="4" w:space="0" w:color="E2A429" w:themeColor="accent4"/>
        </w:tcBorders>
      </w:tcPr>
    </w:tblStylePr>
    <w:tblStylePr w:type="lastRow">
      <w:rPr>
        <w:b/>
        <w:bCs/>
      </w:rPr>
      <w:tblPr/>
      <w:tcPr>
        <w:tcBorders>
          <w:top w:val="double" w:sz="4" w:space="0" w:color="E2A429" w:themeColor="accent4"/>
        </w:tcBorders>
      </w:tc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table" w:styleId="ListTable6ColourfulAccent3">
    <w:name w:val="List Table 6 Colorful Accent 3"/>
    <w:basedOn w:val="TableNormal"/>
    <w:uiPriority w:val="51"/>
    <w:rsid w:val="00350595"/>
    <w:rPr>
      <w:color w:val="072448" w:themeColor="accent3" w:themeShade="BF"/>
    </w:rPr>
    <w:tblPr>
      <w:tblStyleRowBandSize w:val="1"/>
      <w:tblStyleColBandSize w:val="1"/>
      <w:tblBorders>
        <w:top w:val="single" w:sz="4" w:space="0" w:color="0A3161" w:themeColor="accent3"/>
        <w:bottom w:val="single" w:sz="4" w:space="0" w:color="0A3161" w:themeColor="accent3"/>
      </w:tblBorders>
    </w:tblPr>
    <w:tblStylePr w:type="firstRow">
      <w:rPr>
        <w:b/>
        <w:bCs/>
      </w:rPr>
      <w:tblPr/>
      <w:tcPr>
        <w:tcBorders>
          <w:bottom w:val="single" w:sz="4" w:space="0" w:color="0A3161" w:themeColor="accent3"/>
        </w:tcBorders>
      </w:tcPr>
    </w:tblStylePr>
    <w:tblStylePr w:type="lastRow">
      <w:rPr>
        <w:b/>
        <w:bCs/>
      </w:rPr>
      <w:tblPr/>
      <w:tcPr>
        <w:tcBorders>
          <w:top w:val="double" w:sz="4" w:space="0" w:color="0A3161" w:themeColor="accent3"/>
        </w:tcBorders>
      </w:tcPr>
    </w:tblStylePr>
    <w:tblStylePr w:type="firstCol">
      <w:rPr>
        <w:b/>
        <w:bCs/>
      </w:rPr>
    </w:tblStylePr>
    <w:tblStylePr w:type="lastCol">
      <w:rPr>
        <w:b/>
        <w:bCs/>
      </w:rPr>
    </w:tblStylePr>
    <w:tblStylePr w:type="band1Vert">
      <w:tblPr/>
      <w:tcPr>
        <w:shd w:val="clear" w:color="auto" w:fill="B5D3F7" w:themeFill="accent3" w:themeFillTint="33"/>
      </w:tcPr>
    </w:tblStylePr>
    <w:tblStylePr w:type="band1Horz">
      <w:tblPr/>
      <w:tcPr>
        <w:shd w:val="clear" w:color="auto" w:fill="B5D3F7" w:themeFill="accent3" w:themeFillTint="33"/>
      </w:tcPr>
    </w:tblStylePr>
  </w:style>
  <w:style w:type="paragraph" w:styleId="NormalWeb">
    <w:name w:val="Normal (Web)"/>
    <w:basedOn w:val="Normal"/>
    <w:uiPriority w:val="99"/>
    <w:unhideWhenUsed/>
    <w:qFormat/>
    <w:rsid w:val="003A705F"/>
    <w:pPr>
      <w:spacing w:before="100" w:beforeAutospacing="1" w:after="100" w:afterAutospacing="1"/>
    </w:pPr>
    <w:rPr>
      <w:rFonts w:eastAsia="Times New Roman" w:cs="Times New Roman"/>
      <w:color w:val="auto"/>
      <w:szCs w:val="24"/>
      <w:lang w:eastAsia="en-US"/>
    </w:rPr>
  </w:style>
  <w:style w:type="character" w:styleId="EndnoteReference">
    <w:name w:val="endnote reference"/>
    <w:basedOn w:val="DefaultParagraphFont"/>
    <w:semiHidden/>
    <w:unhideWhenUsed/>
    <w:rsid w:val="0030661D"/>
    <w:rPr>
      <w:vertAlign w:val="superscript"/>
    </w:rPr>
  </w:style>
  <w:style w:type="character" w:styleId="HTMLCode">
    <w:name w:val="HTML Code"/>
    <w:basedOn w:val="DefaultParagraphFont"/>
    <w:uiPriority w:val="99"/>
    <w:semiHidden/>
    <w:unhideWhenUsed/>
    <w:rsid w:val="007B4527"/>
    <w:rPr>
      <w:rFonts w:ascii="Courier New" w:eastAsiaTheme="minorEastAsia" w:hAnsi="Courier New" w:cs="Courier New"/>
      <w:sz w:val="20"/>
      <w:szCs w:val="20"/>
    </w:rPr>
  </w:style>
  <w:style w:type="character" w:customStyle="1" w:styleId="placeholder-inline-tasks">
    <w:name w:val="placeholder-inline-tasks"/>
    <w:basedOn w:val="DefaultParagraphFont"/>
    <w:rsid w:val="00DD6D4D"/>
  </w:style>
  <w:style w:type="character" w:customStyle="1" w:styleId="cf01">
    <w:name w:val="cf01"/>
    <w:basedOn w:val="DefaultParagraphFont"/>
    <w:rsid w:val="00A447F3"/>
    <w:rPr>
      <w:rFonts w:ascii="Segoe UI" w:hAnsi="Segoe UI" w:cs="Segoe UI" w:hint="default"/>
      <w:sz w:val="18"/>
      <w:szCs w:val="18"/>
    </w:rPr>
  </w:style>
  <w:style w:type="table" w:styleId="GridTable6ColourfulAccent5">
    <w:name w:val="Grid Table 6 Colorful Accent 5"/>
    <w:basedOn w:val="TableNormal"/>
    <w:uiPriority w:val="51"/>
    <w:rsid w:val="00CC5709"/>
    <w:rPr>
      <w:color w:val="437F27" w:themeColor="accent5" w:themeShade="BF"/>
    </w:rPr>
    <w:tblPr>
      <w:tblStyleRowBandSize w:val="1"/>
      <w:tblStyleColBandSize w:val="1"/>
      <w:tblBorders>
        <w:top w:val="single" w:sz="4" w:space="0" w:color="97D67C" w:themeColor="accent5" w:themeTint="99"/>
        <w:left w:val="single" w:sz="4" w:space="0" w:color="97D67C" w:themeColor="accent5" w:themeTint="99"/>
        <w:bottom w:val="single" w:sz="4" w:space="0" w:color="97D67C" w:themeColor="accent5" w:themeTint="99"/>
        <w:right w:val="single" w:sz="4" w:space="0" w:color="97D67C" w:themeColor="accent5" w:themeTint="99"/>
        <w:insideH w:val="single" w:sz="4" w:space="0" w:color="97D67C" w:themeColor="accent5" w:themeTint="99"/>
        <w:insideV w:val="single" w:sz="4" w:space="0" w:color="97D67C" w:themeColor="accent5" w:themeTint="99"/>
      </w:tblBorders>
    </w:tblPr>
    <w:tblStylePr w:type="firstRow">
      <w:rPr>
        <w:b/>
        <w:bCs/>
      </w:rPr>
      <w:tblPr/>
      <w:tcPr>
        <w:tcBorders>
          <w:bottom w:val="single" w:sz="12" w:space="0" w:color="97D67C" w:themeColor="accent5" w:themeTint="99"/>
        </w:tcBorders>
      </w:tcPr>
    </w:tblStylePr>
    <w:tblStylePr w:type="lastRow">
      <w:rPr>
        <w:b/>
        <w:bCs/>
      </w:rPr>
      <w:tblPr/>
      <w:tcPr>
        <w:tcBorders>
          <w:top w:val="double" w:sz="4" w:space="0" w:color="97D67C" w:themeColor="accent5" w:themeTint="99"/>
        </w:tcBorders>
      </w:tcPr>
    </w:tblStylePr>
    <w:tblStylePr w:type="firstCol">
      <w:rPr>
        <w:b/>
        <w:bCs/>
      </w:rPr>
    </w:tblStylePr>
    <w:tblStylePr w:type="lastCol">
      <w:rPr>
        <w:b/>
        <w:bCs/>
      </w:rPr>
    </w:tblStylePr>
    <w:tblStylePr w:type="band1Vert">
      <w:tblPr/>
      <w:tcPr>
        <w:shd w:val="clear" w:color="auto" w:fill="DCF1D3" w:themeFill="accent5" w:themeFillTint="33"/>
      </w:tcPr>
    </w:tblStylePr>
    <w:tblStylePr w:type="band1Horz">
      <w:tblPr/>
      <w:tcPr>
        <w:shd w:val="clear" w:color="auto" w:fill="DCF1D3" w:themeFill="accent5" w:themeFillTint="33"/>
      </w:tcPr>
    </w:tblStylePr>
  </w:style>
  <w:style w:type="character" w:customStyle="1" w:styleId="cm-string">
    <w:name w:val="cm-string"/>
    <w:basedOn w:val="DefaultParagraphFont"/>
    <w:rsid w:val="007C5AAA"/>
  </w:style>
  <w:style w:type="character" w:customStyle="1" w:styleId="cm-comment">
    <w:name w:val="cm-comment"/>
    <w:basedOn w:val="DefaultParagraphFont"/>
    <w:rsid w:val="007C5AAA"/>
  </w:style>
  <w:style w:type="character" w:customStyle="1" w:styleId="cm-operator">
    <w:name w:val="cm-operator"/>
    <w:basedOn w:val="DefaultParagraphFont"/>
    <w:rsid w:val="007C5AAA"/>
  </w:style>
  <w:style w:type="character" w:customStyle="1" w:styleId="cm-number">
    <w:name w:val="cm-number"/>
    <w:basedOn w:val="DefaultParagraphFont"/>
    <w:rsid w:val="007C5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1355">
      <w:bodyDiv w:val="1"/>
      <w:marLeft w:val="0"/>
      <w:marRight w:val="0"/>
      <w:marTop w:val="0"/>
      <w:marBottom w:val="0"/>
      <w:divBdr>
        <w:top w:val="none" w:sz="0" w:space="0" w:color="auto"/>
        <w:left w:val="none" w:sz="0" w:space="0" w:color="auto"/>
        <w:bottom w:val="none" w:sz="0" w:space="0" w:color="auto"/>
        <w:right w:val="none" w:sz="0" w:space="0" w:color="auto"/>
      </w:divBdr>
    </w:div>
    <w:div w:id="55982515">
      <w:bodyDiv w:val="1"/>
      <w:marLeft w:val="0"/>
      <w:marRight w:val="0"/>
      <w:marTop w:val="0"/>
      <w:marBottom w:val="0"/>
      <w:divBdr>
        <w:top w:val="none" w:sz="0" w:space="0" w:color="auto"/>
        <w:left w:val="none" w:sz="0" w:space="0" w:color="auto"/>
        <w:bottom w:val="none" w:sz="0" w:space="0" w:color="auto"/>
        <w:right w:val="none" w:sz="0" w:space="0" w:color="auto"/>
      </w:divBdr>
    </w:div>
    <w:div w:id="59599654">
      <w:bodyDiv w:val="1"/>
      <w:marLeft w:val="0"/>
      <w:marRight w:val="0"/>
      <w:marTop w:val="0"/>
      <w:marBottom w:val="0"/>
      <w:divBdr>
        <w:top w:val="none" w:sz="0" w:space="0" w:color="auto"/>
        <w:left w:val="none" w:sz="0" w:space="0" w:color="auto"/>
        <w:bottom w:val="none" w:sz="0" w:space="0" w:color="auto"/>
        <w:right w:val="none" w:sz="0" w:space="0" w:color="auto"/>
      </w:divBdr>
    </w:div>
    <w:div w:id="64380056">
      <w:bodyDiv w:val="1"/>
      <w:marLeft w:val="0"/>
      <w:marRight w:val="0"/>
      <w:marTop w:val="0"/>
      <w:marBottom w:val="0"/>
      <w:divBdr>
        <w:top w:val="none" w:sz="0" w:space="0" w:color="auto"/>
        <w:left w:val="none" w:sz="0" w:space="0" w:color="auto"/>
        <w:bottom w:val="none" w:sz="0" w:space="0" w:color="auto"/>
        <w:right w:val="none" w:sz="0" w:space="0" w:color="auto"/>
      </w:divBdr>
    </w:div>
    <w:div w:id="86392715">
      <w:bodyDiv w:val="1"/>
      <w:marLeft w:val="0"/>
      <w:marRight w:val="0"/>
      <w:marTop w:val="0"/>
      <w:marBottom w:val="0"/>
      <w:divBdr>
        <w:top w:val="none" w:sz="0" w:space="0" w:color="auto"/>
        <w:left w:val="none" w:sz="0" w:space="0" w:color="auto"/>
        <w:bottom w:val="none" w:sz="0" w:space="0" w:color="auto"/>
        <w:right w:val="none" w:sz="0" w:space="0" w:color="auto"/>
      </w:divBdr>
    </w:div>
    <w:div w:id="144711957">
      <w:bodyDiv w:val="1"/>
      <w:marLeft w:val="0"/>
      <w:marRight w:val="0"/>
      <w:marTop w:val="0"/>
      <w:marBottom w:val="0"/>
      <w:divBdr>
        <w:top w:val="none" w:sz="0" w:space="0" w:color="auto"/>
        <w:left w:val="none" w:sz="0" w:space="0" w:color="auto"/>
        <w:bottom w:val="none" w:sz="0" w:space="0" w:color="auto"/>
        <w:right w:val="none" w:sz="0" w:space="0" w:color="auto"/>
      </w:divBdr>
    </w:div>
    <w:div w:id="145821593">
      <w:bodyDiv w:val="1"/>
      <w:marLeft w:val="0"/>
      <w:marRight w:val="0"/>
      <w:marTop w:val="0"/>
      <w:marBottom w:val="0"/>
      <w:divBdr>
        <w:top w:val="none" w:sz="0" w:space="0" w:color="auto"/>
        <w:left w:val="none" w:sz="0" w:space="0" w:color="auto"/>
        <w:bottom w:val="none" w:sz="0" w:space="0" w:color="auto"/>
        <w:right w:val="none" w:sz="0" w:space="0" w:color="auto"/>
      </w:divBdr>
    </w:div>
    <w:div w:id="176847917">
      <w:bodyDiv w:val="1"/>
      <w:marLeft w:val="0"/>
      <w:marRight w:val="0"/>
      <w:marTop w:val="0"/>
      <w:marBottom w:val="0"/>
      <w:divBdr>
        <w:top w:val="none" w:sz="0" w:space="0" w:color="auto"/>
        <w:left w:val="none" w:sz="0" w:space="0" w:color="auto"/>
        <w:bottom w:val="none" w:sz="0" w:space="0" w:color="auto"/>
        <w:right w:val="none" w:sz="0" w:space="0" w:color="auto"/>
      </w:divBdr>
    </w:div>
    <w:div w:id="186604623">
      <w:bodyDiv w:val="1"/>
      <w:marLeft w:val="0"/>
      <w:marRight w:val="0"/>
      <w:marTop w:val="0"/>
      <w:marBottom w:val="0"/>
      <w:divBdr>
        <w:top w:val="none" w:sz="0" w:space="0" w:color="auto"/>
        <w:left w:val="none" w:sz="0" w:space="0" w:color="auto"/>
        <w:bottom w:val="none" w:sz="0" w:space="0" w:color="auto"/>
        <w:right w:val="none" w:sz="0" w:space="0" w:color="auto"/>
      </w:divBdr>
    </w:div>
    <w:div w:id="194583158">
      <w:bodyDiv w:val="1"/>
      <w:marLeft w:val="0"/>
      <w:marRight w:val="0"/>
      <w:marTop w:val="0"/>
      <w:marBottom w:val="0"/>
      <w:divBdr>
        <w:top w:val="none" w:sz="0" w:space="0" w:color="auto"/>
        <w:left w:val="none" w:sz="0" w:space="0" w:color="auto"/>
        <w:bottom w:val="none" w:sz="0" w:space="0" w:color="auto"/>
        <w:right w:val="none" w:sz="0" w:space="0" w:color="auto"/>
      </w:divBdr>
    </w:div>
    <w:div w:id="257953438">
      <w:bodyDiv w:val="1"/>
      <w:marLeft w:val="0"/>
      <w:marRight w:val="0"/>
      <w:marTop w:val="0"/>
      <w:marBottom w:val="0"/>
      <w:divBdr>
        <w:top w:val="none" w:sz="0" w:space="0" w:color="auto"/>
        <w:left w:val="none" w:sz="0" w:space="0" w:color="auto"/>
        <w:bottom w:val="none" w:sz="0" w:space="0" w:color="auto"/>
        <w:right w:val="none" w:sz="0" w:space="0" w:color="auto"/>
      </w:divBdr>
    </w:div>
    <w:div w:id="261958316">
      <w:bodyDiv w:val="1"/>
      <w:marLeft w:val="0"/>
      <w:marRight w:val="0"/>
      <w:marTop w:val="0"/>
      <w:marBottom w:val="0"/>
      <w:divBdr>
        <w:top w:val="none" w:sz="0" w:space="0" w:color="auto"/>
        <w:left w:val="none" w:sz="0" w:space="0" w:color="auto"/>
        <w:bottom w:val="none" w:sz="0" w:space="0" w:color="auto"/>
        <w:right w:val="none" w:sz="0" w:space="0" w:color="auto"/>
      </w:divBdr>
      <w:divsChild>
        <w:div w:id="17705640">
          <w:marLeft w:val="480"/>
          <w:marRight w:val="0"/>
          <w:marTop w:val="0"/>
          <w:marBottom w:val="0"/>
          <w:divBdr>
            <w:top w:val="none" w:sz="0" w:space="0" w:color="auto"/>
            <w:left w:val="none" w:sz="0" w:space="0" w:color="auto"/>
            <w:bottom w:val="none" w:sz="0" w:space="0" w:color="auto"/>
            <w:right w:val="none" w:sz="0" w:space="0" w:color="auto"/>
          </w:divBdr>
        </w:div>
        <w:div w:id="72243614">
          <w:marLeft w:val="480"/>
          <w:marRight w:val="0"/>
          <w:marTop w:val="0"/>
          <w:marBottom w:val="0"/>
          <w:divBdr>
            <w:top w:val="none" w:sz="0" w:space="0" w:color="auto"/>
            <w:left w:val="none" w:sz="0" w:space="0" w:color="auto"/>
            <w:bottom w:val="none" w:sz="0" w:space="0" w:color="auto"/>
            <w:right w:val="none" w:sz="0" w:space="0" w:color="auto"/>
          </w:divBdr>
        </w:div>
        <w:div w:id="76177549">
          <w:marLeft w:val="480"/>
          <w:marRight w:val="0"/>
          <w:marTop w:val="0"/>
          <w:marBottom w:val="0"/>
          <w:divBdr>
            <w:top w:val="none" w:sz="0" w:space="0" w:color="auto"/>
            <w:left w:val="none" w:sz="0" w:space="0" w:color="auto"/>
            <w:bottom w:val="none" w:sz="0" w:space="0" w:color="auto"/>
            <w:right w:val="none" w:sz="0" w:space="0" w:color="auto"/>
          </w:divBdr>
        </w:div>
        <w:div w:id="86924451">
          <w:marLeft w:val="480"/>
          <w:marRight w:val="0"/>
          <w:marTop w:val="0"/>
          <w:marBottom w:val="0"/>
          <w:divBdr>
            <w:top w:val="none" w:sz="0" w:space="0" w:color="auto"/>
            <w:left w:val="none" w:sz="0" w:space="0" w:color="auto"/>
            <w:bottom w:val="none" w:sz="0" w:space="0" w:color="auto"/>
            <w:right w:val="none" w:sz="0" w:space="0" w:color="auto"/>
          </w:divBdr>
        </w:div>
        <w:div w:id="130833199">
          <w:marLeft w:val="480"/>
          <w:marRight w:val="0"/>
          <w:marTop w:val="0"/>
          <w:marBottom w:val="0"/>
          <w:divBdr>
            <w:top w:val="none" w:sz="0" w:space="0" w:color="auto"/>
            <w:left w:val="none" w:sz="0" w:space="0" w:color="auto"/>
            <w:bottom w:val="none" w:sz="0" w:space="0" w:color="auto"/>
            <w:right w:val="none" w:sz="0" w:space="0" w:color="auto"/>
          </w:divBdr>
        </w:div>
        <w:div w:id="148720131">
          <w:marLeft w:val="480"/>
          <w:marRight w:val="0"/>
          <w:marTop w:val="0"/>
          <w:marBottom w:val="0"/>
          <w:divBdr>
            <w:top w:val="none" w:sz="0" w:space="0" w:color="auto"/>
            <w:left w:val="none" w:sz="0" w:space="0" w:color="auto"/>
            <w:bottom w:val="none" w:sz="0" w:space="0" w:color="auto"/>
            <w:right w:val="none" w:sz="0" w:space="0" w:color="auto"/>
          </w:divBdr>
        </w:div>
        <w:div w:id="236675154">
          <w:marLeft w:val="480"/>
          <w:marRight w:val="0"/>
          <w:marTop w:val="0"/>
          <w:marBottom w:val="0"/>
          <w:divBdr>
            <w:top w:val="none" w:sz="0" w:space="0" w:color="auto"/>
            <w:left w:val="none" w:sz="0" w:space="0" w:color="auto"/>
            <w:bottom w:val="none" w:sz="0" w:space="0" w:color="auto"/>
            <w:right w:val="none" w:sz="0" w:space="0" w:color="auto"/>
          </w:divBdr>
        </w:div>
        <w:div w:id="353577545">
          <w:marLeft w:val="480"/>
          <w:marRight w:val="0"/>
          <w:marTop w:val="0"/>
          <w:marBottom w:val="0"/>
          <w:divBdr>
            <w:top w:val="none" w:sz="0" w:space="0" w:color="auto"/>
            <w:left w:val="none" w:sz="0" w:space="0" w:color="auto"/>
            <w:bottom w:val="none" w:sz="0" w:space="0" w:color="auto"/>
            <w:right w:val="none" w:sz="0" w:space="0" w:color="auto"/>
          </w:divBdr>
        </w:div>
        <w:div w:id="374158358">
          <w:marLeft w:val="480"/>
          <w:marRight w:val="0"/>
          <w:marTop w:val="0"/>
          <w:marBottom w:val="0"/>
          <w:divBdr>
            <w:top w:val="none" w:sz="0" w:space="0" w:color="auto"/>
            <w:left w:val="none" w:sz="0" w:space="0" w:color="auto"/>
            <w:bottom w:val="none" w:sz="0" w:space="0" w:color="auto"/>
            <w:right w:val="none" w:sz="0" w:space="0" w:color="auto"/>
          </w:divBdr>
        </w:div>
        <w:div w:id="384376023">
          <w:marLeft w:val="480"/>
          <w:marRight w:val="0"/>
          <w:marTop w:val="0"/>
          <w:marBottom w:val="0"/>
          <w:divBdr>
            <w:top w:val="none" w:sz="0" w:space="0" w:color="auto"/>
            <w:left w:val="none" w:sz="0" w:space="0" w:color="auto"/>
            <w:bottom w:val="none" w:sz="0" w:space="0" w:color="auto"/>
            <w:right w:val="none" w:sz="0" w:space="0" w:color="auto"/>
          </w:divBdr>
        </w:div>
        <w:div w:id="398021870">
          <w:marLeft w:val="480"/>
          <w:marRight w:val="0"/>
          <w:marTop w:val="0"/>
          <w:marBottom w:val="0"/>
          <w:divBdr>
            <w:top w:val="none" w:sz="0" w:space="0" w:color="auto"/>
            <w:left w:val="none" w:sz="0" w:space="0" w:color="auto"/>
            <w:bottom w:val="none" w:sz="0" w:space="0" w:color="auto"/>
            <w:right w:val="none" w:sz="0" w:space="0" w:color="auto"/>
          </w:divBdr>
        </w:div>
        <w:div w:id="553934816">
          <w:marLeft w:val="480"/>
          <w:marRight w:val="0"/>
          <w:marTop w:val="0"/>
          <w:marBottom w:val="0"/>
          <w:divBdr>
            <w:top w:val="none" w:sz="0" w:space="0" w:color="auto"/>
            <w:left w:val="none" w:sz="0" w:space="0" w:color="auto"/>
            <w:bottom w:val="none" w:sz="0" w:space="0" w:color="auto"/>
            <w:right w:val="none" w:sz="0" w:space="0" w:color="auto"/>
          </w:divBdr>
        </w:div>
        <w:div w:id="606696677">
          <w:marLeft w:val="480"/>
          <w:marRight w:val="0"/>
          <w:marTop w:val="0"/>
          <w:marBottom w:val="0"/>
          <w:divBdr>
            <w:top w:val="none" w:sz="0" w:space="0" w:color="auto"/>
            <w:left w:val="none" w:sz="0" w:space="0" w:color="auto"/>
            <w:bottom w:val="none" w:sz="0" w:space="0" w:color="auto"/>
            <w:right w:val="none" w:sz="0" w:space="0" w:color="auto"/>
          </w:divBdr>
        </w:div>
        <w:div w:id="644163507">
          <w:marLeft w:val="480"/>
          <w:marRight w:val="0"/>
          <w:marTop w:val="0"/>
          <w:marBottom w:val="0"/>
          <w:divBdr>
            <w:top w:val="none" w:sz="0" w:space="0" w:color="auto"/>
            <w:left w:val="none" w:sz="0" w:space="0" w:color="auto"/>
            <w:bottom w:val="none" w:sz="0" w:space="0" w:color="auto"/>
            <w:right w:val="none" w:sz="0" w:space="0" w:color="auto"/>
          </w:divBdr>
        </w:div>
        <w:div w:id="651372609">
          <w:marLeft w:val="480"/>
          <w:marRight w:val="0"/>
          <w:marTop w:val="0"/>
          <w:marBottom w:val="0"/>
          <w:divBdr>
            <w:top w:val="none" w:sz="0" w:space="0" w:color="auto"/>
            <w:left w:val="none" w:sz="0" w:space="0" w:color="auto"/>
            <w:bottom w:val="none" w:sz="0" w:space="0" w:color="auto"/>
            <w:right w:val="none" w:sz="0" w:space="0" w:color="auto"/>
          </w:divBdr>
        </w:div>
        <w:div w:id="694575240">
          <w:marLeft w:val="480"/>
          <w:marRight w:val="0"/>
          <w:marTop w:val="0"/>
          <w:marBottom w:val="0"/>
          <w:divBdr>
            <w:top w:val="none" w:sz="0" w:space="0" w:color="auto"/>
            <w:left w:val="none" w:sz="0" w:space="0" w:color="auto"/>
            <w:bottom w:val="none" w:sz="0" w:space="0" w:color="auto"/>
            <w:right w:val="none" w:sz="0" w:space="0" w:color="auto"/>
          </w:divBdr>
        </w:div>
        <w:div w:id="752091992">
          <w:marLeft w:val="480"/>
          <w:marRight w:val="0"/>
          <w:marTop w:val="0"/>
          <w:marBottom w:val="0"/>
          <w:divBdr>
            <w:top w:val="none" w:sz="0" w:space="0" w:color="auto"/>
            <w:left w:val="none" w:sz="0" w:space="0" w:color="auto"/>
            <w:bottom w:val="none" w:sz="0" w:space="0" w:color="auto"/>
            <w:right w:val="none" w:sz="0" w:space="0" w:color="auto"/>
          </w:divBdr>
        </w:div>
        <w:div w:id="767391849">
          <w:marLeft w:val="480"/>
          <w:marRight w:val="0"/>
          <w:marTop w:val="0"/>
          <w:marBottom w:val="0"/>
          <w:divBdr>
            <w:top w:val="none" w:sz="0" w:space="0" w:color="auto"/>
            <w:left w:val="none" w:sz="0" w:space="0" w:color="auto"/>
            <w:bottom w:val="none" w:sz="0" w:space="0" w:color="auto"/>
            <w:right w:val="none" w:sz="0" w:space="0" w:color="auto"/>
          </w:divBdr>
        </w:div>
        <w:div w:id="899513924">
          <w:marLeft w:val="480"/>
          <w:marRight w:val="0"/>
          <w:marTop w:val="0"/>
          <w:marBottom w:val="0"/>
          <w:divBdr>
            <w:top w:val="none" w:sz="0" w:space="0" w:color="auto"/>
            <w:left w:val="none" w:sz="0" w:space="0" w:color="auto"/>
            <w:bottom w:val="none" w:sz="0" w:space="0" w:color="auto"/>
            <w:right w:val="none" w:sz="0" w:space="0" w:color="auto"/>
          </w:divBdr>
        </w:div>
        <w:div w:id="975841393">
          <w:marLeft w:val="480"/>
          <w:marRight w:val="0"/>
          <w:marTop w:val="0"/>
          <w:marBottom w:val="0"/>
          <w:divBdr>
            <w:top w:val="none" w:sz="0" w:space="0" w:color="auto"/>
            <w:left w:val="none" w:sz="0" w:space="0" w:color="auto"/>
            <w:bottom w:val="none" w:sz="0" w:space="0" w:color="auto"/>
            <w:right w:val="none" w:sz="0" w:space="0" w:color="auto"/>
          </w:divBdr>
        </w:div>
        <w:div w:id="1026053703">
          <w:marLeft w:val="480"/>
          <w:marRight w:val="0"/>
          <w:marTop w:val="0"/>
          <w:marBottom w:val="0"/>
          <w:divBdr>
            <w:top w:val="none" w:sz="0" w:space="0" w:color="auto"/>
            <w:left w:val="none" w:sz="0" w:space="0" w:color="auto"/>
            <w:bottom w:val="none" w:sz="0" w:space="0" w:color="auto"/>
            <w:right w:val="none" w:sz="0" w:space="0" w:color="auto"/>
          </w:divBdr>
        </w:div>
        <w:div w:id="1029452127">
          <w:marLeft w:val="480"/>
          <w:marRight w:val="0"/>
          <w:marTop w:val="0"/>
          <w:marBottom w:val="0"/>
          <w:divBdr>
            <w:top w:val="none" w:sz="0" w:space="0" w:color="auto"/>
            <w:left w:val="none" w:sz="0" w:space="0" w:color="auto"/>
            <w:bottom w:val="none" w:sz="0" w:space="0" w:color="auto"/>
            <w:right w:val="none" w:sz="0" w:space="0" w:color="auto"/>
          </w:divBdr>
        </w:div>
        <w:div w:id="1072657503">
          <w:marLeft w:val="480"/>
          <w:marRight w:val="0"/>
          <w:marTop w:val="0"/>
          <w:marBottom w:val="0"/>
          <w:divBdr>
            <w:top w:val="none" w:sz="0" w:space="0" w:color="auto"/>
            <w:left w:val="none" w:sz="0" w:space="0" w:color="auto"/>
            <w:bottom w:val="none" w:sz="0" w:space="0" w:color="auto"/>
            <w:right w:val="none" w:sz="0" w:space="0" w:color="auto"/>
          </w:divBdr>
        </w:div>
        <w:div w:id="1075513867">
          <w:marLeft w:val="480"/>
          <w:marRight w:val="0"/>
          <w:marTop w:val="0"/>
          <w:marBottom w:val="0"/>
          <w:divBdr>
            <w:top w:val="none" w:sz="0" w:space="0" w:color="auto"/>
            <w:left w:val="none" w:sz="0" w:space="0" w:color="auto"/>
            <w:bottom w:val="none" w:sz="0" w:space="0" w:color="auto"/>
            <w:right w:val="none" w:sz="0" w:space="0" w:color="auto"/>
          </w:divBdr>
        </w:div>
        <w:div w:id="1089886089">
          <w:marLeft w:val="480"/>
          <w:marRight w:val="0"/>
          <w:marTop w:val="0"/>
          <w:marBottom w:val="0"/>
          <w:divBdr>
            <w:top w:val="none" w:sz="0" w:space="0" w:color="auto"/>
            <w:left w:val="none" w:sz="0" w:space="0" w:color="auto"/>
            <w:bottom w:val="none" w:sz="0" w:space="0" w:color="auto"/>
            <w:right w:val="none" w:sz="0" w:space="0" w:color="auto"/>
          </w:divBdr>
        </w:div>
        <w:div w:id="1147478590">
          <w:marLeft w:val="480"/>
          <w:marRight w:val="0"/>
          <w:marTop w:val="0"/>
          <w:marBottom w:val="0"/>
          <w:divBdr>
            <w:top w:val="none" w:sz="0" w:space="0" w:color="auto"/>
            <w:left w:val="none" w:sz="0" w:space="0" w:color="auto"/>
            <w:bottom w:val="none" w:sz="0" w:space="0" w:color="auto"/>
            <w:right w:val="none" w:sz="0" w:space="0" w:color="auto"/>
          </w:divBdr>
        </w:div>
        <w:div w:id="1148322463">
          <w:marLeft w:val="480"/>
          <w:marRight w:val="0"/>
          <w:marTop w:val="0"/>
          <w:marBottom w:val="0"/>
          <w:divBdr>
            <w:top w:val="none" w:sz="0" w:space="0" w:color="auto"/>
            <w:left w:val="none" w:sz="0" w:space="0" w:color="auto"/>
            <w:bottom w:val="none" w:sz="0" w:space="0" w:color="auto"/>
            <w:right w:val="none" w:sz="0" w:space="0" w:color="auto"/>
          </w:divBdr>
        </w:div>
        <w:div w:id="1168986015">
          <w:marLeft w:val="480"/>
          <w:marRight w:val="0"/>
          <w:marTop w:val="0"/>
          <w:marBottom w:val="0"/>
          <w:divBdr>
            <w:top w:val="none" w:sz="0" w:space="0" w:color="auto"/>
            <w:left w:val="none" w:sz="0" w:space="0" w:color="auto"/>
            <w:bottom w:val="none" w:sz="0" w:space="0" w:color="auto"/>
            <w:right w:val="none" w:sz="0" w:space="0" w:color="auto"/>
          </w:divBdr>
        </w:div>
        <w:div w:id="1195188147">
          <w:marLeft w:val="480"/>
          <w:marRight w:val="0"/>
          <w:marTop w:val="0"/>
          <w:marBottom w:val="0"/>
          <w:divBdr>
            <w:top w:val="none" w:sz="0" w:space="0" w:color="auto"/>
            <w:left w:val="none" w:sz="0" w:space="0" w:color="auto"/>
            <w:bottom w:val="none" w:sz="0" w:space="0" w:color="auto"/>
            <w:right w:val="none" w:sz="0" w:space="0" w:color="auto"/>
          </w:divBdr>
        </w:div>
        <w:div w:id="1245651900">
          <w:marLeft w:val="480"/>
          <w:marRight w:val="0"/>
          <w:marTop w:val="0"/>
          <w:marBottom w:val="0"/>
          <w:divBdr>
            <w:top w:val="none" w:sz="0" w:space="0" w:color="auto"/>
            <w:left w:val="none" w:sz="0" w:space="0" w:color="auto"/>
            <w:bottom w:val="none" w:sz="0" w:space="0" w:color="auto"/>
            <w:right w:val="none" w:sz="0" w:space="0" w:color="auto"/>
          </w:divBdr>
        </w:div>
        <w:div w:id="1260874063">
          <w:marLeft w:val="480"/>
          <w:marRight w:val="0"/>
          <w:marTop w:val="0"/>
          <w:marBottom w:val="0"/>
          <w:divBdr>
            <w:top w:val="none" w:sz="0" w:space="0" w:color="auto"/>
            <w:left w:val="none" w:sz="0" w:space="0" w:color="auto"/>
            <w:bottom w:val="none" w:sz="0" w:space="0" w:color="auto"/>
            <w:right w:val="none" w:sz="0" w:space="0" w:color="auto"/>
          </w:divBdr>
        </w:div>
        <w:div w:id="1337228629">
          <w:marLeft w:val="480"/>
          <w:marRight w:val="0"/>
          <w:marTop w:val="0"/>
          <w:marBottom w:val="0"/>
          <w:divBdr>
            <w:top w:val="none" w:sz="0" w:space="0" w:color="auto"/>
            <w:left w:val="none" w:sz="0" w:space="0" w:color="auto"/>
            <w:bottom w:val="none" w:sz="0" w:space="0" w:color="auto"/>
            <w:right w:val="none" w:sz="0" w:space="0" w:color="auto"/>
          </w:divBdr>
        </w:div>
        <w:div w:id="1348366255">
          <w:marLeft w:val="480"/>
          <w:marRight w:val="0"/>
          <w:marTop w:val="0"/>
          <w:marBottom w:val="0"/>
          <w:divBdr>
            <w:top w:val="none" w:sz="0" w:space="0" w:color="auto"/>
            <w:left w:val="none" w:sz="0" w:space="0" w:color="auto"/>
            <w:bottom w:val="none" w:sz="0" w:space="0" w:color="auto"/>
            <w:right w:val="none" w:sz="0" w:space="0" w:color="auto"/>
          </w:divBdr>
        </w:div>
        <w:div w:id="1399354784">
          <w:marLeft w:val="480"/>
          <w:marRight w:val="0"/>
          <w:marTop w:val="0"/>
          <w:marBottom w:val="0"/>
          <w:divBdr>
            <w:top w:val="none" w:sz="0" w:space="0" w:color="auto"/>
            <w:left w:val="none" w:sz="0" w:space="0" w:color="auto"/>
            <w:bottom w:val="none" w:sz="0" w:space="0" w:color="auto"/>
            <w:right w:val="none" w:sz="0" w:space="0" w:color="auto"/>
          </w:divBdr>
        </w:div>
        <w:div w:id="1459492331">
          <w:marLeft w:val="480"/>
          <w:marRight w:val="0"/>
          <w:marTop w:val="0"/>
          <w:marBottom w:val="0"/>
          <w:divBdr>
            <w:top w:val="none" w:sz="0" w:space="0" w:color="auto"/>
            <w:left w:val="none" w:sz="0" w:space="0" w:color="auto"/>
            <w:bottom w:val="none" w:sz="0" w:space="0" w:color="auto"/>
            <w:right w:val="none" w:sz="0" w:space="0" w:color="auto"/>
          </w:divBdr>
        </w:div>
        <w:div w:id="1487552244">
          <w:marLeft w:val="480"/>
          <w:marRight w:val="0"/>
          <w:marTop w:val="0"/>
          <w:marBottom w:val="0"/>
          <w:divBdr>
            <w:top w:val="none" w:sz="0" w:space="0" w:color="auto"/>
            <w:left w:val="none" w:sz="0" w:space="0" w:color="auto"/>
            <w:bottom w:val="none" w:sz="0" w:space="0" w:color="auto"/>
            <w:right w:val="none" w:sz="0" w:space="0" w:color="auto"/>
          </w:divBdr>
        </w:div>
        <w:div w:id="1594702565">
          <w:marLeft w:val="480"/>
          <w:marRight w:val="0"/>
          <w:marTop w:val="0"/>
          <w:marBottom w:val="0"/>
          <w:divBdr>
            <w:top w:val="none" w:sz="0" w:space="0" w:color="auto"/>
            <w:left w:val="none" w:sz="0" w:space="0" w:color="auto"/>
            <w:bottom w:val="none" w:sz="0" w:space="0" w:color="auto"/>
            <w:right w:val="none" w:sz="0" w:space="0" w:color="auto"/>
          </w:divBdr>
        </w:div>
        <w:div w:id="1720781529">
          <w:marLeft w:val="480"/>
          <w:marRight w:val="0"/>
          <w:marTop w:val="0"/>
          <w:marBottom w:val="0"/>
          <w:divBdr>
            <w:top w:val="none" w:sz="0" w:space="0" w:color="auto"/>
            <w:left w:val="none" w:sz="0" w:space="0" w:color="auto"/>
            <w:bottom w:val="none" w:sz="0" w:space="0" w:color="auto"/>
            <w:right w:val="none" w:sz="0" w:space="0" w:color="auto"/>
          </w:divBdr>
        </w:div>
        <w:div w:id="1732733929">
          <w:marLeft w:val="480"/>
          <w:marRight w:val="0"/>
          <w:marTop w:val="0"/>
          <w:marBottom w:val="0"/>
          <w:divBdr>
            <w:top w:val="none" w:sz="0" w:space="0" w:color="auto"/>
            <w:left w:val="none" w:sz="0" w:space="0" w:color="auto"/>
            <w:bottom w:val="none" w:sz="0" w:space="0" w:color="auto"/>
            <w:right w:val="none" w:sz="0" w:space="0" w:color="auto"/>
          </w:divBdr>
        </w:div>
        <w:div w:id="1839037223">
          <w:marLeft w:val="480"/>
          <w:marRight w:val="0"/>
          <w:marTop w:val="0"/>
          <w:marBottom w:val="0"/>
          <w:divBdr>
            <w:top w:val="none" w:sz="0" w:space="0" w:color="auto"/>
            <w:left w:val="none" w:sz="0" w:space="0" w:color="auto"/>
            <w:bottom w:val="none" w:sz="0" w:space="0" w:color="auto"/>
            <w:right w:val="none" w:sz="0" w:space="0" w:color="auto"/>
          </w:divBdr>
        </w:div>
        <w:div w:id="1894194748">
          <w:marLeft w:val="480"/>
          <w:marRight w:val="0"/>
          <w:marTop w:val="0"/>
          <w:marBottom w:val="0"/>
          <w:divBdr>
            <w:top w:val="none" w:sz="0" w:space="0" w:color="auto"/>
            <w:left w:val="none" w:sz="0" w:space="0" w:color="auto"/>
            <w:bottom w:val="none" w:sz="0" w:space="0" w:color="auto"/>
            <w:right w:val="none" w:sz="0" w:space="0" w:color="auto"/>
          </w:divBdr>
        </w:div>
        <w:div w:id="1930577540">
          <w:marLeft w:val="480"/>
          <w:marRight w:val="0"/>
          <w:marTop w:val="0"/>
          <w:marBottom w:val="0"/>
          <w:divBdr>
            <w:top w:val="none" w:sz="0" w:space="0" w:color="auto"/>
            <w:left w:val="none" w:sz="0" w:space="0" w:color="auto"/>
            <w:bottom w:val="none" w:sz="0" w:space="0" w:color="auto"/>
            <w:right w:val="none" w:sz="0" w:space="0" w:color="auto"/>
          </w:divBdr>
        </w:div>
        <w:div w:id="1972905442">
          <w:marLeft w:val="480"/>
          <w:marRight w:val="0"/>
          <w:marTop w:val="0"/>
          <w:marBottom w:val="0"/>
          <w:divBdr>
            <w:top w:val="none" w:sz="0" w:space="0" w:color="auto"/>
            <w:left w:val="none" w:sz="0" w:space="0" w:color="auto"/>
            <w:bottom w:val="none" w:sz="0" w:space="0" w:color="auto"/>
            <w:right w:val="none" w:sz="0" w:space="0" w:color="auto"/>
          </w:divBdr>
        </w:div>
        <w:div w:id="1993949862">
          <w:marLeft w:val="480"/>
          <w:marRight w:val="0"/>
          <w:marTop w:val="0"/>
          <w:marBottom w:val="0"/>
          <w:divBdr>
            <w:top w:val="none" w:sz="0" w:space="0" w:color="auto"/>
            <w:left w:val="none" w:sz="0" w:space="0" w:color="auto"/>
            <w:bottom w:val="none" w:sz="0" w:space="0" w:color="auto"/>
            <w:right w:val="none" w:sz="0" w:space="0" w:color="auto"/>
          </w:divBdr>
        </w:div>
        <w:div w:id="2064790933">
          <w:marLeft w:val="480"/>
          <w:marRight w:val="0"/>
          <w:marTop w:val="0"/>
          <w:marBottom w:val="0"/>
          <w:divBdr>
            <w:top w:val="none" w:sz="0" w:space="0" w:color="auto"/>
            <w:left w:val="none" w:sz="0" w:space="0" w:color="auto"/>
            <w:bottom w:val="none" w:sz="0" w:space="0" w:color="auto"/>
            <w:right w:val="none" w:sz="0" w:space="0" w:color="auto"/>
          </w:divBdr>
        </w:div>
        <w:div w:id="2138059121">
          <w:marLeft w:val="480"/>
          <w:marRight w:val="0"/>
          <w:marTop w:val="0"/>
          <w:marBottom w:val="0"/>
          <w:divBdr>
            <w:top w:val="none" w:sz="0" w:space="0" w:color="auto"/>
            <w:left w:val="none" w:sz="0" w:space="0" w:color="auto"/>
            <w:bottom w:val="none" w:sz="0" w:space="0" w:color="auto"/>
            <w:right w:val="none" w:sz="0" w:space="0" w:color="auto"/>
          </w:divBdr>
        </w:div>
      </w:divsChild>
    </w:div>
    <w:div w:id="262032460">
      <w:bodyDiv w:val="1"/>
      <w:marLeft w:val="0"/>
      <w:marRight w:val="0"/>
      <w:marTop w:val="0"/>
      <w:marBottom w:val="0"/>
      <w:divBdr>
        <w:top w:val="none" w:sz="0" w:space="0" w:color="auto"/>
        <w:left w:val="none" w:sz="0" w:space="0" w:color="auto"/>
        <w:bottom w:val="none" w:sz="0" w:space="0" w:color="auto"/>
        <w:right w:val="none" w:sz="0" w:space="0" w:color="auto"/>
      </w:divBdr>
    </w:div>
    <w:div w:id="292058379">
      <w:bodyDiv w:val="1"/>
      <w:marLeft w:val="0"/>
      <w:marRight w:val="0"/>
      <w:marTop w:val="0"/>
      <w:marBottom w:val="0"/>
      <w:divBdr>
        <w:top w:val="none" w:sz="0" w:space="0" w:color="auto"/>
        <w:left w:val="none" w:sz="0" w:space="0" w:color="auto"/>
        <w:bottom w:val="none" w:sz="0" w:space="0" w:color="auto"/>
        <w:right w:val="none" w:sz="0" w:space="0" w:color="auto"/>
      </w:divBdr>
    </w:div>
    <w:div w:id="335766245">
      <w:bodyDiv w:val="1"/>
      <w:marLeft w:val="0"/>
      <w:marRight w:val="0"/>
      <w:marTop w:val="0"/>
      <w:marBottom w:val="0"/>
      <w:divBdr>
        <w:top w:val="none" w:sz="0" w:space="0" w:color="auto"/>
        <w:left w:val="none" w:sz="0" w:space="0" w:color="auto"/>
        <w:bottom w:val="none" w:sz="0" w:space="0" w:color="auto"/>
        <w:right w:val="none" w:sz="0" w:space="0" w:color="auto"/>
      </w:divBdr>
      <w:divsChild>
        <w:div w:id="1001128380">
          <w:marLeft w:val="0"/>
          <w:marRight w:val="0"/>
          <w:marTop w:val="90"/>
          <w:marBottom w:val="0"/>
          <w:divBdr>
            <w:top w:val="none" w:sz="0" w:space="0" w:color="auto"/>
            <w:left w:val="none" w:sz="0" w:space="0" w:color="auto"/>
            <w:bottom w:val="none" w:sz="0" w:space="0" w:color="auto"/>
            <w:right w:val="none" w:sz="0" w:space="0" w:color="auto"/>
          </w:divBdr>
          <w:divsChild>
            <w:div w:id="501627186">
              <w:marLeft w:val="0"/>
              <w:marRight w:val="0"/>
              <w:marTop w:val="0"/>
              <w:marBottom w:val="420"/>
              <w:divBdr>
                <w:top w:val="none" w:sz="0" w:space="0" w:color="auto"/>
                <w:left w:val="none" w:sz="0" w:space="0" w:color="auto"/>
                <w:bottom w:val="none" w:sz="0" w:space="0" w:color="auto"/>
                <w:right w:val="none" w:sz="0" w:space="0" w:color="auto"/>
              </w:divBdr>
              <w:divsChild>
                <w:div w:id="1786343352">
                  <w:marLeft w:val="0"/>
                  <w:marRight w:val="0"/>
                  <w:marTop w:val="0"/>
                  <w:marBottom w:val="0"/>
                  <w:divBdr>
                    <w:top w:val="none" w:sz="0" w:space="0" w:color="auto"/>
                    <w:left w:val="none" w:sz="0" w:space="0" w:color="auto"/>
                    <w:bottom w:val="none" w:sz="0" w:space="0" w:color="auto"/>
                    <w:right w:val="none" w:sz="0" w:space="0" w:color="auto"/>
                  </w:divBdr>
                  <w:divsChild>
                    <w:div w:id="166613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405305">
      <w:bodyDiv w:val="1"/>
      <w:marLeft w:val="0"/>
      <w:marRight w:val="0"/>
      <w:marTop w:val="0"/>
      <w:marBottom w:val="0"/>
      <w:divBdr>
        <w:top w:val="none" w:sz="0" w:space="0" w:color="auto"/>
        <w:left w:val="none" w:sz="0" w:space="0" w:color="auto"/>
        <w:bottom w:val="none" w:sz="0" w:space="0" w:color="auto"/>
        <w:right w:val="none" w:sz="0" w:space="0" w:color="auto"/>
      </w:divBdr>
    </w:div>
    <w:div w:id="376900018">
      <w:bodyDiv w:val="1"/>
      <w:marLeft w:val="0"/>
      <w:marRight w:val="0"/>
      <w:marTop w:val="0"/>
      <w:marBottom w:val="0"/>
      <w:divBdr>
        <w:top w:val="none" w:sz="0" w:space="0" w:color="auto"/>
        <w:left w:val="none" w:sz="0" w:space="0" w:color="auto"/>
        <w:bottom w:val="none" w:sz="0" w:space="0" w:color="auto"/>
        <w:right w:val="none" w:sz="0" w:space="0" w:color="auto"/>
      </w:divBdr>
    </w:div>
    <w:div w:id="406540035">
      <w:bodyDiv w:val="1"/>
      <w:marLeft w:val="0"/>
      <w:marRight w:val="0"/>
      <w:marTop w:val="0"/>
      <w:marBottom w:val="0"/>
      <w:divBdr>
        <w:top w:val="none" w:sz="0" w:space="0" w:color="auto"/>
        <w:left w:val="none" w:sz="0" w:space="0" w:color="auto"/>
        <w:bottom w:val="none" w:sz="0" w:space="0" w:color="auto"/>
        <w:right w:val="none" w:sz="0" w:space="0" w:color="auto"/>
      </w:divBdr>
    </w:div>
    <w:div w:id="414057289">
      <w:bodyDiv w:val="1"/>
      <w:marLeft w:val="0"/>
      <w:marRight w:val="0"/>
      <w:marTop w:val="0"/>
      <w:marBottom w:val="0"/>
      <w:divBdr>
        <w:top w:val="none" w:sz="0" w:space="0" w:color="auto"/>
        <w:left w:val="none" w:sz="0" w:space="0" w:color="auto"/>
        <w:bottom w:val="none" w:sz="0" w:space="0" w:color="auto"/>
        <w:right w:val="none" w:sz="0" w:space="0" w:color="auto"/>
      </w:divBdr>
    </w:div>
    <w:div w:id="445933462">
      <w:bodyDiv w:val="1"/>
      <w:marLeft w:val="0"/>
      <w:marRight w:val="0"/>
      <w:marTop w:val="0"/>
      <w:marBottom w:val="0"/>
      <w:divBdr>
        <w:top w:val="none" w:sz="0" w:space="0" w:color="auto"/>
        <w:left w:val="none" w:sz="0" w:space="0" w:color="auto"/>
        <w:bottom w:val="none" w:sz="0" w:space="0" w:color="auto"/>
        <w:right w:val="none" w:sz="0" w:space="0" w:color="auto"/>
      </w:divBdr>
    </w:div>
    <w:div w:id="454064886">
      <w:bodyDiv w:val="1"/>
      <w:marLeft w:val="0"/>
      <w:marRight w:val="0"/>
      <w:marTop w:val="0"/>
      <w:marBottom w:val="0"/>
      <w:divBdr>
        <w:top w:val="none" w:sz="0" w:space="0" w:color="auto"/>
        <w:left w:val="none" w:sz="0" w:space="0" w:color="auto"/>
        <w:bottom w:val="none" w:sz="0" w:space="0" w:color="auto"/>
        <w:right w:val="none" w:sz="0" w:space="0" w:color="auto"/>
      </w:divBdr>
      <w:divsChild>
        <w:div w:id="284310152">
          <w:marLeft w:val="1267"/>
          <w:marRight w:val="0"/>
          <w:marTop w:val="100"/>
          <w:marBottom w:val="0"/>
          <w:divBdr>
            <w:top w:val="none" w:sz="0" w:space="0" w:color="auto"/>
            <w:left w:val="none" w:sz="0" w:space="0" w:color="auto"/>
            <w:bottom w:val="none" w:sz="0" w:space="0" w:color="auto"/>
            <w:right w:val="none" w:sz="0" w:space="0" w:color="auto"/>
          </w:divBdr>
        </w:div>
      </w:divsChild>
    </w:div>
    <w:div w:id="455371838">
      <w:bodyDiv w:val="1"/>
      <w:marLeft w:val="0"/>
      <w:marRight w:val="0"/>
      <w:marTop w:val="0"/>
      <w:marBottom w:val="0"/>
      <w:divBdr>
        <w:top w:val="none" w:sz="0" w:space="0" w:color="auto"/>
        <w:left w:val="none" w:sz="0" w:space="0" w:color="auto"/>
        <w:bottom w:val="none" w:sz="0" w:space="0" w:color="auto"/>
        <w:right w:val="none" w:sz="0" w:space="0" w:color="auto"/>
      </w:divBdr>
    </w:div>
    <w:div w:id="455489716">
      <w:bodyDiv w:val="1"/>
      <w:marLeft w:val="0"/>
      <w:marRight w:val="0"/>
      <w:marTop w:val="0"/>
      <w:marBottom w:val="0"/>
      <w:divBdr>
        <w:top w:val="none" w:sz="0" w:space="0" w:color="auto"/>
        <w:left w:val="none" w:sz="0" w:space="0" w:color="auto"/>
        <w:bottom w:val="none" w:sz="0" w:space="0" w:color="auto"/>
        <w:right w:val="none" w:sz="0" w:space="0" w:color="auto"/>
      </w:divBdr>
    </w:div>
    <w:div w:id="480007009">
      <w:bodyDiv w:val="1"/>
      <w:marLeft w:val="0"/>
      <w:marRight w:val="0"/>
      <w:marTop w:val="0"/>
      <w:marBottom w:val="0"/>
      <w:divBdr>
        <w:top w:val="none" w:sz="0" w:space="0" w:color="auto"/>
        <w:left w:val="none" w:sz="0" w:space="0" w:color="auto"/>
        <w:bottom w:val="none" w:sz="0" w:space="0" w:color="auto"/>
        <w:right w:val="none" w:sz="0" w:space="0" w:color="auto"/>
      </w:divBdr>
      <w:divsChild>
        <w:div w:id="20403840">
          <w:marLeft w:val="994"/>
          <w:marRight w:val="0"/>
          <w:marTop w:val="84"/>
          <w:marBottom w:val="84"/>
          <w:divBdr>
            <w:top w:val="none" w:sz="0" w:space="0" w:color="auto"/>
            <w:left w:val="none" w:sz="0" w:space="0" w:color="auto"/>
            <w:bottom w:val="none" w:sz="0" w:space="0" w:color="auto"/>
            <w:right w:val="none" w:sz="0" w:space="0" w:color="auto"/>
          </w:divBdr>
        </w:div>
        <w:div w:id="91631126">
          <w:marLeft w:val="994"/>
          <w:marRight w:val="0"/>
          <w:marTop w:val="84"/>
          <w:marBottom w:val="84"/>
          <w:divBdr>
            <w:top w:val="none" w:sz="0" w:space="0" w:color="auto"/>
            <w:left w:val="none" w:sz="0" w:space="0" w:color="auto"/>
            <w:bottom w:val="none" w:sz="0" w:space="0" w:color="auto"/>
            <w:right w:val="none" w:sz="0" w:space="0" w:color="auto"/>
          </w:divBdr>
        </w:div>
        <w:div w:id="678460465">
          <w:marLeft w:val="994"/>
          <w:marRight w:val="0"/>
          <w:marTop w:val="84"/>
          <w:marBottom w:val="84"/>
          <w:divBdr>
            <w:top w:val="none" w:sz="0" w:space="0" w:color="auto"/>
            <w:left w:val="none" w:sz="0" w:space="0" w:color="auto"/>
            <w:bottom w:val="none" w:sz="0" w:space="0" w:color="auto"/>
            <w:right w:val="none" w:sz="0" w:space="0" w:color="auto"/>
          </w:divBdr>
        </w:div>
        <w:div w:id="721906606">
          <w:marLeft w:val="994"/>
          <w:marRight w:val="0"/>
          <w:marTop w:val="84"/>
          <w:marBottom w:val="84"/>
          <w:divBdr>
            <w:top w:val="none" w:sz="0" w:space="0" w:color="auto"/>
            <w:left w:val="none" w:sz="0" w:space="0" w:color="auto"/>
            <w:bottom w:val="none" w:sz="0" w:space="0" w:color="auto"/>
            <w:right w:val="none" w:sz="0" w:space="0" w:color="auto"/>
          </w:divBdr>
        </w:div>
        <w:div w:id="901672469">
          <w:marLeft w:val="994"/>
          <w:marRight w:val="0"/>
          <w:marTop w:val="84"/>
          <w:marBottom w:val="84"/>
          <w:divBdr>
            <w:top w:val="none" w:sz="0" w:space="0" w:color="auto"/>
            <w:left w:val="none" w:sz="0" w:space="0" w:color="auto"/>
            <w:bottom w:val="none" w:sz="0" w:space="0" w:color="auto"/>
            <w:right w:val="none" w:sz="0" w:space="0" w:color="auto"/>
          </w:divBdr>
        </w:div>
        <w:div w:id="1020205540">
          <w:marLeft w:val="994"/>
          <w:marRight w:val="0"/>
          <w:marTop w:val="84"/>
          <w:marBottom w:val="84"/>
          <w:divBdr>
            <w:top w:val="none" w:sz="0" w:space="0" w:color="auto"/>
            <w:left w:val="none" w:sz="0" w:space="0" w:color="auto"/>
            <w:bottom w:val="none" w:sz="0" w:space="0" w:color="auto"/>
            <w:right w:val="none" w:sz="0" w:space="0" w:color="auto"/>
          </w:divBdr>
        </w:div>
        <w:div w:id="1280990788">
          <w:marLeft w:val="994"/>
          <w:marRight w:val="0"/>
          <w:marTop w:val="84"/>
          <w:marBottom w:val="84"/>
          <w:divBdr>
            <w:top w:val="none" w:sz="0" w:space="0" w:color="auto"/>
            <w:left w:val="none" w:sz="0" w:space="0" w:color="auto"/>
            <w:bottom w:val="none" w:sz="0" w:space="0" w:color="auto"/>
            <w:right w:val="none" w:sz="0" w:space="0" w:color="auto"/>
          </w:divBdr>
        </w:div>
        <w:div w:id="1342463151">
          <w:marLeft w:val="994"/>
          <w:marRight w:val="0"/>
          <w:marTop w:val="84"/>
          <w:marBottom w:val="84"/>
          <w:divBdr>
            <w:top w:val="none" w:sz="0" w:space="0" w:color="auto"/>
            <w:left w:val="none" w:sz="0" w:space="0" w:color="auto"/>
            <w:bottom w:val="none" w:sz="0" w:space="0" w:color="auto"/>
            <w:right w:val="none" w:sz="0" w:space="0" w:color="auto"/>
          </w:divBdr>
        </w:div>
        <w:div w:id="1383092427">
          <w:marLeft w:val="994"/>
          <w:marRight w:val="0"/>
          <w:marTop w:val="84"/>
          <w:marBottom w:val="84"/>
          <w:divBdr>
            <w:top w:val="none" w:sz="0" w:space="0" w:color="auto"/>
            <w:left w:val="none" w:sz="0" w:space="0" w:color="auto"/>
            <w:bottom w:val="none" w:sz="0" w:space="0" w:color="auto"/>
            <w:right w:val="none" w:sz="0" w:space="0" w:color="auto"/>
          </w:divBdr>
        </w:div>
        <w:div w:id="1607613494">
          <w:marLeft w:val="994"/>
          <w:marRight w:val="0"/>
          <w:marTop w:val="84"/>
          <w:marBottom w:val="84"/>
          <w:divBdr>
            <w:top w:val="none" w:sz="0" w:space="0" w:color="auto"/>
            <w:left w:val="none" w:sz="0" w:space="0" w:color="auto"/>
            <w:bottom w:val="none" w:sz="0" w:space="0" w:color="auto"/>
            <w:right w:val="none" w:sz="0" w:space="0" w:color="auto"/>
          </w:divBdr>
        </w:div>
        <w:div w:id="1676222481">
          <w:marLeft w:val="994"/>
          <w:marRight w:val="0"/>
          <w:marTop w:val="84"/>
          <w:marBottom w:val="84"/>
          <w:divBdr>
            <w:top w:val="none" w:sz="0" w:space="0" w:color="auto"/>
            <w:left w:val="none" w:sz="0" w:space="0" w:color="auto"/>
            <w:bottom w:val="none" w:sz="0" w:space="0" w:color="auto"/>
            <w:right w:val="none" w:sz="0" w:space="0" w:color="auto"/>
          </w:divBdr>
        </w:div>
        <w:div w:id="1751386574">
          <w:marLeft w:val="994"/>
          <w:marRight w:val="0"/>
          <w:marTop w:val="84"/>
          <w:marBottom w:val="84"/>
          <w:divBdr>
            <w:top w:val="none" w:sz="0" w:space="0" w:color="auto"/>
            <w:left w:val="none" w:sz="0" w:space="0" w:color="auto"/>
            <w:bottom w:val="none" w:sz="0" w:space="0" w:color="auto"/>
            <w:right w:val="none" w:sz="0" w:space="0" w:color="auto"/>
          </w:divBdr>
        </w:div>
        <w:div w:id="1849562228">
          <w:marLeft w:val="994"/>
          <w:marRight w:val="0"/>
          <w:marTop w:val="84"/>
          <w:marBottom w:val="84"/>
          <w:divBdr>
            <w:top w:val="none" w:sz="0" w:space="0" w:color="auto"/>
            <w:left w:val="none" w:sz="0" w:space="0" w:color="auto"/>
            <w:bottom w:val="none" w:sz="0" w:space="0" w:color="auto"/>
            <w:right w:val="none" w:sz="0" w:space="0" w:color="auto"/>
          </w:divBdr>
        </w:div>
        <w:div w:id="2035769814">
          <w:marLeft w:val="994"/>
          <w:marRight w:val="0"/>
          <w:marTop w:val="84"/>
          <w:marBottom w:val="84"/>
          <w:divBdr>
            <w:top w:val="none" w:sz="0" w:space="0" w:color="auto"/>
            <w:left w:val="none" w:sz="0" w:space="0" w:color="auto"/>
            <w:bottom w:val="none" w:sz="0" w:space="0" w:color="auto"/>
            <w:right w:val="none" w:sz="0" w:space="0" w:color="auto"/>
          </w:divBdr>
        </w:div>
        <w:div w:id="2061903586">
          <w:marLeft w:val="994"/>
          <w:marRight w:val="0"/>
          <w:marTop w:val="84"/>
          <w:marBottom w:val="84"/>
          <w:divBdr>
            <w:top w:val="none" w:sz="0" w:space="0" w:color="auto"/>
            <w:left w:val="none" w:sz="0" w:space="0" w:color="auto"/>
            <w:bottom w:val="none" w:sz="0" w:space="0" w:color="auto"/>
            <w:right w:val="none" w:sz="0" w:space="0" w:color="auto"/>
          </w:divBdr>
        </w:div>
      </w:divsChild>
    </w:div>
    <w:div w:id="483425626">
      <w:bodyDiv w:val="1"/>
      <w:marLeft w:val="0"/>
      <w:marRight w:val="0"/>
      <w:marTop w:val="0"/>
      <w:marBottom w:val="0"/>
      <w:divBdr>
        <w:top w:val="none" w:sz="0" w:space="0" w:color="auto"/>
        <w:left w:val="none" w:sz="0" w:space="0" w:color="auto"/>
        <w:bottom w:val="none" w:sz="0" w:space="0" w:color="auto"/>
        <w:right w:val="none" w:sz="0" w:space="0" w:color="auto"/>
      </w:divBdr>
    </w:div>
    <w:div w:id="494689677">
      <w:bodyDiv w:val="1"/>
      <w:marLeft w:val="0"/>
      <w:marRight w:val="0"/>
      <w:marTop w:val="0"/>
      <w:marBottom w:val="0"/>
      <w:divBdr>
        <w:top w:val="none" w:sz="0" w:space="0" w:color="auto"/>
        <w:left w:val="none" w:sz="0" w:space="0" w:color="auto"/>
        <w:bottom w:val="none" w:sz="0" w:space="0" w:color="auto"/>
        <w:right w:val="none" w:sz="0" w:space="0" w:color="auto"/>
      </w:divBdr>
    </w:div>
    <w:div w:id="495998186">
      <w:bodyDiv w:val="1"/>
      <w:marLeft w:val="0"/>
      <w:marRight w:val="0"/>
      <w:marTop w:val="0"/>
      <w:marBottom w:val="0"/>
      <w:divBdr>
        <w:top w:val="none" w:sz="0" w:space="0" w:color="auto"/>
        <w:left w:val="none" w:sz="0" w:space="0" w:color="auto"/>
        <w:bottom w:val="none" w:sz="0" w:space="0" w:color="auto"/>
        <w:right w:val="none" w:sz="0" w:space="0" w:color="auto"/>
      </w:divBdr>
    </w:div>
    <w:div w:id="497310587">
      <w:bodyDiv w:val="1"/>
      <w:marLeft w:val="0"/>
      <w:marRight w:val="0"/>
      <w:marTop w:val="0"/>
      <w:marBottom w:val="0"/>
      <w:divBdr>
        <w:top w:val="none" w:sz="0" w:space="0" w:color="auto"/>
        <w:left w:val="none" w:sz="0" w:space="0" w:color="auto"/>
        <w:bottom w:val="none" w:sz="0" w:space="0" w:color="auto"/>
        <w:right w:val="none" w:sz="0" w:space="0" w:color="auto"/>
      </w:divBdr>
    </w:div>
    <w:div w:id="511342132">
      <w:bodyDiv w:val="1"/>
      <w:marLeft w:val="0"/>
      <w:marRight w:val="0"/>
      <w:marTop w:val="0"/>
      <w:marBottom w:val="0"/>
      <w:divBdr>
        <w:top w:val="none" w:sz="0" w:space="0" w:color="auto"/>
        <w:left w:val="none" w:sz="0" w:space="0" w:color="auto"/>
        <w:bottom w:val="none" w:sz="0" w:space="0" w:color="auto"/>
        <w:right w:val="none" w:sz="0" w:space="0" w:color="auto"/>
      </w:divBdr>
    </w:div>
    <w:div w:id="519045902">
      <w:bodyDiv w:val="1"/>
      <w:marLeft w:val="0"/>
      <w:marRight w:val="0"/>
      <w:marTop w:val="0"/>
      <w:marBottom w:val="0"/>
      <w:divBdr>
        <w:top w:val="none" w:sz="0" w:space="0" w:color="auto"/>
        <w:left w:val="none" w:sz="0" w:space="0" w:color="auto"/>
        <w:bottom w:val="none" w:sz="0" w:space="0" w:color="auto"/>
        <w:right w:val="none" w:sz="0" w:space="0" w:color="auto"/>
      </w:divBdr>
    </w:div>
    <w:div w:id="547185130">
      <w:bodyDiv w:val="1"/>
      <w:marLeft w:val="0"/>
      <w:marRight w:val="0"/>
      <w:marTop w:val="0"/>
      <w:marBottom w:val="0"/>
      <w:divBdr>
        <w:top w:val="none" w:sz="0" w:space="0" w:color="auto"/>
        <w:left w:val="none" w:sz="0" w:space="0" w:color="auto"/>
        <w:bottom w:val="none" w:sz="0" w:space="0" w:color="auto"/>
        <w:right w:val="none" w:sz="0" w:space="0" w:color="auto"/>
      </w:divBdr>
    </w:div>
    <w:div w:id="549341398">
      <w:bodyDiv w:val="1"/>
      <w:marLeft w:val="0"/>
      <w:marRight w:val="0"/>
      <w:marTop w:val="0"/>
      <w:marBottom w:val="0"/>
      <w:divBdr>
        <w:top w:val="none" w:sz="0" w:space="0" w:color="auto"/>
        <w:left w:val="none" w:sz="0" w:space="0" w:color="auto"/>
        <w:bottom w:val="none" w:sz="0" w:space="0" w:color="auto"/>
        <w:right w:val="none" w:sz="0" w:space="0" w:color="auto"/>
      </w:divBdr>
    </w:div>
    <w:div w:id="560868097">
      <w:bodyDiv w:val="1"/>
      <w:marLeft w:val="0"/>
      <w:marRight w:val="0"/>
      <w:marTop w:val="0"/>
      <w:marBottom w:val="0"/>
      <w:divBdr>
        <w:top w:val="none" w:sz="0" w:space="0" w:color="auto"/>
        <w:left w:val="none" w:sz="0" w:space="0" w:color="auto"/>
        <w:bottom w:val="none" w:sz="0" w:space="0" w:color="auto"/>
        <w:right w:val="none" w:sz="0" w:space="0" w:color="auto"/>
      </w:divBdr>
    </w:div>
    <w:div w:id="563762620">
      <w:bodyDiv w:val="1"/>
      <w:marLeft w:val="0"/>
      <w:marRight w:val="0"/>
      <w:marTop w:val="0"/>
      <w:marBottom w:val="0"/>
      <w:divBdr>
        <w:top w:val="none" w:sz="0" w:space="0" w:color="auto"/>
        <w:left w:val="none" w:sz="0" w:space="0" w:color="auto"/>
        <w:bottom w:val="none" w:sz="0" w:space="0" w:color="auto"/>
        <w:right w:val="none" w:sz="0" w:space="0" w:color="auto"/>
      </w:divBdr>
    </w:div>
    <w:div w:id="568459728">
      <w:bodyDiv w:val="1"/>
      <w:marLeft w:val="0"/>
      <w:marRight w:val="0"/>
      <w:marTop w:val="0"/>
      <w:marBottom w:val="0"/>
      <w:divBdr>
        <w:top w:val="none" w:sz="0" w:space="0" w:color="auto"/>
        <w:left w:val="none" w:sz="0" w:space="0" w:color="auto"/>
        <w:bottom w:val="none" w:sz="0" w:space="0" w:color="auto"/>
        <w:right w:val="none" w:sz="0" w:space="0" w:color="auto"/>
      </w:divBdr>
    </w:div>
    <w:div w:id="592668992">
      <w:bodyDiv w:val="1"/>
      <w:marLeft w:val="0"/>
      <w:marRight w:val="0"/>
      <w:marTop w:val="0"/>
      <w:marBottom w:val="0"/>
      <w:divBdr>
        <w:top w:val="none" w:sz="0" w:space="0" w:color="auto"/>
        <w:left w:val="none" w:sz="0" w:space="0" w:color="auto"/>
        <w:bottom w:val="none" w:sz="0" w:space="0" w:color="auto"/>
        <w:right w:val="none" w:sz="0" w:space="0" w:color="auto"/>
      </w:divBdr>
    </w:div>
    <w:div w:id="600992021">
      <w:bodyDiv w:val="1"/>
      <w:marLeft w:val="0"/>
      <w:marRight w:val="0"/>
      <w:marTop w:val="0"/>
      <w:marBottom w:val="0"/>
      <w:divBdr>
        <w:top w:val="none" w:sz="0" w:space="0" w:color="auto"/>
        <w:left w:val="none" w:sz="0" w:space="0" w:color="auto"/>
        <w:bottom w:val="none" w:sz="0" w:space="0" w:color="auto"/>
        <w:right w:val="none" w:sz="0" w:space="0" w:color="auto"/>
      </w:divBdr>
    </w:div>
    <w:div w:id="602230282">
      <w:bodyDiv w:val="1"/>
      <w:marLeft w:val="0"/>
      <w:marRight w:val="0"/>
      <w:marTop w:val="0"/>
      <w:marBottom w:val="0"/>
      <w:divBdr>
        <w:top w:val="none" w:sz="0" w:space="0" w:color="auto"/>
        <w:left w:val="none" w:sz="0" w:space="0" w:color="auto"/>
        <w:bottom w:val="none" w:sz="0" w:space="0" w:color="auto"/>
        <w:right w:val="none" w:sz="0" w:space="0" w:color="auto"/>
      </w:divBdr>
      <w:divsChild>
        <w:div w:id="94132564">
          <w:marLeft w:val="2520"/>
          <w:marRight w:val="0"/>
          <w:marTop w:val="100"/>
          <w:marBottom w:val="0"/>
          <w:divBdr>
            <w:top w:val="none" w:sz="0" w:space="0" w:color="auto"/>
            <w:left w:val="none" w:sz="0" w:space="0" w:color="auto"/>
            <w:bottom w:val="none" w:sz="0" w:space="0" w:color="auto"/>
            <w:right w:val="none" w:sz="0" w:space="0" w:color="auto"/>
          </w:divBdr>
        </w:div>
        <w:div w:id="137960403">
          <w:marLeft w:val="360"/>
          <w:marRight w:val="0"/>
          <w:marTop w:val="200"/>
          <w:marBottom w:val="0"/>
          <w:divBdr>
            <w:top w:val="none" w:sz="0" w:space="0" w:color="auto"/>
            <w:left w:val="none" w:sz="0" w:space="0" w:color="auto"/>
            <w:bottom w:val="none" w:sz="0" w:space="0" w:color="auto"/>
            <w:right w:val="none" w:sz="0" w:space="0" w:color="auto"/>
          </w:divBdr>
        </w:div>
        <w:div w:id="147863833">
          <w:marLeft w:val="3240"/>
          <w:marRight w:val="0"/>
          <w:marTop w:val="100"/>
          <w:marBottom w:val="0"/>
          <w:divBdr>
            <w:top w:val="none" w:sz="0" w:space="0" w:color="auto"/>
            <w:left w:val="none" w:sz="0" w:space="0" w:color="auto"/>
            <w:bottom w:val="none" w:sz="0" w:space="0" w:color="auto"/>
            <w:right w:val="none" w:sz="0" w:space="0" w:color="auto"/>
          </w:divBdr>
        </w:div>
        <w:div w:id="323511813">
          <w:marLeft w:val="3960"/>
          <w:marRight w:val="0"/>
          <w:marTop w:val="100"/>
          <w:marBottom w:val="0"/>
          <w:divBdr>
            <w:top w:val="none" w:sz="0" w:space="0" w:color="auto"/>
            <w:left w:val="none" w:sz="0" w:space="0" w:color="auto"/>
            <w:bottom w:val="none" w:sz="0" w:space="0" w:color="auto"/>
            <w:right w:val="none" w:sz="0" w:space="0" w:color="auto"/>
          </w:divBdr>
        </w:div>
        <w:div w:id="736588979">
          <w:marLeft w:val="2520"/>
          <w:marRight w:val="0"/>
          <w:marTop w:val="100"/>
          <w:marBottom w:val="0"/>
          <w:divBdr>
            <w:top w:val="none" w:sz="0" w:space="0" w:color="auto"/>
            <w:left w:val="none" w:sz="0" w:space="0" w:color="auto"/>
            <w:bottom w:val="none" w:sz="0" w:space="0" w:color="auto"/>
            <w:right w:val="none" w:sz="0" w:space="0" w:color="auto"/>
          </w:divBdr>
        </w:div>
        <w:div w:id="817110543">
          <w:marLeft w:val="1800"/>
          <w:marRight w:val="0"/>
          <w:marTop w:val="100"/>
          <w:marBottom w:val="0"/>
          <w:divBdr>
            <w:top w:val="none" w:sz="0" w:space="0" w:color="auto"/>
            <w:left w:val="none" w:sz="0" w:space="0" w:color="auto"/>
            <w:bottom w:val="none" w:sz="0" w:space="0" w:color="auto"/>
            <w:right w:val="none" w:sz="0" w:space="0" w:color="auto"/>
          </w:divBdr>
        </w:div>
        <w:div w:id="851409857">
          <w:marLeft w:val="1080"/>
          <w:marRight w:val="0"/>
          <w:marTop w:val="100"/>
          <w:marBottom w:val="0"/>
          <w:divBdr>
            <w:top w:val="none" w:sz="0" w:space="0" w:color="auto"/>
            <w:left w:val="none" w:sz="0" w:space="0" w:color="auto"/>
            <w:bottom w:val="none" w:sz="0" w:space="0" w:color="auto"/>
            <w:right w:val="none" w:sz="0" w:space="0" w:color="auto"/>
          </w:divBdr>
        </w:div>
        <w:div w:id="956831509">
          <w:marLeft w:val="3240"/>
          <w:marRight w:val="0"/>
          <w:marTop w:val="100"/>
          <w:marBottom w:val="0"/>
          <w:divBdr>
            <w:top w:val="none" w:sz="0" w:space="0" w:color="auto"/>
            <w:left w:val="none" w:sz="0" w:space="0" w:color="auto"/>
            <w:bottom w:val="none" w:sz="0" w:space="0" w:color="auto"/>
            <w:right w:val="none" w:sz="0" w:space="0" w:color="auto"/>
          </w:divBdr>
        </w:div>
        <w:div w:id="1089278212">
          <w:marLeft w:val="3240"/>
          <w:marRight w:val="0"/>
          <w:marTop w:val="100"/>
          <w:marBottom w:val="0"/>
          <w:divBdr>
            <w:top w:val="none" w:sz="0" w:space="0" w:color="auto"/>
            <w:left w:val="none" w:sz="0" w:space="0" w:color="auto"/>
            <w:bottom w:val="none" w:sz="0" w:space="0" w:color="auto"/>
            <w:right w:val="none" w:sz="0" w:space="0" w:color="auto"/>
          </w:divBdr>
        </w:div>
        <w:div w:id="1099519366">
          <w:marLeft w:val="3240"/>
          <w:marRight w:val="0"/>
          <w:marTop w:val="100"/>
          <w:marBottom w:val="0"/>
          <w:divBdr>
            <w:top w:val="none" w:sz="0" w:space="0" w:color="auto"/>
            <w:left w:val="none" w:sz="0" w:space="0" w:color="auto"/>
            <w:bottom w:val="none" w:sz="0" w:space="0" w:color="auto"/>
            <w:right w:val="none" w:sz="0" w:space="0" w:color="auto"/>
          </w:divBdr>
        </w:div>
        <w:div w:id="1257665744">
          <w:marLeft w:val="360"/>
          <w:marRight w:val="0"/>
          <w:marTop w:val="200"/>
          <w:marBottom w:val="0"/>
          <w:divBdr>
            <w:top w:val="none" w:sz="0" w:space="0" w:color="auto"/>
            <w:left w:val="none" w:sz="0" w:space="0" w:color="auto"/>
            <w:bottom w:val="none" w:sz="0" w:space="0" w:color="auto"/>
            <w:right w:val="none" w:sz="0" w:space="0" w:color="auto"/>
          </w:divBdr>
        </w:div>
        <w:div w:id="1287809568">
          <w:marLeft w:val="1080"/>
          <w:marRight w:val="0"/>
          <w:marTop w:val="100"/>
          <w:marBottom w:val="0"/>
          <w:divBdr>
            <w:top w:val="none" w:sz="0" w:space="0" w:color="auto"/>
            <w:left w:val="none" w:sz="0" w:space="0" w:color="auto"/>
            <w:bottom w:val="none" w:sz="0" w:space="0" w:color="auto"/>
            <w:right w:val="none" w:sz="0" w:space="0" w:color="auto"/>
          </w:divBdr>
        </w:div>
        <w:div w:id="1337270099">
          <w:marLeft w:val="1800"/>
          <w:marRight w:val="0"/>
          <w:marTop w:val="100"/>
          <w:marBottom w:val="0"/>
          <w:divBdr>
            <w:top w:val="none" w:sz="0" w:space="0" w:color="auto"/>
            <w:left w:val="none" w:sz="0" w:space="0" w:color="auto"/>
            <w:bottom w:val="none" w:sz="0" w:space="0" w:color="auto"/>
            <w:right w:val="none" w:sz="0" w:space="0" w:color="auto"/>
          </w:divBdr>
        </w:div>
        <w:div w:id="1703902560">
          <w:marLeft w:val="2520"/>
          <w:marRight w:val="0"/>
          <w:marTop w:val="100"/>
          <w:marBottom w:val="0"/>
          <w:divBdr>
            <w:top w:val="none" w:sz="0" w:space="0" w:color="auto"/>
            <w:left w:val="none" w:sz="0" w:space="0" w:color="auto"/>
            <w:bottom w:val="none" w:sz="0" w:space="0" w:color="auto"/>
            <w:right w:val="none" w:sz="0" w:space="0" w:color="auto"/>
          </w:divBdr>
        </w:div>
        <w:div w:id="1898280621">
          <w:marLeft w:val="1080"/>
          <w:marRight w:val="0"/>
          <w:marTop w:val="100"/>
          <w:marBottom w:val="0"/>
          <w:divBdr>
            <w:top w:val="none" w:sz="0" w:space="0" w:color="auto"/>
            <w:left w:val="none" w:sz="0" w:space="0" w:color="auto"/>
            <w:bottom w:val="none" w:sz="0" w:space="0" w:color="auto"/>
            <w:right w:val="none" w:sz="0" w:space="0" w:color="auto"/>
          </w:divBdr>
        </w:div>
        <w:div w:id="2010793891">
          <w:marLeft w:val="1800"/>
          <w:marRight w:val="0"/>
          <w:marTop w:val="100"/>
          <w:marBottom w:val="0"/>
          <w:divBdr>
            <w:top w:val="none" w:sz="0" w:space="0" w:color="auto"/>
            <w:left w:val="none" w:sz="0" w:space="0" w:color="auto"/>
            <w:bottom w:val="none" w:sz="0" w:space="0" w:color="auto"/>
            <w:right w:val="none" w:sz="0" w:space="0" w:color="auto"/>
          </w:divBdr>
        </w:div>
        <w:div w:id="2018652392">
          <w:marLeft w:val="1800"/>
          <w:marRight w:val="0"/>
          <w:marTop w:val="100"/>
          <w:marBottom w:val="0"/>
          <w:divBdr>
            <w:top w:val="none" w:sz="0" w:space="0" w:color="auto"/>
            <w:left w:val="none" w:sz="0" w:space="0" w:color="auto"/>
            <w:bottom w:val="none" w:sz="0" w:space="0" w:color="auto"/>
            <w:right w:val="none" w:sz="0" w:space="0" w:color="auto"/>
          </w:divBdr>
        </w:div>
      </w:divsChild>
    </w:div>
    <w:div w:id="651525613">
      <w:bodyDiv w:val="1"/>
      <w:marLeft w:val="0"/>
      <w:marRight w:val="0"/>
      <w:marTop w:val="0"/>
      <w:marBottom w:val="0"/>
      <w:divBdr>
        <w:top w:val="none" w:sz="0" w:space="0" w:color="auto"/>
        <w:left w:val="none" w:sz="0" w:space="0" w:color="auto"/>
        <w:bottom w:val="none" w:sz="0" w:space="0" w:color="auto"/>
        <w:right w:val="none" w:sz="0" w:space="0" w:color="auto"/>
      </w:divBdr>
    </w:div>
    <w:div w:id="652099435">
      <w:bodyDiv w:val="1"/>
      <w:marLeft w:val="0"/>
      <w:marRight w:val="0"/>
      <w:marTop w:val="0"/>
      <w:marBottom w:val="0"/>
      <w:divBdr>
        <w:top w:val="none" w:sz="0" w:space="0" w:color="auto"/>
        <w:left w:val="none" w:sz="0" w:space="0" w:color="auto"/>
        <w:bottom w:val="none" w:sz="0" w:space="0" w:color="auto"/>
        <w:right w:val="none" w:sz="0" w:space="0" w:color="auto"/>
      </w:divBdr>
      <w:divsChild>
        <w:div w:id="33117897">
          <w:marLeft w:val="360"/>
          <w:marRight w:val="0"/>
          <w:marTop w:val="200"/>
          <w:marBottom w:val="0"/>
          <w:divBdr>
            <w:top w:val="none" w:sz="0" w:space="0" w:color="auto"/>
            <w:left w:val="none" w:sz="0" w:space="0" w:color="auto"/>
            <w:bottom w:val="none" w:sz="0" w:space="0" w:color="auto"/>
            <w:right w:val="none" w:sz="0" w:space="0" w:color="auto"/>
          </w:divBdr>
        </w:div>
        <w:div w:id="52319477">
          <w:marLeft w:val="1080"/>
          <w:marRight w:val="0"/>
          <w:marTop w:val="100"/>
          <w:marBottom w:val="0"/>
          <w:divBdr>
            <w:top w:val="none" w:sz="0" w:space="0" w:color="auto"/>
            <w:left w:val="none" w:sz="0" w:space="0" w:color="auto"/>
            <w:bottom w:val="none" w:sz="0" w:space="0" w:color="auto"/>
            <w:right w:val="none" w:sz="0" w:space="0" w:color="auto"/>
          </w:divBdr>
        </w:div>
        <w:div w:id="156653925">
          <w:marLeft w:val="1800"/>
          <w:marRight w:val="0"/>
          <w:marTop w:val="100"/>
          <w:marBottom w:val="0"/>
          <w:divBdr>
            <w:top w:val="none" w:sz="0" w:space="0" w:color="auto"/>
            <w:left w:val="none" w:sz="0" w:space="0" w:color="auto"/>
            <w:bottom w:val="none" w:sz="0" w:space="0" w:color="auto"/>
            <w:right w:val="none" w:sz="0" w:space="0" w:color="auto"/>
          </w:divBdr>
        </w:div>
        <w:div w:id="248855006">
          <w:marLeft w:val="1080"/>
          <w:marRight w:val="0"/>
          <w:marTop w:val="100"/>
          <w:marBottom w:val="0"/>
          <w:divBdr>
            <w:top w:val="none" w:sz="0" w:space="0" w:color="auto"/>
            <w:left w:val="none" w:sz="0" w:space="0" w:color="auto"/>
            <w:bottom w:val="none" w:sz="0" w:space="0" w:color="auto"/>
            <w:right w:val="none" w:sz="0" w:space="0" w:color="auto"/>
          </w:divBdr>
        </w:div>
        <w:div w:id="264777597">
          <w:marLeft w:val="1800"/>
          <w:marRight w:val="0"/>
          <w:marTop w:val="100"/>
          <w:marBottom w:val="0"/>
          <w:divBdr>
            <w:top w:val="none" w:sz="0" w:space="0" w:color="auto"/>
            <w:left w:val="none" w:sz="0" w:space="0" w:color="auto"/>
            <w:bottom w:val="none" w:sz="0" w:space="0" w:color="auto"/>
            <w:right w:val="none" w:sz="0" w:space="0" w:color="auto"/>
          </w:divBdr>
        </w:div>
        <w:div w:id="273757161">
          <w:marLeft w:val="360"/>
          <w:marRight w:val="0"/>
          <w:marTop w:val="200"/>
          <w:marBottom w:val="0"/>
          <w:divBdr>
            <w:top w:val="none" w:sz="0" w:space="0" w:color="auto"/>
            <w:left w:val="none" w:sz="0" w:space="0" w:color="auto"/>
            <w:bottom w:val="none" w:sz="0" w:space="0" w:color="auto"/>
            <w:right w:val="none" w:sz="0" w:space="0" w:color="auto"/>
          </w:divBdr>
        </w:div>
        <w:div w:id="279386337">
          <w:marLeft w:val="2520"/>
          <w:marRight w:val="0"/>
          <w:marTop w:val="100"/>
          <w:marBottom w:val="0"/>
          <w:divBdr>
            <w:top w:val="none" w:sz="0" w:space="0" w:color="auto"/>
            <w:left w:val="none" w:sz="0" w:space="0" w:color="auto"/>
            <w:bottom w:val="none" w:sz="0" w:space="0" w:color="auto"/>
            <w:right w:val="none" w:sz="0" w:space="0" w:color="auto"/>
          </w:divBdr>
        </w:div>
        <w:div w:id="280457449">
          <w:marLeft w:val="1080"/>
          <w:marRight w:val="0"/>
          <w:marTop w:val="100"/>
          <w:marBottom w:val="0"/>
          <w:divBdr>
            <w:top w:val="none" w:sz="0" w:space="0" w:color="auto"/>
            <w:left w:val="none" w:sz="0" w:space="0" w:color="auto"/>
            <w:bottom w:val="none" w:sz="0" w:space="0" w:color="auto"/>
            <w:right w:val="none" w:sz="0" w:space="0" w:color="auto"/>
          </w:divBdr>
        </w:div>
        <w:div w:id="345138946">
          <w:marLeft w:val="1800"/>
          <w:marRight w:val="0"/>
          <w:marTop w:val="100"/>
          <w:marBottom w:val="0"/>
          <w:divBdr>
            <w:top w:val="none" w:sz="0" w:space="0" w:color="auto"/>
            <w:left w:val="none" w:sz="0" w:space="0" w:color="auto"/>
            <w:bottom w:val="none" w:sz="0" w:space="0" w:color="auto"/>
            <w:right w:val="none" w:sz="0" w:space="0" w:color="auto"/>
          </w:divBdr>
        </w:div>
        <w:div w:id="384109261">
          <w:marLeft w:val="360"/>
          <w:marRight w:val="0"/>
          <w:marTop w:val="200"/>
          <w:marBottom w:val="0"/>
          <w:divBdr>
            <w:top w:val="none" w:sz="0" w:space="0" w:color="auto"/>
            <w:left w:val="none" w:sz="0" w:space="0" w:color="auto"/>
            <w:bottom w:val="none" w:sz="0" w:space="0" w:color="auto"/>
            <w:right w:val="none" w:sz="0" w:space="0" w:color="auto"/>
          </w:divBdr>
        </w:div>
        <w:div w:id="411584944">
          <w:marLeft w:val="2520"/>
          <w:marRight w:val="0"/>
          <w:marTop w:val="100"/>
          <w:marBottom w:val="0"/>
          <w:divBdr>
            <w:top w:val="none" w:sz="0" w:space="0" w:color="auto"/>
            <w:left w:val="none" w:sz="0" w:space="0" w:color="auto"/>
            <w:bottom w:val="none" w:sz="0" w:space="0" w:color="auto"/>
            <w:right w:val="none" w:sz="0" w:space="0" w:color="auto"/>
          </w:divBdr>
        </w:div>
        <w:div w:id="423308578">
          <w:marLeft w:val="2520"/>
          <w:marRight w:val="0"/>
          <w:marTop w:val="100"/>
          <w:marBottom w:val="0"/>
          <w:divBdr>
            <w:top w:val="none" w:sz="0" w:space="0" w:color="auto"/>
            <w:left w:val="none" w:sz="0" w:space="0" w:color="auto"/>
            <w:bottom w:val="none" w:sz="0" w:space="0" w:color="auto"/>
            <w:right w:val="none" w:sz="0" w:space="0" w:color="auto"/>
          </w:divBdr>
        </w:div>
        <w:div w:id="484008481">
          <w:marLeft w:val="1800"/>
          <w:marRight w:val="0"/>
          <w:marTop w:val="100"/>
          <w:marBottom w:val="0"/>
          <w:divBdr>
            <w:top w:val="none" w:sz="0" w:space="0" w:color="auto"/>
            <w:left w:val="none" w:sz="0" w:space="0" w:color="auto"/>
            <w:bottom w:val="none" w:sz="0" w:space="0" w:color="auto"/>
            <w:right w:val="none" w:sz="0" w:space="0" w:color="auto"/>
          </w:divBdr>
        </w:div>
        <w:div w:id="707493563">
          <w:marLeft w:val="360"/>
          <w:marRight w:val="0"/>
          <w:marTop w:val="200"/>
          <w:marBottom w:val="0"/>
          <w:divBdr>
            <w:top w:val="none" w:sz="0" w:space="0" w:color="auto"/>
            <w:left w:val="none" w:sz="0" w:space="0" w:color="auto"/>
            <w:bottom w:val="none" w:sz="0" w:space="0" w:color="auto"/>
            <w:right w:val="none" w:sz="0" w:space="0" w:color="auto"/>
          </w:divBdr>
        </w:div>
        <w:div w:id="722755336">
          <w:marLeft w:val="360"/>
          <w:marRight w:val="0"/>
          <w:marTop w:val="200"/>
          <w:marBottom w:val="0"/>
          <w:divBdr>
            <w:top w:val="none" w:sz="0" w:space="0" w:color="auto"/>
            <w:left w:val="none" w:sz="0" w:space="0" w:color="auto"/>
            <w:bottom w:val="none" w:sz="0" w:space="0" w:color="auto"/>
            <w:right w:val="none" w:sz="0" w:space="0" w:color="auto"/>
          </w:divBdr>
        </w:div>
        <w:div w:id="835657734">
          <w:marLeft w:val="1800"/>
          <w:marRight w:val="0"/>
          <w:marTop w:val="100"/>
          <w:marBottom w:val="0"/>
          <w:divBdr>
            <w:top w:val="none" w:sz="0" w:space="0" w:color="auto"/>
            <w:left w:val="none" w:sz="0" w:space="0" w:color="auto"/>
            <w:bottom w:val="none" w:sz="0" w:space="0" w:color="auto"/>
            <w:right w:val="none" w:sz="0" w:space="0" w:color="auto"/>
          </w:divBdr>
        </w:div>
        <w:div w:id="1005014590">
          <w:marLeft w:val="1080"/>
          <w:marRight w:val="0"/>
          <w:marTop w:val="100"/>
          <w:marBottom w:val="0"/>
          <w:divBdr>
            <w:top w:val="none" w:sz="0" w:space="0" w:color="auto"/>
            <w:left w:val="none" w:sz="0" w:space="0" w:color="auto"/>
            <w:bottom w:val="none" w:sz="0" w:space="0" w:color="auto"/>
            <w:right w:val="none" w:sz="0" w:space="0" w:color="auto"/>
          </w:divBdr>
        </w:div>
        <w:div w:id="1104764508">
          <w:marLeft w:val="1080"/>
          <w:marRight w:val="0"/>
          <w:marTop w:val="100"/>
          <w:marBottom w:val="0"/>
          <w:divBdr>
            <w:top w:val="none" w:sz="0" w:space="0" w:color="auto"/>
            <w:left w:val="none" w:sz="0" w:space="0" w:color="auto"/>
            <w:bottom w:val="none" w:sz="0" w:space="0" w:color="auto"/>
            <w:right w:val="none" w:sz="0" w:space="0" w:color="auto"/>
          </w:divBdr>
        </w:div>
        <w:div w:id="1156611943">
          <w:marLeft w:val="2520"/>
          <w:marRight w:val="0"/>
          <w:marTop w:val="100"/>
          <w:marBottom w:val="0"/>
          <w:divBdr>
            <w:top w:val="none" w:sz="0" w:space="0" w:color="auto"/>
            <w:left w:val="none" w:sz="0" w:space="0" w:color="auto"/>
            <w:bottom w:val="none" w:sz="0" w:space="0" w:color="auto"/>
            <w:right w:val="none" w:sz="0" w:space="0" w:color="auto"/>
          </w:divBdr>
        </w:div>
        <w:div w:id="1237978959">
          <w:marLeft w:val="2520"/>
          <w:marRight w:val="0"/>
          <w:marTop w:val="100"/>
          <w:marBottom w:val="0"/>
          <w:divBdr>
            <w:top w:val="none" w:sz="0" w:space="0" w:color="auto"/>
            <w:left w:val="none" w:sz="0" w:space="0" w:color="auto"/>
            <w:bottom w:val="none" w:sz="0" w:space="0" w:color="auto"/>
            <w:right w:val="none" w:sz="0" w:space="0" w:color="auto"/>
          </w:divBdr>
        </w:div>
        <w:div w:id="1360399681">
          <w:marLeft w:val="1080"/>
          <w:marRight w:val="0"/>
          <w:marTop w:val="100"/>
          <w:marBottom w:val="0"/>
          <w:divBdr>
            <w:top w:val="none" w:sz="0" w:space="0" w:color="auto"/>
            <w:left w:val="none" w:sz="0" w:space="0" w:color="auto"/>
            <w:bottom w:val="none" w:sz="0" w:space="0" w:color="auto"/>
            <w:right w:val="none" w:sz="0" w:space="0" w:color="auto"/>
          </w:divBdr>
        </w:div>
        <w:div w:id="1392075567">
          <w:marLeft w:val="1080"/>
          <w:marRight w:val="0"/>
          <w:marTop w:val="100"/>
          <w:marBottom w:val="0"/>
          <w:divBdr>
            <w:top w:val="none" w:sz="0" w:space="0" w:color="auto"/>
            <w:left w:val="none" w:sz="0" w:space="0" w:color="auto"/>
            <w:bottom w:val="none" w:sz="0" w:space="0" w:color="auto"/>
            <w:right w:val="none" w:sz="0" w:space="0" w:color="auto"/>
          </w:divBdr>
        </w:div>
        <w:div w:id="1600259192">
          <w:marLeft w:val="1800"/>
          <w:marRight w:val="0"/>
          <w:marTop w:val="100"/>
          <w:marBottom w:val="0"/>
          <w:divBdr>
            <w:top w:val="none" w:sz="0" w:space="0" w:color="auto"/>
            <w:left w:val="none" w:sz="0" w:space="0" w:color="auto"/>
            <w:bottom w:val="none" w:sz="0" w:space="0" w:color="auto"/>
            <w:right w:val="none" w:sz="0" w:space="0" w:color="auto"/>
          </w:divBdr>
        </w:div>
        <w:div w:id="1614089320">
          <w:marLeft w:val="360"/>
          <w:marRight w:val="0"/>
          <w:marTop w:val="200"/>
          <w:marBottom w:val="0"/>
          <w:divBdr>
            <w:top w:val="none" w:sz="0" w:space="0" w:color="auto"/>
            <w:left w:val="none" w:sz="0" w:space="0" w:color="auto"/>
            <w:bottom w:val="none" w:sz="0" w:space="0" w:color="auto"/>
            <w:right w:val="none" w:sz="0" w:space="0" w:color="auto"/>
          </w:divBdr>
        </w:div>
        <w:div w:id="1675567346">
          <w:marLeft w:val="1080"/>
          <w:marRight w:val="0"/>
          <w:marTop w:val="100"/>
          <w:marBottom w:val="0"/>
          <w:divBdr>
            <w:top w:val="none" w:sz="0" w:space="0" w:color="auto"/>
            <w:left w:val="none" w:sz="0" w:space="0" w:color="auto"/>
            <w:bottom w:val="none" w:sz="0" w:space="0" w:color="auto"/>
            <w:right w:val="none" w:sz="0" w:space="0" w:color="auto"/>
          </w:divBdr>
        </w:div>
        <w:div w:id="1807505519">
          <w:marLeft w:val="2520"/>
          <w:marRight w:val="0"/>
          <w:marTop w:val="100"/>
          <w:marBottom w:val="0"/>
          <w:divBdr>
            <w:top w:val="none" w:sz="0" w:space="0" w:color="auto"/>
            <w:left w:val="none" w:sz="0" w:space="0" w:color="auto"/>
            <w:bottom w:val="none" w:sz="0" w:space="0" w:color="auto"/>
            <w:right w:val="none" w:sz="0" w:space="0" w:color="auto"/>
          </w:divBdr>
        </w:div>
        <w:div w:id="1844468348">
          <w:marLeft w:val="1800"/>
          <w:marRight w:val="0"/>
          <w:marTop w:val="100"/>
          <w:marBottom w:val="0"/>
          <w:divBdr>
            <w:top w:val="none" w:sz="0" w:space="0" w:color="auto"/>
            <w:left w:val="none" w:sz="0" w:space="0" w:color="auto"/>
            <w:bottom w:val="none" w:sz="0" w:space="0" w:color="auto"/>
            <w:right w:val="none" w:sz="0" w:space="0" w:color="auto"/>
          </w:divBdr>
        </w:div>
        <w:div w:id="1869756900">
          <w:marLeft w:val="360"/>
          <w:marRight w:val="0"/>
          <w:marTop w:val="200"/>
          <w:marBottom w:val="0"/>
          <w:divBdr>
            <w:top w:val="none" w:sz="0" w:space="0" w:color="auto"/>
            <w:left w:val="none" w:sz="0" w:space="0" w:color="auto"/>
            <w:bottom w:val="none" w:sz="0" w:space="0" w:color="auto"/>
            <w:right w:val="none" w:sz="0" w:space="0" w:color="auto"/>
          </w:divBdr>
        </w:div>
        <w:div w:id="1906408881">
          <w:marLeft w:val="360"/>
          <w:marRight w:val="0"/>
          <w:marTop w:val="200"/>
          <w:marBottom w:val="0"/>
          <w:divBdr>
            <w:top w:val="none" w:sz="0" w:space="0" w:color="auto"/>
            <w:left w:val="none" w:sz="0" w:space="0" w:color="auto"/>
            <w:bottom w:val="none" w:sz="0" w:space="0" w:color="auto"/>
            <w:right w:val="none" w:sz="0" w:space="0" w:color="auto"/>
          </w:divBdr>
        </w:div>
        <w:div w:id="1985549160">
          <w:marLeft w:val="1080"/>
          <w:marRight w:val="0"/>
          <w:marTop w:val="100"/>
          <w:marBottom w:val="0"/>
          <w:divBdr>
            <w:top w:val="none" w:sz="0" w:space="0" w:color="auto"/>
            <w:left w:val="none" w:sz="0" w:space="0" w:color="auto"/>
            <w:bottom w:val="none" w:sz="0" w:space="0" w:color="auto"/>
            <w:right w:val="none" w:sz="0" w:space="0" w:color="auto"/>
          </w:divBdr>
        </w:div>
        <w:div w:id="2045786365">
          <w:marLeft w:val="1800"/>
          <w:marRight w:val="0"/>
          <w:marTop w:val="100"/>
          <w:marBottom w:val="0"/>
          <w:divBdr>
            <w:top w:val="none" w:sz="0" w:space="0" w:color="auto"/>
            <w:left w:val="none" w:sz="0" w:space="0" w:color="auto"/>
            <w:bottom w:val="none" w:sz="0" w:space="0" w:color="auto"/>
            <w:right w:val="none" w:sz="0" w:space="0" w:color="auto"/>
          </w:divBdr>
        </w:div>
        <w:div w:id="2117627750">
          <w:marLeft w:val="1080"/>
          <w:marRight w:val="0"/>
          <w:marTop w:val="100"/>
          <w:marBottom w:val="0"/>
          <w:divBdr>
            <w:top w:val="none" w:sz="0" w:space="0" w:color="auto"/>
            <w:left w:val="none" w:sz="0" w:space="0" w:color="auto"/>
            <w:bottom w:val="none" w:sz="0" w:space="0" w:color="auto"/>
            <w:right w:val="none" w:sz="0" w:space="0" w:color="auto"/>
          </w:divBdr>
        </w:div>
      </w:divsChild>
    </w:div>
    <w:div w:id="685444006">
      <w:bodyDiv w:val="1"/>
      <w:marLeft w:val="0"/>
      <w:marRight w:val="0"/>
      <w:marTop w:val="0"/>
      <w:marBottom w:val="0"/>
      <w:divBdr>
        <w:top w:val="none" w:sz="0" w:space="0" w:color="auto"/>
        <w:left w:val="none" w:sz="0" w:space="0" w:color="auto"/>
        <w:bottom w:val="none" w:sz="0" w:space="0" w:color="auto"/>
        <w:right w:val="none" w:sz="0" w:space="0" w:color="auto"/>
      </w:divBdr>
    </w:div>
    <w:div w:id="705061977">
      <w:bodyDiv w:val="1"/>
      <w:marLeft w:val="0"/>
      <w:marRight w:val="0"/>
      <w:marTop w:val="0"/>
      <w:marBottom w:val="0"/>
      <w:divBdr>
        <w:top w:val="none" w:sz="0" w:space="0" w:color="auto"/>
        <w:left w:val="none" w:sz="0" w:space="0" w:color="auto"/>
        <w:bottom w:val="none" w:sz="0" w:space="0" w:color="auto"/>
        <w:right w:val="none" w:sz="0" w:space="0" w:color="auto"/>
      </w:divBdr>
    </w:div>
    <w:div w:id="727194516">
      <w:bodyDiv w:val="1"/>
      <w:marLeft w:val="0"/>
      <w:marRight w:val="0"/>
      <w:marTop w:val="0"/>
      <w:marBottom w:val="0"/>
      <w:divBdr>
        <w:top w:val="none" w:sz="0" w:space="0" w:color="auto"/>
        <w:left w:val="none" w:sz="0" w:space="0" w:color="auto"/>
        <w:bottom w:val="none" w:sz="0" w:space="0" w:color="auto"/>
        <w:right w:val="none" w:sz="0" w:space="0" w:color="auto"/>
      </w:divBdr>
    </w:div>
    <w:div w:id="729228605">
      <w:bodyDiv w:val="1"/>
      <w:marLeft w:val="0"/>
      <w:marRight w:val="0"/>
      <w:marTop w:val="0"/>
      <w:marBottom w:val="0"/>
      <w:divBdr>
        <w:top w:val="none" w:sz="0" w:space="0" w:color="auto"/>
        <w:left w:val="none" w:sz="0" w:space="0" w:color="auto"/>
        <w:bottom w:val="none" w:sz="0" w:space="0" w:color="auto"/>
        <w:right w:val="none" w:sz="0" w:space="0" w:color="auto"/>
      </w:divBdr>
    </w:div>
    <w:div w:id="746996485">
      <w:bodyDiv w:val="1"/>
      <w:marLeft w:val="0"/>
      <w:marRight w:val="0"/>
      <w:marTop w:val="0"/>
      <w:marBottom w:val="0"/>
      <w:divBdr>
        <w:top w:val="none" w:sz="0" w:space="0" w:color="auto"/>
        <w:left w:val="none" w:sz="0" w:space="0" w:color="auto"/>
        <w:bottom w:val="none" w:sz="0" w:space="0" w:color="auto"/>
        <w:right w:val="none" w:sz="0" w:space="0" w:color="auto"/>
      </w:divBdr>
    </w:div>
    <w:div w:id="773015805">
      <w:bodyDiv w:val="1"/>
      <w:marLeft w:val="0"/>
      <w:marRight w:val="0"/>
      <w:marTop w:val="0"/>
      <w:marBottom w:val="0"/>
      <w:divBdr>
        <w:top w:val="none" w:sz="0" w:space="0" w:color="auto"/>
        <w:left w:val="none" w:sz="0" w:space="0" w:color="auto"/>
        <w:bottom w:val="none" w:sz="0" w:space="0" w:color="auto"/>
        <w:right w:val="none" w:sz="0" w:space="0" w:color="auto"/>
      </w:divBdr>
    </w:div>
    <w:div w:id="777218252">
      <w:bodyDiv w:val="1"/>
      <w:marLeft w:val="0"/>
      <w:marRight w:val="0"/>
      <w:marTop w:val="0"/>
      <w:marBottom w:val="0"/>
      <w:divBdr>
        <w:top w:val="none" w:sz="0" w:space="0" w:color="auto"/>
        <w:left w:val="none" w:sz="0" w:space="0" w:color="auto"/>
        <w:bottom w:val="none" w:sz="0" w:space="0" w:color="auto"/>
        <w:right w:val="none" w:sz="0" w:space="0" w:color="auto"/>
      </w:divBdr>
    </w:div>
    <w:div w:id="785662421">
      <w:bodyDiv w:val="1"/>
      <w:marLeft w:val="0"/>
      <w:marRight w:val="0"/>
      <w:marTop w:val="0"/>
      <w:marBottom w:val="0"/>
      <w:divBdr>
        <w:top w:val="none" w:sz="0" w:space="0" w:color="auto"/>
        <w:left w:val="none" w:sz="0" w:space="0" w:color="auto"/>
        <w:bottom w:val="none" w:sz="0" w:space="0" w:color="auto"/>
        <w:right w:val="none" w:sz="0" w:space="0" w:color="auto"/>
      </w:divBdr>
    </w:div>
    <w:div w:id="824472745">
      <w:bodyDiv w:val="1"/>
      <w:marLeft w:val="0"/>
      <w:marRight w:val="0"/>
      <w:marTop w:val="0"/>
      <w:marBottom w:val="0"/>
      <w:divBdr>
        <w:top w:val="none" w:sz="0" w:space="0" w:color="auto"/>
        <w:left w:val="none" w:sz="0" w:space="0" w:color="auto"/>
        <w:bottom w:val="none" w:sz="0" w:space="0" w:color="auto"/>
        <w:right w:val="none" w:sz="0" w:space="0" w:color="auto"/>
      </w:divBdr>
    </w:div>
    <w:div w:id="827751455">
      <w:bodyDiv w:val="1"/>
      <w:marLeft w:val="0"/>
      <w:marRight w:val="0"/>
      <w:marTop w:val="0"/>
      <w:marBottom w:val="0"/>
      <w:divBdr>
        <w:top w:val="none" w:sz="0" w:space="0" w:color="auto"/>
        <w:left w:val="none" w:sz="0" w:space="0" w:color="auto"/>
        <w:bottom w:val="none" w:sz="0" w:space="0" w:color="auto"/>
        <w:right w:val="none" w:sz="0" w:space="0" w:color="auto"/>
      </w:divBdr>
    </w:div>
    <w:div w:id="845096533">
      <w:bodyDiv w:val="1"/>
      <w:marLeft w:val="0"/>
      <w:marRight w:val="0"/>
      <w:marTop w:val="0"/>
      <w:marBottom w:val="0"/>
      <w:divBdr>
        <w:top w:val="none" w:sz="0" w:space="0" w:color="auto"/>
        <w:left w:val="none" w:sz="0" w:space="0" w:color="auto"/>
        <w:bottom w:val="none" w:sz="0" w:space="0" w:color="auto"/>
        <w:right w:val="none" w:sz="0" w:space="0" w:color="auto"/>
      </w:divBdr>
      <w:divsChild>
        <w:div w:id="231280408">
          <w:marLeft w:val="1166"/>
          <w:marRight w:val="0"/>
          <w:marTop w:val="91"/>
          <w:marBottom w:val="0"/>
          <w:divBdr>
            <w:top w:val="none" w:sz="0" w:space="0" w:color="auto"/>
            <w:left w:val="none" w:sz="0" w:space="0" w:color="auto"/>
            <w:bottom w:val="none" w:sz="0" w:space="0" w:color="auto"/>
            <w:right w:val="none" w:sz="0" w:space="0" w:color="auto"/>
          </w:divBdr>
        </w:div>
        <w:div w:id="259339966">
          <w:marLeft w:val="1166"/>
          <w:marRight w:val="0"/>
          <w:marTop w:val="91"/>
          <w:marBottom w:val="0"/>
          <w:divBdr>
            <w:top w:val="none" w:sz="0" w:space="0" w:color="auto"/>
            <w:left w:val="none" w:sz="0" w:space="0" w:color="auto"/>
            <w:bottom w:val="none" w:sz="0" w:space="0" w:color="auto"/>
            <w:right w:val="none" w:sz="0" w:space="0" w:color="auto"/>
          </w:divBdr>
        </w:div>
        <w:div w:id="268202309">
          <w:marLeft w:val="547"/>
          <w:marRight w:val="0"/>
          <w:marTop w:val="91"/>
          <w:marBottom w:val="0"/>
          <w:divBdr>
            <w:top w:val="none" w:sz="0" w:space="0" w:color="auto"/>
            <w:left w:val="none" w:sz="0" w:space="0" w:color="auto"/>
            <w:bottom w:val="none" w:sz="0" w:space="0" w:color="auto"/>
            <w:right w:val="none" w:sz="0" w:space="0" w:color="auto"/>
          </w:divBdr>
        </w:div>
        <w:div w:id="462381739">
          <w:marLeft w:val="1800"/>
          <w:marRight w:val="0"/>
          <w:marTop w:val="91"/>
          <w:marBottom w:val="0"/>
          <w:divBdr>
            <w:top w:val="none" w:sz="0" w:space="0" w:color="auto"/>
            <w:left w:val="none" w:sz="0" w:space="0" w:color="auto"/>
            <w:bottom w:val="none" w:sz="0" w:space="0" w:color="auto"/>
            <w:right w:val="none" w:sz="0" w:space="0" w:color="auto"/>
          </w:divBdr>
        </w:div>
        <w:div w:id="493573264">
          <w:marLeft w:val="1166"/>
          <w:marRight w:val="0"/>
          <w:marTop w:val="91"/>
          <w:marBottom w:val="0"/>
          <w:divBdr>
            <w:top w:val="none" w:sz="0" w:space="0" w:color="auto"/>
            <w:left w:val="none" w:sz="0" w:space="0" w:color="auto"/>
            <w:bottom w:val="none" w:sz="0" w:space="0" w:color="auto"/>
            <w:right w:val="none" w:sz="0" w:space="0" w:color="auto"/>
          </w:divBdr>
        </w:div>
        <w:div w:id="565577499">
          <w:marLeft w:val="1166"/>
          <w:marRight w:val="0"/>
          <w:marTop w:val="91"/>
          <w:marBottom w:val="0"/>
          <w:divBdr>
            <w:top w:val="none" w:sz="0" w:space="0" w:color="auto"/>
            <w:left w:val="none" w:sz="0" w:space="0" w:color="auto"/>
            <w:bottom w:val="none" w:sz="0" w:space="0" w:color="auto"/>
            <w:right w:val="none" w:sz="0" w:space="0" w:color="auto"/>
          </w:divBdr>
        </w:div>
        <w:div w:id="721446539">
          <w:marLeft w:val="1800"/>
          <w:marRight w:val="0"/>
          <w:marTop w:val="91"/>
          <w:marBottom w:val="0"/>
          <w:divBdr>
            <w:top w:val="none" w:sz="0" w:space="0" w:color="auto"/>
            <w:left w:val="none" w:sz="0" w:space="0" w:color="auto"/>
            <w:bottom w:val="none" w:sz="0" w:space="0" w:color="auto"/>
            <w:right w:val="none" w:sz="0" w:space="0" w:color="auto"/>
          </w:divBdr>
        </w:div>
        <w:div w:id="812792829">
          <w:marLeft w:val="1166"/>
          <w:marRight w:val="0"/>
          <w:marTop w:val="91"/>
          <w:marBottom w:val="0"/>
          <w:divBdr>
            <w:top w:val="none" w:sz="0" w:space="0" w:color="auto"/>
            <w:left w:val="none" w:sz="0" w:space="0" w:color="auto"/>
            <w:bottom w:val="none" w:sz="0" w:space="0" w:color="auto"/>
            <w:right w:val="none" w:sz="0" w:space="0" w:color="auto"/>
          </w:divBdr>
        </w:div>
        <w:div w:id="1017274755">
          <w:marLeft w:val="547"/>
          <w:marRight w:val="0"/>
          <w:marTop w:val="91"/>
          <w:marBottom w:val="0"/>
          <w:divBdr>
            <w:top w:val="none" w:sz="0" w:space="0" w:color="auto"/>
            <w:left w:val="none" w:sz="0" w:space="0" w:color="auto"/>
            <w:bottom w:val="none" w:sz="0" w:space="0" w:color="auto"/>
            <w:right w:val="none" w:sz="0" w:space="0" w:color="auto"/>
          </w:divBdr>
        </w:div>
        <w:div w:id="1093211046">
          <w:marLeft w:val="1166"/>
          <w:marRight w:val="0"/>
          <w:marTop w:val="91"/>
          <w:marBottom w:val="0"/>
          <w:divBdr>
            <w:top w:val="none" w:sz="0" w:space="0" w:color="auto"/>
            <w:left w:val="none" w:sz="0" w:space="0" w:color="auto"/>
            <w:bottom w:val="none" w:sz="0" w:space="0" w:color="auto"/>
            <w:right w:val="none" w:sz="0" w:space="0" w:color="auto"/>
          </w:divBdr>
        </w:div>
        <w:div w:id="1237402460">
          <w:marLeft w:val="1166"/>
          <w:marRight w:val="0"/>
          <w:marTop w:val="91"/>
          <w:marBottom w:val="0"/>
          <w:divBdr>
            <w:top w:val="none" w:sz="0" w:space="0" w:color="auto"/>
            <w:left w:val="none" w:sz="0" w:space="0" w:color="auto"/>
            <w:bottom w:val="none" w:sz="0" w:space="0" w:color="auto"/>
            <w:right w:val="none" w:sz="0" w:space="0" w:color="auto"/>
          </w:divBdr>
        </w:div>
        <w:div w:id="1549487535">
          <w:marLeft w:val="1166"/>
          <w:marRight w:val="0"/>
          <w:marTop w:val="91"/>
          <w:marBottom w:val="0"/>
          <w:divBdr>
            <w:top w:val="none" w:sz="0" w:space="0" w:color="auto"/>
            <w:left w:val="none" w:sz="0" w:space="0" w:color="auto"/>
            <w:bottom w:val="none" w:sz="0" w:space="0" w:color="auto"/>
            <w:right w:val="none" w:sz="0" w:space="0" w:color="auto"/>
          </w:divBdr>
        </w:div>
        <w:div w:id="1854563100">
          <w:marLeft w:val="1166"/>
          <w:marRight w:val="0"/>
          <w:marTop w:val="91"/>
          <w:marBottom w:val="0"/>
          <w:divBdr>
            <w:top w:val="none" w:sz="0" w:space="0" w:color="auto"/>
            <w:left w:val="none" w:sz="0" w:space="0" w:color="auto"/>
            <w:bottom w:val="none" w:sz="0" w:space="0" w:color="auto"/>
            <w:right w:val="none" w:sz="0" w:space="0" w:color="auto"/>
          </w:divBdr>
        </w:div>
        <w:div w:id="1913274849">
          <w:marLeft w:val="547"/>
          <w:marRight w:val="0"/>
          <w:marTop w:val="91"/>
          <w:marBottom w:val="0"/>
          <w:divBdr>
            <w:top w:val="none" w:sz="0" w:space="0" w:color="auto"/>
            <w:left w:val="none" w:sz="0" w:space="0" w:color="auto"/>
            <w:bottom w:val="none" w:sz="0" w:space="0" w:color="auto"/>
            <w:right w:val="none" w:sz="0" w:space="0" w:color="auto"/>
          </w:divBdr>
        </w:div>
        <w:div w:id="2074620828">
          <w:marLeft w:val="547"/>
          <w:marRight w:val="0"/>
          <w:marTop w:val="91"/>
          <w:marBottom w:val="0"/>
          <w:divBdr>
            <w:top w:val="none" w:sz="0" w:space="0" w:color="auto"/>
            <w:left w:val="none" w:sz="0" w:space="0" w:color="auto"/>
            <w:bottom w:val="none" w:sz="0" w:space="0" w:color="auto"/>
            <w:right w:val="none" w:sz="0" w:space="0" w:color="auto"/>
          </w:divBdr>
        </w:div>
      </w:divsChild>
    </w:div>
    <w:div w:id="846602946">
      <w:bodyDiv w:val="1"/>
      <w:marLeft w:val="0"/>
      <w:marRight w:val="0"/>
      <w:marTop w:val="0"/>
      <w:marBottom w:val="0"/>
      <w:divBdr>
        <w:top w:val="none" w:sz="0" w:space="0" w:color="auto"/>
        <w:left w:val="none" w:sz="0" w:space="0" w:color="auto"/>
        <w:bottom w:val="none" w:sz="0" w:space="0" w:color="auto"/>
        <w:right w:val="none" w:sz="0" w:space="0" w:color="auto"/>
      </w:divBdr>
    </w:div>
    <w:div w:id="848065202">
      <w:bodyDiv w:val="1"/>
      <w:marLeft w:val="0"/>
      <w:marRight w:val="0"/>
      <w:marTop w:val="0"/>
      <w:marBottom w:val="0"/>
      <w:divBdr>
        <w:top w:val="none" w:sz="0" w:space="0" w:color="auto"/>
        <w:left w:val="none" w:sz="0" w:space="0" w:color="auto"/>
        <w:bottom w:val="none" w:sz="0" w:space="0" w:color="auto"/>
        <w:right w:val="none" w:sz="0" w:space="0" w:color="auto"/>
      </w:divBdr>
    </w:div>
    <w:div w:id="942496259">
      <w:bodyDiv w:val="1"/>
      <w:marLeft w:val="0"/>
      <w:marRight w:val="0"/>
      <w:marTop w:val="0"/>
      <w:marBottom w:val="0"/>
      <w:divBdr>
        <w:top w:val="none" w:sz="0" w:space="0" w:color="auto"/>
        <w:left w:val="none" w:sz="0" w:space="0" w:color="auto"/>
        <w:bottom w:val="none" w:sz="0" w:space="0" w:color="auto"/>
        <w:right w:val="none" w:sz="0" w:space="0" w:color="auto"/>
      </w:divBdr>
    </w:div>
    <w:div w:id="947198612">
      <w:bodyDiv w:val="1"/>
      <w:marLeft w:val="0"/>
      <w:marRight w:val="0"/>
      <w:marTop w:val="0"/>
      <w:marBottom w:val="0"/>
      <w:divBdr>
        <w:top w:val="none" w:sz="0" w:space="0" w:color="auto"/>
        <w:left w:val="none" w:sz="0" w:space="0" w:color="auto"/>
        <w:bottom w:val="none" w:sz="0" w:space="0" w:color="auto"/>
        <w:right w:val="none" w:sz="0" w:space="0" w:color="auto"/>
      </w:divBdr>
    </w:div>
    <w:div w:id="966273962">
      <w:bodyDiv w:val="1"/>
      <w:marLeft w:val="0"/>
      <w:marRight w:val="0"/>
      <w:marTop w:val="0"/>
      <w:marBottom w:val="0"/>
      <w:divBdr>
        <w:top w:val="none" w:sz="0" w:space="0" w:color="auto"/>
        <w:left w:val="none" w:sz="0" w:space="0" w:color="auto"/>
        <w:bottom w:val="none" w:sz="0" w:space="0" w:color="auto"/>
        <w:right w:val="none" w:sz="0" w:space="0" w:color="auto"/>
      </w:divBdr>
    </w:div>
    <w:div w:id="968436401">
      <w:bodyDiv w:val="1"/>
      <w:marLeft w:val="0"/>
      <w:marRight w:val="0"/>
      <w:marTop w:val="0"/>
      <w:marBottom w:val="0"/>
      <w:divBdr>
        <w:top w:val="none" w:sz="0" w:space="0" w:color="auto"/>
        <w:left w:val="none" w:sz="0" w:space="0" w:color="auto"/>
        <w:bottom w:val="none" w:sz="0" w:space="0" w:color="auto"/>
        <w:right w:val="none" w:sz="0" w:space="0" w:color="auto"/>
      </w:divBdr>
    </w:div>
    <w:div w:id="980617440">
      <w:bodyDiv w:val="1"/>
      <w:marLeft w:val="0"/>
      <w:marRight w:val="0"/>
      <w:marTop w:val="0"/>
      <w:marBottom w:val="0"/>
      <w:divBdr>
        <w:top w:val="none" w:sz="0" w:space="0" w:color="auto"/>
        <w:left w:val="none" w:sz="0" w:space="0" w:color="auto"/>
        <w:bottom w:val="none" w:sz="0" w:space="0" w:color="auto"/>
        <w:right w:val="none" w:sz="0" w:space="0" w:color="auto"/>
      </w:divBdr>
      <w:divsChild>
        <w:div w:id="175311365">
          <w:marLeft w:val="994"/>
          <w:marRight w:val="0"/>
          <w:marTop w:val="84"/>
          <w:marBottom w:val="84"/>
          <w:divBdr>
            <w:top w:val="none" w:sz="0" w:space="0" w:color="auto"/>
            <w:left w:val="none" w:sz="0" w:space="0" w:color="auto"/>
            <w:bottom w:val="none" w:sz="0" w:space="0" w:color="auto"/>
            <w:right w:val="none" w:sz="0" w:space="0" w:color="auto"/>
          </w:divBdr>
        </w:div>
        <w:div w:id="289240875">
          <w:marLeft w:val="994"/>
          <w:marRight w:val="0"/>
          <w:marTop w:val="84"/>
          <w:marBottom w:val="84"/>
          <w:divBdr>
            <w:top w:val="none" w:sz="0" w:space="0" w:color="auto"/>
            <w:left w:val="none" w:sz="0" w:space="0" w:color="auto"/>
            <w:bottom w:val="none" w:sz="0" w:space="0" w:color="auto"/>
            <w:right w:val="none" w:sz="0" w:space="0" w:color="auto"/>
          </w:divBdr>
        </w:div>
        <w:div w:id="491021508">
          <w:marLeft w:val="994"/>
          <w:marRight w:val="0"/>
          <w:marTop w:val="84"/>
          <w:marBottom w:val="84"/>
          <w:divBdr>
            <w:top w:val="none" w:sz="0" w:space="0" w:color="auto"/>
            <w:left w:val="none" w:sz="0" w:space="0" w:color="auto"/>
            <w:bottom w:val="none" w:sz="0" w:space="0" w:color="auto"/>
            <w:right w:val="none" w:sz="0" w:space="0" w:color="auto"/>
          </w:divBdr>
        </w:div>
        <w:div w:id="611475923">
          <w:marLeft w:val="994"/>
          <w:marRight w:val="0"/>
          <w:marTop w:val="84"/>
          <w:marBottom w:val="84"/>
          <w:divBdr>
            <w:top w:val="none" w:sz="0" w:space="0" w:color="auto"/>
            <w:left w:val="none" w:sz="0" w:space="0" w:color="auto"/>
            <w:bottom w:val="none" w:sz="0" w:space="0" w:color="auto"/>
            <w:right w:val="none" w:sz="0" w:space="0" w:color="auto"/>
          </w:divBdr>
        </w:div>
        <w:div w:id="932475556">
          <w:marLeft w:val="994"/>
          <w:marRight w:val="0"/>
          <w:marTop w:val="84"/>
          <w:marBottom w:val="84"/>
          <w:divBdr>
            <w:top w:val="none" w:sz="0" w:space="0" w:color="auto"/>
            <w:left w:val="none" w:sz="0" w:space="0" w:color="auto"/>
            <w:bottom w:val="none" w:sz="0" w:space="0" w:color="auto"/>
            <w:right w:val="none" w:sz="0" w:space="0" w:color="auto"/>
          </w:divBdr>
        </w:div>
        <w:div w:id="1040789040">
          <w:marLeft w:val="994"/>
          <w:marRight w:val="0"/>
          <w:marTop w:val="84"/>
          <w:marBottom w:val="84"/>
          <w:divBdr>
            <w:top w:val="none" w:sz="0" w:space="0" w:color="auto"/>
            <w:left w:val="none" w:sz="0" w:space="0" w:color="auto"/>
            <w:bottom w:val="none" w:sz="0" w:space="0" w:color="auto"/>
            <w:right w:val="none" w:sz="0" w:space="0" w:color="auto"/>
          </w:divBdr>
        </w:div>
        <w:div w:id="1139612266">
          <w:marLeft w:val="994"/>
          <w:marRight w:val="0"/>
          <w:marTop w:val="84"/>
          <w:marBottom w:val="84"/>
          <w:divBdr>
            <w:top w:val="none" w:sz="0" w:space="0" w:color="auto"/>
            <w:left w:val="none" w:sz="0" w:space="0" w:color="auto"/>
            <w:bottom w:val="none" w:sz="0" w:space="0" w:color="auto"/>
            <w:right w:val="none" w:sz="0" w:space="0" w:color="auto"/>
          </w:divBdr>
        </w:div>
        <w:div w:id="1147939839">
          <w:marLeft w:val="994"/>
          <w:marRight w:val="0"/>
          <w:marTop w:val="84"/>
          <w:marBottom w:val="84"/>
          <w:divBdr>
            <w:top w:val="none" w:sz="0" w:space="0" w:color="auto"/>
            <w:left w:val="none" w:sz="0" w:space="0" w:color="auto"/>
            <w:bottom w:val="none" w:sz="0" w:space="0" w:color="auto"/>
            <w:right w:val="none" w:sz="0" w:space="0" w:color="auto"/>
          </w:divBdr>
        </w:div>
        <w:div w:id="1296985486">
          <w:marLeft w:val="994"/>
          <w:marRight w:val="0"/>
          <w:marTop w:val="84"/>
          <w:marBottom w:val="84"/>
          <w:divBdr>
            <w:top w:val="none" w:sz="0" w:space="0" w:color="auto"/>
            <w:left w:val="none" w:sz="0" w:space="0" w:color="auto"/>
            <w:bottom w:val="none" w:sz="0" w:space="0" w:color="auto"/>
            <w:right w:val="none" w:sz="0" w:space="0" w:color="auto"/>
          </w:divBdr>
        </w:div>
        <w:div w:id="1689716351">
          <w:marLeft w:val="994"/>
          <w:marRight w:val="0"/>
          <w:marTop w:val="84"/>
          <w:marBottom w:val="84"/>
          <w:divBdr>
            <w:top w:val="none" w:sz="0" w:space="0" w:color="auto"/>
            <w:left w:val="none" w:sz="0" w:space="0" w:color="auto"/>
            <w:bottom w:val="none" w:sz="0" w:space="0" w:color="auto"/>
            <w:right w:val="none" w:sz="0" w:space="0" w:color="auto"/>
          </w:divBdr>
        </w:div>
        <w:div w:id="1702587704">
          <w:marLeft w:val="994"/>
          <w:marRight w:val="0"/>
          <w:marTop w:val="84"/>
          <w:marBottom w:val="84"/>
          <w:divBdr>
            <w:top w:val="none" w:sz="0" w:space="0" w:color="auto"/>
            <w:left w:val="none" w:sz="0" w:space="0" w:color="auto"/>
            <w:bottom w:val="none" w:sz="0" w:space="0" w:color="auto"/>
            <w:right w:val="none" w:sz="0" w:space="0" w:color="auto"/>
          </w:divBdr>
        </w:div>
        <w:div w:id="1710716321">
          <w:marLeft w:val="994"/>
          <w:marRight w:val="0"/>
          <w:marTop w:val="84"/>
          <w:marBottom w:val="84"/>
          <w:divBdr>
            <w:top w:val="none" w:sz="0" w:space="0" w:color="auto"/>
            <w:left w:val="none" w:sz="0" w:space="0" w:color="auto"/>
            <w:bottom w:val="none" w:sz="0" w:space="0" w:color="auto"/>
            <w:right w:val="none" w:sz="0" w:space="0" w:color="auto"/>
          </w:divBdr>
        </w:div>
        <w:div w:id="1746755731">
          <w:marLeft w:val="994"/>
          <w:marRight w:val="0"/>
          <w:marTop w:val="84"/>
          <w:marBottom w:val="84"/>
          <w:divBdr>
            <w:top w:val="none" w:sz="0" w:space="0" w:color="auto"/>
            <w:left w:val="none" w:sz="0" w:space="0" w:color="auto"/>
            <w:bottom w:val="none" w:sz="0" w:space="0" w:color="auto"/>
            <w:right w:val="none" w:sz="0" w:space="0" w:color="auto"/>
          </w:divBdr>
        </w:div>
        <w:div w:id="1899588806">
          <w:marLeft w:val="994"/>
          <w:marRight w:val="0"/>
          <w:marTop w:val="84"/>
          <w:marBottom w:val="84"/>
          <w:divBdr>
            <w:top w:val="none" w:sz="0" w:space="0" w:color="auto"/>
            <w:left w:val="none" w:sz="0" w:space="0" w:color="auto"/>
            <w:bottom w:val="none" w:sz="0" w:space="0" w:color="auto"/>
            <w:right w:val="none" w:sz="0" w:space="0" w:color="auto"/>
          </w:divBdr>
        </w:div>
        <w:div w:id="2111125397">
          <w:marLeft w:val="994"/>
          <w:marRight w:val="0"/>
          <w:marTop w:val="84"/>
          <w:marBottom w:val="84"/>
          <w:divBdr>
            <w:top w:val="none" w:sz="0" w:space="0" w:color="auto"/>
            <w:left w:val="none" w:sz="0" w:space="0" w:color="auto"/>
            <w:bottom w:val="none" w:sz="0" w:space="0" w:color="auto"/>
            <w:right w:val="none" w:sz="0" w:space="0" w:color="auto"/>
          </w:divBdr>
        </w:div>
      </w:divsChild>
    </w:div>
    <w:div w:id="980962837">
      <w:bodyDiv w:val="1"/>
      <w:marLeft w:val="0"/>
      <w:marRight w:val="0"/>
      <w:marTop w:val="0"/>
      <w:marBottom w:val="0"/>
      <w:divBdr>
        <w:top w:val="none" w:sz="0" w:space="0" w:color="auto"/>
        <w:left w:val="none" w:sz="0" w:space="0" w:color="auto"/>
        <w:bottom w:val="none" w:sz="0" w:space="0" w:color="auto"/>
        <w:right w:val="none" w:sz="0" w:space="0" w:color="auto"/>
      </w:divBdr>
    </w:div>
    <w:div w:id="985087146">
      <w:bodyDiv w:val="1"/>
      <w:marLeft w:val="0"/>
      <w:marRight w:val="0"/>
      <w:marTop w:val="0"/>
      <w:marBottom w:val="0"/>
      <w:divBdr>
        <w:top w:val="none" w:sz="0" w:space="0" w:color="auto"/>
        <w:left w:val="none" w:sz="0" w:space="0" w:color="auto"/>
        <w:bottom w:val="none" w:sz="0" w:space="0" w:color="auto"/>
        <w:right w:val="none" w:sz="0" w:space="0" w:color="auto"/>
      </w:divBdr>
    </w:div>
    <w:div w:id="992754689">
      <w:bodyDiv w:val="1"/>
      <w:marLeft w:val="0"/>
      <w:marRight w:val="0"/>
      <w:marTop w:val="0"/>
      <w:marBottom w:val="0"/>
      <w:divBdr>
        <w:top w:val="none" w:sz="0" w:space="0" w:color="auto"/>
        <w:left w:val="none" w:sz="0" w:space="0" w:color="auto"/>
        <w:bottom w:val="none" w:sz="0" w:space="0" w:color="auto"/>
        <w:right w:val="none" w:sz="0" w:space="0" w:color="auto"/>
      </w:divBdr>
      <w:divsChild>
        <w:div w:id="1484736435">
          <w:marLeft w:val="446"/>
          <w:marRight w:val="0"/>
          <w:marTop w:val="200"/>
          <w:marBottom w:val="0"/>
          <w:divBdr>
            <w:top w:val="none" w:sz="0" w:space="0" w:color="auto"/>
            <w:left w:val="none" w:sz="0" w:space="0" w:color="auto"/>
            <w:bottom w:val="none" w:sz="0" w:space="0" w:color="auto"/>
            <w:right w:val="none" w:sz="0" w:space="0" w:color="auto"/>
          </w:divBdr>
        </w:div>
      </w:divsChild>
    </w:div>
    <w:div w:id="1003971428">
      <w:bodyDiv w:val="1"/>
      <w:marLeft w:val="0"/>
      <w:marRight w:val="0"/>
      <w:marTop w:val="0"/>
      <w:marBottom w:val="0"/>
      <w:divBdr>
        <w:top w:val="none" w:sz="0" w:space="0" w:color="auto"/>
        <w:left w:val="none" w:sz="0" w:space="0" w:color="auto"/>
        <w:bottom w:val="none" w:sz="0" w:space="0" w:color="auto"/>
        <w:right w:val="none" w:sz="0" w:space="0" w:color="auto"/>
      </w:divBdr>
    </w:div>
    <w:div w:id="1004238287">
      <w:bodyDiv w:val="1"/>
      <w:marLeft w:val="0"/>
      <w:marRight w:val="0"/>
      <w:marTop w:val="0"/>
      <w:marBottom w:val="0"/>
      <w:divBdr>
        <w:top w:val="none" w:sz="0" w:space="0" w:color="auto"/>
        <w:left w:val="none" w:sz="0" w:space="0" w:color="auto"/>
        <w:bottom w:val="none" w:sz="0" w:space="0" w:color="auto"/>
        <w:right w:val="none" w:sz="0" w:space="0" w:color="auto"/>
      </w:divBdr>
    </w:div>
    <w:div w:id="1010793618">
      <w:bodyDiv w:val="1"/>
      <w:marLeft w:val="0"/>
      <w:marRight w:val="0"/>
      <w:marTop w:val="0"/>
      <w:marBottom w:val="0"/>
      <w:divBdr>
        <w:top w:val="none" w:sz="0" w:space="0" w:color="auto"/>
        <w:left w:val="none" w:sz="0" w:space="0" w:color="auto"/>
        <w:bottom w:val="none" w:sz="0" w:space="0" w:color="auto"/>
        <w:right w:val="none" w:sz="0" w:space="0" w:color="auto"/>
      </w:divBdr>
    </w:div>
    <w:div w:id="1022511476">
      <w:bodyDiv w:val="1"/>
      <w:marLeft w:val="0"/>
      <w:marRight w:val="0"/>
      <w:marTop w:val="0"/>
      <w:marBottom w:val="0"/>
      <w:divBdr>
        <w:top w:val="none" w:sz="0" w:space="0" w:color="auto"/>
        <w:left w:val="none" w:sz="0" w:space="0" w:color="auto"/>
        <w:bottom w:val="none" w:sz="0" w:space="0" w:color="auto"/>
        <w:right w:val="none" w:sz="0" w:space="0" w:color="auto"/>
      </w:divBdr>
      <w:divsChild>
        <w:div w:id="239412428">
          <w:marLeft w:val="0"/>
          <w:marRight w:val="0"/>
          <w:marTop w:val="0"/>
          <w:marBottom w:val="0"/>
          <w:divBdr>
            <w:top w:val="none" w:sz="0" w:space="0" w:color="auto"/>
            <w:left w:val="none" w:sz="0" w:space="0" w:color="auto"/>
            <w:bottom w:val="none" w:sz="0" w:space="0" w:color="auto"/>
            <w:right w:val="none" w:sz="0" w:space="0" w:color="auto"/>
          </w:divBdr>
          <w:divsChild>
            <w:div w:id="5236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4476">
      <w:bodyDiv w:val="1"/>
      <w:marLeft w:val="0"/>
      <w:marRight w:val="0"/>
      <w:marTop w:val="0"/>
      <w:marBottom w:val="0"/>
      <w:divBdr>
        <w:top w:val="none" w:sz="0" w:space="0" w:color="auto"/>
        <w:left w:val="none" w:sz="0" w:space="0" w:color="auto"/>
        <w:bottom w:val="none" w:sz="0" w:space="0" w:color="auto"/>
        <w:right w:val="none" w:sz="0" w:space="0" w:color="auto"/>
      </w:divBdr>
    </w:div>
    <w:div w:id="1106343249">
      <w:bodyDiv w:val="1"/>
      <w:marLeft w:val="0"/>
      <w:marRight w:val="0"/>
      <w:marTop w:val="0"/>
      <w:marBottom w:val="0"/>
      <w:divBdr>
        <w:top w:val="none" w:sz="0" w:space="0" w:color="auto"/>
        <w:left w:val="none" w:sz="0" w:space="0" w:color="auto"/>
        <w:bottom w:val="none" w:sz="0" w:space="0" w:color="auto"/>
        <w:right w:val="none" w:sz="0" w:space="0" w:color="auto"/>
      </w:divBdr>
    </w:div>
    <w:div w:id="1123160224">
      <w:bodyDiv w:val="1"/>
      <w:marLeft w:val="0"/>
      <w:marRight w:val="0"/>
      <w:marTop w:val="0"/>
      <w:marBottom w:val="0"/>
      <w:divBdr>
        <w:top w:val="none" w:sz="0" w:space="0" w:color="auto"/>
        <w:left w:val="none" w:sz="0" w:space="0" w:color="auto"/>
        <w:bottom w:val="none" w:sz="0" w:space="0" w:color="auto"/>
        <w:right w:val="none" w:sz="0" w:space="0" w:color="auto"/>
      </w:divBdr>
      <w:divsChild>
        <w:div w:id="250818315">
          <w:marLeft w:val="547"/>
          <w:marRight w:val="0"/>
          <w:marTop w:val="96"/>
          <w:marBottom w:val="0"/>
          <w:divBdr>
            <w:top w:val="none" w:sz="0" w:space="0" w:color="auto"/>
            <w:left w:val="none" w:sz="0" w:space="0" w:color="auto"/>
            <w:bottom w:val="none" w:sz="0" w:space="0" w:color="auto"/>
            <w:right w:val="none" w:sz="0" w:space="0" w:color="auto"/>
          </w:divBdr>
        </w:div>
        <w:div w:id="323555844">
          <w:marLeft w:val="547"/>
          <w:marRight w:val="0"/>
          <w:marTop w:val="96"/>
          <w:marBottom w:val="0"/>
          <w:divBdr>
            <w:top w:val="none" w:sz="0" w:space="0" w:color="auto"/>
            <w:left w:val="none" w:sz="0" w:space="0" w:color="auto"/>
            <w:bottom w:val="none" w:sz="0" w:space="0" w:color="auto"/>
            <w:right w:val="none" w:sz="0" w:space="0" w:color="auto"/>
          </w:divBdr>
        </w:div>
        <w:div w:id="426199568">
          <w:marLeft w:val="547"/>
          <w:marRight w:val="0"/>
          <w:marTop w:val="96"/>
          <w:marBottom w:val="0"/>
          <w:divBdr>
            <w:top w:val="none" w:sz="0" w:space="0" w:color="auto"/>
            <w:left w:val="none" w:sz="0" w:space="0" w:color="auto"/>
            <w:bottom w:val="none" w:sz="0" w:space="0" w:color="auto"/>
            <w:right w:val="none" w:sz="0" w:space="0" w:color="auto"/>
          </w:divBdr>
        </w:div>
        <w:div w:id="1356924630">
          <w:marLeft w:val="1166"/>
          <w:marRight w:val="0"/>
          <w:marTop w:val="96"/>
          <w:marBottom w:val="0"/>
          <w:divBdr>
            <w:top w:val="none" w:sz="0" w:space="0" w:color="auto"/>
            <w:left w:val="none" w:sz="0" w:space="0" w:color="auto"/>
            <w:bottom w:val="none" w:sz="0" w:space="0" w:color="auto"/>
            <w:right w:val="none" w:sz="0" w:space="0" w:color="auto"/>
          </w:divBdr>
        </w:div>
        <w:div w:id="1644774999">
          <w:marLeft w:val="547"/>
          <w:marRight w:val="0"/>
          <w:marTop w:val="96"/>
          <w:marBottom w:val="0"/>
          <w:divBdr>
            <w:top w:val="none" w:sz="0" w:space="0" w:color="auto"/>
            <w:left w:val="none" w:sz="0" w:space="0" w:color="auto"/>
            <w:bottom w:val="none" w:sz="0" w:space="0" w:color="auto"/>
            <w:right w:val="none" w:sz="0" w:space="0" w:color="auto"/>
          </w:divBdr>
        </w:div>
        <w:div w:id="1894194699">
          <w:marLeft w:val="547"/>
          <w:marRight w:val="0"/>
          <w:marTop w:val="96"/>
          <w:marBottom w:val="0"/>
          <w:divBdr>
            <w:top w:val="none" w:sz="0" w:space="0" w:color="auto"/>
            <w:left w:val="none" w:sz="0" w:space="0" w:color="auto"/>
            <w:bottom w:val="none" w:sz="0" w:space="0" w:color="auto"/>
            <w:right w:val="none" w:sz="0" w:space="0" w:color="auto"/>
          </w:divBdr>
        </w:div>
        <w:div w:id="2102791809">
          <w:marLeft w:val="547"/>
          <w:marRight w:val="0"/>
          <w:marTop w:val="96"/>
          <w:marBottom w:val="0"/>
          <w:divBdr>
            <w:top w:val="none" w:sz="0" w:space="0" w:color="auto"/>
            <w:left w:val="none" w:sz="0" w:space="0" w:color="auto"/>
            <w:bottom w:val="none" w:sz="0" w:space="0" w:color="auto"/>
            <w:right w:val="none" w:sz="0" w:space="0" w:color="auto"/>
          </w:divBdr>
        </w:div>
      </w:divsChild>
    </w:div>
    <w:div w:id="1143156576">
      <w:bodyDiv w:val="1"/>
      <w:marLeft w:val="0"/>
      <w:marRight w:val="0"/>
      <w:marTop w:val="0"/>
      <w:marBottom w:val="0"/>
      <w:divBdr>
        <w:top w:val="none" w:sz="0" w:space="0" w:color="auto"/>
        <w:left w:val="none" w:sz="0" w:space="0" w:color="auto"/>
        <w:bottom w:val="none" w:sz="0" w:space="0" w:color="auto"/>
        <w:right w:val="none" w:sz="0" w:space="0" w:color="auto"/>
      </w:divBdr>
    </w:div>
    <w:div w:id="1182671192">
      <w:bodyDiv w:val="1"/>
      <w:marLeft w:val="0"/>
      <w:marRight w:val="0"/>
      <w:marTop w:val="0"/>
      <w:marBottom w:val="0"/>
      <w:divBdr>
        <w:top w:val="none" w:sz="0" w:space="0" w:color="auto"/>
        <w:left w:val="none" w:sz="0" w:space="0" w:color="auto"/>
        <w:bottom w:val="none" w:sz="0" w:space="0" w:color="auto"/>
        <w:right w:val="none" w:sz="0" w:space="0" w:color="auto"/>
      </w:divBdr>
    </w:div>
    <w:div w:id="1186136537">
      <w:bodyDiv w:val="1"/>
      <w:marLeft w:val="0"/>
      <w:marRight w:val="0"/>
      <w:marTop w:val="0"/>
      <w:marBottom w:val="0"/>
      <w:divBdr>
        <w:top w:val="none" w:sz="0" w:space="0" w:color="auto"/>
        <w:left w:val="none" w:sz="0" w:space="0" w:color="auto"/>
        <w:bottom w:val="none" w:sz="0" w:space="0" w:color="auto"/>
        <w:right w:val="none" w:sz="0" w:space="0" w:color="auto"/>
      </w:divBdr>
    </w:div>
    <w:div w:id="1186358817">
      <w:bodyDiv w:val="1"/>
      <w:marLeft w:val="0"/>
      <w:marRight w:val="0"/>
      <w:marTop w:val="0"/>
      <w:marBottom w:val="0"/>
      <w:divBdr>
        <w:top w:val="none" w:sz="0" w:space="0" w:color="auto"/>
        <w:left w:val="none" w:sz="0" w:space="0" w:color="auto"/>
        <w:bottom w:val="none" w:sz="0" w:space="0" w:color="auto"/>
        <w:right w:val="none" w:sz="0" w:space="0" w:color="auto"/>
      </w:divBdr>
    </w:div>
    <w:div w:id="1187328991">
      <w:bodyDiv w:val="1"/>
      <w:marLeft w:val="0"/>
      <w:marRight w:val="0"/>
      <w:marTop w:val="0"/>
      <w:marBottom w:val="0"/>
      <w:divBdr>
        <w:top w:val="none" w:sz="0" w:space="0" w:color="auto"/>
        <w:left w:val="none" w:sz="0" w:space="0" w:color="auto"/>
        <w:bottom w:val="none" w:sz="0" w:space="0" w:color="auto"/>
        <w:right w:val="none" w:sz="0" w:space="0" w:color="auto"/>
      </w:divBdr>
    </w:div>
    <w:div w:id="1192375933">
      <w:bodyDiv w:val="1"/>
      <w:marLeft w:val="0"/>
      <w:marRight w:val="0"/>
      <w:marTop w:val="0"/>
      <w:marBottom w:val="0"/>
      <w:divBdr>
        <w:top w:val="none" w:sz="0" w:space="0" w:color="auto"/>
        <w:left w:val="none" w:sz="0" w:space="0" w:color="auto"/>
        <w:bottom w:val="none" w:sz="0" w:space="0" w:color="auto"/>
        <w:right w:val="none" w:sz="0" w:space="0" w:color="auto"/>
      </w:divBdr>
    </w:div>
    <w:div w:id="1195197183">
      <w:bodyDiv w:val="1"/>
      <w:marLeft w:val="0"/>
      <w:marRight w:val="0"/>
      <w:marTop w:val="0"/>
      <w:marBottom w:val="0"/>
      <w:divBdr>
        <w:top w:val="none" w:sz="0" w:space="0" w:color="auto"/>
        <w:left w:val="none" w:sz="0" w:space="0" w:color="auto"/>
        <w:bottom w:val="none" w:sz="0" w:space="0" w:color="auto"/>
        <w:right w:val="none" w:sz="0" w:space="0" w:color="auto"/>
      </w:divBdr>
    </w:div>
    <w:div w:id="1199585801">
      <w:bodyDiv w:val="1"/>
      <w:marLeft w:val="0"/>
      <w:marRight w:val="0"/>
      <w:marTop w:val="0"/>
      <w:marBottom w:val="0"/>
      <w:divBdr>
        <w:top w:val="none" w:sz="0" w:space="0" w:color="auto"/>
        <w:left w:val="none" w:sz="0" w:space="0" w:color="auto"/>
        <w:bottom w:val="none" w:sz="0" w:space="0" w:color="auto"/>
        <w:right w:val="none" w:sz="0" w:space="0" w:color="auto"/>
      </w:divBdr>
      <w:divsChild>
        <w:div w:id="151991411">
          <w:marLeft w:val="547"/>
          <w:marRight w:val="0"/>
          <w:marTop w:val="130"/>
          <w:marBottom w:val="0"/>
          <w:divBdr>
            <w:top w:val="none" w:sz="0" w:space="0" w:color="auto"/>
            <w:left w:val="none" w:sz="0" w:space="0" w:color="auto"/>
            <w:bottom w:val="none" w:sz="0" w:space="0" w:color="auto"/>
            <w:right w:val="none" w:sz="0" w:space="0" w:color="auto"/>
          </w:divBdr>
        </w:div>
        <w:div w:id="262959934">
          <w:marLeft w:val="547"/>
          <w:marRight w:val="0"/>
          <w:marTop w:val="130"/>
          <w:marBottom w:val="0"/>
          <w:divBdr>
            <w:top w:val="none" w:sz="0" w:space="0" w:color="auto"/>
            <w:left w:val="none" w:sz="0" w:space="0" w:color="auto"/>
            <w:bottom w:val="none" w:sz="0" w:space="0" w:color="auto"/>
            <w:right w:val="none" w:sz="0" w:space="0" w:color="auto"/>
          </w:divBdr>
        </w:div>
        <w:div w:id="2019960806">
          <w:marLeft w:val="547"/>
          <w:marRight w:val="0"/>
          <w:marTop w:val="130"/>
          <w:marBottom w:val="0"/>
          <w:divBdr>
            <w:top w:val="none" w:sz="0" w:space="0" w:color="auto"/>
            <w:left w:val="none" w:sz="0" w:space="0" w:color="auto"/>
            <w:bottom w:val="none" w:sz="0" w:space="0" w:color="auto"/>
            <w:right w:val="none" w:sz="0" w:space="0" w:color="auto"/>
          </w:divBdr>
        </w:div>
      </w:divsChild>
    </w:div>
    <w:div w:id="1211185124">
      <w:bodyDiv w:val="1"/>
      <w:marLeft w:val="0"/>
      <w:marRight w:val="0"/>
      <w:marTop w:val="0"/>
      <w:marBottom w:val="0"/>
      <w:divBdr>
        <w:top w:val="none" w:sz="0" w:space="0" w:color="auto"/>
        <w:left w:val="none" w:sz="0" w:space="0" w:color="auto"/>
        <w:bottom w:val="none" w:sz="0" w:space="0" w:color="auto"/>
        <w:right w:val="none" w:sz="0" w:space="0" w:color="auto"/>
      </w:divBdr>
      <w:divsChild>
        <w:div w:id="922421464">
          <w:marLeft w:val="0"/>
          <w:marRight w:val="0"/>
          <w:marTop w:val="0"/>
          <w:marBottom w:val="0"/>
          <w:divBdr>
            <w:top w:val="none" w:sz="0" w:space="0" w:color="auto"/>
            <w:left w:val="none" w:sz="0" w:space="0" w:color="auto"/>
            <w:bottom w:val="none" w:sz="0" w:space="0" w:color="auto"/>
            <w:right w:val="none" w:sz="0" w:space="0" w:color="auto"/>
          </w:divBdr>
        </w:div>
        <w:div w:id="1753115450">
          <w:marLeft w:val="0"/>
          <w:marRight w:val="0"/>
          <w:marTop w:val="0"/>
          <w:marBottom w:val="0"/>
          <w:divBdr>
            <w:top w:val="none" w:sz="0" w:space="0" w:color="auto"/>
            <w:left w:val="none" w:sz="0" w:space="0" w:color="auto"/>
            <w:bottom w:val="none" w:sz="0" w:space="0" w:color="auto"/>
            <w:right w:val="none" w:sz="0" w:space="0" w:color="auto"/>
          </w:divBdr>
        </w:div>
      </w:divsChild>
    </w:div>
    <w:div w:id="1218934013">
      <w:bodyDiv w:val="1"/>
      <w:marLeft w:val="0"/>
      <w:marRight w:val="0"/>
      <w:marTop w:val="0"/>
      <w:marBottom w:val="0"/>
      <w:divBdr>
        <w:top w:val="none" w:sz="0" w:space="0" w:color="auto"/>
        <w:left w:val="none" w:sz="0" w:space="0" w:color="auto"/>
        <w:bottom w:val="none" w:sz="0" w:space="0" w:color="auto"/>
        <w:right w:val="none" w:sz="0" w:space="0" w:color="auto"/>
      </w:divBdr>
    </w:div>
    <w:div w:id="1225946733">
      <w:bodyDiv w:val="1"/>
      <w:marLeft w:val="0"/>
      <w:marRight w:val="0"/>
      <w:marTop w:val="0"/>
      <w:marBottom w:val="0"/>
      <w:divBdr>
        <w:top w:val="none" w:sz="0" w:space="0" w:color="auto"/>
        <w:left w:val="none" w:sz="0" w:space="0" w:color="auto"/>
        <w:bottom w:val="none" w:sz="0" w:space="0" w:color="auto"/>
        <w:right w:val="none" w:sz="0" w:space="0" w:color="auto"/>
      </w:divBdr>
    </w:div>
    <w:div w:id="1242525834">
      <w:bodyDiv w:val="1"/>
      <w:marLeft w:val="0"/>
      <w:marRight w:val="0"/>
      <w:marTop w:val="0"/>
      <w:marBottom w:val="0"/>
      <w:divBdr>
        <w:top w:val="none" w:sz="0" w:space="0" w:color="auto"/>
        <w:left w:val="none" w:sz="0" w:space="0" w:color="auto"/>
        <w:bottom w:val="none" w:sz="0" w:space="0" w:color="auto"/>
        <w:right w:val="none" w:sz="0" w:space="0" w:color="auto"/>
      </w:divBdr>
    </w:div>
    <w:div w:id="1260718003">
      <w:bodyDiv w:val="1"/>
      <w:marLeft w:val="0"/>
      <w:marRight w:val="0"/>
      <w:marTop w:val="0"/>
      <w:marBottom w:val="0"/>
      <w:divBdr>
        <w:top w:val="none" w:sz="0" w:space="0" w:color="auto"/>
        <w:left w:val="none" w:sz="0" w:space="0" w:color="auto"/>
        <w:bottom w:val="none" w:sz="0" w:space="0" w:color="auto"/>
        <w:right w:val="none" w:sz="0" w:space="0" w:color="auto"/>
      </w:divBdr>
    </w:div>
    <w:div w:id="1313557581">
      <w:bodyDiv w:val="1"/>
      <w:marLeft w:val="0"/>
      <w:marRight w:val="0"/>
      <w:marTop w:val="0"/>
      <w:marBottom w:val="0"/>
      <w:divBdr>
        <w:top w:val="none" w:sz="0" w:space="0" w:color="auto"/>
        <w:left w:val="none" w:sz="0" w:space="0" w:color="auto"/>
        <w:bottom w:val="none" w:sz="0" w:space="0" w:color="auto"/>
        <w:right w:val="none" w:sz="0" w:space="0" w:color="auto"/>
      </w:divBdr>
    </w:div>
    <w:div w:id="1319114446">
      <w:bodyDiv w:val="1"/>
      <w:marLeft w:val="0"/>
      <w:marRight w:val="0"/>
      <w:marTop w:val="0"/>
      <w:marBottom w:val="0"/>
      <w:divBdr>
        <w:top w:val="none" w:sz="0" w:space="0" w:color="auto"/>
        <w:left w:val="none" w:sz="0" w:space="0" w:color="auto"/>
        <w:bottom w:val="none" w:sz="0" w:space="0" w:color="auto"/>
        <w:right w:val="none" w:sz="0" w:space="0" w:color="auto"/>
      </w:divBdr>
      <w:divsChild>
        <w:div w:id="1945140485">
          <w:marLeft w:val="1267"/>
          <w:marRight w:val="0"/>
          <w:marTop w:val="100"/>
          <w:marBottom w:val="0"/>
          <w:divBdr>
            <w:top w:val="none" w:sz="0" w:space="0" w:color="auto"/>
            <w:left w:val="none" w:sz="0" w:space="0" w:color="auto"/>
            <w:bottom w:val="none" w:sz="0" w:space="0" w:color="auto"/>
            <w:right w:val="none" w:sz="0" w:space="0" w:color="auto"/>
          </w:divBdr>
        </w:div>
      </w:divsChild>
    </w:div>
    <w:div w:id="1343778217">
      <w:bodyDiv w:val="1"/>
      <w:marLeft w:val="0"/>
      <w:marRight w:val="0"/>
      <w:marTop w:val="0"/>
      <w:marBottom w:val="0"/>
      <w:divBdr>
        <w:top w:val="none" w:sz="0" w:space="0" w:color="auto"/>
        <w:left w:val="none" w:sz="0" w:space="0" w:color="auto"/>
        <w:bottom w:val="none" w:sz="0" w:space="0" w:color="auto"/>
        <w:right w:val="none" w:sz="0" w:space="0" w:color="auto"/>
      </w:divBdr>
    </w:div>
    <w:div w:id="1385720649">
      <w:bodyDiv w:val="1"/>
      <w:marLeft w:val="0"/>
      <w:marRight w:val="0"/>
      <w:marTop w:val="0"/>
      <w:marBottom w:val="0"/>
      <w:divBdr>
        <w:top w:val="none" w:sz="0" w:space="0" w:color="auto"/>
        <w:left w:val="none" w:sz="0" w:space="0" w:color="auto"/>
        <w:bottom w:val="none" w:sz="0" w:space="0" w:color="auto"/>
        <w:right w:val="none" w:sz="0" w:space="0" w:color="auto"/>
      </w:divBdr>
    </w:div>
    <w:div w:id="1402175193">
      <w:bodyDiv w:val="1"/>
      <w:marLeft w:val="0"/>
      <w:marRight w:val="0"/>
      <w:marTop w:val="0"/>
      <w:marBottom w:val="0"/>
      <w:divBdr>
        <w:top w:val="none" w:sz="0" w:space="0" w:color="auto"/>
        <w:left w:val="none" w:sz="0" w:space="0" w:color="auto"/>
        <w:bottom w:val="none" w:sz="0" w:space="0" w:color="auto"/>
        <w:right w:val="none" w:sz="0" w:space="0" w:color="auto"/>
      </w:divBdr>
    </w:div>
    <w:div w:id="1425567553">
      <w:bodyDiv w:val="1"/>
      <w:marLeft w:val="0"/>
      <w:marRight w:val="0"/>
      <w:marTop w:val="0"/>
      <w:marBottom w:val="0"/>
      <w:divBdr>
        <w:top w:val="none" w:sz="0" w:space="0" w:color="auto"/>
        <w:left w:val="none" w:sz="0" w:space="0" w:color="auto"/>
        <w:bottom w:val="none" w:sz="0" w:space="0" w:color="auto"/>
        <w:right w:val="none" w:sz="0" w:space="0" w:color="auto"/>
      </w:divBdr>
    </w:div>
    <w:div w:id="1479154011">
      <w:bodyDiv w:val="1"/>
      <w:marLeft w:val="0"/>
      <w:marRight w:val="0"/>
      <w:marTop w:val="0"/>
      <w:marBottom w:val="0"/>
      <w:divBdr>
        <w:top w:val="none" w:sz="0" w:space="0" w:color="auto"/>
        <w:left w:val="none" w:sz="0" w:space="0" w:color="auto"/>
        <w:bottom w:val="none" w:sz="0" w:space="0" w:color="auto"/>
        <w:right w:val="none" w:sz="0" w:space="0" w:color="auto"/>
      </w:divBdr>
    </w:div>
    <w:div w:id="1517575747">
      <w:bodyDiv w:val="1"/>
      <w:marLeft w:val="0"/>
      <w:marRight w:val="0"/>
      <w:marTop w:val="0"/>
      <w:marBottom w:val="0"/>
      <w:divBdr>
        <w:top w:val="none" w:sz="0" w:space="0" w:color="auto"/>
        <w:left w:val="none" w:sz="0" w:space="0" w:color="auto"/>
        <w:bottom w:val="none" w:sz="0" w:space="0" w:color="auto"/>
        <w:right w:val="none" w:sz="0" w:space="0" w:color="auto"/>
      </w:divBdr>
      <w:divsChild>
        <w:div w:id="536508974">
          <w:marLeft w:val="533"/>
          <w:marRight w:val="0"/>
          <w:marTop w:val="106"/>
          <w:marBottom w:val="0"/>
          <w:divBdr>
            <w:top w:val="none" w:sz="0" w:space="0" w:color="auto"/>
            <w:left w:val="none" w:sz="0" w:space="0" w:color="auto"/>
            <w:bottom w:val="none" w:sz="0" w:space="0" w:color="auto"/>
            <w:right w:val="none" w:sz="0" w:space="0" w:color="auto"/>
          </w:divBdr>
        </w:div>
        <w:div w:id="894774007">
          <w:marLeft w:val="533"/>
          <w:marRight w:val="0"/>
          <w:marTop w:val="106"/>
          <w:marBottom w:val="0"/>
          <w:divBdr>
            <w:top w:val="none" w:sz="0" w:space="0" w:color="auto"/>
            <w:left w:val="none" w:sz="0" w:space="0" w:color="auto"/>
            <w:bottom w:val="none" w:sz="0" w:space="0" w:color="auto"/>
            <w:right w:val="none" w:sz="0" w:space="0" w:color="auto"/>
          </w:divBdr>
        </w:div>
      </w:divsChild>
    </w:div>
    <w:div w:id="1529836493">
      <w:bodyDiv w:val="1"/>
      <w:marLeft w:val="0"/>
      <w:marRight w:val="0"/>
      <w:marTop w:val="0"/>
      <w:marBottom w:val="0"/>
      <w:divBdr>
        <w:top w:val="none" w:sz="0" w:space="0" w:color="auto"/>
        <w:left w:val="none" w:sz="0" w:space="0" w:color="auto"/>
        <w:bottom w:val="none" w:sz="0" w:space="0" w:color="auto"/>
        <w:right w:val="none" w:sz="0" w:space="0" w:color="auto"/>
      </w:divBdr>
    </w:div>
    <w:div w:id="1533804581">
      <w:bodyDiv w:val="1"/>
      <w:marLeft w:val="0"/>
      <w:marRight w:val="0"/>
      <w:marTop w:val="0"/>
      <w:marBottom w:val="0"/>
      <w:divBdr>
        <w:top w:val="none" w:sz="0" w:space="0" w:color="auto"/>
        <w:left w:val="none" w:sz="0" w:space="0" w:color="auto"/>
        <w:bottom w:val="none" w:sz="0" w:space="0" w:color="auto"/>
        <w:right w:val="none" w:sz="0" w:space="0" w:color="auto"/>
      </w:divBdr>
    </w:div>
    <w:div w:id="1625036210">
      <w:bodyDiv w:val="1"/>
      <w:marLeft w:val="0"/>
      <w:marRight w:val="0"/>
      <w:marTop w:val="0"/>
      <w:marBottom w:val="0"/>
      <w:divBdr>
        <w:top w:val="none" w:sz="0" w:space="0" w:color="auto"/>
        <w:left w:val="none" w:sz="0" w:space="0" w:color="auto"/>
        <w:bottom w:val="none" w:sz="0" w:space="0" w:color="auto"/>
        <w:right w:val="none" w:sz="0" w:space="0" w:color="auto"/>
      </w:divBdr>
    </w:div>
    <w:div w:id="1643997205">
      <w:bodyDiv w:val="1"/>
      <w:marLeft w:val="0"/>
      <w:marRight w:val="0"/>
      <w:marTop w:val="0"/>
      <w:marBottom w:val="0"/>
      <w:divBdr>
        <w:top w:val="none" w:sz="0" w:space="0" w:color="auto"/>
        <w:left w:val="none" w:sz="0" w:space="0" w:color="auto"/>
        <w:bottom w:val="none" w:sz="0" w:space="0" w:color="auto"/>
        <w:right w:val="none" w:sz="0" w:space="0" w:color="auto"/>
      </w:divBdr>
    </w:div>
    <w:div w:id="1660696221">
      <w:bodyDiv w:val="1"/>
      <w:marLeft w:val="0"/>
      <w:marRight w:val="0"/>
      <w:marTop w:val="0"/>
      <w:marBottom w:val="0"/>
      <w:divBdr>
        <w:top w:val="none" w:sz="0" w:space="0" w:color="auto"/>
        <w:left w:val="none" w:sz="0" w:space="0" w:color="auto"/>
        <w:bottom w:val="none" w:sz="0" w:space="0" w:color="auto"/>
        <w:right w:val="none" w:sz="0" w:space="0" w:color="auto"/>
      </w:divBdr>
    </w:div>
    <w:div w:id="1715496364">
      <w:bodyDiv w:val="1"/>
      <w:marLeft w:val="0"/>
      <w:marRight w:val="0"/>
      <w:marTop w:val="0"/>
      <w:marBottom w:val="0"/>
      <w:divBdr>
        <w:top w:val="none" w:sz="0" w:space="0" w:color="auto"/>
        <w:left w:val="none" w:sz="0" w:space="0" w:color="auto"/>
        <w:bottom w:val="none" w:sz="0" w:space="0" w:color="auto"/>
        <w:right w:val="none" w:sz="0" w:space="0" w:color="auto"/>
      </w:divBdr>
    </w:div>
    <w:div w:id="1729642794">
      <w:bodyDiv w:val="1"/>
      <w:marLeft w:val="0"/>
      <w:marRight w:val="0"/>
      <w:marTop w:val="0"/>
      <w:marBottom w:val="0"/>
      <w:divBdr>
        <w:top w:val="none" w:sz="0" w:space="0" w:color="auto"/>
        <w:left w:val="none" w:sz="0" w:space="0" w:color="auto"/>
        <w:bottom w:val="none" w:sz="0" w:space="0" w:color="auto"/>
        <w:right w:val="none" w:sz="0" w:space="0" w:color="auto"/>
      </w:divBdr>
    </w:div>
    <w:div w:id="1735810764">
      <w:bodyDiv w:val="1"/>
      <w:marLeft w:val="0"/>
      <w:marRight w:val="0"/>
      <w:marTop w:val="0"/>
      <w:marBottom w:val="0"/>
      <w:divBdr>
        <w:top w:val="none" w:sz="0" w:space="0" w:color="auto"/>
        <w:left w:val="none" w:sz="0" w:space="0" w:color="auto"/>
        <w:bottom w:val="none" w:sz="0" w:space="0" w:color="auto"/>
        <w:right w:val="none" w:sz="0" w:space="0" w:color="auto"/>
      </w:divBdr>
    </w:div>
    <w:div w:id="1745451885">
      <w:bodyDiv w:val="1"/>
      <w:marLeft w:val="0"/>
      <w:marRight w:val="0"/>
      <w:marTop w:val="0"/>
      <w:marBottom w:val="0"/>
      <w:divBdr>
        <w:top w:val="none" w:sz="0" w:space="0" w:color="auto"/>
        <w:left w:val="none" w:sz="0" w:space="0" w:color="auto"/>
        <w:bottom w:val="none" w:sz="0" w:space="0" w:color="auto"/>
        <w:right w:val="none" w:sz="0" w:space="0" w:color="auto"/>
      </w:divBdr>
      <w:divsChild>
        <w:div w:id="796144215">
          <w:marLeft w:val="1166"/>
          <w:marRight w:val="0"/>
          <w:marTop w:val="96"/>
          <w:marBottom w:val="0"/>
          <w:divBdr>
            <w:top w:val="none" w:sz="0" w:space="0" w:color="auto"/>
            <w:left w:val="none" w:sz="0" w:space="0" w:color="auto"/>
            <w:bottom w:val="none" w:sz="0" w:space="0" w:color="auto"/>
            <w:right w:val="none" w:sz="0" w:space="0" w:color="auto"/>
          </w:divBdr>
        </w:div>
        <w:div w:id="832179100">
          <w:marLeft w:val="1166"/>
          <w:marRight w:val="0"/>
          <w:marTop w:val="96"/>
          <w:marBottom w:val="0"/>
          <w:divBdr>
            <w:top w:val="none" w:sz="0" w:space="0" w:color="auto"/>
            <w:left w:val="none" w:sz="0" w:space="0" w:color="auto"/>
            <w:bottom w:val="none" w:sz="0" w:space="0" w:color="auto"/>
            <w:right w:val="none" w:sz="0" w:space="0" w:color="auto"/>
          </w:divBdr>
        </w:div>
        <w:div w:id="1205868762">
          <w:marLeft w:val="1166"/>
          <w:marRight w:val="0"/>
          <w:marTop w:val="96"/>
          <w:marBottom w:val="0"/>
          <w:divBdr>
            <w:top w:val="none" w:sz="0" w:space="0" w:color="auto"/>
            <w:left w:val="none" w:sz="0" w:space="0" w:color="auto"/>
            <w:bottom w:val="none" w:sz="0" w:space="0" w:color="auto"/>
            <w:right w:val="none" w:sz="0" w:space="0" w:color="auto"/>
          </w:divBdr>
        </w:div>
        <w:div w:id="1439326045">
          <w:marLeft w:val="1166"/>
          <w:marRight w:val="0"/>
          <w:marTop w:val="96"/>
          <w:marBottom w:val="0"/>
          <w:divBdr>
            <w:top w:val="none" w:sz="0" w:space="0" w:color="auto"/>
            <w:left w:val="none" w:sz="0" w:space="0" w:color="auto"/>
            <w:bottom w:val="none" w:sz="0" w:space="0" w:color="auto"/>
            <w:right w:val="none" w:sz="0" w:space="0" w:color="auto"/>
          </w:divBdr>
        </w:div>
        <w:div w:id="2092040838">
          <w:marLeft w:val="1166"/>
          <w:marRight w:val="0"/>
          <w:marTop w:val="96"/>
          <w:marBottom w:val="0"/>
          <w:divBdr>
            <w:top w:val="none" w:sz="0" w:space="0" w:color="auto"/>
            <w:left w:val="none" w:sz="0" w:space="0" w:color="auto"/>
            <w:bottom w:val="none" w:sz="0" w:space="0" w:color="auto"/>
            <w:right w:val="none" w:sz="0" w:space="0" w:color="auto"/>
          </w:divBdr>
        </w:div>
      </w:divsChild>
    </w:div>
    <w:div w:id="1752383647">
      <w:bodyDiv w:val="1"/>
      <w:marLeft w:val="0"/>
      <w:marRight w:val="0"/>
      <w:marTop w:val="0"/>
      <w:marBottom w:val="0"/>
      <w:divBdr>
        <w:top w:val="none" w:sz="0" w:space="0" w:color="auto"/>
        <w:left w:val="none" w:sz="0" w:space="0" w:color="auto"/>
        <w:bottom w:val="none" w:sz="0" w:space="0" w:color="auto"/>
        <w:right w:val="none" w:sz="0" w:space="0" w:color="auto"/>
      </w:divBdr>
    </w:div>
    <w:div w:id="1785491233">
      <w:bodyDiv w:val="1"/>
      <w:marLeft w:val="0"/>
      <w:marRight w:val="0"/>
      <w:marTop w:val="0"/>
      <w:marBottom w:val="0"/>
      <w:divBdr>
        <w:top w:val="none" w:sz="0" w:space="0" w:color="auto"/>
        <w:left w:val="none" w:sz="0" w:space="0" w:color="auto"/>
        <w:bottom w:val="none" w:sz="0" w:space="0" w:color="auto"/>
        <w:right w:val="none" w:sz="0" w:space="0" w:color="auto"/>
      </w:divBdr>
    </w:div>
    <w:div w:id="1796018729">
      <w:bodyDiv w:val="1"/>
      <w:marLeft w:val="0"/>
      <w:marRight w:val="0"/>
      <w:marTop w:val="0"/>
      <w:marBottom w:val="0"/>
      <w:divBdr>
        <w:top w:val="none" w:sz="0" w:space="0" w:color="auto"/>
        <w:left w:val="none" w:sz="0" w:space="0" w:color="auto"/>
        <w:bottom w:val="none" w:sz="0" w:space="0" w:color="auto"/>
        <w:right w:val="none" w:sz="0" w:space="0" w:color="auto"/>
      </w:divBdr>
    </w:div>
    <w:div w:id="1816875846">
      <w:bodyDiv w:val="1"/>
      <w:marLeft w:val="0"/>
      <w:marRight w:val="0"/>
      <w:marTop w:val="0"/>
      <w:marBottom w:val="0"/>
      <w:divBdr>
        <w:top w:val="none" w:sz="0" w:space="0" w:color="auto"/>
        <w:left w:val="none" w:sz="0" w:space="0" w:color="auto"/>
        <w:bottom w:val="none" w:sz="0" w:space="0" w:color="auto"/>
        <w:right w:val="none" w:sz="0" w:space="0" w:color="auto"/>
      </w:divBdr>
      <w:divsChild>
        <w:div w:id="182793635">
          <w:marLeft w:val="547"/>
          <w:marRight w:val="0"/>
          <w:marTop w:val="72"/>
          <w:marBottom w:val="0"/>
          <w:divBdr>
            <w:top w:val="none" w:sz="0" w:space="0" w:color="auto"/>
            <w:left w:val="none" w:sz="0" w:space="0" w:color="auto"/>
            <w:bottom w:val="none" w:sz="0" w:space="0" w:color="auto"/>
            <w:right w:val="none" w:sz="0" w:space="0" w:color="auto"/>
          </w:divBdr>
        </w:div>
        <w:div w:id="335546320">
          <w:marLeft w:val="547"/>
          <w:marRight w:val="0"/>
          <w:marTop w:val="72"/>
          <w:marBottom w:val="0"/>
          <w:divBdr>
            <w:top w:val="none" w:sz="0" w:space="0" w:color="auto"/>
            <w:left w:val="none" w:sz="0" w:space="0" w:color="auto"/>
            <w:bottom w:val="none" w:sz="0" w:space="0" w:color="auto"/>
            <w:right w:val="none" w:sz="0" w:space="0" w:color="auto"/>
          </w:divBdr>
        </w:div>
        <w:div w:id="357508661">
          <w:marLeft w:val="547"/>
          <w:marRight w:val="0"/>
          <w:marTop w:val="72"/>
          <w:marBottom w:val="0"/>
          <w:divBdr>
            <w:top w:val="none" w:sz="0" w:space="0" w:color="auto"/>
            <w:left w:val="none" w:sz="0" w:space="0" w:color="auto"/>
            <w:bottom w:val="none" w:sz="0" w:space="0" w:color="auto"/>
            <w:right w:val="none" w:sz="0" w:space="0" w:color="auto"/>
          </w:divBdr>
        </w:div>
        <w:div w:id="1572159765">
          <w:marLeft w:val="1166"/>
          <w:marRight w:val="0"/>
          <w:marTop w:val="62"/>
          <w:marBottom w:val="0"/>
          <w:divBdr>
            <w:top w:val="none" w:sz="0" w:space="0" w:color="auto"/>
            <w:left w:val="none" w:sz="0" w:space="0" w:color="auto"/>
            <w:bottom w:val="none" w:sz="0" w:space="0" w:color="auto"/>
            <w:right w:val="none" w:sz="0" w:space="0" w:color="auto"/>
          </w:divBdr>
        </w:div>
        <w:div w:id="1965312056">
          <w:marLeft w:val="547"/>
          <w:marRight w:val="0"/>
          <w:marTop w:val="72"/>
          <w:marBottom w:val="0"/>
          <w:divBdr>
            <w:top w:val="none" w:sz="0" w:space="0" w:color="auto"/>
            <w:left w:val="none" w:sz="0" w:space="0" w:color="auto"/>
            <w:bottom w:val="none" w:sz="0" w:space="0" w:color="auto"/>
            <w:right w:val="none" w:sz="0" w:space="0" w:color="auto"/>
          </w:divBdr>
        </w:div>
      </w:divsChild>
    </w:div>
    <w:div w:id="1829707552">
      <w:bodyDiv w:val="1"/>
      <w:marLeft w:val="0"/>
      <w:marRight w:val="0"/>
      <w:marTop w:val="0"/>
      <w:marBottom w:val="0"/>
      <w:divBdr>
        <w:top w:val="none" w:sz="0" w:space="0" w:color="auto"/>
        <w:left w:val="none" w:sz="0" w:space="0" w:color="auto"/>
        <w:bottom w:val="none" w:sz="0" w:space="0" w:color="auto"/>
        <w:right w:val="none" w:sz="0" w:space="0" w:color="auto"/>
      </w:divBdr>
      <w:divsChild>
        <w:div w:id="1700350500">
          <w:marLeft w:val="480"/>
          <w:marRight w:val="0"/>
          <w:marTop w:val="0"/>
          <w:marBottom w:val="0"/>
          <w:divBdr>
            <w:top w:val="none" w:sz="0" w:space="0" w:color="auto"/>
            <w:left w:val="none" w:sz="0" w:space="0" w:color="auto"/>
            <w:bottom w:val="none" w:sz="0" w:space="0" w:color="auto"/>
            <w:right w:val="none" w:sz="0" w:space="0" w:color="auto"/>
          </w:divBdr>
        </w:div>
        <w:div w:id="1503929055">
          <w:marLeft w:val="480"/>
          <w:marRight w:val="0"/>
          <w:marTop w:val="0"/>
          <w:marBottom w:val="0"/>
          <w:divBdr>
            <w:top w:val="none" w:sz="0" w:space="0" w:color="auto"/>
            <w:left w:val="none" w:sz="0" w:space="0" w:color="auto"/>
            <w:bottom w:val="none" w:sz="0" w:space="0" w:color="auto"/>
            <w:right w:val="none" w:sz="0" w:space="0" w:color="auto"/>
          </w:divBdr>
        </w:div>
        <w:div w:id="1238438580">
          <w:marLeft w:val="480"/>
          <w:marRight w:val="0"/>
          <w:marTop w:val="0"/>
          <w:marBottom w:val="0"/>
          <w:divBdr>
            <w:top w:val="none" w:sz="0" w:space="0" w:color="auto"/>
            <w:left w:val="none" w:sz="0" w:space="0" w:color="auto"/>
            <w:bottom w:val="none" w:sz="0" w:space="0" w:color="auto"/>
            <w:right w:val="none" w:sz="0" w:space="0" w:color="auto"/>
          </w:divBdr>
        </w:div>
        <w:div w:id="548568985">
          <w:marLeft w:val="480"/>
          <w:marRight w:val="0"/>
          <w:marTop w:val="0"/>
          <w:marBottom w:val="0"/>
          <w:divBdr>
            <w:top w:val="none" w:sz="0" w:space="0" w:color="auto"/>
            <w:left w:val="none" w:sz="0" w:space="0" w:color="auto"/>
            <w:bottom w:val="none" w:sz="0" w:space="0" w:color="auto"/>
            <w:right w:val="none" w:sz="0" w:space="0" w:color="auto"/>
          </w:divBdr>
        </w:div>
        <w:div w:id="1223711045">
          <w:marLeft w:val="480"/>
          <w:marRight w:val="0"/>
          <w:marTop w:val="0"/>
          <w:marBottom w:val="0"/>
          <w:divBdr>
            <w:top w:val="none" w:sz="0" w:space="0" w:color="auto"/>
            <w:left w:val="none" w:sz="0" w:space="0" w:color="auto"/>
            <w:bottom w:val="none" w:sz="0" w:space="0" w:color="auto"/>
            <w:right w:val="none" w:sz="0" w:space="0" w:color="auto"/>
          </w:divBdr>
        </w:div>
        <w:div w:id="1627390935">
          <w:marLeft w:val="480"/>
          <w:marRight w:val="0"/>
          <w:marTop w:val="0"/>
          <w:marBottom w:val="0"/>
          <w:divBdr>
            <w:top w:val="none" w:sz="0" w:space="0" w:color="auto"/>
            <w:left w:val="none" w:sz="0" w:space="0" w:color="auto"/>
            <w:bottom w:val="none" w:sz="0" w:space="0" w:color="auto"/>
            <w:right w:val="none" w:sz="0" w:space="0" w:color="auto"/>
          </w:divBdr>
        </w:div>
        <w:div w:id="1666934141">
          <w:marLeft w:val="480"/>
          <w:marRight w:val="0"/>
          <w:marTop w:val="0"/>
          <w:marBottom w:val="0"/>
          <w:divBdr>
            <w:top w:val="none" w:sz="0" w:space="0" w:color="auto"/>
            <w:left w:val="none" w:sz="0" w:space="0" w:color="auto"/>
            <w:bottom w:val="none" w:sz="0" w:space="0" w:color="auto"/>
            <w:right w:val="none" w:sz="0" w:space="0" w:color="auto"/>
          </w:divBdr>
        </w:div>
        <w:div w:id="620108088">
          <w:marLeft w:val="480"/>
          <w:marRight w:val="0"/>
          <w:marTop w:val="0"/>
          <w:marBottom w:val="0"/>
          <w:divBdr>
            <w:top w:val="none" w:sz="0" w:space="0" w:color="auto"/>
            <w:left w:val="none" w:sz="0" w:space="0" w:color="auto"/>
            <w:bottom w:val="none" w:sz="0" w:space="0" w:color="auto"/>
            <w:right w:val="none" w:sz="0" w:space="0" w:color="auto"/>
          </w:divBdr>
        </w:div>
        <w:div w:id="2132629782">
          <w:marLeft w:val="480"/>
          <w:marRight w:val="0"/>
          <w:marTop w:val="0"/>
          <w:marBottom w:val="0"/>
          <w:divBdr>
            <w:top w:val="none" w:sz="0" w:space="0" w:color="auto"/>
            <w:left w:val="none" w:sz="0" w:space="0" w:color="auto"/>
            <w:bottom w:val="none" w:sz="0" w:space="0" w:color="auto"/>
            <w:right w:val="none" w:sz="0" w:space="0" w:color="auto"/>
          </w:divBdr>
        </w:div>
        <w:div w:id="826167175">
          <w:marLeft w:val="480"/>
          <w:marRight w:val="0"/>
          <w:marTop w:val="0"/>
          <w:marBottom w:val="0"/>
          <w:divBdr>
            <w:top w:val="none" w:sz="0" w:space="0" w:color="auto"/>
            <w:left w:val="none" w:sz="0" w:space="0" w:color="auto"/>
            <w:bottom w:val="none" w:sz="0" w:space="0" w:color="auto"/>
            <w:right w:val="none" w:sz="0" w:space="0" w:color="auto"/>
          </w:divBdr>
        </w:div>
        <w:div w:id="273095625">
          <w:marLeft w:val="480"/>
          <w:marRight w:val="0"/>
          <w:marTop w:val="0"/>
          <w:marBottom w:val="0"/>
          <w:divBdr>
            <w:top w:val="none" w:sz="0" w:space="0" w:color="auto"/>
            <w:left w:val="none" w:sz="0" w:space="0" w:color="auto"/>
            <w:bottom w:val="none" w:sz="0" w:space="0" w:color="auto"/>
            <w:right w:val="none" w:sz="0" w:space="0" w:color="auto"/>
          </w:divBdr>
        </w:div>
        <w:div w:id="264927328">
          <w:marLeft w:val="480"/>
          <w:marRight w:val="0"/>
          <w:marTop w:val="0"/>
          <w:marBottom w:val="0"/>
          <w:divBdr>
            <w:top w:val="none" w:sz="0" w:space="0" w:color="auto"/>
            <w:left w:val="none" w:sz="0" w:space="0" w:color="auto"/>
            <w:bottom w:val="none" w:sz="0" w:space="0" w:color="auto"/>
            <w:right w:val="none" w:sz="0" w:space="0" w:color="auto"/>
          </w:divBdr>
        </w:div>
        <w:div w:id="521556935">
          <w:marLeft w:val="480"/>
          <w:marRight w:val="0"/>
          <w:marTop w:val="0"/>
          <w:marBottom w:val="0"/>
          <w:divBdr>
            <w:top w:val="none" w:sz="0" w:space="0" w:color="auto"/>
            <w:left w:val="none" w:sz="0" w:space="0" w:color="auto"/>
            <w:bottom w:val="none" w:sz="0" w:space="0" w:color="auto"/>
            <w:right w:val="none" w:sz="0" w:space="0" w:color="auto"/>
          </w:divBdr>
        </w:div>
        <w:div w:id="358355031">
          <w:marLeft w:val="480"/>
          <w:marRight w:val="0"/>
          <w:marTop w:val="0"/>
          <w:marBottom w:val="0"/>
          <w:divBdr>
            <w:top w:val="none" w:sz="0" w:space="0" w:color="auto"/>
            <w:left w:val="none" w:sz="0" w:space="0" w:color="auto"/>
            <w:bottom w:val="none" w:sz="0" w:space="0" w:color="auto"/>
            <w:right w:val="none" w:sz="0" w:space="0" w:color="auto"/>
          </w:divBdr>
        </w:div>
        <w:div w:id="1468161922">
          <w:marLeft w:val="480"/>
          <w:marRight w:val="0"/>
          <w:marTop w:val="0"/>
          <w:marBottom w:val="0"/>
          <w:divBdr>
            <w:top w:val="none" w:sz="0" w:space="0" w:color="auto"/>
            <w:left w:val="none" w:sz="0" w:space="0" w:color="auto"/>
            <w:bottom w:val="none" w:sz="0" w:space="0" w:color="auto"/>
            <w:right w:val="none" w:sz="0" w:space="0" w:color="auto"/>
          </w:divBdr>
        </w:div>
        <w:div w:id="768282905">
          <w:marLeft w:val="480"/>
          <w:marRight w:val="0"/>
          <w:marTop w:val="0"/>
          <w:marBottom w:val="0"/>
          <w:divBdr>
            <w:top w:val="none" w:sz="0" w:space="0" w:color="auto"/>
            <w:left w:val="none" w:sz="0" w:space="0" w:color="auto"/>
            <w:bottom w:val="none" w:sz="0" w:space="0" w:color="auto"/>
            <w:right w:val="none" w:sz="0" w:space="0" w:color="auto"/>
          </w:divBdr>
        </w:div>
        <w:div w:id="18242299">
          <w:marLeft w:val="480"/>
          <w:marRight w:val="0"/>
          <w:marTop w:val="0"/>
          <w:marBottom w:val="0"/>
          <w:divBdr>
            <w:top w:val="none" w:sz="0" w:space="0" w:color="auto"/>
            <w:left w:val="none" w:sz="0" w:space="0" w:color="auto"/>
            <w:bottom w:val="none" w:sz="0" w:space="0" w:color="auto"/>
            <w:right w:val="none" w:sz="0" w:space="0" w:color="auto"/>
          </w:divBdr>
        </w:div>
        <w:div w:id="2133984294">
          <w:marLeft w:val="480"/>
          <w:marRight w:val="0"/>
          <w:marTop w:val="0"/>
          <w:marBottom w:val="0"/>
          <w:divBdr>
            <w:top w:val="none" w:sz="0" w:space="0" w:color="auto"/>
            <w:left w:val="none" w:sz="0" w:space="0" w:color="auto"/>
            <w:bottom w:val="none" w:sz="0" w:space="0" w:color="auto"/>
            <w:right w:val="none" w:sz="0" w:space="0" w:color="auto"/>
          </w:divBdr>
        </w:div>
        <w:div w:id="834150378">
          <w:marLeft w:val="480"/>
          <w:marRight w:val="0"/>
          <w:marTop w:val="0"/>
          <w:marBottom w:val="0"/>
          <w:divBdr>
            <w:top w:val="none" w:sz="0" w:space="0" w:color="auto"/>
            <w:left w:val="none" w:sz="0" w:space="0" w:color="auto"/>
            <w:bottom w:val="none" w:sz="0" w:space="0" w:color="auto"/>
            <w:right w:val="none" w:sz="0" w:space="0" w:color="auto"/>
          </w:divBdr>
        </w:div>
        <w:div w:id="1978490945">
          <w:marLeft w:val="480"/>
          <w:marRight w:val="0"/>
          <w:marTop w:val="0"/>
          <w:marBottom w:val="0"/>
          <w:divBdr>
            <w:top w:val="none" w:sz="0" w:space="0" w:color="auto"/>
            <w:left w:val="none" w:sz="0" w:space="0" w:color="auto"/>
            <w:bottom w:val="none" w:sz="0" w:space="0" w:color="auto"/>
            <w:right w:val="none" w:sz="0" w:space="0" w:color="auto"/>
          </w:divBdr>
        </w:div>
        <w:div w:id="1065764681">
          <w:marLeft w:val="480"/>
          <w:marRight w:val="0"/>
          <w:marTop w:val="0"/>
          <w:marBottom w:val="0"/>
          <w:divBdr>
            <w:top w:val="none" w:sz="0" w:space="0" w:color="auto"/>
            <w:left w:val="none" w:sz="0" w:space="0" w:color="auto"/>
            <w:bottom w:val="none" w:sz="0" w:space="0" w:color="auto"/>
            <w:right w:val="none" w:sz="0" w:space="0" w:color="auto"/>
          </w:divBdr>
        </w:div>
        <w:div w:id="1388381609">
          <w:marLeft w:val="480"/>
          <w:marRight w:val="0"/>
          <w:marTop w:val="0"/>
          <w:marBottom w:val="0"/>
          <w:divBdr>
            <w:top w:val="none" w:sz="0" w:space="0" w:color="auto"/>
            <w:left w:val="none" w:sz="0" w:space="0" w:color="auto"/>
            <w:bottom w:val="none" w:sz="0" w:space="0" w:color="auto"/>
            <w:right w:val="none" w:sz="0" w:space="0" w:color="auto"/>
          </w:divBdr>
        </w:div>
        <w:div w:id="934676893">
          <w:marLeft w:val="480"/>
          <w:marRight w:val="0"/>
          <w:marTop w:val="0"/>
          <w:marBottom w:val="0"/>
          <w:divBdr>
            <w:top w:val="none" w:sz="0" w:space="0" w:color="auto"/>
            <w:left w:val="none" w:sz="0" w:space="0" w:color="auto"/>
            <w:bottom w:val="none" w:sz="0" w:space="0" w:color="auto"/>
            <w:right w:val="none" w:sz="0" w:space="0" w:color="auto"/>
          </w:divBdr>
        </w:div>
        <w:div w:id="1754543339">
          <w:marLeft w:val="480"/>
          <w:marRight w:val="0"/>
          <w:marTop w:val="0"/>
          <w:marBottom w:val="0"/>
          <w:divBdr>
            <w:top w:val="none" w:sz="0" w:space="0" w:color="auto"/>
            <w:left w:val="none" w:sz="0" w:space="0" w:color="auto"/>
            <w:bottom w:val="none" w:sz="0" w:space="0" w:color="auto"/>
            <w:right w:val="none" w:sz="0" w:space="0" w:color="auto"/>
          </w:divBdr>
        </w:div>
        <w:div w:id="1175874912">
          <w:marLeft w:val="480"/>
          <w:marRight w:val="0"/>
          <w:marTop w:val="0"/>
          <w:marBottom w:val="0"/>
          <w:divBdr>
            <w:top w:val="none" w:sz="0" w:space="0" w:color="auto"/>
            <w:left w:val="none" w:sz="0" w:space="0" w:color="auto"/>
            <w:bottom w:val="none" w:sz="0" w:space="0" w:color="auto"/>
            <w:right w:val="none" w:sz="0" w:space="0" w:color="auto"/>
          </w:divBdr>
        </w:div>
        <w:div w:id="884565307">
          <w:marLeft w:val="480"/>
          <w:marRight w:val="0"/>
          <w:marTop w:val="0"/>
          <w:marBottom w:val="0"/>
          <w:divBdr>
            <w:top w:val="none" w:sz="0" w:space="0" w:color="auto"/>
            <w:left w:val="none" w:sz="0" w:space="0" w:color="auto"/>
            <w:bottom w:val="none" w:sz="0" w:space="0" w:color="auto"/>
            <w:right w:val="none" w:sz="0" w:space="0" w:color="auto"/>
          </w:divBdr>
        </w:div>
        <w:div w:id="561527979">
          <w:marLeft w:val="480"/>
          <w:marRight w:val="0"/>
          <w:marTop w:val="0"/>
          <w:marBottom w:val="0"/>
          <w:divBdr>
            <w:top w:val="none" w:sz="0" w:space="0" w:color="auto"/>
            <w:left w:val="none" w:sz="0" w:space="0" w:color="auto"/>
            <w:bottom w:val="none" w:sz="0" w:space="0" w:color="auto"/>
            <w:right w:val="none" w:sz="0" w:space="0" w:color="auto"/>
          </w:divBdr>
        </w:div>
        <w:div w:id="2110613486">
          <w:marLeft w:val="480"/>
          <w:marRight w:val="0"/>
          <w:marTop w:val="0"/>
          <w:marBottom w:val="0"/>
          <w:divBdr>
            <w:top w:val="none" w:sz="0" w:space="0" w:color="auto"/>
            <w:left w:val="none" w:sz="0" w:space="0" w:color="auto"/>
            <w:bottom w:val="none" w:sz="0" w:space="0" w:color="auto"/>
            <w:right w:val="none" w:sz="0" w:space="0" w:color="auto"/>
          </w:divBdr>
        </w:div>
        <w:div w:id="1101992317">
          <w:marLeft w:val="480"/>
          <w:marRight w:val="0"/>
          <w:marTop w:val="0"/>
          <w:marBottom w:val="0"/>
          <w:divBdr>
            <w:top w:val="none" w:sz="0" w:space="0" w:color="auto"/>
            <w:left w:val="none" w:sz="0" w:space="0" w:color="auto"/>
            <w:bottom w:val="none" w:sz="0" w:space="0" w:color="auto"/>
            <w:right w:val="none" w:sz="0" w:space="0" w:color="auto"/>
          </w:divBdr>
        </w:div>
        <w:div w:id="1854101628">
          <w:marLeft w:val="480"/>
          <w:marRight w:val="0"/>
          <w:marTop w:val="0"/>
          <w:marBottom w:val="0"/>
          <w:divBdr>
            <w:top w:val="none" w:sz="0" w:space="0" w:color="auto"/>
            <w:left w:val="none" w:sz="0" w:space="0" w:color="auto"/>
            <w:bottom w:val="none" w:sz="0" w:space="0" w:color="auto"/>
            <w:right w:val="none" w:sz="0" w:space="0" w:color="auto"/>
          </w:divBdr>
        </w:div>
        <w:div w:id="623267403">
          <w:marLeft w:val="480"/>
          <w:marRight w:val="0"/>
          <w:marTop w:val="0"/>
          <w:marBottom w:val="0"/>
          <w:divBdr>
            <w:top w:val="none" w:sz="0" w:space="0" w:color="auto"/>
            <w:left w:val="none" w:sz="0" w:space="0" w:color="auto"/>
            <w:bottom w:val="none" w:sz="0" w:space="0" w:color="auto"/>
            <w:right w:val="none" w:sz="0" w:space="0" w:color="auto"/>
          </w:divBdr>
        </w:div>
        <w:div w:id="776565125">
          <w:marLeft w:val="480"/>
          <w:marRight w:val="0"/>
          <w:marTop w:val="0"/>
          <w:marBottom w:val="0"/>
          <w:divBdr>
            <w:top w:val="none" w:sz="0" w:space="0" w:color="auto"/>
            <w:left w:val="none" w:sz="0" w:space="0" w:color="auto"/>
            <w:bottom w:val="none" w:sz="0" w:space="0" w:color="auto"/>
            <w:right w:val="none" w:sz="0" w:space="0" w:color="auto"/>
          </w:divBdr>
        </w:div>
        <w:div w:id="622077812">
          <w:marLeft w:val="480"/>
          <w:marRight w:val="0"/>
          <w:marTop w:val="0"/>
          <w:marBottom w:val="0"/>
          <w:divBdr>
            <w:top w:val="none" w:sz="0" w:space="0" w:color="auto"/>
            <w:left w:val="none" w:sz="0" w:space="0" w:color="auto"/>
            <w:bottom w:val="none" w:sz="0" w:space="0" w:color="auto"/>
            <w:right w:val="none" w:sz="0" w:space="0" w:color="auto"/>
          </w:divBdr>
        </w:div>
        <w:div w:id="512690670">
          <w:marLeft w:val="480"/>
          <w:marRight w:val="0"/>
          <w:marTop w:val="0"/>
          <w:marBottom w:val="0"/>
          <w:divBdr>
            <w:top w:val="none" w:sz="0" w:space="0" w:color="auto"/>
            <w:left w:val="none" w:sz="0" w:space="0" w:color="auto"/>
            <w:bottom w:val="none" w:sz="0" w:space="0" w:color="auto"/>
            <w:right w:val="none" w:sz="0" w:space="0" w:color="auto"/>
          </w:divBdr>
        </w:div>
        <w:div w:id="1893078675">
          <w:marLeft w:val="480"/>
          <w:marRight w:val="0"/>
          <w:marTop w:val="0"/>
          <w:marBottom w:val="0"/>
          <w:divBdr>
            <w:top w:val="none" w:sz="0" w:space="0" w:color="auto"/>
            <w:left w:val="none" w:sz="0" w:space="0" w:color="auto"/>
            <w:bottom w:val="none" w:sz="0" w:space="0" w:color="auto"/>
            <w:right w:val="none" w:sz="0" w:space="0" w:color="auto"/>
          </w:divBdr>
        </w:div>
        <w:div w:id="129709977">
          <w:marLeft w:val="480"/>
          <w:marRight w:val="0"/>
          <w:marTop w:val="0"/>
          <w:marBottom w:val="0"/>
          <w:divBdr>
            <w:top w:val="none" w:sz="0" w:space="0" w:color="auto"/>
            <w:left w:val="none" w:sz="0" w:space="0" w:color="auto"/>
            <w:bottom w:val="none" w:sz="0" w:space="0" w:color="auto"/>
            <w:right w:val="none" w:sz="0" w:space="0" w:color="auto"/>
          </w:divBdr>
        </w:div>
        <w:div w:id="6032095">
          <w:marLeft w:val="480"/>
          <w:marRight w:val="0"/>
          <w:marTop w:val="0"/>
          <w:marBottom w:val="0"/>
          <w:divBdr>
            <w:top w:val="none" w:sz="0" w:space="0" w:color="auto"/>
            <w:left w:val="none" w:sz="0" w:space="0" w:color="auto"/>
            <w:bottom w:val="none" w:sz="0" w:space="0" w:color="auto"/>
            <w:right w:val="none" w:sz="0" w:space="0" w:color="auto"/>
          </w:divBdr>
        </w:div>
        <w:div w:id="684593669">
          <w:marLeft w:val="480"/>
          <w:marRight w:val="0"/>
          <w:marTop w:val="0"/>
          <w:marBottom w:val="0"/>
          <w:divBdr>
            <w:top w:val="none" w:sz="0" w:space="0" w:color="auto"/>
            <w:left w:val="none" w:sz="0" w:space="0" w:color="auto"/>
            <w:bottom w:val="none" w:sz="0" w:space="0" w:color="auto"/>
            <w:right w:val="none" w:sz="0" w:space="0" w:color="auto"/>
          </w:divBdr>
        </w:div>
        <w:div w:id="1373112329">
          <w:marLeft w:val="480"/>
          <w:marRight w:val="0"/>
          <w:marTop w:val="0"/>
          <w:marBottom w:val="0"/>
          <w:divBdr>
            <w:top w:val="none" w:sz="0" w:space="0" w:color="auto"/>
            <w:left w:val="none" w:sz="0" w:space="0" w:color="auto"/>
            <w:bottom w:val="none" w:sz="0" w:space="0" w:color="auto"/>
            <w:right w:val="none" w:sz="0" w:space="0" w:color="auto"/>
          </w:divBdr>
        </w:div>
        <w:div w:id="1477869244">
          <w:marLeft w:val="480"/>
          <w:marRight w:val="0"/>
          <w:marTop w:val="0"/>
          <w:marBottom w:val="0"/>
          <w:divBdr>
            <w:top w:val="none" w:sz="0" w:space="0" w:color="auto"/>
            <w:left w:val="none" w:sz="0" w:space="0" w:color="auto"/>
            <w:bottom w:val="none" w:sz="0" w:space="0" w:color="auto"/>
            <w:right w:val="none" w:sz="0" w:space="0" w:color="auto"/>
          </w:divBdr>
        </w:div>
        <w:div w:id="250314040">
          <w:marLeft w:val="480"/>
          <w:marRight w:val="0"/>
          <w:marTop w:val="0"/>
          <w:marBottom w:val="0"/>
          <w:divBdr>
            <w:top w:val="none" w:sz="0" w:space="0" w:color="auto"/>
            <w:left w:val="none" w:sz="0" w:space="0" w:color="auto"/>
            <w:bottom w:val="none" w:sz="0" w:space="0" w:color="auto"/>
            <w:right w:val="none" w:sz="0" w:space="0" w:color="auto"/>
          </w:divBdr>
        </w:div>
        <w:div w:id="2042701726">
          <w:marLeft w:val="480"/>
          <w:marRight w:val="0"/>
          <w:marTop w:val="0"/>
          <w:marBottom w:val="0"/>
          <w:divBdr>
            <w:top w:val="none" w:sz="0" w:space="0" w:color="auto"/>
            <w:left w:val="none" w:sz="0" w:space="0" w:color="auto"/>
            <w:bottom w:val="none" w:sz="0" w:space="0" w:color="auto"/>
            <w:right w:val="none" w:sz="0" w:space="0" w:color="auto"/>
          </w:divBdr>
        </w:div>
        <w:div w:id="1589540455">
          <w:marLeft w:val="480"/>
          <w:marRight w:val="0"/>
          <w:marTop w:val="0"/>
          <w:marBottom w:val="0"/>
          <w:divBdr>
            <w:top w:val="none" w:sz="0" w:space="0" w:color="auto"/>
            <w:left w:val="none" w:sz="0" w:space="0" w:color="auto"/>
            <w:bottom w:val="none" w:sz="0" w:space="0" w:color="auto"/>
            <w:right w:val="none" w:sz="0" w:space="0" w:color="auto"/>
          </w:divBdr>
        </w:div>
        <w:div w:id="184253766">
          <w:marLeft w:val="480"/>
          <w:marRight w:val="0"/>
          <w:marTop w:val="0"/>
          <w:marBottom w:val="0"/>
          <w:divBdr>
            <w:top w:val="none" w:sz="0" w:space="0" w:color="auto"/>
            <w:left w:val="none" w:sz="0" w:space="0" w:color="auto"/>
            <w:bottom w:val="none" w:sz="0" w:space="0" w:color="auto"/>
            <w:right w:val="none" w:sz="0" w:space="0" w:color="auto"/>
          </w:divBdr>
        </w:div>
        <w:div w:id="100809578">
          <w:marLeft w:val="480"/>
          <w:marRight w:val="0"/>
          <w:marTop w:val="0"/>
          <w:marBottom w:val="0"/>
          <w:divBdr>
            <w:top w:val="none" w:sz="0" w:space="0" w:color="auto"/>
            <w:left w:val="none" w:sz="0" w:space="0" w:color="auto"/>
            <w:bottom w:val="none" w:sz="0" w:space="0" w:color="auto"/>
            <w:right w:val="none" w:sz="0" w:space="0" w:color="auto"/>
          </w:divBdr>
        </w:div>
        <w:div w:id="1735007609">
          <w:marLeft w:val="480"/>
          <w:marRight w:val="0"/>
          <w:marTop w:val="0"/>
          <w:marBottom w:val="0"/>
          <w:divBdr>
            <w:top w:val="none" w:sz="0" w:space="0" w:color="auto"/>
            <w:left w:val="none" w:sz="0" w:space="0" w:color="auto"/>
            <w:bottom w:val="none" w:sz="0" w:space="0" w:color="auto"/>
            <w:right w:val="none" w:sz="0" w:space="0" w:color="auto"/>
          </w:divBdr>
        </w:div>
        <w:div w:id="848324839">
          <w:marLeft w:val="480"/>
          <w:marRight w:val="0"/>
          <w:marTop w:val="0"/>
          <w:marBottom w:val="0"/>
          <w:divBdr>
            <w:top w:val="none" w:sz="0" w:space="0" w:color="auto"/>
            <w:left w:val="none" w:sz="0" w:space="0" w:color="auto"/>
            <w:bottom w:val="none" w:sz="0" w:space="0" w:color="auto"/>
            <w:right w:val="none" w:sz="0" w:space="0" w:color="auto"/>
          </w:divBdr>
        </w:div>
        <w:div w:id="526800500">
          <w:marLeft w:val="480"/>
          <w:marRight w:val="0"/>
          <w:marTop w:val="0"/>
          <w:marBottom w:val="0"/>
          <w:divBdr>
            <w:top w:val="none" w:sz="0" w:space="0" w:color="auto"/>
            <w:left w:val="none" w:sz="0" w:space="0" w:color="auto"/>
            <w:bottom w:val="none" w:sz="0" w:space="0" w:color="auto"/>
            <w:right w:val="none" w:sz="0" w:space="0" w:color="auto"/>
          </w:divBdr>
        </w:div>
        <w:div w:id="1381787957">
          <w:marLeft w:val="480"/>
          <w:marRight w:val="0"/>
          <w:marTop w:val="0"/>
          <w:marBottom w:val="0"/>
          <w:divBdr>
            <w:top w:val="none" w:sz="0" w:space="0" w:color="auto"/>
            <w:left w:val="none" w:sz="0" w:space="0" w:color="auto"/>
            <w:bottom w:val="none" w:sz="0" w:space="0" w:color="auto"/>
            <w:right w:val="none" w:sz="0" w:space="0" w:color="auto"/>
          </w:divBdr>
        </w:div>
        <w:div w:id="1127745027">
          <w:marLeft w:val="480"/>
          <w:marRight w:val="0"/>
          <w:marTop w:val="0"/>
          <w:marBottom w:val="0"/>
          <w:divBdr>
            <w:top w:val="none" w:sz="0" w:space="0" w:color="auto"/>
            <w:left w:val="none" w:sz="0" w:space="0" w:color="auto"/>
            <w:bottom w:val="none" w:sz="0" w:space="0" w:color="auto"/>
            <w:right w:val="none" w:sz="0" w:space="0" w:color="auto"/>
          </w:divBdr>
        </w:div>
        <w:div w:id="481965493">
          <w:marLeft w:val="480"/>
          <w:marRight w:val="0"/>
          <w:marTop w:val="0"/>
          <w:marBottom w:val="0"/>
          <w:divBdr>
            <w:top w:val="none" w:sz="0" w:space="0" w:color="auto"/>
            <w:left w:val="none" w:sz="0" w:space="0" w:color="auto"/>
            <w:bottom w:val="none" w:sz="0" w:space="0" w:color="auto"/>
            <w:right w:val="none" w:sz="0" w:space="0" w:color="auto"/>
          </w:divBdr>
        </w:div>
        <w:div w:id="99181739">
          <w:marLeft w:val="480"/>
          <w:marRight w:val="0"/>
          <w:marTop w:val="0"/>
          <w:marBottom w:val="0"/>
          <w:divBdr>
            <w:top w:val="none" w:sz="0" w:space="0" w:color="auto"/>
            <w:left w:val="none" w:sz="0" w:space="0" w:color="auto"/>
            <w:bottom w:val="none" w:sz="0" w:space="0" w:color="auto"/>
            <w:right w:val="none" w:sz="0" w:space="0" w:color="auto"/>
          </w:divBdr>
        </w:div>
        <w:div w:id="550116022">
          <w:marLeft w:val="480"/>
          <w:marRight w:val="0"/>
          <w:marTop w:val="0"/>
          <w:marBottom w:val="0"/>
          <w:divBdr>
            <w:top w:val="none" w:sz="0" w:space="0" w:color="auto"/>
            <w:left w:val="none" w:sz="0" w:space="0" w:color="auto"/>
            <w:bottom w:val="none" w:sz="0" w:space="0" w:color="auto"/>
            <w:right w:val="none" w:sz="0" w:space="0" w:color="auto"/>
          </w:divBdr>
        </w:div>
        <w:div w:id="1116486074">
          <w:marLeft w:val="480"/>
          <w:marRight w:val="0"/>
          <w:marTop w:val="0"/>
          <w:marBottom w:val="0"/>
          <w:divBdr>
            <w:top w:val="none" w:sz="0" w:space="0" w:color="auto"/>
            <w:left w:val="none" w:sz="0" w:space="0" w:color="auto"/>
            <w:bottom w:val="none" w:sz="0" w:space="0" w:color="auto"/>
            <w:right w:val="none" w:sz="0" w:space="0" w:color="auto"/>
          </w:divBdr>
        </w:div>
        <w:div w:id="777412621">
          <w:marLeft w:val="480"/>
          <w:marRight w:val="0"/>
          <w:marTop w:val="0"/>
          <w:marBottom w:val="0"/>
          <w:divBdr>
            <w:top w:val="none" w:sz="0" w:space="0" w:color="auto"/>
            <w:left w:val="none" w:sz="0" w:space="0" w:color="auto"/>
            <w:bottom w:val="none" w:sz="0" w:space="0" w:color="auto"/>
            <w:right w:val="none" w:sz="0" w:space="0" w:color="auto"/>
          </w:divBdr>
        </w:div>
        <w:div w:id="2080784861">
          <w:marLeft w:val="480"/>
          <w:marRight w:val="0"/>
          <w:marTop w:val="0"/>
          <w:marBottom w:val="0"/>
          <w:divBdr>
            <w:top w:val="none" w:sz="0" w:space="0" w:color="auto"/>
            <w:left w:val="none" w:sz="0" w:space="0" w:color="auto"/>
            <w:bottom w:val="none" w:sz="0" w:space="0" w:color="auto"/>
            <w:right w:val="none" w:sz="0" w:space="0" w:color="auto"/>
          </w:divBdr>
        </w:div>
        <w:div w:id="1730884335">
          <w:marLeft w:val="480"/>
          <w:marRight w:val="0"/>
          <w:marTop w:val="0"/>
          <w:marBottom w:val="0"/>
          <w:divBdr>
            <w:top w:val="none" w:sz="0" w:space="0" w:color="auto"/>
            <w:left w:val="none" w:sz="0" w:space="0" w:color="auto"/>
            <w:bottom w:val="none" w:sz="0" w:space="0" w:color="auto"/>
            <w:right w:val="none" w:sz="0" w:space="0" w:color="auto"/>
          </w:divBdr>
        </w:div>
        <w:div w:id="291596515">
          <w:marLeft w:val="480"/>
          <w:marRight w:val="0"/>
          <w:marTop w:val="0"/>
          <w:marBottom w:val="0"/>
          <w:divBdr>
            <w:top w:val="none" w:sz="0" w:space="0" w:color="auto"/>
            <w:left w:val="none" w:sz="0" w:space="0" w:color="auto"/>
            <w:bottom w:val="none" w:sz="0" w:space="0" w:color="auto"/>
            <w:right w:val="none" w:sz="0" w:space="0" w:color="auto"/>
          </w:divBdr>
        </w:div>
        <w:div w:id="1847207084">
          <w:marLeft w:val="480"/>
          <w:marRight w:val="0"/>
          <w:marTop w:val="0"/>
          <w:marBottom w:val="0"/>
          <w:divBdr>
            <w:top w:val="none" w:sz="0" w:space="0" w:color="auto"/>
            <w:left w:val="none" w:sz="0" w:space="0" w:color="auto"/>
            <w:bottom w:val="none" w:sz="0" w:space="0" w:color="auto"/>
            <w:right w:val="none" w:sz="0" w:space="0" w:color="auto"/>
          </w:divBdr>
        </w:div>
        <w:div w:id="2137408177">
          <w:marLeft w:val="480"/>
          <w:marRight w:val="0"/>
          <w:marTop w:val="0"/>
          <w:marBottom w:val="0"/>
          <w:divBdr>
            <w:top w:val="none" w:sz="0" w:space="0" w:color="auto"/>
            <w:left w:val="none" w:sz="0" w:space="0" w:color="auto"/>
            <w:bottom w:val="none" w:sz="0" w:space="0" w:color="auto"/>
            <w:right w:val="none" w:sz="0" w:space="0" w:color="auto"/>
          </w:divBdr>
        </w:div>
        <w:div w:id="647978826">
          <w:marLeft w:val="480"/>
          <w:marRight w:val="0"/>
          <w:marTop w:val="0"/>
          <w:marBottom w:val="0"/>
          <w:divBdr>
            <w:top w:val="none" w:sz="0" w:space="0" w:color="auto"/>
            <w:left w:val="none" w:sz="0" w:space="0" w:color="auto"/>
            <w:bottom w:val="none" w:sz="0" w:space="0" w:color="auto"/>
            <w:right w:val="none" w:sz="0" w:space="0" w:color="auto"/>
          </w:divBdr>
        </w:div>
        <w:div w:id="1251810347">
          <w:marLeft w:val="480"/>
          <w:marRight w:val="0"/>
          <w:marTop w:val="0"/>
          <w:marBottom w:val="0"/>
          <w:divBdr>
            <w:top w:val="none" w:sz="0" w:space="0" w:color="auto"/>
            <w:left w:val="none" w:sz="0" w:space="0" w:color="auto"/>
            <w:bottom w:val="none" w:sz="0" w:space="0" w:color="auto"/>
            <w:right w:val="none" w:sz="0" w:space="0" w:color="auto"/>
          </w:divBdr>
        </w:div>
        <w:div w:id="954217249">
          <w:marLeft w:val="480"/>
          <w:marRight w:val="0"/>
          <w:marTop w:val="0"/>
          <w:marBottom w:val="0"/>
          <w:divBdr>
            <w:top w:val="none" w:sz="0" w:space="0" w:color="auto"/>
            <w:left w:val="none" w:sz="0" w:space="0" w:color="auto"/>
            <w:bottom w:val="none" w:sz="0" w:space="0" w:color="auto"/>
            <w:right w:val="none" w:sz="0" w:space="0" w:color="auto"/>
          </w:divBdr>
        </w:div>
        <w:div w:id="503470304">
          <w:marLeft w:val="480"/>
          <w:marRight w:val="0"/>
          <w:marTop w:val="0"/>
          <w:marBottom w:val="0"/>
          <w:divBdr>
            <w:top w:val="none" w:sz="0" w:space="0" w:color="auto"/>
            <w:left w:val="none" w:sz="0" w:space="0" w:color="auto"/>
            <w:bottom w:val="none" w:sz="0" w:space="0" w:color="auto"/>
            <w:right w:val="none" w:sz="0" w:space="0" w:color="auto"/>
          </w:divBdr>
        </w:div>
        <w:div w:id="1012339102">
          <w:marLeft w:val="480"/>
          <w:marRight w:val="0"/>
          <w:marTop w:val="0"/>
          <w:marBottom w:val="0"/>
          <w:divBdr>
            <w:top w:val="none" w:sz="0" w:space="0" w:color="auto"/>
            <w:left w:val="none" w:sz="0" w:space="0" w:color="auto"/>
            <w:bottom w:val="none" w:sz="0" w:space="0" w:color="auto"/>
            <w:right w:val="none" w:sz="0" w:space="0" w:color="auto"/>
          </w:divBdr>
        </w:div>
        <w:div w:id="1704399713">
          <w:marLeft w:val="480"/>
          <w:marRight w:val="0"/>
          <w:marTop w:val="0"/>
          <w:marBottom w:val="0"/>
          <w:divBdr>
            <w:top w:val="none" w:sz="0" w:space="0" w:color="auto"/>
            <w:left w:val="none" w:sz="0" w:space="0" w:color="auto"/>
            <w:bottom w:val="none" w:sz="0" w:space="0" w:color="auto"/>
            <w:right w:val="none" w:sz="0" w:space="0" w:color="auto"/>
          </w:divBdr>
        </w:div>
        <w:div w:id="1804613651">
          <w:marLeft w:val="480"/>
          <w:marRight w:val="0"/>
          <w:marTop w:val="0"/>
          <w:marBottom w:val="0"/>
          <w:divBdr>
            <w:top w:val="none" w:sz="0" w:space="0" w:color="auto"/>
            <w:left w:val="none" w:sz="0" w:space="0" w:color="auto"/>
            <w:bottom w:val="none" w:sz="0" w:space="0" w:color="auto"/>
            <w:right w:val="none" w:sz="0" w:space="0" w:color="auto"/>
          </w:divBdr>
        </w:div>
        <w:div w:id="1126389114">
          <w:marLeft w:val="480"/>
          <w:marRight w:val="0"/>
          <w:marTop w:val="0"/>
          <w:marBottom w:val="0"/>
          <w:divBdr>
            <w:top w:val="none" w:sz="0" w:space="0" w:color="auto"/>
            <w:left w:val="none" w:sz="0" w:space="0" w:color="auto"/>
            <w:bottom w:val="none" w:sz="0" w:space="0" w:color="auto"/>
            <w:right w:val="none" w:sz="0" w:space="0" w:color="auto"/>
          </w:divBdr>
        </w:div>
        <w:div w:id="1489787758">
          <w:marLeft w:val="480"/>
          <w:marRight w:val="0"/>
          <w:marTop w:val="0"/>
          <w:marBottom w:val="0"/>
          <w:divBdr>
            <w:top w:val="none" w:sz="0" w:space="0" w:color="auto"/>
            <w:left w:val="none" w:sz="0" w:space="0" w:color="auto"/>
            <w:bottom w:val="none" w:sz="0" w:space="0" w:color="auto"/>
            <w:right w:val="none" w:sz="0" w:space="0" w:color="auto"/>
          </w:divBdr>
        </w:div>
        <w:div w:id="1082868815">
          <w:marLeft w:val="480"/>
          <w:marRight w:val="0"/>
          <w:marTop w:val="0"/>
          <w:marBottom w:val="0"/>
          <w:divBdr>
            <w:top w:val="none" w:sz="0" w:space="0" w:color="auto"/>
            <w:left w:val="none" w:sz="0" w:space="0" w:color="auto"/>
            <w:bottom w:val="none" w:sz="0" w:space="0" w:color="auto"/>
            <w:right w:val="none" w:sz="0" w:space="0" w:color="auto"/>
          </w:divBdr>
        </w:div>
        <w:div w:id="773981206">
          <w:marLeft w:val="480"/>
          <w:marRight w:val="0"/>
          <w:marTop w:val="0"/>
          <w:marBottom w:val="0"/>
          <w:divBdr>
            <w:top w:val="none" w:sz="0" w:space="0" w:color="auto"/>
            <w:left w:val="none" w:sz="0" w:space="0" w:color="auto"/>
            <w:bottom w:val="none" w:sz="0" w:space="0" w:color="auto"/>
            <w:right w:val="none" w:sz="0" w:space="0" w:color="auto"/>
          </w:divBdr>
        </w:div>
        <w:div w:id="1319186219">
          <w:marLeft w:val="480"/>
          <w:marRight w:val="0"/>
          <w:marTop w:val="0"/>
          <w:marBottom w:val="0"/>
          <w:divBdr>
            <w:top w:val="none" w:sz="0" w:space="0" w:color="auto"/>
            <w:left w:val="none" w:sz="0" w:space="0" w:color="auto"/>
            <w:bottom w:val="none" w:sz="0" w:space="0" w:color="auto"/>
            <w:right w:val="none" w:sz="0" w:space="0" w:color="auto"/>
          </w:divBdr>
        </w:div>
        <w:div w:id="205066900">
          <w:marLeft w:val="480"/>
          <w:marRight w:val="0"/>
          <w:marTop w:val="0"/>
          <w:marBottom w:val="0"/>
          <w:divBdr>
            <w:top w:val="none" w:sz="0" w:space="0" w:color="auto"/>
            <w:left w:val="none" w:sz="0" w:space="0" w:color="auto"/>
            <w:bottom w:val="none" w:sz="0" w:space="0" w:color="auto"/>
            <w:right w:val="none" w:sz="0" w:space="0" w:color="auto"/>
          </w:divBdr>
        </w:div>
        <w:div w:id="962615592">
          <w:marLeft w:val="480"/>
          <w:marRight w:val="0"/>
          <w:marTop w:val="0"/>
          <w:marBottom w:val="0"/>
          <w:divBdr>
            <w:top w:val="none" w:sz="0" w:space="0" w:color="auto"/>
            <w:left w:val="none" w:sz="0" w:space="0" w:color="auto"/>
            <w:bottom w:val="none" w:sz="0" w:space="0" w:color="auto"/>
            <w:right w:val="none" w:sz="0" w:space="0" w:color="auto"/>
          </w:divBdr>
        </w:div>
        <w:div w:id="1726686254">
          <w:marLeft w:val="480"/>
          <w:marRight w:val="0"/>
          <w:marTop w:val="0"/>
          <w:marBottom w:val="0"/>
          <w:divBdr>
            <w:top w:val="none" w:sz="0" w:space="0" w:color="auto"/>
            <w:left w:val="none" w:sz="0" w:space="0" w:color="auto"/>
            <w:bottom w:val="none" w:sz="0" w:space="0" w:color="auto"/>
            <w:right w:val="none" w:sz="0" w:space="0" w:color="auto"/>
          </w:divBdr>
        </w:div>
        <w:div w:id="471293876">
          <w:marLeft w:val="480"/>
          <w:marRight w:val="0"/>
          <w:marTop w:val="0"/>
          <w:marBottom w:val="0"/>
          <w:divBdr>
            <w:top w:val="none" w:sz="0" w:space="0" w:color="auto"/>
            <w:left w:val="none" w:sz="0" w:space="0" w:color="auto"/>
            <w:bottom w:val="none" w:sz="0" w:space="0" w:color="auto"/>
            <w:right w:val="none" w:sz="0" w:space="0" w:color="auto"/>
          </w:divBdr>
        </w:div>
        <w:div w:id="436946124">
          <w:marLeft w:val="480"/>
          <w:marRight w:val="0"/>
          <w:marTop w:val="0"/>
          <w:marBottom w:val="0"/>
          <w:divBdr>
            <w:top w:val="none" w:sz="0" w:space="0" w:color="auto"/>
            <w:left w:val="none" w:sz="0" w:space="0" w:color="auto"/>
            <w:bottom w:val="none" w:sz="0" w:space="0" w:color="auto"/>
            <w:right w:val="none" w:sz="0" w:space="0" w:color="auto"/>
          </w:divBdr>
        </w:div>
        <w:div w:id="1663117696">
          <w:marLeft w:val="480"/>
          <w:marRight w:val="0"/>
          <w:marTop w:val="0"/>
          <w:marBottom w:val="0"/>
          <w:divBdr>
            <w:top w:val="none" w:sz="0" w:space="0" w:color="auto"/>
            <w:left w:val="none" w:sz="0" w:space="0" w:color="auto"/>
            <w:bottom w:val="none" w:sz="0" w:space="0" w:color="auto"/>
            <w:right w:val="none" w:sz="0" w:space="0" w:color="auto"/>
          </w:divBdr>
        </w:div>
        <w:div w:id="475873498">
          <w:marLeft w:val="480"/>
          <w:marRight w:val="0"/>
          <w:marTop w:val="0"/>
          <w:marBottom w:val="0"/>
          <w:divBdr>
            <w:top w:val="none" w:sz="0" w:space="0" w:color="auto"/>
            <w:left w:val="none" w:sz="0" w:space="0" w:color="auto"/>
            <w:bottom w:val="none" w:sz="0" w:space="0" w:color="auto"/>
            <w:right w:val="none" w:sz="0" w:space="0" w:color="auto"/>
          </w:divBdr>
        </w:div>
        <w:div w:id="2024670569">
          <w:marLeft w:val="480"/>
          <w:marRight w:val="0"/>
          <w:marTop w:val="0"/>
          <w:marBottom w:val="0"/>
          <w:divBdr>
            <w:top w:val="none" w:sz="0" w:space="0" w:color="auto"/>
            <w:left w:val="none" w:sz="0" w:space="0" w:color="auto"/>
            <w:bottom w:val="none" w:sz="0" w:space="0" w:color="auto"/>
            <w:right w:val="none" w:sz="0" w:space="0" w:color="auto"/>
          </w:divBdr>
        </w:div>
        <w:div w:id="129634191">
          <w:marLeft w:val="480"/>
          <w:marRight w:val="0"/>
          <w:marTop w:val="0"/>
          <w:marBottom w:val="0"/>
          <w:divBdr>
            <w:top w:val="none" w:sz="0" w:space="0" w:color="auto"/>
            <w:left w:val="none" w:sz="0" w:space="0" w:color="auto"/>
            <w:bottom w:val="none" w:sz="0" w:space="0" w:color="auto"/>
            <w:right w:val="none" w:sz="0" w:space="0" w:color="auto"/>
          </w:divBdr>
        </w:div>
      </w:divsChild>
    </w:div>
    <w:div w:id="1892031302">
      <w:bodyDiv w:val="1"/>
      <w:marLeft w:val="0"/>
      <w:marRight w:val="0"/>
      <w:marTop w:val="0"/>
      <w:marBottom w:val="0"/>
      <w:divBdr>
        <w:top w:val="none" w:sz="0" w:space="0" w:color="auto"/>
        <w:left w:val="none" w:sz="0" w:space="0" w:color="auto"/>
        <w:bottom w:val="none" w:sz="0" w:space="0" w:color="auto"/>
        <w:right w:val="none" w:sz="0" w:space="0" w:color="auto"/>
      </w:divBdr>
    </w:div>
    <w:div w:id="1893073136">
      <w:bodyDiv w:val="1"/>
      <w:marLeft w:val="0"/>
      <w:marRight w:val="0"/>
      <w:marTop w:val="0"/>
      <w:marBottom w:val="0"/>
      <w:divBdr>
        <w:top w:val="none" w:sz="0" w:space="0" w:color="auto"/>
        <w:left w:val="none" w:sz="0" w:space="0" w:color="auto"/>
        <w:bottom w:val="none" w:sz="0" w:space="0" w:color="auto"/>
        <w:right w:val="none" w:sz="0" w:space="0" w:color="auto"/>
      </w:divBdr>
    </w:div>
    <w:div w:id="1896426680">
      <w:bodyDiv w:val="1"/>
      <w:marLeft w:val="0"/>
      <w:marRight w:val="0"/>
      <w:marTop w:val="0"/>
      <w:marBottom w:val="0"/>
      <w:divBdr>
        <w:top w:val="none" w:sz="0" w:space="0" w:color="auto"/>
        <w:left w:val="none" w:sz="0" w:space="0" w:color="auto"/>
        <w:bottom w:val="none" w:sz="0" w:space="0" w:color="auto"/>
        <w:right w:val="none" w:sz="0" w:space="0" w:color="auto"/>
      </w:divBdr>
    </w:div>
    <w:div w:id="1905096582">
      <w:bodyDiv w:val="1"/>
      <w:marLeft w:val="0"/>
      <w:marRight w:val="0"/>
      <w:marTop w:val="0"/>
      <w:marBottom w:val="0"/>
      <w:divBdr>
        <w:top w:val="none" w:sz="0" w:space="0" w:color="auto"/>
        <w:left w:val="none" w:sz="0" w:space="0" w:color="auto"/>
        <w:bottom w:val="none" w:sz="0" w:space="0" w:color="auto"/>
        <w:right w:val="none" w:sz="0" w:space="0" w:color="auto"/>
      </w:divBdr>
    </w:div>
    <w:div w:id="1951231703">
      <w:bodyDiv w:val="1"/>
      <w:marLeft w:val="0"/>
      <w:marRight w:val="0"/>
      <w:marTop w:val="0"/>
      <w:marBottom w:val="0"/>
      <w:divBdr>
        <w:top w:val="none" w:sz="0" w:space="0" w:color="auto"/>
        <w:left w:val="none" w:sz="0" w:space="0" w:color="auto"/>
        <w:bottom w:val="none" w:sz="0" w:space="0" w:color="auto"/>
        <w:right w:val="none" w:sz="0" w:space="0" w:color="auto"/>
      </w:divBdr>
    </w:div>
    <w:div w:id="1964338391">
      <w:bodyDiv w:val="1"/>
      <w:marLeft w:val="0"/>
      <w:marRight w:val="0"/>
      <w:marTop w:val="0"/>
      <w:marBottom w:val="0"/>
      <w:divBdr>
        <w:top w:val="none" w:sz="0" w:space="0" w:color="auto"/>
        <w:left w:val="none" w:sz="0" w:space="0" w:color="auto"/>
        <w:bottom w:val="none" w:sz="0" w:space="0" w:color="auto"/>
        <w:right w:val="none" w:sz="0" w:space="0" w:color="auto"/>
      </w:divBdr>
      <w:divsChild>
        <w:div w:id="201286533">
          <w:marLeft w:val="994"/>
          <w:marRight w:val="0"/>
          <w:marTop w:val="84"/>
          <w:marBottom w:val="84"/>
          <w:divBdr>
            <w:top w:val="none" w:sz="0" w:space="0" w:color="auto"/>
            <w:left w:val="none" w:sz="0" w:space="0" w:color="auto"/>
            <w:bottom w:val="none" w:sz="0" w:space="0" w:color="auto"/>
            <w:right w:val="none" w:sz="0" w:space="0" w:color="auto"/>
          </w:divBdr>
        </w:div>
        <w:div w:id="229314765">
          <w:marLeft w:val="994"/>
          <w:marRight w:val="0"/>
          <w:marTop w:val="84"/>
          <w:marBottom w:val="84"/>
          <w:divBdr>
            <w:top w:val="none" w:sz="0" w:space="0" w:color="auto"/>
            <w:left w:val="none" w:sz="0" w:space="0" w:color="auto"/>
            <w:bottom w:val="none" w:sz="0" w:space="0" w:color="auto"/>
            <w:right w:val="none" w:sz="0" w:space="0" w:color="auto"/>
          </w:divBdr>
        </w:div>
        <w:div w:id="358431535">
          <w:marLeft w:val="994"/>
          <w:marRight w:val="0"/>
          <w:marTop w:val="84"/>
          <w:marBottom w:val="84"/>
          <w:divBdr>
            <w:top w:val="none" w:sz="0" w:space="0" w:color="auto"/>
            <w:left w:val="none" w:sz="0" w:space="0" w:color="auto"/>
            <w:bottom w:val="none" w:sz="0" w:space="0" w:color="auto"/>
            <w:right w:val="none" w:sz="0" w:space="0" w:color="auto"/>
          </w:divBdr>
        </w:div>
        <w:div w:id="673459594">
          <w:marLeft w:val="994"/>
          <w:marRight w:val="0"/>
          <w:marTop w:val="84"/>
          <w:marBottom w:val="84"/>
          <w:divBdr>
            <w:top w:val="none" w:sz="0" w:space="0" w:color="auto"/>
            <w:left w:val="none" w:sz="0" w:space="0" w:color="auto"/>
            <w:bottom w:val="none" w:sz="0" w:space="0" w:color="auto"/>
            <w:right w:val="none" w:sz="0" w:space="0" w:color="auto"/>
          </w:divBdr>
        </w:div>
        <w:div w:id="680359074">
          <w:marLeft w:val="994"/>
          <w:marRight w:val="0"/>
          <w:marTop w:val="84"/>
          <w:marBottom w:val="84"/>
          <w:divBdr>
            <w:top w:val="none" w:sz="0" w:space="0" w:color="auto"/>
            <w:left w:val="none" w:sz="0" w:space="0" w:color="auto"/>
            <w:bottom w:val="none" w:sz="0" w:space="0" w:color="auto"/>
            <w:right w:val="none" w:sz="0" w:space="0" w:color="auto"/>
          </w:divBdr>
        </w:div>
        <w:div w:id="880822862">
          <w:marLeft w:val="994"/>
          <w:marRight w:val="0"/>
          <w:marTop w:val="84"/>
          <w:marBottom w:val="84"/>
          <w:divBdr>
            <w:top w:val="none" w:sz="0" w:space="0" w:color="auto"/>
            <w:left w:val="none" w:sz="0" w:space="0" w:color="auto"/>
            <w:bottom w:val="none" w:sz="0" w:space="0" w:color="auto"/>
            <w:right w:val="none" w:sz="0" w:space="0" w:color="auto"/>
          </w:divBdr>
        </w:div>
        <w:div w:id="1098453970">
          <w:marLeft w:val="994"/>
          <w:marRight w:val="0"/>
          <w:marTop w:val="84"/>
          <w:marBottom w:val="84"/>
          <w:divBdr>
            <w:top w:val="none" w:sz="0" w:space="0" w:color="auto"/>
            <w:left w:val="none" w:sz="0" w:space="0" w:color="auto"/>
            <w:bottom w:val="none" w:sz="0" w:space="0" w:color="auto"/>
            <w:right w:val="none" w:sz="0" w:space="0" w:color="auto"/>
          </w:divBdr>
        </w:div>
        <w:div w:id="1154645667">
          <w:marLeft w:val="994"/>
          <w:marRight w:val="0"/>
          <w:marTop w:val="84"/>
          <w:marBottom w:val="84"/>
          <w:divBdr>
            <w:top w:val="none" w:sz="0" w:space="0" w:color="auto"/>
            <w:left w:val="none" w:sz="0" w:space="0" w:color="auto"/>
            <w:bottom w:val="none" w:sz="0" w:space="0" w:color="auto"/>
            <w:right w:val="none" w:sz="0" w:space="0" w:color="auto"/>
          </w:divBdr>
        </w:div>
        <w:div w:id="1184394348">
          <w:marLeft w:val="994"/>
          <w:marRight w:val="0"/>
          <w:marTop w:val="84"/>
          <w:marBottom w:val="84"/>
          <w:divBdr>
            <w:top w:val="none" w:sz="0" w:space="0" w:color="auto"/>
            <w:left w:val="none" w:sz="0" w:space="0" w:color="auto"/>
            <w:bottom w:val="none" w:sz="0" w:space="0" w:color="auto"/>
            <w:right w:val="none" w:sz="0" w:space="0" w:color="auto"/>
          </w:divBdr>
        </w:div>
        <w:div w:id="1589266283">
          <w:marLeft w:val="994"/>
          <w:marRight w:val="0"/>
          <w:marTop w:val="84"/>
          <w:marBottom w:val="84"/>
          <w:divBdr>
            <w:top w:val="none" w:sz="0" w:space="0" w:color="auto"/>
            <w:left w:val="none" w:sz="0" w:space="0" w:color="auto"/>
            <w:bottom w:val="none" w:sz="0" w:space="0" w:color="auto"/>
            <w:right w:val="none" w:sz="0" w:space="0" w:color="auto"/>
          </w:divBdr>
        </w:div>
        <w:div w:id="1631863077">
          <w:marLeft w:val="994"/>
          <w:marRight w:val="0"/>
          <w:marTop w:val="84"/>
          <w:marBottom w:val="84"/>
          <w:divBdr>
            <w:top w:val="none" w:sz="0" w:space="0" w:color="auto"/>
            <w:left w:val="none" w:sz="0" w:space="0" w:color="auto"/>
            <w:bottom w:val="none" w:sz="0" w:space="0" w:color="auto"/>
            <w:right w:val="none" w:sz="0" w:space="0" w:color="auto"/>
          </w:divBdr>
        </w:div>
        <w:div w:id="1656570945">
          <w:marLeft w:val="994"/>
          <w:marRight w:val="0"/>
          <w:marTop w:val="84"/>
          <w:marBottom w:val="84"/>
          <w:divBdr>
            <w:top w:val="none" w:sz="0" w:space="0" w:color="auto"/>
            <w:left w:val="none" w:sz="0" w:space="0" w:color="auto"/>
            <w:bottom w:val="none" w:sz="0" w:space="0" w:color="auto"/>
            <w:right w:val="none" w:sz="0" w:space="0" w:color="auto"/>
          </w:divBdr>
        </w:div>
        <w:div w:id="1942299511">
          <w:marLeft w:val="994"/>
          <w:marRight w:val="0"/>
          <w:marTop w:val="84"/>
          <w:marBottom w:val="84"/>
          <w:divBdr>
            <w:top w:val="none" w:sz="0" w:space="0" w:color="auto"/>
            <w:left w:val="none" w:sz="0" w:space="0" w:color="auto"/>
            <w:bottom w:val="none" w:sz="0" w:space="0" w:color="auto"/>
            <w:right w:val="none" w:sz="0" w:space="0" w:color="auto"/>
          </w:divBdr>
        </w:div>
        <w:div w:id="1958680223">
          <w:marLeft w:val="994"/>
          <w:marRight w:val="0"/>
          <w:marTop w:val="84"/>
          <w:marBottom w:val="84"/>
          <w:divBdr>
            <w:top w:val="none" w:sz="0" w:space="0" w:color="auto"/>
            <w:left w:val="none" w:sz="0" w:space="0" w:color="auto"/>
            <w:bottom w:val="none" w:sz="0" w:space="0" w:color="auto"/>
            <w:right w:val="none" w:sz="0" w:space="0" w:color="auto"/>
          </w:divBdr>
        </w:div>
        <w:div w:id="2009210258">
          <w:marLeft w:val="994"/>
          <w:marRight w:val="0"/>
          <w:marTop w:val="84"/>
          <w:marBottom w:val="84"/>
          <w:divBdr>
            <w:top w:val="none" w:sz="0" w:space="0" w:color="auto"/>
            <w:left w:val="none" w:sz="0" w:space="0" w:color="auto"/>
            <w:bottom w:val="none" w:sz="0" w:space="0" w:color="auto"/>
            <w:right w:val="none" w:sz="0" w:space="0" w:color="auto"/>
          </w:divBdr>
        </w:div>
      </w:divsChild>
    </w:div>
    <w:div w:id="1999646933">
      <w:bodyDiv w:val="1"/>
      <w:marLeft w:val="0"/>
      <w:marRight w:val="0"/>
      <w:marTop w:val="0"/>
      <w:marBottom w:val="0"/>
      <w:divBdr>
        <w:top w:val="none" w:sz="0" w:space="0" w:color="auto"/>
        <w:left w:val="none" w:sz="0" w:space="0" w:color="auto"/>
        <w:bottom w:val="none" w:sz="0" w:space="0" w:color="auto"/>
        <w:right w:val="none" w:sz="0" w:space="0" w:color="auto"/>
      </w:divBdr>
    </w:div>
    <w:div w:id="2009601230">
      <w:bodyDiv w:val="1"/>
      <w:marLeft w:val="0"/>
      <w:marRight w:val="0"/>
      <w:marTop w:val="0"/>
      <w:marBottom w:val="0"/>
      <w:divBdr>
        <w:top w:val="none" w:sz="0" w:space="0" w:color="auto"/>
        <w:left w:val="none" w:sz="0" w:space="0" w:color="auto"/>
        <w:bottom w:val="none" w:sz="0" w:space="0" w:color="auto"/>
        <w:right w:val="none" w:sz="0" w:space="0" w:color="auto"/>
      </w:divBdr>
    </w:div>
    <w:div w:id="2022470041">
      <w:bodyDiv w:val="1"/>
      <w:marLeft w:val="0"/>
      <w:marRight w:val="0"/>
      <w:marTop w:val="0"/>
      <w:marBottom w:val="0"/>
      <w:divBdr>
        <w:top w:val="none" w:sz="0" w:space="0" w:color="auto"/>
        <w:left w:val="none" w:sz="0" w:space="0" w:color="auto"/>
        <w:bottom w:val="none" w:sz="0" w:space="0" w:color="auto"/>
        <w:right w:val="none" w:sz="0" w:space="0" w:color="auto"/>
      </w:divBdr>
    </w:div>
    <w:div w:id="2066836312">
      <w:bodyDiv w:val="1"/>
      <w:marLeft w:val="0"/>
      <w:marRight w:val="0"/>
      <w:marTop w:val="0"/>
      <w:marBottom w:val="0"/>
      <w:divBdr>
        <w:top w:val="none" w:sz="0" w:space="0" w:color="auto"/>
        <w:left w:val="none" w:sz="0" w:space="0" w:color="auto"/>
        <w:bottom w:val="none" w:sz="0" w:space="0" w:color="auto"/>
        <w:right w:val="none" w:sz="0" w:space="0" w:color="auto"/>
      </w:divBdr>
      <w:divsChild>
        <w:div w:id="1997103467">
          <w:marLeft w:val="1267"/>
          <w:marRight w:val="0"/>
          <w:marTop w:val="100"/>
          <w:marBottom w:val="0"/>
          <w:divBdr>
            <w:top w:val="none" w:sz="0" w:space="0" w:color="auto"/>
            <w:left w:val="none" w:sz="0" w:space="0" w:color="auto"/>
            <w:bottom w:val="none" w:sz="0" w:space="0" w:color="auto"/>
            <w:right w:val="none" w:sz="0" w:space="0" w:color="auto"/>
          </w:divBdr>
        </w:div>
      </w:divsChild>
    </w:div>
    <w:div w:id="2110928471">
      <w:bodyDiv w:val="1"/>
      <w:marLeft w:val="0"/>
      <w:marRight w:val="0"/>
      <w:marTop w:val="0"/>
      <w:marBottom w:val="0"/>
      <w:divBdr>
        <w:top w:val="none" w:sz="0" w:space="0" w:color="auto"/>
        <w:left w:val="none" w:sz="0" w:space="0" w:color="auto"/>
        <w:bottom w:val="none" w:sz="0" w:space="0" w:color="auto"/>
        <w:right w:val="none" w:sz="0" w:space="0" w:color="auto"/>
      </w:divBdr>
    </w:div>
    <w:div w:id="2130317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emf"/><Relationship Id="rId21" Type="http://schemas.openxmlformats.org/officeDocument/2006/relationships/package" Target="embeddings/Microsoft_PowerPoint_Slide.sldx"/><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hyperlink" Target="https://protobuf.dev/programming-guides/encoding/" TargetMode="External"/><Relationship Id="rId68" Type="http://schemas.openxmlformats.org/officeDocument/2006/relationships/hyperlink" Target="https://wiki.opennetworking.org/display/OTCC/TAPI+RIA+Associated+Documents" TargetMode="External"/><Relationship Id="rId16" Type="http://schemas.openxmlformats.org/officeDocument/2006/relationships/hyperlink" Target="https://www.linuxfoundation.org/legal/policies?hsLang=en" TargetMode="External"/><Relationship Id="rId11" Type="http://schemas.openxmlformats.org/officeDocument/2006/relationships/endnotes" Target="endnotes.xml"/><Relationship Id="rId32" Type="http://schemas.openxmlformats.org/officeDocument/2006/relationships/header" Target="header3.xml"/><Relationship Id="rId37" Type="http://schemas.openxmlformats.org/officeDocument/2006/relationships/package" Target="embeddings/Microsoft_PowerPoint_Slide5.sldx"/><Relationship Id="rId53" Type="http://schemas.openxmlformats.org/officeDocument/2006/relationships/hyperlink" Target="https://en.wikipedia.org/wiki/Domain-driven_design" TargetMode="External"/><Relationship Id="rId58" Type="http://schemas.openxmlformats.org/officeDocument/2006/relationships/hyperlink" Target="https://www.json.org/json-en.html" TargetMode="External"/><Relationship Id="rId74" Type="http://schemas.openxmlformats.org/officeDocument/2006/relationships/hyperlink" Target="https://datatracker.ietf.org/doc/html/rfc6902" TargetMode="External"/><Relationship Id="rId79" Type="http://schemas.openxmlformats.org/officeDocument/2006/relationships/hyperlink" Target="https://lfnetworking.org/" TargetMode="External"/><Relationship Id="rId5" Type="http://schemas.openxmlformats.org/officeDocument/2006/relationships/customXml" Target="../customXml/item5.xml"/><Relationship Id="rId61" Type="http://schemas.openxmlformats.org/officeDocument/2006/relationships/hyperlink" Target="https://en.wikipedia.org/wiki/Nyquist-Shannon_sampling_theorem" TargetMode="External"/><Relationship Id="rId82"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image" Target="media/image3.png"/><Relationship Id="rId22" Type="http://schemas.openxmlformats.org/officeDocument/2006/relationships/image" Target="media/image6.emf"/><Relationship Id="rId27" Type="http://schemas.openxmlformats.org/officeDocument/2006/relationships/package" Target="embeddings/Microsoft_PowerPoint_Slide3.sldx"/><Relationship Id="rId30" Type="http://schemas.openxmlformats.org/officeDocument/2006/relationships/footer" Target="footer1.xml"/><Relationship Id="rId35" Type="http://schemas.openxmlformats.org/officeDocument/2006/relationships/package" Target="embeddings/Microsoft_PowerPoint_Slide4.sldx"/><Relationship Id="rId43" Type="http://schemas.openxmlformats.org/officeDocument/2006/relationships/image" Target="media/image16.png"/><Relationship Id="rId48" Type="http://schemas.openxmlformats.org/officeDocument/2006/relationships/image" Target="media/image21.emf"/><Relationship Id="rId56" Type="http://schemas.openxmlformats.org/officeDocument/2006/relationships/hyperlink" Target="https://github.com/openconfig/gnmi/blob/master/proto/gnmi/gnmi.proto" TargetMode="External"/><Relationship Id="rId64" Type="http://schemas.openxmlformats.org/officeDocument/2006/relationships/hyperlink" Target="https://protobuf-decoder.netlify.app/" TargetMode="External"/><Relationship Id="rId69" Type="http://schemas.openxmlformats.org/officeDocument/2006/relationships/hyperlink" Target="https://wiki.opennetworking.org/download/attachments/766218066/TAPI_Notification_and_Streaming_Sequences.xlsx?api=v2" TargetMode="External"/><Relationship Id="rId77" Type="http://schemas.openxmlformats.org/officeDocument/2006/relationships/hyperlink" Target="https://tools.ietf.org/html/rfc6020" TargetMode="External"/><Relationship Id="rId8" Type="http://schemas.openxmlformats.org/officeDocument/2006/relationships/settings" Target="settings.xml"/><Relationship Id="rId51" Type="http://schemas.openxmlformats.org/officeDocument/2006/relationships/package" Target="embeddings/Microsoft_PowerPoint_Slide7.sldx"/><Relationship Id="rId72" Type="http://schemas.openxmlformats.org/officeDocument/2006/relationships/hyperlink" Target="https://tools.ietf.org/html/rfc6455" TargetMode="External"/><Relationship Id="rId80" Type="http://schemas.openxmlformats.org/officeDocument/2006/relationships/hyperlink" Target="https://www.opennetworking.org/" TargetMode="External"/><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hyperlink" Target="https://www.linuxfoundation.org/legal/privacy-policy?hsLang=en" TargetMode="External"/><Relationship Id="rId25" Type="http://schemas.openxmlformats.org/officeDocument/2006/relationships/package" Target="embeddings/Microsoft_PowerPoint_Slide2.sldx"/><Relationship Id="rId33" Type="http://schemas.openxmlformats.org/officeDocument/2006/relationships/footer" Target="footer3.xml"/><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hyperlink" Target="https://kafka.apache.org/" TargetMode="External"/><Relationship Id="rId67" Type="http://schemas.openxmlformats.org/officeDocument/2006/relationships/hyperlink" Target="https://wiki.opennetworking.org/download/attachments/766218066/TAPI_Alarm_TCA_List.xlsx?api=v2" TargetMode="External"/><Relationship Id="rId20" Type="http://schemas.openxmlformats.org/officeDocument/2006/relationships/image" Target="media/image5.emf"/><Relationship Id="rId41" Type="http://schemas.openxmlformats.org/officeDocument/2006/relationships/image" Target="media/image14.png"/><Relationship Id="rId54" Type="http://schemas.openxmlformats.org/officeDocument/2006/relationships/hyperlink" Target="https://github.com/openconfig/reference/tree/master/rpc/gnmi" TargetMode="External"/><Relationship Id="rId62" Type="http://schemas.openxmlformats.org/officeDocument/2006/relationships/hyperlink" Target="https://www.opennetworking.org/wp-content/uploads/2018/12/TR-512_v1.4_OnfCoreIm-info.zip" TargetMode="External"/><Relationship Id="rId70" Type="http://schemas.openxmlformats.org/officeDocument/2006/relationships/hyperlink" Target="https://tools.ietf.org/html/rfc6455" TargetMode="External"/><Relationship Id="rId75" Type="http://schemas.openxmlformats.org/officeDocument/2006/relationships/hyperlink" Target="https://www.w3.org/TR/eventsource/"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www.linuxfoundation.org" TargetMode="External"/><Relationship Id="rId23" Type="http://schemas.openxmlformats.org/officeDocument/2006/relationships/package" Target="embeddings/Microsoft_PowerPoint_Slide1.sldx"/><Relationship Id="rId28" Type="http://schemas.openxmlformats.org/officeDocument/2006/relationships/header" Target="header1.xml"/><Relationship Id="rId36" Type="http://schemas.openxmlformats.org/officeDocument/2006/relationships/image" Target="media/image10.emf"/><Relationship Id="rId49" Type="http://schemas.openxmlformats.org/officeDocument/2006/relationships/package" Target="embeddings/Microsoft_PowerPoint_Slide6.sldx"/><Relationship Id="rId57" Type="http://schemas.openxmlformats.org/officeDocument/2006/relationships/hyperlink" Target="https://datatracker.ietf.org/doc/html/draft-davis-netmod-modelling-boundaries-01" TargetMode="External"/><Relationship Id="rId10" Type="http://schemas.openxmlformats.org/officeDocument/2006/relationships/footnotes" Target="footnotes.xml"/><Relationship Id="rId31" Type="http://schemas.openxmlformats.org/officeDocument/2006/relationships/footer" Target="footer2.xml"/><Relationship Id="rId44" Type="http://schemas.openxmlformats.org/officeDocument/2006/relationships/image" Target="media/image17.png"/><Relationship Id="rId52" Type="http://schemas.openxmlformats.org/officeDocument/2006/relationships/hyperlink" Target="https://github.com/Open-Network-Models-and-Interfaces-ONMI/TAPI/tree/v2.5.2/YANG" TargetMode="External"/><Relationship Id="rId60" Type="http://schemas.openxmlformats.org/officeDocument/2006/relationships/hyperlink" Target="https://kafka.apache.org/documentation/" TargetMode="External"/><Relationship Id="rId65" Type="http://schemas.openxmlformats.org/officeDocument/2006/relationships/hyperlink" Target="https://tools.ietf.org/html/rfc8040" TargetMode="External"/><Relationship Id="rId73" Type="http://schemas.openxmlformats.org/officeDocument/2006/relationships/hyperlink" Target="https://tools.ietf.org/html/rfc6750" TargetMode="External"/><Relationship Id="rId78" Type="http://schemas.openxmlformats.org/officeDocument/2006/relationships/hyperlink" Target="https://kafka.apache.org/"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linuxfoundation.org/legal/trademark-usage?hsLang=en" TargetMode="External"/><Relationship Id="rId39" Type="http://schemas.openxmlformats.org/officeDocument/2006/relationships/image" Target="media/image12.png"/><Relationship Id="rId34" Type="http://schemas.openxmlformats.org/officeDocument/2006/relationships/image" Target="media/image9.emf"/><Relationship Id="rId50" Type="http://schemas.openxmlformats.org/officeDocument/2006/relationships/image" Target="media/image22.emf"/><Relationship Id="rId55" Type="http://schemas.openxmlformats.org/officeDocument/2006/relationships/hyperlink" Target="https://github.com/openconfig/reference/blob/master/rpc/gnmi/gnmi-history.md" TargetMode="External"/><Relationship Id="rId76" Type="http://schemas.openxmlformats.org/officeDocument/2006/relationships/hyperlink" Target="https://www.w3.org/standards/xml/" TargetMode="External"/><Relationship Id="rId7" Type="http://schemas.openxmlformats.org/officeDocument/2006/relationships/styles" Target="styles.xml"/><Relationship Id="rId71" Type="http://schemas.openxmlformats.org/officeDocument/2006/relationships/hyperlink" Target="https://tools.ietf.org/html/rfc6455" TargetMode="External"/><Relationship Id="rId2" Type="http://schemas.openxmlformats.org/officeDocument/2006/relationships/customXml" Target="../customXml/item2.xml"/><Relationship Id="rId29" Type="http://schemas.openxmlformats.org/officeDocument/2006/relationships/header" Target="header2.xml"/><Relationship Id="rId24" Type="http://schemas.openxmlformats.org/officeDocument/2006/relationships/image" Target="media/image7.emf"/><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hyperlink" Target="https://wiki.opennetworking.org/display/OTCC/TAPI+RIA+Associated+Documents" TargetMode="External"/></Relationships>
</file>

<file path=word/theme/theme1.xml><?xml version="1.0" encoding="utf-8"?>
<a:theme xmlns:a="http://schemas.openxmlformats.org/drawingml/2006/main" name="ONF">
  <a:themeElements>
    <a:clrScheme name="ONF">
      <a:dk1>
        <a:srgbClr val="141313"/>
      </a:dk1>
      <a:lt1>
        <a:srgbClr val="FFFFFF"/>
      </a:lt1>
      <a:dk2>
        <a:srgbClr val="0A3161"/>
      </a:dk2>
      <a:lt2>
        <a:srgbClr val="EEECE1"/>
      </a:lt2>
      <a:accent1>
        <a:srgbClr val="00A0B6"/>
      </a:accent1>
      <a:accent2>
        <a:srgbClr val="D6DC21"/>
      </a:accent2>
      <a:accent3>
        <a:srgbClr val="0A3161"/>
      </a:accent3>
      <a:accent4>
        <a:srgbClr val="E2A429"/>
      </a:accent4>
      <a:accent5>
        <a:srgbClr val="5AAB35"/>
      </a:accent5>
      <a:accent6>
        <a:srgbClr val="A42723"/>
      </a:accent6>
      <a:hlink>
        <a:srgbClr val="00899F"/>
      </a:hlink>
      <a:folHlink>
        <a:srgbClr val="59595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8C6BCBA0317FE45A8D0802EC51AB3B1" ma:contentTypeVersion="13" ma:contentTypeDescription="Create a new document." ma:contentTypeScope="" ma:versionID="7b55837e8b4bf0e771eaf53b5733f168">
  <xsd:schema xmlns:xsd="http://www.w3.org/2001/XMLSchema" xmlns:xs="http://www.w3.org/2001/XMLSchema" xmlns:p="http://schemas.microsoft.com/office/2006/metadata/properties" xmlns:ns3="2b3b7a9a-9f4e-4287-887d-66a893a8deff" xmlns:ns4="ad05b431-1422-4e90-a916-f1fafe37ef17" targetNamespace="http://schemas.microsoft.com/office/2006/metadata/properties" ma:root="true" ma:fieldsID="b6bfb53b1306204a04e60b5f76dfe771" ns3:_="" ns4:_="">
    <xsd:import namespace="2b3b7a9a-9f4e-4287-887d-66a893a8deff"/>
    <xsd:import namespace="ad05b431-1422-4e90-a916-f1fafe37ef1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b7a9a-9f4e-4287-887d-66a893a8de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05b431-1422-4e90-a916-f1fafe37ef1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19CDD6-E150-4199-95EA-20ECCC311FB4}">
  <ds:schemaRefs>
    <ds:schemaRef ds:uri="http://schemas.microsoft.com/sharepoint/v3/contenttype/forms"/>
  </ds:schemaRefs>
</ds:datastoreItem>
</file>

<file path=customXml/itemProps2.xml><?xml version="1.0" encoding="utf-8"?>
<ds:datastoreItem xmlns:ds="http://schemas.openxmlformats.org/officeDocument/2006/customXml" ds:itemID="{34646003-AB2B-4033-8957-0BA33FD09731}">
  <ds:schemaRefs>
    <ds:schemaRef ds:uri="http://schemas.openxmlformats.org/officeDocument/2006/bibliography"/>
  </ds:schemaRefs>
</ds:datastoreItem>
</file>

<file path=customXml/itemProps3.xml><?xml version="1.0" encoding="utf-8"?>
<ds:datastoreItem xmlns:ds="http://schemas.openxmlformats.org/officeDocument/2006/customXml" ds:itemID="{8BCAB96F-BBD9-4F20-87EE-4BEDFC45E1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b7a9a-9f4e-4287-887d-66a893a8deff"/>
    <ds:schemaRef ds:uri="ad05b431-1422-4e90-a916-f1fafe37ef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284E5B-4AF2-4524-BC8D-BC2DDF64793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A7101888-61D1-449E-BA05-9A9194FBB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149</Pages>
  <Words>40937</Words>
  <Characters>228841</Characters>
  <Application>Microsoft Office Word</Application>
  <DocSecurity>0</DocSecurity>
  <Lines>5085</Lines>
  <Paragraphs>3746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266032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2025-09-08T12:09:00Z</dcterms:created>
  <dcterms:modified xsi:type="dcterms:W3CDTF">2026-03-03T01:29:00Z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0x01010048C6BCBA0317FE45A8D0802EC51AB3B1</vt:lpwstr>
  </property>
  <property fmtid="{D5CDD505-2E9C-101B-9397-08002B2CF9AE}" pid="3" name="MSIP_Label_b1aa2129-79ec-42c0-bfac-e5b7a0374572_Enabled">
    <vt:lpwstr>True</vt:lpwstr>
  </property>
  <property fmtid="{D5CDD505-2E9C-101B-9397-08002B2CF9AE}" pid="4" name="MSIP_Label_b1aa2129-79ec-42c0-bfac-e5b7a0374572_SiteId">
    <vt:lpwstr>5d471751-9675-428d-917b-70f44f9630b0</vt:lpwstr>
  </property>
  <property fmtid="{D5CDD505-2E9C-101B-9397-08002B2CF9AE}" pid="5" name="MSIP_Label_b1aa2129-79ec-42c0-bfac-e5b7a0374572_Owner">
    <vt:lpwstr>andrea.mazzini@nokia.com</vt:lpwstr>
  </property>
  <property fmtid="{D5CDD505-2E9C-101B-9397-08002B2CF9AE}" pid="6" name="MSIP_Label_b1aa2129-79ec-42c0-bfac-e5b7a0374572_SetDate">
    <vt:lpwstr>2019-12-03T11:26:47.3960971Z</vt:lpwstr>
  </property>
  <property fmtid="{D5CDD505-2E9C-101B-9397-08002B2CF9AE}" pid="7" name="MSIP_Label_b1aa2129-79ec-42c0-bfac-e5b7a0374572_Name">
    <vt:lpwstr>Public</vt:lpwstr>
  </property>
  <property fmtid="{D5CDD505-2E9C-101B-9397-08002B2CF9AE}" pid="8" name="MSIP_Label_b1aa2129-79ec-42c0-bfac-e5b7a0374572_Application">
    <vt:lpwstr>Microsoft Azure Information Protection</vt:lpwstr>
  </property>
  <property fmtid="{D5CDD505-2E9C-101B-9397-08002B2CF9AE}" pid="9" name="MSIP_Label_b1aa2129-79ec-42c0-bfac-e5b7a0374572_ActionId">
    <vt:lpwstr>69029e10-2312-457f-b671-89d3b995b0f6</vt:lpwstr>
  </property>
  <property fmtid="{D5CDD505-2E9C-101B-9397-08002B2CF9AE}" pid="10" name="MSIP_Label_b1aa2129-79ec-42c0-bfac-e5b7a0374572_Extended_MSFT_Method">
    <vt:lpwstr>Manual</vt:lpwstr>
  </property>
  <property fmtid="{D5CDD505-2E9C-101B-9397-08002B2CF9AE}" pid="11" name="Sensitivity">
    <vt:lpwstr>Public</vt:lpwstr>
  </property>
</Properties>
</file>